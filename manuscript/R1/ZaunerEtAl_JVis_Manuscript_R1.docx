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1260" w:rsidRDefault="007C0A0D" w:rsidP="007C0A0D">
      <w:pPr>
        <w:pStyle w:val="Titel"/>
      </w:pPr>
      <w:r w:rsidRPr="00C61260">
        <w:t>Analysis of human visual experience data</w:t>
      </w:r>
    </w:p>
    <w:p w14:paraId="0E80891E" w14:textId="77777777" w:rsidR="002202EE" w:rsidRPr="00BE4E93" w:rsidRDefault="002202EE" w:rsidP="00EF17F7"/>
    <w:p w14:paraId="7418FB6B" w14:textId="77777777" w:rsidR="002202EE" w:rsidRPr="00BE4E93" w:rsidRDefault="002202EE" w:rsidP="00EF17F7">
      <w:r w:rsidRPr="00BE4E93">
        <w:t>Authors</w:t>
      </w:r>
    </w:p>
    <w:p w14:paraId="42381978" w14:textId="7D72288F" w:rsidR="007C0A0D" w:rsidRPr="00C61260" w:rsidRDefault="007C0A0D" w:rsidP="00C61260">
      <w:r w:rsidRPr="00C61260">
        <w:rPr>
          <w:rFonts w:asciiTheme="majorHAnsi" w:hAnsiTheme="majorHAnsi"/>
        </w:rPr>
        <w:t>Johannes Zauner</w:t>
      </w:r>
      <w:r w:rsidR="00357C32">
        <w:t>^</w:t>
      </w:r>
      <w:r w:rsidR="71D922C3" w:rsidRPr="00BE4E93">
        <w:rPr>
          <w:vertAlign w:val="superscript"/>
        </w:rPr>
        <w:t>1</w:t>
      </w:r>
      <w:r w:rsidR="005D1831">
        <w:rPr>
          <w:vertAlign w:val="superscript"/>
        </w:rPr>
        <w:t>, 2</w:t>
      </w:r>
      <w:r w:rsidR="002202EE" w:rsidRPr="00BE4E93">
        <w:t xml:space="preserve"> </w:t>
      </w:r>
      <w:r w:rsidR="002202EE" w:rsidRPr="00BE4E93">
        <w:rPr>
          <w:vertAlign w:val="superscript"/>
        </w:rPr>
        <w:t>[0000-0003-2171-4566]</w:t>
      </w:r>
    </w:p>
    <w:p w14:paraId="7D35FA64" w14:textId="1F8AFD59" w:rsidR="007C0A0D" w:rsidRPr="00C61260" w:rsidRDefault="007C0A0D" w:rsidP="00C61260">
      <w:pPr>
        <w:rPr>
          <w:vertAlign w:val="superscript"/>
        </w:rPr>
      </w:pPr>
      <w:r w:rsidRPr="00C61260">
        <w:t>Aaron Nicholls</w:t>
      </w:r>
      <w:r w:rsidR="00357C32" w:rsidRPr="18C745F4">
        <w:t xml:space="preserve"> </w:t>
      </w:r>
      <w:r w:rsidR="006938A0">
        <w:rPr>
          <w:vertAlign w:val="superscript"/>
        </w:rPr>
        <w:t>3</w:t>
      </w:r>
      <w:r w:rsidR="75A10391" w:rsidRPr="18E144AA">
        <w:rPr>
          <w:vertAlign w:val="superscript"/>
        </w:rPr>
        <w:t xml:space="preserve"> [</w:t>
      </w:r>
      <w:r w:rsidR="006938A0" w:rsidRPr="006938A0">
        <w:rPr>
          <w:vertAlign w:val="superscript"/>
        </w:rPr>
        <w:t>0009-0001-6683-6826</w:t>
      </w:r>
      <w:r w:rsidR="75A10391" w:rsidRPr="18E144AA">
        <w:rPr>
          <w:vertAlign w:val="superscript"/>
        </w:rPr>
        <w:t>]</w:t>
      </w:r>
    </w:p>
    <w:p w14:paraId="1AD3BA74" w14:textId="3225FB80" w:rsidR="007C0A0D" w:rsidRPr="00C61260" w:rsidRDefault="007C0A0D" w:rsidP="00C61260">
      <w:pPr>
        <w:rPr>
          <w:vertAlign w:val="superscript"/>
        </w:rPr>
      </w:pPr>
      <w:r w:rsidRPr="00C61260">
        <w:t>Lisa A. Ostrin</w:t>
      </w:r>
      <w:r w:rsidR="006938A0" w:rsidRPr="18C745F4">
        <w:t xml:space="preserve"> </w:t>
      </w:r>
      <w:r w:rsidR="006938A0">
        <w:rPr>
          <w:vertAlign w:val="superscript"/>
        </w:rPr>
        <w:t>4</w:t>
      </w:r>
      <w:r w:rsidR="006938A0" w:rsidRPr="18E144AA">
        <w:rPr>
          <w:vertAlign w:val="superscript"/>
        </w:rPr>
        <w:t xml:space="preserve"> [</w:t>
      </w:r>
      <w:r w:rsidR="006938A0" w:rsidRPr="006938A0">
        <w:rPr>
          <w:vertAlign w:val="superscript"/>
        </w:rPr>
        <w:t>0000-0001-8675-1478</w:t>
      </w:r>
      <w:r w:rsidR="006938A0" w:rsidRPr="18E144AA">
        <w:rPr>
          <w:vertAlign w:val="superscript"/>
        </w:rPr>
        <w:t>]</w:t>
      </w:r>
    </w:p>
    <w:p w14:paraId="47A4ABD0" w14:textId="0C050D5E" w:rsidR="007C0A0D" w:rsidRPr="00C61260" w:rsidRDefault="007C0A0D" w:rsidP="00C61260">
      <w:r w:rsidRPr="00C61260">
        <w:t xml:space="preserve">Manuel </w:t>
      </w:r>
      <w:r w:rsidR="2DCB71D9" w:rsidRPr="00BE4E93">
        <w:t>Spitschan</w:t>
      </w:r>
      <w:r w:rsidR="00BF458F" w:rsidRPr="00BE4E93">
        <w:rPr>
          <w:vertAlign w:val="superscript"/>
        </w:rPr>
        <w:t>1,2,</w:t>
      </w:r>
      <w:r w:rsidR="006938A0">
        <w:rPr>
          <w:vertAlign w:val="superscript"/>
        </w:rPr>
        <w:t>5</w:t>
      </w:r>
      <w:r w:rsidR="2DCB71D9" w:rsidRPr="00BE4E93">
        <w:t xml:space="preserve"> </w:t>
      </w:r>
      <w:r w:rsidR="2DCB71D9" w:rsidRPr="00BE4E93">
        <w:rPr>
          <w:vertAlign w:val="superscript"/>
        </w:rPr>
        <w:t>[0000-0002-8572-9268]</w:t>
      </w:r>
    </w:p>
    <w:p w14:paraId="653BFFB7" w14:textId="77777777" w:rsidR="6F686BFD" w:rsidRPr="00BE4E93" w:rsidRDefault="6F686BFD" w:rsidP="00EF17F7">
      <w:pPr>
        <w:rPr>
          <w:vertAlign w:val="superscript"/>
        </w:rPr>
      </w:pPr>
    </w:p>
    <w:p w14:paraId="49CE093D" w14:textId="77777777" w:rsidR="3A350F0D" w:rsidRPr="00BE4E93" w:rsidRDefault="3A350F0D" w:rsidP="00EF17F7">
      <w:r w:rsidRPr="00BE4E93">
        <w:t>^</w:t>
      </w:r>
      <w:r w:rsidR="00BF458F" w:rsidRPr="00BE4E93">
        <w:t xml:space="preserve"> </w:t>
      </w:r>
      <w:r w:rsidRPr="00BE4E93">
        <w:t>corresponding author</w:t>
      </w:r>
    </w:p>
    <w:p w14:paraId="0045495F" w14:textId="77777777" w:rsidR="00AE5E78" w:rsidRPr="00BE4E93" w:rsidRDefault="00AE5E78" w:rsidP="00EF17F7"/>
    <w:p w14:paraId="7D1C7DAD" w14:textId="77777777" w:rsidR="002202EE" w:rsidRPr="00BE4E93" w:rsidRDefault="002202EE" w:rsidP="00EF17F7">
      <w:r w:rsidRPr="00BE4E93">
        <w:t>Affiliations</w:t>
      </w:r>
    </w:p>
    <w:p w14:paraId="490E5095" w14:textId="77777777"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45363A39" w14:textId="77777777"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4C646B3B" w14:textId="77777777" w:rsidR="006938A0" w:rsidRDefault="006938A0" w:rsidP="00EF17F7">
      <w:r>
        <w:t xml:space="preserve">3 </w:t>
      </w:r>
      <w:r w:rsidRPr="006938A0">
        <w:t>Reality Labs Research, USA</w:t>
      </w:r>
    </w:p>
    <w:p w14:paraId="43729E0F" w14:textId="77777777" w:rsidR="006938A0" w:rsidRPr="00BE4E93" w:rsidRDefault="006938A0" w:rsidP="00EF17F7">
      <w:r>
        <w:t xml:space="preserve">4 </w:t>
      </w:r>
      <w:r w:rsidRPr="006938A0">
        <w:t>University of Houston College of Optometry</w:t>
      </w:r>
      <w:r w:rsidR="00FE706B">
        <w:t>, Houston, Texas</w:t>
      </w:r>
      <w:r w:rsidRPr="006938A0">
        <w:t>, USA</w:t>
      </w:r>
    </w:p>
    <w:p w14:paraId="1F26874F" w14:textId="77777777" w:rsidR="00597312" w:rsidRPr="00791F7F" w:rsidRDefault="006938A0" w:rsidP="00EF17F7">
      <w:r>
        <w:t>5</w:t>
      </w:r>
      <w:r w:rsidR="6C6AD34D" w:rsidRPr="46A68C29">
        <w:t xml:space="preserve"> </w:t>
      </w:r>
      <w:r w:rsidR="65A39DCC" w:rsidRPr="46A68C29">
        <w:t>TUM Institute for Advanced Study (TUM-IAS), Technical University of Munich, Garching, Germany</w:t>
      </w:r>
      <w:r w:rsidR="002202EE" w:rsidRPr="00BE4E93">
        <w:br w:type="page"/>
      </w:r>
      <w:bookmarkStart w:id="0" w:name="_ot61757basit"/>
      <w:bookmarkStart w:id="1" w:name="_cn9zfdi1wk8u"/>
      <w:bookmarkEnd w:id="0"/>
      <w:bookmarkEnd w:id="1"/>
    </w:p>
    <w:p w14:paraId="6A24F7CE" w14:textId="77777777" w:rsidR="007C0A0D" w:rsidRPr="00C61260" w:rsidRDefault="007C0A0D" w:rsidP="00C61260">
      <w:pPr>
        <w:pStyle w:val="berschrift1"/>
      </w:pPr>
      <w:r w:rsidRPr="00C61260">
        <w:lastRenderedPageBreak/>
        <w:t>Abstract</w:t>
      </w:r>
    </w:p>
    <w:p w14:paraId="27437D0B" w14:textId="6B80EBE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w:t>
      </w:r>
      <w:ins w:id="2" w:author="zusammenlegung" w:date="2025-12-12T19:01:00Z" w16du:dateUtc="2025-12-12T18:01:00Z">
        <w:r w:rsidRPr="00C673E9">
          <w:rPr>
            <w:rFonts w:ascii="Arial" w:hAnsi="Arial" w:cs="Arial"/>
          </w:rPr>
          <w:t>.</w:t>
        </w:r>
      </w:ins>
      <w:r w:rsidRPr="00C61260">
        <w:t xml:space="preserve"> This includes time-series analyses for working distance, biologically relevant light metrics, and spectral characteristics. </w:t>
      </w:r>
      <w:ins w:id="3" w:author="zusammenlegung" w:date="2025-12-12T19:01:00Z" w16du:dateUtc="2025-12-12T18:01:00Z">
        <w:r w:rsidRPr="00C673E9">
          <w:rPr>
            <w:rFonts w:ascii="Arial" w:hAnsi="Arial" w:cs="Arial"/>
          </w:rPr>
          <w:t xml:space="preserve">The tasks are standardized through the open-source R package </w:t>
        </w:r>
        <w:r w:rsidRPr="00C673E9">
          <w:rPr>
            <w:rFonts w:ascii="Arial" w:hAnsi="Arial" w:cs="Arial"/>
          </w:rPr>
          <w:fldChar w:fldCharType="begin"/>
        </w:r>
        <w:r w:rsidRPr="00C673E9">
          <w:rPr>
            <w:rFonts w:ascii="Arial" w:hAnsi="Arial" w:cs="Arial"/>
          </w:rPr>
          <w:instrText>HYPERLINK "https://tscnlab.github.io/LightLogR/"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LightLogR</w:t>
        </w:r>
        <w:r w:rsidRPr="00C673E9">
          <w:rPr>
            <w:rFonts w:ascii="Arial" w:hAnsi="Arial" w:cs="Arial"/>
          </w:rPr>
          <w:fldChar w:fldCharType="end"/>
        </w:r>
        <w:r w:rsidRPr="00C673E9">
          <w:rPr>
            <w:rFonts w:ascii="Arial" w:hAnsi="Arial" w:cs="Arial"/>
          </w:rPr>
          <w:t xml:space="preserve">. </w:t>
        </w:r>
      </w:ins>
      <w:r w:rsidRPr="00C61260">
        <w:t>By leveraging a modular approach, the tutorial supports researchers in building flexible and robust pipelines that accommodate diverse experimental paradigms and measurement systems.</w:t>
      </w:r>
    </w:p>
    <w:p w14:paraId="38AC6247" w14:textId="77777777" w:rsidR="0019673A" w:rsidRPr="00BE4E93" w:rsidRDefault="0019673A" w:rsidP="00EF17F7"/>
    <w:p w14:paraId="48430DBE" w14:textId="77777777"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6320D55A" w14:textId="77777777" w:rsidR="007C0A0D" w:rsidRPr="00C61260" w:rsidRDefault="007C0A0D" w:rsidP="00C61260">
      <w:pPr>
        <w:pStyle w:val="berschrift1"/>
      </w:pPr>
      <w:bookmarkStart w:id="4" w:name="introduction"/>
      <w:r w:rsidRPr="00C61260">
        <w:lastRenderedPageBreak/>
        <w:t>Introduction</w:t>
      </w:r>
    </w:p>
    <w:p w14:paraId="7DA5CD09" w14:textId="77777777"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Two notable examples, from distinct research domains, can be understood through a common retinally-referenced framework.</w:t>
      </w:r>
    </w:p>
    <w:p w14:paraId="5CB7CF53" w14:textId="77777777" w:rsidR="007C0A0D" w:rsidRPr="00C61260" w:rsidRDefault="007C0A0D" w:rsidP="00C61260">
      <w:r w:rsidRPr="00C61260">
        <w:t>The first example relates to the non-visual effects of light on human circadian and neuroendocrine physiology. The light–dark cycle entrains the circadian clock, and light exposure at night suppresses melatonin production (Brown et al. 2022; Blume, Garbazza, and Spitschan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091FE701" w:rsidR="007C0A0D" w:rsidRPr="00C61260" w:rsidRDefault="007C0A0D" w:rsidP="00C61260">
      <w:r w:rsidRPr="00C61260">
        <w:t xml:space="preserve">In controlled laboratory settings, light exposure can be held constant or manipulated parametrically. </w:t>
      </w:r>
      <w:del w:id="5" w:author="zusammenlegung" w:date="2025-12-12T19:01:00Z" w16du:dateUtc="2025-12-12T18:01:00Z">
        <w:r w:rsidR="00D97AFD" w:rsidRPr="00D97AFD">
          <w:delText>However, such exposures rarely replicate</w:delText>
        </w:r>
      </w:del>
      <w:ins w:id="6" w:author="zusammenlegung" w:date="2025-12-12T19:01:00Z" w16du:dateUtc="2025-12-12T18:01:00Z">
        <w:r w:rsidRPr="00C673E9">
          <w:rPr>
            <w:rFonts w:ascii="Arial" w:hAnsi="Arial" w:cs="Arial"/>
          </w:rPr>
          <w:t>In contrast,</w:t>
        </w:r>
      </w:ins>
      <w:r w:rsidRPr="00C61260">
        <w:t xml:space="preserve"> real-world conditions</w:t>
      </w:r>
      <w:del w:id="7" w:author="zusammenlegung" w:date="2025-12-12T19:01:00Z" w16du:dateUtc="2025-12-12T18:01:00Z">
        <w:r w:rsidR="00D97AFD" w:rsidRPr="00D97AFD">
          <w:delText>, which</w:delText>
        </w:r>
      </w:del>
      <w:r w:rsidRPr="00C61260">
        <w:t xml:space="preserve"> are inherently complex and dynamic</w:t>
      </w:r>
      <w:ins w:id="8" w:author="zusammenlegung" w:date="2025-12-12T19:01:00Z" w16du:dateUtc="2025-12-12T18:01:00Z">
        <w:r w:rsidRPr="00C673E9">
          <w:rPr>
            <w:rFonts w:ascii="Arial" w:hAnsi="Arial" w:cs="Arial"/>
          </w:rPr>
          <w:t>, and cannot be captured by single spot measurements</w:t>
        </w:r>
      </w:ins>
      <w:r w:rsidRPr="00C61260">
        <w:t xml:space="preserve">. As people move in and between spaces (indoors and outdoors) and move their body, head, and eyes, exposure to the optical environment varies significantly (Webler et al. 2019) and is modulated by behavior (Biller, Balakrishnan, and Spitschan 2024). Wearable devices for measuring light exposure have thus emerged as vital tools to capture the </w:t>
      </w:r>
      <w:del w:id="9" w:author="zusammenlegung" w:date="2025-12-12T19:01:00Z" w16du:dateUtc="2025-12-12T18:01:00Z">
        <w:r w:rsidR="00D97AFD" w:rsidRPr="00D97AFD">
          <w:delText xml:space="preserve">richness of </w:delText>
        </w:r>
      </w:del>
      <w:r w:rsidRPr="00C61260">
        <w:t>ecological visual experience. These tools generate high-dimensional datasets that demand rigorous and flexible analysis strategies.</w:t>
      </w:r>
    </w:p>
    <w:p w14:paraId="2648A358" w14:textId="66354E54" w:rsidR="007C0A0D" w:rsidRPr="00DF50B6" w:rsidRDefault="007C0A0D" w:rsidP="00C61260">
      <w:r w:rsidRPr="00C61260">
        <w:t>Starting in the 1980s (Okudaira, Kripke, and Webster 1983), technology to measure optical exposure has matured, with miniaturized illuminance sensors now (in 2025) very common in consumer wearables</w:t>
      </w:r>
      <w:del w:id="10" w:author="zusammenlegung" w:date="2025-12-12T19:01:00Z" w16du:dateUtc="2025-12-12T18:01:00Z">
        <w:r w:rsidR="00D97AFD" w:rsidRPr="00D97AFD">
          <w:delText>.</w:delText>
        </w:r>
      </w:del>
      <w:ins w:id="11" w:author="zusammenlegung" w:date="2025-12-12T19:01:00Z" w16du:dateUtc="2025-12-12T18:01:00Z">
        <w:r w:rsidRPr="00C673E9">
          <w:rPr>
            <w:rFonts w:ascii="Arial" w:hAnsi="Arial" w:cs="Arial"/>
          </w:rPr>
          <w:t xml:space="preserve"> (van Duijnhoven et al. 2025).</w:t>
        </w:r>
      </w:ins>
      <w:r w:rsidRPr="00C61260">
        <w:t xml:space="preserve">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hand-in-hand with a proliferation of metrics, as highlighted by recent review papers in </w:t>
      </w:r>
      <w:r w:rsidRPr="00C61260">
        <w:lastRenderedPageBreak/>
        <w:t>both circadian and myopia research</w:t>
      </w:r>
      <w:del w:id="12" w:author="zusammenlegung" w:date="2025-12-12T19:01:00Z" w16du:dateUtc="2025-12-12T18:01:00Z">
        <w:r w:rsidR="00D97AFD" w:rsidRPr="00D97AFD">
          <w:delText>.</w:delText>
        </w:r>
      </w:del>
      <w:ins w:id="13" w:author="zusammenlegung" w:date="2025-12-12T19:01:00Z" w16du:dateUtc="2025-12-12T18:01:00Z">
        <w:r w:rsidRPr="00C673E9">
          <w:rPr>
            <w:rFonts w:ascii="Arial" w:hAnsi="Arial" w:cs="Arial"/>
          </w:rPr>
          <w:t xml:space="preserve"> (Hönekopp and Weigelt 2023; Hartmeyer and Andersen 2023).</w:t>
        </w:r>
      </w:ins>
    </w:p>
    <w:p w14:paraId="4BAF2156" w14:textId="5219C21A" w:rsidR="007C0A0D" w:rsidRPr="00DF50B6" w:rsidRDefault="007C0A0D" w:rsidP="00C61260">
      <w:r w:rsidRPr="00DF50B6">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w:t>
      </w:r>
      <w:del w:id="14" w:author="zusammenlegung" w:date="2025-12-12T19:01:00Z" w16du:dateUtc="2025-12-12T18:01:00Z">
        <w:r w:rsidR="00D97AFD" w:rsidRPr="00D97AFD">
          <w:delText>Too often,</w:delText>
        </w:r>
      </w:del>
      <w:ins w:id="15" w:author="zusammenlegung" w:date="2025-12-12T19:01:00Z" w16du:dateUtc="2025-12-12T18:01:00Z">
        <w:r w:rsidRPr="00C673E9">
          <w:rPr>
            <w:rFonts w:ascii="Arial" w:hAnsi="Arial" w:cs="Arial"/>
          </w:rPr>
          <w:t>It is very common that</w:t>
        </w:r>
      </w:ins>
      <w:r w:rsidRPr="00DF50B6">
        <w:t xml:space="preserve"> more time is spent preparing data than gaining insights through rigorous statistical analysis. These preparation tasks are best handled, or at least facilitated, by standardized, transparent, community-based analysis pipelines (</w:t>
      </w:r>
      <w:ins w:id="16" w:author="zusammenlegung" w:date="2025-12-12T19:01:00Z" w16du:dateUtc="2025-12-12T18:01:00Z">
        <w:del w:id="17" w:author="Johannes Zauner" w:date="2025-12-13T05:38:00Z" w16du:dateUtc="2025-12-13T04:38:00Z">
          <w:r w:rsidRPr="00C673E9" w:rsidDel="00B20721">
            <w:rPr>
              <w:rFonts w:ascii="Arial" w:hAnsi="Arial" w:cs="Arial"/>
            </w:rPr>
            <w:delText xml:space="preserve">J. </w:delText>
          </w:r>
        </w:del>
      </w:ins>
      <w:r w:rsidRPr="00DF50B6">
        <w:t>Zauner, Udovicic, and Spitschan 2024).</w:t>
      </w:r>
    </w:p>
    <w:p w14:paraId="189ECD31" w14:textId="3CA90EDE" w:rsidR="007C0A0D" w:rsidRPr="00DF50B6" w:rsidRDefault="007C0A0D" w:rsidP="00C61260">
      <w:r w:rsidRPr="00DF50B6">
        <w:t>In circadian research, the R package LightLogR was developed to address this need (</w:t>
      </w:r>
      <w:ins w:id="18" w:author="zusammenlegung" w:date="2025-12-12T19:01:00Z" w16du:dateUtc="2025-12-12T18:01:00Z">
        <w:del w:id="19" w:author="Johannes Zauner" w:date="2025-12-13T05:38:00Z" w16du:dateUtc="2025-12-13T04:38:00Z">
          <w:r w:rsidRPr="00C673E9" w:rsidDel="00B20721">
            <w:rPr>
              <w:rFonts w:ascii="Arial" w:hAnsi="Arial" w:cs="Arial"/>
            </w:rPr>
            <w:delText xml:space="preserve">J. </w:delText>
          </w:r>
        </w:del>
      </w:ins>
      <w:r w:rsidRPr="00DF50B6">
        <w:t xml:space="preserve">Zauner, Hartmeyer, and Spitschan 2025). LightLogR is an open-source, MIT-licensed, community-driven package specifically designed for data from wearable light loggers and optical radiation dosimeters. It contains functions to calculate over sixty different metrics used in the field (Hartmeyer and Andersen 2023). </w:t>
      </w:r>
      <w:del w:id="20" w:author="zusammenlegung" w:date="2025-12-12T19:01:00Z" w16du:dateUtc="2025-12-12T18:01:00Z">
        <w:r w:rsidR="00D97AFD" w:rsidRPr="00D97AFD">
          <w:delText xml:space="preserve">In </w:delText>
        </w:r>
        <w:r w:rsidR="00D97AFD">
          <w:delText>the current version (v0.9.2 Sunrise)</w:delText>
        </w:r>
        <w:r w:rsidR="00D97AFD" w:rsidRPr="00D97AFD">
          <w:delText>, the</w:delText>
        </w:r>
      </w:del>
      <w:ins w:id="21" w:author="zusammenlegung" w:date="2025-12-12T19:01:00Z" w16du:dateUtc="2025-12-12T18:01:00Z">
        <w:r w:rsidRPr="00C673E9">
          <w:rPr>
            <w:rFonts w:ascii="Arial" w:hAnsi="Arial" w:cs="Arial"/>
          </w:rPr>
          <w:t>The</w:t>
        </w:r>
      </w:ins>
      <w:r w:rsidRPr="00DF50B6">
        <w:t xml:space="preserve"> package </w:t>
      </w:r>
      <w:del w:id="22" w:author="zusammenlegung" w:date="2025-12-12T19:01:00Z" w16du:dateUtc="2025-12-12T18:01:00Z">
        <w:r w:rsidR="00D97AFD">
          <w:delText>also</w:delText>
        </w:r>
        <w:r w:rsidR="00D97AFD" w:rsidRPr="00D97AFD">
          <w:delText xml:space="preserve"> handle</w:delText>
        </w:r>
        <w:r w:rsidR="00D97AFD">
          <w:delText>s</w:delText>
        </w:r>
        <w:r w:rsidR="00D97AFD" w:rsidRPr="00D97AFD">
          <w:delText xml:space="preserve"> modalities beyond illuminance, such as</w:delText>
        </w:r>
      </w:del>
      <w:ins w:id="23" w:author="zusammenlegung" w:date="2025-12-12T19:01:00Z" w16du:dateUtc="2025-12-12T18:01:00Z">
        <w:r w:rsidRPr="00C673E9">
          <w:rPr>
            <w:rFonts w:ascii="Arial" w:hAnsi="Arial" w:cs="Arial"/>
          </w:rPr>
          <w:t>functions come with light-related defaults, but they remain fundamentally agnostic to modality. As a result, parameters like</w:t>
        </w:r>
      </w:ins>
      <w:r w:rsidRPr="00DF50B6">
        <w:t xml:space="preserve"> viewing distance and light spectra</w:t>
      </w:r>
      <w:del w:id="24" w:author="zusammenlegung" w:date="2025-12-12T19:01:00Z" w16du:dateUtc="2025-12-12T18:01:00Z">
        <w:r w:rsidR="00D97AFD" w:rsidRPr="00D97AFD">
          <w:delText>—capabilities</w:delText>
        </w:r>
      </w:del>
      <w:ins w:id="25" w:author="zusammenlegung" w:date="2025-12-12T19:01:00Z" w16du:dateUtc="2025-12-12T18:01:00Z">
        <w:r w:rsidRPr="00C673E9">
          <w:rPr>
            <w:rFonts w:ascii="Arial" w:hAnsi="Arial" w:cs="Arial"/>
          </w:rPr>
          <w:t>, both</w:t>
        </w:r>
      </w:ins>
      <w:r w:rsidRPr="00DF50B6">
        <w:t xml:space="preserve"> highly relevant </w:t>
      </w:r>
      <w:del w:id="26" w:author="zusammenlegung" w:date="2025-12-12T19:01:00Z" w16du:dateUtc="2025-12-12T18:01:00Z">
        <w:r w:rsidR="00D97AFD" w:rsidRPr="00D97AFD">
          <w:delText>for</w:delText>
        </w:r>
      </w:del>
      <w:ins w:id="27" w:author="zusammenlegung" w:date="2025-12-12T19:01:00Z" w16du:dateUtc="2025-12-12T18:01:00Z">
        <w:r w:rsidRPr="00C673E9">
          <w:rPr>
            <w:rFonts w:ascii="Arial" w:hAnsi="Arial" w:cs="Arial"/>
          </w:rPr>
          <w:t>to</w:t>
        </w:r>
      </w:ins>
      <w:r w:rsidRPr="00DF50B6">
        <w:t xml:space="preserve"> myopia research (Hönekopp and Weigelt 2023</w:t>
      </w:r>
      <w:del w:id="28" w:author="zusammenlegung" w:date="2025-12-12T19:01:00Z" w16du:dateUtc="2025-12-12T18:01:00Z">
        <w:r w:rsidR="00D97AFD" w:rsidRPr="00D97AFD">
          <w:delText>).</w:delText>
        </w:r>
      </w:del>
      <w:ins w:id="29" w:author="zusammenlegung" w:date="2025-12-12T19:01:00Z" w16du:dateUtc="2025-12-12T18:01:00Z">
        <w:r w:rsidRPr="00C673E9">
          <w:rPr>
            <w:rFonts w:ascii="Arial" w:hAnsi="Arial" w:cs="Arial"/>
          </w:rPr>
          <w:t>), can easily be handled.</w:t>
        </w:r>
      </w:ins>
    </w:p>
    <w:p w14:paraId="1F328853" w14:textId="3AF7A83E" w:rsidR="007C0A0D" w:rsidRPr="00DF50B6" w:rsidRDefault="007C0A0D" w:rsidP="00C61260">
      <w:r w:rsidRPr="00DF50B6">
        <w:t>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w:t>
      </w:r>
      <w:ins w:id="30" w:author="zusammenlegung" w:date="2025-12-12T19:01:00Z" w16du:dateUtc="2025-12-12T18:01:00Z">
        <w:r w:rsidRPr="00C673E9">
          <w:rPr>
            <w:rFonts w:ascii="Arial" w:hAnsi="Arial" w:cs="Arial"/>
          </w:rPr>
          <w:t xml:space="preserve"> (worn by different individuals and at different times)</w:t>
        </w:r>
      </w:ins>
      <w:r w:rsidRPr="00DF50B6">
        <w:t xml:space="preserve"> to showcase the LightLogR workflow with metrics relevant to myopia research, covering working distance, (day)light exposure, and spectral analysis. </w:t>
      </w:r>
      <w:del w:id="31" w:author="zusammenlegung" w:date="2025-12-12T19:01:00Z" w16du:dateUtc="2025-12-12T18:01:00Z">
        <w:r w:rsidR="00D97AFD">
          <w:delText xml:space="preserve">Furthermore, the </w:delText>
        </w:r>
        <w:r w:rsidR="00D25731">
          <w:rPr>
            <w:b/>
            <w:bCs/>
          </w:rPr>
          <w:delText>S</w:delText>
        </w:r>
        <w:r w:rsidR="00D97AFD" w:rsidRPr="00D25731">
          <w:rPr>
            <w:b/>
            <w:bCs/>
          </w:rPr>
          <w:delText>upplementa</w:delText>
        </w:r>
        <w:r w:rsidR="00D25731" w:rsidRPr="00D25731">
          <w:rPr>
            <w:b/>
            <w:bCs/>
          </w:rPr>
          <w:delText>ry</w:delText>
        </w:r>
        <w:r w:rsidR="00D97AFD" w:rsidRPr="00D25731">
          <w:rPr>
            <w:b/>
            <w:bCs/>
          </w:rPr>
          <w:delText xml:space="preserve"> material S1</w:delText>
        </w:r>
        <w:r w:rsidR="00D97AFD">
          <w:delText xml:space="preserve"> contains vital steps for importing, cleaning, and preprocessing the data. The supplement further dives into the significance of these steps on the outcomes, such as how irregularly spaced data is handled or “valid days” are determined.</w:delText>
        </w:r>
        <w:r w:rsidR="00D97AFD" w:rsidRPr="00D97AFD">
          <w:delText xml:space="preserve"> </w:delText>
        </w:r>
      </w:del>
      <w:r w:rsidRPr="00DF50B6">
        <w:t xml:space="preserve">Readers are encouraged to recreate the analysis using the provided code. All necessary data and code are openly available in the </w:t>
      </w:r>
      <w:hyperlink r:id="rId8">
        <w:r w:rsidRPr="00C673E9">
          <w:rPr>
            <w:rStyle w:val="Hyperlink"/>
            <w:rFonts w:ascii="Arial" w:hAnsi="Arial" w:cs="Arial"/>
          </w:rPr>
          <w:t>GitHub repository</w:t>
        </w:r>
      </w:hyperlink>
      <w:r w:rsidRPr="00DF50B6">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DF50B6" w:rsidRPr="00C673E9" w14:paraId="5A19C4D9" w14:textId="77777777" w:rsidTr="0047611C">
        <w:trPr>
          <w:cantSplit/>
          <w:ins w:id="32" w:author="Johannes Zauner" w:date="2025-12-12T19:07:00Z" w16du:dateUtc="2025-12-12T18:07:00Z"/>
        </w:trPr>
        <w:tc>
          <w:tcPr>
            <w:tcW w:w="0" w:type="auto"/>
            <w:shd w:val="clear" w:color="auto" w:fill="CCF1E3"/>
            <w:tcMar>
              <w:top w:w="92" w:type="dxa"/>
              <w:bottom w:w="92" w:type="dxa"/>
            </w:tcMar>
          </w:tcPr>
          <w:p w14:paraId="6780FA93" w14:textId="4A9A1DD8" w:rsidR="00DF50B6" w:rsidRPr="00C673E9" w:rsidRDefault="00DF50B6" w:rsidP="0047611C">
            <w:pPr>
              <w:pStyle w:val="Textkrper"/>
              <w:spacing w:after="0"/>
              <w:textAlignment w:val="center"/>
              <w:rPr>
                <w:ins w:id="33" w:author="Johannes Zauner" w:date="2025-12-12T19:07:00Z" w16du:dateUtc="2025-12-12T18:07:00Z"/>
                <w:rFonts w:ascii="Arial" w:hAnsi="Arial" w:cs="Arial"/>
              </w:rPr>
            </w:pPr>
            <w:ins w:id="34" w:author="Johannes Zauner" w:date="2025-12-12T19:07:00Z" w16du:dateUtc="2025-12-12T18:07:00Z">
              <w:r w:rsidRPr="00C673E9">
                <w:rPr>
                  <w:rFonts w:ascii="Arial" w:hAnsi="Arial" w:cs="Arial"/>
                  <w:noProof/>
                </w:rPr>
                <w:lastRenderedPageBreak/>
                <w:drawing>
                  <wp:inline distT="0" distB="0" distL="0" distR="0" wp14:anchorId="2F321DC7" wp14:editId="30AD2925">
                    <wp:extent cx="152400" cy="152400"/>
                    <wp:effectExtent l="0" t="0" r="0" b="0"/>
                    <wp:docPr id="417352545"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ins>
          </w:p>
        </w:tc>
      </w:tr>
      <w:tr w:rsidR="00DF50B6" w:rsidRPr="00C673E9" w14:paraId="77E53513" w14:textId="77777777" w:rsidTr="0047611C">
        <w:trPr>
          <w:cantSplit/>
          <w:ins w:id="35" w:author="Johannes Zauner" w:date="2025-12-12T19:07:00Z" w16du:dateUtc="2025-12-12T18:07:00Z"/>
        </w:trPr>
        <w:tc>
          <w:tcPr>
            <w:tcW w:w="0" w:type="auto"/>
            <w:tcMar>
              <w:top w:w="108" w:type="dxa"/>
              <w:bottom w:w="108" w:type="dxa"/>
            </w:tcMar>
          </w:tcPr>
          <w:p w14:paraId="29A1A4CE" w14:textId="77777777" w:rsidR="00DF50B6" w:rsidRPr="00C673E9" w:rsidRDefault="00DF50B6" w:rsidP="0047611C">
            <w:pPr>
              <w:pStyle w:val="Textkrper"/>
              <w:spacing w:before="16"/>
              <w:rPr>
                <w:ins w:id="36" w:author="Johannes Zauner" w:date="2025-12-12T19:07:00Z" w16du:dateUtc="2025-12-12T18:07:00Z"/>
                <w:rFonts w:ascii="Arial" w:hAnsi="Arial" w:cs="Arial"/>
              </w:rPr>
            </w:pPr>
            <w:ins w:id="37" w:author="Johannes Zauner" w:date="2025-12-12T19:07:00Z" w16du:dateUtc="2025-12-12T18:07:00Z">
              <w:r w:rsidRPr="00C673E9">
                <w:rPr>
                  <w:rFonts w:ascii="Arial" w:hAnsi="Arial" w:cs="Arial"/>
                </w:rP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ins>
          </w:p>
          <w:p w14:paraId="393C42DC" w14:textId="77777777" w:rsidR="00DF50B6" w:rsidRPr="00C673E9" w:rsidRDefault="00DF50B6" w:rsidP="0047611C">
            <w:pPr>
              <w:pStyle w:val="Textkrper"/>
              <w:rPr>
                <w:ins w:id="38" w:author="Johannes Zauner" w:date="2025-12-12T19:07:00Z" w16du:dateUtc="2025-12-12T18:07:00Z"/>
                <w:rFonts w:ascii="Arial" w:hAnsi="Arial" w:cs="Arial"/>
              </w:rPr>
            </w:pPr>
            <w:ins w:id="39" w:author="Johannes Zauner" w:date="2025-12-12T19:07:00Z" w16du:dateUtc="2025-12-12T18:07:00Z">
              <w:r w:rsidRPr="00C673E9">
                <w:rPr>
                  <w:rFonts w:ascii="Arial" w:hAnsi="Arial" w:cs="Arial"/>
                </w:rPr>
                <w:t>Many relevant considerations arise when collecting data with wearable devices. This article covers only a subset of these. In particular, it does not address:</w:t>
              </w:r>
            </w:ins>
          </w:p>
          <w:p w14:paraId="57DDCB76" w14:textId="4AFC7254" w:rsidR="00DF50B6" w:rsidRPr="00C673E9" w:rsidRDefault="00DF50B6" w:rsidP="00D83E31">
            <w:pPr>
              <w:pStyle w:val="Compact"/>
              <w:numPr>
                <w:ilvl w:val="0"/>
                <w:numId w:val="57"/>
              </w:numPr>
              <w:ind w:left="714" w:hanging="357"/>
              <w:rPr>
                <w:ins w:id="40" w:author="Johannes Zauner" w:date="2025-12-12T19:07:00Z" w16du:dateUtc="2025-12-12T18:07:00Z"/>
                <w:rFonts w:ascii="Arial" w:hAnsi="Arial" w:cs="Arial"/>
              </w:rPr>
              <w:pPrChange w:id="41" w:author="Johannes Zauner" w:date="2025-12-13T05:35:00Z" w16du:dateUtc="2025-12-13T04:35:00Z">
                <w:pPr>
                  <w:pStyle w:val="Compact"/>
                  <w:numPr>
                    <w:numId w:val="57"/>
                  </w:numPr>
                  <w:spacing w:line="240" w:lineRule="auto"/>
                  <w:ind w:left="720" w:hanging="360"/>
                </w:pPr>
              </w:pPrChange>
            </w:pPr>
            <w:ins w:id="42" w:author="Johannes Zauner" w:date="2025-12-12T19:07:00Z" w16du:dateUtc="2025-12-12T18:07:00Z">
              <w:r w:rsidRPr="00C673E9">
                <w:rPr>
                  <w:rFonts w:ascii="Arial" w:hAnsi="Arial" w:cs="Arial"/>
                </w:rPr>
                <w:t>device selection (see, e.g., van Duijnhoven et al. 2025; Zauner et al. 2025</w:t>
              </w:r>
            </w:ins>
            <w:ins w:id="43" w:author="Johannes Zauner" w:date="2025-12-13T05:36:00Z" w16du:dateUtc="2025-12-13T04:36:00Z">
              <w:r w:rsidR="00D83E31">
                <w:rPr>
                  <w:rFonts w:ascii="Arial" w:hAnsi="Arial" w:cs="Arial"/>
                </w:rPr>
                <w:t>a</w:t>
              </w:r>
            </w:ins>
            <w:ins w:id="44" w:author="Johannes Zauner" w:date="2025-12-12T19:07:00Z" w16du:dateUtc="2025-12-12T18:07:00Z">
              <w:r w:rsidRPr="00C673E9">
                <w:rPr>
                  <w:rFonts w:ascii="Arial" w:hAnsi="Arial" w:cs="Arial"/>
                </w:rPr>
                <w:t>)</w:t>
              </w:r>
            </w:ins>
          </w:p>
          <w:p w14:paraId="72D34A07" w14:textId="77777777" w:rsidR="00DF50B6" w:rsidRPr="00C673E9" w:rsidRDefault="00DF50B6" w:rsidP="00D83E31">
            <w:pPr>
              <w:pStyle w:val="Compact"/>
              <w:numPr>
                <w:ilvl w:val="0"/>
                <w:numId w:val="57"/>
              </w:numPr>
              <w:ind w:left="714" w:hanging="357"/>
              <w:rPr>
                <w:ins w:id="45" w:author="Johannes Zauner" w:date="2025-12-12T19:07:00Z" w16du:dateUtc="2025-12-12T18:07:00Z"/>
                <w:rFonts w:ascii="Arial" w:hAnsi="Arial" w:cs="Arial"/>
              </w:rPr>
              <w:pPrChange w:id="46" w:author="Johannes Zauner" w:date="2025-12-13T05:35:00Z" w16du:dateUtc="2025-12-13T04:35:00Z">
                <w:pPr>
                  <w:pStyle w:val="Compact"/>
                  <w:numPr>
                    <w:numId w:val="57"/>
                  </w:numPr>
                  <w:spacing w:line="240" w:lineRule="auto"/>
                  <w:ind w:left="720" w:hanging="360"/>
                </w:pPr>
              </w:pPrChange>
            </w:pPr>
            <w:ins w:id="47" w:author="Johannes Zauner" w:date="2025-12-12T19:07:00Z" w16du:dateUtc="2025-12-12T18:07:00Z">
              <w:r w:rsidRPr="00C673E9">
                <w:rPr>
                  <w:rFonts w:ascii="Arial" w:hAnsi="Arial" w:cs="Arial"/>
                </w:rPr>
                <w:t>measurement accuracy or device calibration</w:t>
              </w:r>
            </w:ins>
          </w:p>
          <w:p w14:paraId="2ECBD86B" w14:textId="7C72E2D8" w:rsidR="00DF50B6" w:rsidRDefault="00DF50B6" w:rsidP="00D83E31">
            <w:pPr>
              <w:pStyle w:val="Compact"/>
              <w:numPr>
                <w:ilvl w:val="0"/>
                <w:numId w:val="57"/>
              </w:numPr>
              <w:ind w:left="714" w:hanging="357"/>
              <w:rPr>
                <w:ins w:id="48" w:author="Johannes Zauner" w:date="2025-12-13T05:35:00Z" w16du:dateUtc="2025-12-13T04:35:00Z"/>
                <w:rFonts w:ascii="Arial" w:hAnsi="Arial" w:cs="Arial"/>
              </w:rPr>
              <w:pPrChange w:id="49" w:author="Johannes Zauner" w:date="2025-12-13T05:35:00Z" w16du:dateUtc="2025-12-13T04:35:00Z">
                <w:pPr>
                  <w:pStyle w:val="Compact"/>
                  <w:numPr>
                    <w:numId w:val="57"/>
                  </w:numPr>
                  <w:spacing w:line="240" w:lineRule="auto"/>
                  <w:ind w:left="720" w:hanging="360"/>
                </w:pPr>
              </w:pPrChange>
            </w:pPr>
            <w:ins w:id="50" w:author="Johannes Zauner" w:date="2025-12-12T19:07:00Z" w16du:dateUtc="2025-12-12T18:07:00Z">
              <w:r w:rsidRPr="00C673E9">
                <w:rPr>
                  <w:rFonts w:ascii="Arial" w:hAnsi="Arial" w:cs="Arial"/>
                </w:rPr>
                <w:t>auxiliary data such as sleep/wake information (see, e.g., Zauner et al. 2025</w:t>
              </w:r>
            </w:ins>
            <w:ins w:id="51" w:author="Johannes Zauner" w:date="2025-12-13T05:36:00Z" w16du:dateUtc="2025-12-13T04:36:00Z">
              <w:r w:rsidR="00D83E31">
                <w:rPr>
                  <w:rFonts w:ascii="Arial" w:hAnsi="Arial" w:cs="Arial"/>
                </w:rPr>
                <w:t>b</w:t>
              </w:r>
            </w:ins>
            <w:ins w:id="52" w:author="Johannes Zauner" w:date="2025-12-12T19:07:00Z" w16du:dateUtc="2025-12-12T18:07:00Z">
              <w:r w:rsidRPr="00C673E9">
                <w:rPr>
                  <w:rFonts w:ascii="Arial" w:hAnsi="Arial" w:cs="Arial"/>
                </w:rPr>
                <w:t>; Guidolin et al. 2024)</w:t>
              </w:r>
            </w:ins>
          </w:p>
          <w:p w14:paraId="1FD07422" w14:textId="1F4130B5" w:rsidR="00D83E31" w:rsidRPr="00C673E9" w:rsidRDefault="00D83E31" w:rsidP="00D83E31">
            <w:pPr>
              <w:pStyle w:val="Compact"/>
              <w:rPr>
                <w:ins w:id="53" w:author="Johannes Zauner" w:date="2025-12-12T19:07:00Z" w16du:dateUtc="2025-12-12T18:07:00Z"/>
                <w:rFonts w:ascii="Arial" w:hAnsi="Arial" w:cs="Arial"/>
              </w:rPr>
              <w:pPrChange w:id="54" w:author="Johannes Zauner" w:date="2025-12-13T05:35:00Z" w16du:dateUtc="2025-12-13T04:35:00Z">
                <w:pPr>
                  <w:pStyle w:val="Compact"/>
                  <w:numPr>
                    <w:numId w:val="57"/>
                  </w:numPr>
                  <w:spacing w:line="240" w:lineRule="auto"/>
                  <w:ind w:left="720" w:hanging="360"/>
                </w:pPr>
              </w:pPrChange>
            </w:pPr>
            <w:ins w:id="55" w:author="Johannes Zauner" w:date="2025-12-13T05:35:00Z" w16du:dateUtc="2025-12-13T04:35:00Z">
              <w:r w:rsidRPr="00D83E31">
                <w:rPr>
                  <w:rFonts w:ascii="Arial" w:hAnsi="Arial" w:cs="Arial"/>
                </w:rPr>
                <w:t xml:space="preserve">More information on those aspects can be found in the </w:t>
              </w:r>
            </w:ins>
            <w:ins w:id="56" w:author="Johannes Zauner" w:date="2025-12-13T05:36:00Z" w16du:dateUtc="2025-12-13T04:36:00Z">
              <w:r>
                <w:rPr>
                  <w:rFonts w:ascii="Arial" w:hAnsi="Arial" w:cs="Arial"/>
                  <w:i/>
                  <w:iCs/>
                </w:rPr>
                <w:fldChar w:fldCharType="begin"/>
              </w:r>
              <w:r>
                <w:rPr>
                  <w:rFonts w:ascii="Arial" w:hAnsi="Arial" w:cs="Arial"/>
                  <w:i/>
                  <w:iCs/>
                </w:rPr>
                <w:instrText>HYPERLINK "https://doi.org/10.17617/6xca-cg59"</w:instrText>
              </w:r>
              <w:r>
                <w:rPr>
                  <w:rFonts w:ascii="Arial" w:hAnsi="Arial" w:cs="Arial"/>
                  <w:i/>
                  <w:iCs/>
                </w:rPr>
              </w:r>
              <w:r>
                <w:rPr>
                  <w:rFonts w:ascii="Arial" w:hAnsi="Arial" w:cs="Arial"/>
                  <w:i/>
                  <w:iCs/>
                </w:rPr>
                <w:fldChar w:fldCharType="separate"/>
              </w:r>
              <w:r w:rsidRPr="00D83E31">
                <w:rPr>
                  <w:rStyle w:val="Hyperlink"/>
                  <w:rFonts w:ascii="Arial" w:hAnsi="Arial" w:cs="Arial"/>
                  <w:i/>
                  <w:iCs/>
                  <w:rPrChange w:id="57" w:author="Johannes Zauner" w:date="2025-12-13T05:36:00Z" w16du:dateUtc="2025-12-13T04:36:00Z">
                    <w:rPr>
                      <w:rFonts w:ascii="Arial" w:hAnsi="Arial" w:cs="Arial"/>
                    </w:rPr>
                  </w:rPrChange>
                </w:rPr>
                <w:t>Technical guide for wearable optical radiation dosimetry and visual experience assessment</w:t>
              </w:r>
              <w:r>
                <w:rPr>
                  <w:rFonts w:ascii="Arial" w:hAnsi="Arial" w:cs="Arial"/>
                  <w:i/>
                  <w:iCs/>
                </w:rPr>
                <w:fldChar w:fldCharType="end"/>
              </w:r>
              <w:r>
                <w:rPr>
                  <w:rFonts w:ascii="Arial" w:hAnsi="Arial" w:cs="Arial"/>
                  <w:i/>
                  <w:iCs/>
                </w:rPr>
                <w:t xml:space="preserve"> </w:t>
              </w:r>
              <w:r>
                <w:rPr>
                  <w:rFonts w:ascii="Arial" w:hAnsi="Arial" w:cs="Arial"/>
                </w:rPr>
                <w:t>(Zauner et al. 2025c)</w:t>
              </w:r>
            </w:ins>
            <w:ins w:id="58" w:author="Johannes Zauner" w:date="2025-12-13T05:35:00Z" w16du:dateUtc="2025-12-13T04:35:00Z">
              <w:r w:rsidRPr="00D83E31">
                <w:rPr>
                  <w:rFonts w:ascii="Arial" w:hAnsi="Arial" w:cs="Arial"/>
                </w:rPr>
                <w:t>.</w:t>
              </w:r>
            </w:ins>
          </w:p>
          <w:p w14:paraId="5D3A4DAC" w14:textId="77777777" w:rsidR="00DF50B6" w:rsidRPr="00C673E9" w:rsidRDefault="00DF50B6" w:rsidP="0047611C">
            <w:pPr>
              <w:pStyle w:val="FirstParagraph"/>
              <w:rPr>
                <w:ins w:id="59" w:author="Johannes Zauner" w:date="2025-12-12T19:07:00Z" w16du:dateUtc="2025-12-12T18:07:00Z"/>
                <w:rFonts w:ascii="Arial" w:hAnsi="Arial" w:cs="Arial"/>
              </w:rPr>
            </w:pPr>
            <w:ins w:id="60" w:author="Johannes Zauner" w:date="2025-12-12T19:07:00Z" w16du:dateUtc="2025-12-12T18:07:00Z">
              <w:r w:rsidRPr="00C673E9">
                <w:rPr>
                  <w:rFonts w:ascii="Arial" w:hAnsi="Arial" w:cs="Arial"/>
                </w:rPr>
                <w:t xml:space="preserve">To demonstrate the workflows, this article uses expert-informed definitions of metrics and metric parameters (see, e.g., </w:t>
              </w:r>
              <w:r w:rsidRPr="00C673E9">
                <w:rPr>
                  <w:rFonts w:ascii="Arial" w:hAnsi="Arial" w:cs="Arial"/>
                </w:rPr>
                <w:fldChar w:fldCharType="begin"/>
              </w:r>
              <w:r w:rsidRPr="00C673E9">
                <w:rPr>
                  <w:rFonts w:ascii="Arial" w:hAnsi="Arial" w:cs="Arial"/>
                </w:rPr>
                <w:instrText>HYPERLINK \l "tbl-one"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w:t>
              </w:r>
              <w:r w:rsidRPr="00C673E9">
                <w:rPr>
                  <w:rFonts w:ascii="Arial" w:hAnsi="Arial" w:cs="Arial"/>
                </w:rPr>
                <w:fldChar w:fldCharType="end"/>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\l "tbl-two"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2</w:t>
              </w:r>
              <w:r w:rsidRPr="00C673E9">
                <w:rPr>
                  <w:rFonts w:ascii="Arial" w:hAnsi="Arial" w:cs="Arial"/>
                </w:rPr>
                <w:fldChar w:fldCharType="end"/>
              </w:r>
              <w:r w:rsidRPr="00C673E9">
                <w:rPr>
                  <w:rFonts w:ascii="Arial" w:hAnsi="Arial" w:cs="Arial"/>
                </w:rPr>
                <w:t xml:space="preserve">, and the non-wear detection rules based on activity data described in </w:t>
              </w:r>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ins>
          </w:p>
          <w:p w14:paraId="20C2A04B" w14:textId="77777777" w:rsidR="00DF50B6" w:rsidRPr="00C673E9" w:rsidRDefault="00DF50B6" w:rsidP="0047611C">
            <w:pPr>
              <w:pStyle w:val="Textkrper"/>
              <w:rPr>
                <w:ins w:id="61" w:author="Johannes Zauner" w:date="2025-12-12T19:07:00Z" w16du:dateUtc="2025-12-12T18:07:00Z"/>
                <w:rFonts w:ascii="Arial" w:hAnsi="Arial" w:cs="Arial"/>
              </w:rPr>
            </w:pPr>
            <w:ins w:id="62" w:author="Johannes Zauner" w:date="2025-12-12T19:07:00Z" w16du:dateUtc="2025-12-12T18:07:00Z">
              <w:r w:rsidRPr="00C673E9">
                <w:rPr>
                  <w:rFonts w:ascii="Arial" w:hAnsi="Arial" w:cs="Arial"/>
                </w:rPr>
                <w:t xml:space="preserve">Further, the article is split up in the main analysis part, where all metrics are calculated, and the </w:t>
              </w:r>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 xml:space="preserve">, where data is imported, screened, and prepared. Thus, the reader is referred to </w:t>
              </w:r>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 xml:space="preserve"> for all aspects regarding data formats, preparation steps, and handling of gaps, i.e., missing data.</w:t>
              </w:r>
            </w:ins>
          </w:p>
          <w:p w14:paraId="658C2ACB" w14:textId="77777777" w:rsidR="00DF50B6" w:rsidRPr="00C673E9" w:rsidRDefault="00DF50B6" w:rsidP="0047611C">
            <w:pPr>
              <w:pStyle w:val="Textkrper"/>
              <w:spacing w:after="16"/>
              <w:rPr>
                <w:ins w:id="63" w:author="Johannes Zauner" w:date="2025-12-12T19:07:00Z" w16du:dateUtc="2025-12-12T18:07:00Z"/>
                <w:rFonts w:ascii="Arial" w:hAnsi="Arial" w:cs="Arial"/>
              </w:rPr>
            </w:pPr>
            <w:ins w:id="64" w:author="Johannes Zauner" w:date="2025-12-12T19:07:00Z" w16du:dateUtc="2025-12-12T18:07:00Z">
              <w:r w:rsidRPr="00C673E9">
                <w:rPr>
                  <w:rFonts w:ascii="Arial" w:hAnsi="Arial" w:cs="Arial"/>
                </w:rPr>
                <w:t>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ins>
          </w:p>
          <w:p w14:paraId="4D52ADDF" w14:textId="77777777" w:rsidR="00DF50B6" w:rsidRPr="00C673E9" w:rsidRDefault="00DF50B6" w:rsidP="0047611C">
            <w:pPr>
              <w:rPr>
                <w:ins w:id="65" w:author="Johannes Zauner" w:date="2025-12-12T19:07:00Z" w16du:dateUtc="2025-12-12T18:07:00Z"/>
                <w:rFonts w:ascii="Arial" w:hAnsi="Arial" w:cs="Arial"/>
              </w:rPr>
            </w:pPr>
          </w:p>
        </w:tc>
      </w:tr>
    </w:tbl>
    <w:p w14:paraId="65FC9B3B" w14:textId="77777777" w:rsidR="009C0F24" w:rsidRPr="006F26FE" w:rsidRDefault="009C0F24" w:rsidP="00EF17F7"/>
    <w:p w14:paraId="4EB15516" w14:textId="77777777" w:rsidR="00DF50B6" w:rsidRDefault="00DF50B6">
      <w:pPr>
        <w:spacing w:line="276" w:lineRule="auto"/>
        <w:rPr>
          <w:ins w:id="66" w:author="Johannes Zauner" w:date="2025-12-12T19:10:00Z" w16du:dateUtc="2025-12-12T18:10:00Z"/>
          <w:sz w:val="36"/>
          <w:szCs w:val="36"/>
        </w:rPr>
      </w:pPr>
      <w:ins w:id="67" w:author="Johannes Zauner" w:date="2025-12-12T19:10:00Z" w16du:dateUtc="2025-12-12T18:10:00Z">
        <w:r>
          <w:br w:type="page"/>
        </w:r>
      </w:ins>
    </w:p>
    <w:p w14:paraId="26DC22D1" w14:textId="4BFD479E" w:rsidR="00031FE7" w:rsidRDefault="00031FE7" w:rsidP="00EF17F7">
      <w:pPr>
        <w:pStyle w:val="berschrift1"/>
      </w:pPr>
      <w:r>
        <w:lastRenderedPageBreak/>
        <w:t>Method and Material</w:t>
      </w:r>
      <w:r w:rsidR="00022E06">
        <w:t>s</w:t>
      </w:r>
    </w:p>
    <w:p w14:paraId="18581AD9" w14:textId="77777777" w:rsidR="007C0A0D" w:rsidRPr="00DF50B6" w:rsidRDefault="007C0A0D" w:rsidP="007C0A0D">
      <w:pPr>
        <w:pStyle w:val="berschrift3"/>
      </w:pPr>
      <w:bookmarkStart w:id="68" w:name="methods-and-materials"/>
      <w:bookmarkStart w:id="69" w:name="software"/>
      <w:bookmarkEnd w:id="4"/>
      <w:r w:rsidRPr="00DF50B6">
        <w:t>Software</w:t>
      </w:r>
    </w:p>
    <w:p w14:paraId="070AAE35" w14:textId="368D400C" w:rsidR="007C0A0D" w:rsidRPr="00DF50B6" w:rsidRDefault="007C0A0D" w:rsidP="00DF50B6">
      <w:r w:rsidRPr="00DF50B6">
        <w:t>This tutorial was built with Quarto</w:t>
      </w:r>
      <w:del w:id="70" w:author="zusammenlegung" w:date="2025-12-12T19:01:00Z" w16du:dateUtc="2025-12-12T18:01:00Z">
        <w:r w:rsidR="002D789D">
          <w:delText xml:space="preserve"> (www.quarto.org)</w:delText>
        </w:r>
        <w:r w:rsidR="00485364" w:rsidRPr="00485364">
          <w:delText>,</w:delText>
        </w:r>
      </w:del>
      <w:ins w:id="71" w:author="zusammenlegung" w:date="2025-12-12T19:01:00Z" w16du:dateUtc="2025-12-12T18:01:00Z">
        <w:r w:rsidRPr="00C673E9">
          <w:rPr>
            <w:rFonts w:ascii="Arial" w:hAnsi="Arial" w:cs="Arial"/>
          </w:rPr>
          <w:t>,</w:t>
        </w:r>
      </w:ins>
      <w:r w:rsidRPr="00DF50B6">
        <w:t xml:space="preserve"> an open-source scientific and technical publishing system that integrates text, code, and code output into a single document. The source code to reproduce all results is included and accessible via the Quarto document’s code tool menu</w:t>
      </w:r>
      <w:del w:id="72" w:author="zusammenlegung" w:date="2025-12-12T19:01:00Z" w16du:dateUtc="2025-12-12T18:01:00Z">
        <w:r w:rsidR="002D789D">
          <w:delText xml:space="preserve"> on the accompanying website (</w:delText>
        </w:r>
        <w:r w:rsidR="002D789D" w:rsidRPr="002D789D">
          <w:delText>https://tscnlab.github.io/ZaunerEtAl_JVis_2025/</w:delText>
        </w:r>
        <w:r w:rsidR="002D789D">
          <w:delText>)</w:delText>
        </w:r>
        <w:r w:rsidR="00485364" w:rsidRPr="00485364">
          <w:delText>.</w:delText>
        </w:r>
      </w:del>
      <w:ins w:id="73" w:author="zusammenlegung" w:date="2025-12-12T19:01:00Z" w16du:dateUtc="2025-12-12T18:01:00Z">
        <w:r w:rsidRPr="00C673E9">
          <w:rPr>
            <w:rFonts w:ascii="Arial" w:hAnsi="Arial" w:cs="Arial"/>
          </w:rPr>
          <w:t>.</w:t>
        </w:r>
      </w:ins>
      <w:r w:rsidRPr="00DF50B6">
        <w:t xml:space="preserve"> All analyses were conducted in </w:t>
      </w:r>
      <w:r w:rsidRPr="00103545">
        <w:rPr>
          <w:i/>
          <w:iCs/>
        </w:rPr>
        <w:t>R</w:t>
      </w:r>
      <w:r w:rsidRPr="00DF50B6">
        <w:t xml:space="preserve"> (version 4.</w:t>
      </w:r>
      <w:del w:id="74" w:author="zusammenlegung" w:date="2025-12-12T19:01:00Z" w16du:dateUtc="2025-12-12T18:01:00Z">
        <w:r w:rsidR="00485364" w:rsidRPr="00485364">
          <w:delText>4.3, “Trophy Case</w:delText>
        </w:r>
      </w:del>
      <w:ins w:id="75" w:author="zusammenlegung" w:date="2025-12-12T19:01:00Z" w16du:dateUtc="2025-12-12T18:01:00Z">
        <w:r w:rsidRPr="00C673E9">
          <w:rPr>
            <w:rFonts w:ascii="Arial" w:hAnsi="Arial" w:cs="Arial"/>
          </w:rPr>
          <w:t>5.0, “How About a Twenty-Six</w:t>
        </w:r>
      </w:ins>
      <w:r w:rsidRPr="00DF50B6">
        <w:t xml:space="preserve">”) using </w:t>
      </w:r>
      <w:r w:rsidRPr="00103545">
        <w:rPr>
          <w:i/>
          <w:iCs/>
        </w:rPr>
        <w:t>LightLogR</w:t>
      </w:r>
      <w:r w:rsidRPr="00DF50B6">
        <w:t xml:space="preserve"> (version 0.</w:t>
      </w:r>
      <w:del w:id="76" w:author="zusammenlegung" w:date="2025-12-12T19:01:00Z" w16du:dateUtc="2025-12-12T18:01:00Z">
        <w:r w:rsidR="00485364" w:rsidRPr="00485364">
          <w:delText>9.2 “Sunrise</w:delText>
        </w:r>
      </w:del>
      <w:ins w:id="77" w:author="zusammenlegung" w:date="2025-12-12T19:01:00Z" w16du:dateUtc="2025-12-12T18:01:00Z">
        <w:r w:rsidRPr="00C673E9">
          <w:rPr>
            <w:rFonts w:ascii="Arial" w:hAnsi="Arial" w:cs="Arial"/>
          </w:rPr>
          <w:t>10.0 “High noon</w:t>
        </w:r>
      </w:ins>
      <w:r w:rsidRPr="00DF50B6">
        <w:t xml:space="preserve">”). We also used the </w:t>
      </w:r>
      <w:r w:rsidRPr="00103545">
        <w:rPr>
          <w:i/>
          <w:iCs/>
        </w:rPr>
        <w:t>tidyverse</w:t>
      </w:r>
      <w:r w:rsidRPr="00DF50B6">
        <w:t xml:space="preserve"> suite (version 2.0.0) for data manipulation (which LightLogR follows in its design), and the </w:t>
      </w:r>
      <w:r w:rsidRPr="00103545">
        <w:rPr>
          <w:i/>
          <w:iCs/>
        </w:rPr>
        <w:t>gt</w:t>
      </w:r>
      <w:r w:rsidRPr="00DF50B6">
        <w:t xml:space="preserve"> package (version 1.</w:t>
      </w:r>
      <w:del w:id="78" w:author="zusammenlegung" w:date="2025-12-12T19:01:00Z" w16du:dateUtc="2025-12-12T18:01:00Z">
        <w:r w:rsidR="00485364" w:rsidRPr="00485364">
          <w:delText>0</w:delText>
        </w:r>
      </w:del>
      <w:ins w:id="79" w:author="zusammenlegung" w:date="2025-12-12T19:01:00Z" w16du:dateUtc="2025-12-12T18:01:00Z">
        <w:r w:rsidRPr="00C673E9">
          <w:rPr>
            <w:rFonts w:ascii="Arial" w:hAnsi="Arial" w:cs="Arial"/>
          </w:rPr>
          <w:t>1</w:t>
        </w:r>
      </w:ins>
      <w:r w:rsidRPr="00DF50B6">
        <w:t xml:space="preserve">.0) for generating summary tables. A comprehensive overview of the R computing environment is provided in the session info </w:t>
      </w:r>
      <w:del w:id="80" w:author="zusammenlegung" w:date="2025-12-12T19:01:00Z" w16du:dateUtc="2025-12-12T18:01:00Z">
        <w:r w:rsidR="002D789D">
          <w:delText>on the webpage.</w:delText>
        </w:r>
      </w:del>
      <w:ins w:id="81" w:author="zusammenlegung" w:date="2025-12-12T19:01:00Z" w16du:dateUtc="2025-12-12T18:01:00Z">
        <w:r w:rsidRPr="00C673E9">
          <w:rPr>
            <w:rFonts w:ascii="Arial" w:hAnsi="Arial" w:cs="Arial"/>
          </w:rPr>
          <w:t xml:space="preserve">(see </w:t>
        </w:r>
        <w:r w:rsidRPr="00C673E9">
          <w:rPr>
            <w:rFonts w:ascii="Arial" w:hAnsi="Arial" w:cs="Arial"/>
          </w:rPr>
          <w:fldChar w:fldCharType="begin"/>
        </w:r>
        <w:r w:rsidRPr="00C673E9">
          <w:rPr>
            <w:rFonts w:ascii="Arial" w:hAnsi="Arial" w:cs="Arial"/>
          </w:rPr>
          <w:instrText>HYPERLINK \l "sessioninfo"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Session info</w:t>
        </w:r>
        <w:r w:rsidRPr="00C673E9">
          <w:rPr>
            <w:rFonts w:ascii="Arial" w:hAnsi="Arial" w:cs="Arial"/>
          </w:rPr>
          <w:fldChar w:fldCharType="end"/>
        </w:r>
        <w:r w:rsidRPr="00C673E9">
          <w:rPr>
            <w:rFonts w:ascii="Arial" w:hAnsi="Arial" w:cs="Arial"/>
          </w:rPr>
          <w:t xml:space="preserve"> section).</w:t>
        </w:r>
      </w:ins>
    </w:p>
    <w:p w14:paraId="63DEECCA" w14:textId="77777777" w:rsidR="001B0968" w:rsidRPr="00485364" w:rsidRDefault="001B0968" w:rsidP="00EF17F7">
      <w:pPr>
        <w:rPr>
          <w:del w:id="82" w:author="zusammenlegung" w:date="2025-12-12T19:01:00Z" w16du:dateUtc="2025-12-12T18:01:00Z"/>
        </w:rPr>
      </w:pPr>
      <w:del w:id="83" w:author="zusammenlegung" w:date="2025-12-12T19:01:00Z" w16du:dateUtc="2025-12-12T18:01:00Z">
        <w:r>
          <w:delText>Code in this tutorial is shown in grey boxes, and is taken verbatim from R scripts. Code is highlighted for easier distinction of functions (ending with brackets</w:delText>
        </w:r>
        <w:r w:rsidR="00835E79">
          <w:delText xml:space="preserve"> ()</w:delText>
        </w:r>
        <w:r>
          <w:delText>), argument names (ending with equal sign</w:delText>
        </w:r>
        <w:r w:rsidR="00835E79">
          <w:delText xml:space="preserve"> =</w:delText>
        </w:r>
        <w:r>
          <w:delText>), strings (in quotes</w:delText>
        </w:r>
        <w:r w:rsidR="00835E79">
          <w:delText xml:space="preserve"> “”</w:delText>
        </w:r>
        <w:r>
          <w:delText>), and comments (preceding hashtag</w:delText>
        </w:r>
        <w:r w:rsidR="00835E79">
          <w:delText xml:space="preserve"> #</w:delText>
        </w:r>
        <w:r>
          <w:delText>)</w:delText>
        </w:r>
        <w:r w:rsidR="00835E79">
          <w:delText xml:space="preserve">. Portions of code that are not central to a given section are greyed out. </w:delText>
        </w:r>
      </w:del>
    </w:p>
    <w:p w14:paraId="3FC9E3A5" w14:textId="77777777" w:rsidR="007C0A0D" w:rsidRPr="00DF50B6" w:rsidRDefault="007C0A0D" w:rsidP="007C0A0D">
      <w:pPr>
        <w:pStyle w:val="berschrift3"/>
      </w:pPr>
      <w:bookmarkStart w:id="84" w:name="metric-selection-and-definitions"/>
      <w:bookmarkEnd w:id="69"/>
      <w:r w:rsidRPr="00DF50B6">
        <w:t>Metric selection and definitions</w:t>
      </w:r>
    </w:p>
    <w:p w14:paraId="3F2F1A37" w14:textId="7A2EF8D1" w:rsidR="007C0A0D" w:rsidRPr="00DF50B6" w:rsidRDefault="007C0A0D" w:rsidP="00DF50B6">
      <w:r w:rsidRPr="00DF50B6">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del w:id="85" w:author="zusammenlegung" w:date="2025-12-12T19:01:00Z" w16du:dateUtc="2025-12-12T18:01:00Z">
        <w:r w:rsidR="00485364" w:rsidRPr="00D25731">
          <w:rPr>
            <w:b/>
            <w:bCs/>
          </w:rPr>
          <w:delText>Table 1</w:delText>
        </w:r>
        <w:r w:rsidR="00132CBB">
          <w:delText xml:space="preserve">, with definitions of terms in </w:delText>
        </w:r>
        <w:r w:rsidR="00132CBB" w:rsidRPr="00D25731">
          <w:rPr>
            <w:b/>
            <w:bCs/>
          </w:rPr>
          <w:delText>Table 2</w:delText>
        </w:r>
        <w:r w:rsidR="00485364" w:rsidRPr="00485364">
          <w:delText>.</w:delText>
        </w:r>
      </w:del>
      <w:ins w:id="86" w:author="zusammenlegung" w:date="2025-12-12T19:01:00Z" w16du:dateUtc="2025-12-12T18:01:00Z">
        <w:r w:rsidRPr="00C673E9">
          <w:rPr>
            <w:rFonts w:ascii="Arial" w:hAnsi="Arial" w:cs="Arial"/>
          </w:rPr>
          <w:fldChar w:fldCharType="begin"/>
        </w:r>
        <w:r w:rsidRPr="00C673E9">
          <w:rPr>
            <w:rFonts w:ascii="Arial" w:hAnsi="Arial" w:cs="Arial"/>
          </w:rPr>
          <w:instrText>HYPERLINK \l "tbl-one"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w:t>
        </w:r>
        <w:r w:rsidRPr="00C673E9">
          <w:rPr>
            <w:rFonts w:ascii="Arial" w:hAnsi="Arial" w:cs="Arial"/>
          </w:rPr>
          <w:fldChar w:fldCharType="end"/>
        </w:r>
        <w:r w:rsidRPr="00C673E9">
          <w:rPr>
            <w:rFonts w:ascii="Arial" w:hAnsi="Arial" w:cs="Arial"/>
          </w:rPr>
          <w:t>.</w:t>
        </w:r>
      </w:ins>
      <w:r w:rsidRPr="00DF50B6">
        <w:t xml:space="preserve"> These include many currently used metrics and definitions (Wen et al. 2020, 2019; Bhandari and Ostrin 2020; Williams et al. 2019), as well as new metrics enabled by spectrally-resolved measurements.</w:t>
      </w:r>
      <w:ins w:id="87" w:author="zusammenlegung" w:date="2025-12-12T19:01:00Z" w16du:dateUtc="2025-12-12T18:01:00Z">
        <w:r w:rsidRPr="00C673E9">
          <w:rPr>
            <w:rFonts w:ascii="Arial" w:hAnsi="Arial" w:cs="Arial"/>
          </w:rPr>
          <w:t xml:space="preserve"> While they are not derived by a formal consensus process, they are expert-informed and used in current scientific research, and thus will serve as example-definitions for metrics and thresholds throughout this article.</w:t>
        </w:r>
      </w:ins>
    </w:p>
    <w:tbl>
      <w:tblPr>
        <w:tblStyle w:val="Tabellenraster"/>
        <w:tblW w:w="4977" w:type="pct"/>
        <w:tblLayout w:type="fixed"/>
        <w:tblLook w:val="0020" w:firstRow="1" w:lastRow="0" w:firstColumn="0" w:lastColumn="0" w:noHBand="0" w:noVBand="0"/>
      </w:tblPr>
      <w:tblGrid>
        <w:gridCol w:w="704"/>
        <w:gridCol w:w="3827"/>
        <w:gridCol w:w="4439"/>
      </w:tblGrid>
      <w:tr w:rsidR="00132CBB" w:rsidRPr="00F055DD" w14:paraId="3EDECFBF" w14:textId="77777777" w:rsidTr="00F055DD">
        <w:trPr>
          <w:del w:id="88" w:author="zusammenlegung" w:date="2025-12-12T19:01:00Z" w16du:dateUtc="2025-12-12T18:01:00Z"/>
        </w:trPr>
        <w:tc>
          <w:tcPr>
            <w:tcW w:w="704" w:type="dxa"/>
          </w:tcPr>
          <w:p w14:paraId="770C584B" w14:textId="77777777" w:rsidR="00132CBB" w:rsidRPr="00F055DD" w:rsidRDefault="00132CBB" w:rsidP="00EF17F7">
            <w:pPr>
              <w:pStyle w:val="Compact"/>
              <w:rPr>
                <w:del w:id="89" w:author="zusammenlegung" w:date="2025-12-12T19:01:00Z" w16du:dateUtc="2025-12-12T18:01:00Z"/>
                <w:rFonts w:ascii="Arial" w:hAnsi="Arial" w:cs="Arial"/>
                <w:b/>
                <w:bCs/>
                <w:sz w:val="20"/>
                <w:szCs w:val="20"/>
              </w:rPr>
            </w:pPr>
            <w:del w:id="90" w:author="zusammenlegung" w:date="2025-12-12T19:01:00Z" w16du:dateUtc="2025-12-12T18:01:00Z">
              <w:r w:rsidRPr="00F055DD">
                <w:rPr>
                  <w:rFonts w:ascii="Arial" w:hAnsi="Arial" w:cs="Arial"/>
                  <w:b/>
                  <w:bCs/>
                  <w:sz w:val="20"/>
                  <w:szCs w:val="20"/>
                </w:rPr>
                <w:delText>No.</w:delText>
              </w:r>
            </w:del>
          </w:p>
        </w:tc>
        <w:tc>
          <w:tcPr>
            <w:tcW w:w="3827" w:type="dxa"/>
          </w:tcPr>
          <w:p w14:paraId="2FA42484" w14:textId="77777777" w:rsidR="00132CBB" w:rsidRPr="00F055DD" w:rsidRDefault="00132CBB" w:rsidP="00EF17F7">
            <w:pPr>
              <w:pStyle w:val="Compact"/>
              <w:rPr>
                <w:del w:id="91" w:author="zusammenlegung" w:date="2025-12-12T19:01:00Z" w16du:dateUtc="2025-12-12T18:01:00Z"/>
                <w:rFonts w:ascii="Arial" w:hAnsi="Arial" w:cs="Arial"/>
                <w:b/>
                <w:bCs/>
                <w:sz w:val="20"/>
                <w:szCs w:val="20"/>
              </w:rPr>
            </w:pPr>
            <w:del w:id="92" w:author="zusammenlegung" w:date="2025-12-12T19:01:00Z" w16du:dateUtc="2025-12-12T18:01:00Z">
              <w:r w:rsidRPr="00F055DD">
                <w:rPr>
                  <w:rFonts w:ascii="Arial" w:hAnsi="Arial" w:cs="Arial"/>
                  <w:b/>
                  <w:bCs/>
                  <w:sz w:val="20"/>
                  <w:szCs w:val="20"/>
                </w:rPr>
                <w:delText>Name</w:delText>
              </w:r>
            </w:del>
          </w:p>
        </w:tc>
        <w:tc>
          <w:tcPr>
            <w:tcW w:w="4439" w:type="dxa"/>
          </w:tcPr>
          <w:p w14:paraId="4719ABC0" w14:textId="77777777" w:rsidR="00132CBB" w:rsidRPr="00F055DD" w:rsidRDefault="00132CBB" w:rsidP="00EF17F7">
            <w:pPr>
              <w:pStyle w:val="Compact"/>
              <w:rPr>
                <w:del w:id="93" w:author="zusammenlegung" w:date="2025-12-12T19:01:00Z" w16du:dateUtc="2025-12-12T18:01:00Z"/>
                <w:rFonts w:ascii="Arial" w:hAnsi="Arial" w:cs="Arial"/>
                <w:b/>
                <w:bCs/>
                <w:sz w:val="20"/>
                <w:szCs w:val="20"/>
              </w:rPr>
            </w:pPr>
            <w:del w:id="94" w:author="zusammenlegung" w:date="2025-12-12T19:01:00Z" w16du:dateUtc="2025-12-12T18:01:00Z">
              <w:r w:rsidRPr="00F055DD">
                <w:rPr>
                  <w:rFonts w:ascii="Arial" w:hAnsi="Arial" w:cs="Arial"/>
                  <w:b/>
                  <w:bCs/>
                  <w:sz w:val="20"/>
                  <w:szCs w:val="20"/>
                </w:rPr>
                <w:delText>Implementation</w:delText>
              </w:r>
              <w:r w:rsidR="00616E9E" w:rsidRPr="00F055DD">
                <w:rPr>
                  <w:rFonts w:ascii="Arial" w:hAnsi="Arial" w:cs="Arial"/>
                  <w:b/>
                  <w:bCs/>
                  <w:sz w:val="20"/>
                  <w:szCs w:val="20"/>
                  <w:vertAlign w:val="superscript"/>
                </w:rPr>
                <w:delText>1</w:delText>
              </w:r>
            </w:del>
          </w:p>
        </w:tc>
      </w:tr>
      <w:tr w:rsidR="00616E9E" w:rsidRPr="00F055DD" w14:paraId="70136564" w14:textId="77777777" w:rsidTr="00F07EE9">
        <w:trPr>
          <w:del w:id="95" w:author="zusammenlegung" w:date="2025-12-12T19:01:00Z" w16du:dateUtc="2025-12-12T18:01:00Z"/>
        </w:trPr>
        <w:tc>
          <w:tcPr>
            <w:tcW w:w="8970" w:type="dxa"/>
            <w:gridSpan w:val="3"/>
          </w:tcPr>
          <w:p w14:paraId="04D4BAEA" w14:textId="77777777" w:rsidR="00616E9E" w:rsidRPr="00F055DD" w:rsidRDefault="00616E9E" w:rsidP="00EF17F7">
            <w:pPr>
              <w:pStyle w:val="Compact"/>
              <w:rPr>
                <w:del w:id="96" w:author="zusammenlegung" w:date="2025-12-12T19:01:00Z" w16du:dateUtc="2025-12-12T18:01:00Z"/>
                <w:rFonts w:ascii="Arial" w:hAnsi="Arial" w:cs="Arial"/>
                <w:b/>
                <w:bCs/>
                <w:sz w:val="20"/>
                <w:szCs w:val="20"/>
              </w:rPr>
            </w:pPr>
            <w:del w:id="97" w:author="zusammenlegung" w:date="2025-12-12T19:01:00Z" w16du:dateUtc="2025-12-12T18:01:00Z">
              <w:r w:rsidRPr="00F055DD">
                <w:rPr>
                  <w:rFonts w:ascii="Arial" w:hAnsi="Arial" w:cs="Arial"/>
                  <w:b/>
                  <w:bCs/>
                  <w:sz w:val="20"/>
                  <w:szCs w:val="20"/>
                </w:rPr>
                <w:delText>Distance</w:delText>
              </w:r>
            </w:del>
          </w:p>
        </w:tc>
      </w:tr>
      <w:tr w:rsidR="00132CBB" w:rsidRPr="00F055DD" w14:paraId="2AB7A241" w14:textId="77777777" w:rsidTr="00F055DD">
        <w:trPr>
          <w:del w:id="98" w:author="zusammenlegung" w:date="2025-12-12T19:01:00Z" w16du:dateUtc="2025-12-12T18:01:00Z"/>
        </w:trPr>
        <w:tc>
          <w:tcPr>
            <w:tcW w:w="704" w:type="dxa"/>
          </w:tcPr>
          <w:p w14:paraId="3325AAFC" w14:textId="77777777" w:rsidR="00132CBB" w:rsidRPr="00F055DD" w:rsidRDefault="00132CBB" w:rsidP="00EF17F7">
            <w:pPr>
              <w:pStyle w:val="Compact"/>
              <w:rPr>
                <w:del w:id="99" w:author="zusammenlegung" w:date="2025-12-12T19:01:00Z" w16du:dateUtc="2025-12-12T18:01:00Z"/>
                <w:rFonts w:ascii="Arial" w:hAnsi="Arial" w:cs="Arial"/>
                <w:sz w:val="20"/>
                <w:szCs w:val="20"/>
              </w:rPr>
            </w:pPr>
            <w:del w:id="100" w:author="zusammenlegung" w:date="2025-12-12T19:01:00Z" w16du:dateUtc="2025-12-12T18:01:00Z">
              <w:r w:rsidRPr="00F055DD">
                <w:rPr>
                  <w:rFonts w:ascii="Arial" w:hAnsi="Arial" w:cs="Arial"/>
                  <w:sz w:val="20"/>
                  <w:szCs w:val="20"/>
                </w:rPr>
                <w:delText>1</w:delText>
              </w:r>
            </w:del>
          </w:p>
        </w:tc>
        <w:tc>
          <w:tcPr>
            <w:tcW w:w="3827" w:type="dxa"/>
          </w:tcPr>
          <w:p w14:paraId="471D508D" w14:textId="77777777" w:rsidR="00132CBB" w:rsidRPr="00F055DD" w:rsidRDefault="00132CBB" w:rsidP="00EF17F7">
            <w:pPr>
              <w:pStyle w:val="Compact"/>
              <w:rPr>
                <w:del w:id="101" w:author="zusammenlegung" w:date="2025-12-12T19:01:00Z" w16du:dateUtc="2025-12-12T18:01:00Z"/>
                <w:rFonts w:ascii="Arial" w:hAnsi="Arial" w:cs="Arial"/>
                <w:sz w:val="20"/>
                <w:szCs w:val="20"/>
              </w:rPr>
            </w:pPr>
            <w:del w:id="102" w:author="zusammenlegung" w:date="2025-12-12T19:01:00Z" w16du:dateUtc="2025-12-12T18:01:00Z">
              <w:r w:rsidRPr="00F055DD">
                <w:rPr>
                  <w:rFonts w:ascii="Arial" w:hAnsi="Arial" w:cs="Arial"/>
                  <w:sz w:val="20"/>
                  <w:szCs w:val="20"/>
                </w:rPr>
                <w:delText>Total wear time daily</w:delText>
              </w:r>
            </w:del>
          </w:p>
        </w:tc>
        <w:tc>
          <w:tcPr>
            <w:tcW w:w="4439" w:type="dxa"/>
          </w:tcPr>
          <w:p w14:paraId="4AA8043E" w14:textId="77777777" w:rsidR="00132CBB" w:rsidRPr="00F055DD" w:rsidRDefault="00132CBB" w:rsidP="00EF17F7">
            <w:pPr>
              <w:pStyle w:val="Compact"/>
              <w:rPr>
                <w:del w:id="103" w:author="zusammenlegung" w:date="2025-12-12T19:01:00Z" w16du:dateUtc="2025-12-12T18:01:00Z"/>
                <w:rFonts w:ascii="Arial" w:hAnsi="Arial" w:cs="Arial"/>
                <w:sz w:val="20"/>
                <w:szCs w:val="20"/>
              </w:rPr>
            </w:pPr>
            <w:del w:id="104" w:author="zusammenlegung" w:date="2025-12-12T19:01:00Z" w16du:dateUtc="2025-12-12T18:01:00Z">
              <w:r>
                <w:fldChar w:fldCharType="begin"/>
              </w:r>
              <w:r>
                <w:delInstrText>HYPERLINK "https://tscnlab.github.io/LightLogR/reference/durations.html" \h</w:delInstrText>
              </w:r>
              <w:r>
                <w:fldChar w:fldCharType="separate"/>
              </w:r>
              <w:r w:rsidRPr="00F055DD">
                <w:rPr>
                  <w:rStyle w:val="Hyperlink"/>
                  <w:rFonts w:ascii="Arial" w:hAnsi="Arial" w:cs="Arial"/>
                  <w:sz w:val="20"/>
                  <w:szCs w:val="20"/>
                </w:rPr>
                <w:delText>durations()</w:delText>
              </w:r>
              <w:r>
                <w:fldChar w:fldCharType="end"/>
              </w:r>
              <w:r w:rsidRPr="00F055DD">
                <w:rPr>
                  <w:rFonts w:ascii="Arial" w:hAnsi="Arial" w:cs="Arial"/>
                  <w:sz w:val="20"/>
                  <w:szCs w:val="20"/>
                </w:rPr>
                <w:delText>*</w:delText>
              </w:r>
            </w:del>
          </w:p>
        </w:tc>
      </w:tr>
      <w:tr w:rsidR="007C0A0D" w:rsidRPr="00C673E9" w14:paraId="54518128" w14:textId="4E3566FC" w:rsidTr="00DF50B6">
        <w:tc>
          <w:tcPr>
            <w:tcW w:w="704" w:type="dxa"/>
            <w:cellDel w:id="105" w:author="zusammenlegung" w:date="2025-12-12T19:01:00Z"/>
          </w:tcPr>
          <w:p w14:paraId="369C42C6" w14:textId="77777777" w:rsidR="00132CBB" w:rsidRPr="00F055DD" w:rsidRDefault="00132CBB" w:rsidP="00EF17F7">
            <w:pPr>
              <w:pStyle w:val="Compact"/>
              <w:rPr>
                <w:rFonts w:ascii="Arial" w:hAnsi="Arial" w:cs="Arial"/>
                <w:sz w:val="20"/>
                <w:szCs w:val="20"/>
              </w:rPr>
            </w:pPr>
            <w:del w:id="106" w:author="zusammenlegung" w:date="2025-12-12T19:01:00Z" w16du:dateUtc="2025-12-12T18:01:00Z">
              <w:r w:rsidRPr="00F055DD">
                <w:rPr>
                  <w:rFonts w:ascii="Arial" w:hAnsi="Arial" w:cs="Arial"/>
                  <w:sz w:val="20"/>
                  <w:szCs w:val="20"/>
                </w:rPr>
                <w:delText>2</w:delText>
              </w:r>
            </w:del>
          </w:p>
        </w:tc>
        <w:tc>
          <w:tcPr>
            <w:tcW w:w="3827" w:type="dxa"/>
          </w:tcPr>
          <w:p w14:paraId="31352124" w14:textId="77777777" w:rsidR="00132CBB" w:rsidRPr="00F055DD" w:rsidRDefault="00132CBB" w:rsidP="00EF17F7">
            <w:pPr>
              <w:rPr>
                <w:del w:id="107" w:author="zusammenlegung" w:date="2025-12-12T19:01:00Z" w16du:dateUtc="2025-12-12T18:01:00Z"/>
                <w:rFonts w:ascii="Arial" w:hAnsi="Arial" w:cs="Arial"/>
                <w:sz w:val="20"/>
                <w:szCs w:val="20"/>
              </w:rPr>
            </w:pPr>
            <w:del w:id="108" w:author="zusammenlegung" w:date="2025-12-12T19:01:00Z" w16du:dateUtc="2025-12-12T18:01:00Z">
              <w:r w:rsidRPr="00F055DD">
                <w:rPr>
                  <w:rFonts w:ascii="Arial" w:hAnsi="Arial" w:cs="Arial"/>
                  <w:sz w:val="20"/>
                  <w:szCs w:val="20"/>
                </w:rPr>
                <w:delText>Duration of</w:delText>
              </w:r>
              <w:r w:rsidRPr="00F055DD">
                <w:rPr>
                  <w:rFonts w:ascii="Arial" w:hAnsi="Arial" w:cs="Arial"/>
                  <w:sz w:val="20"/>
                  <w:szCs w:val="20"/>
                </w:rPr>
                <w:br/>
                <w:delText>Near work,</w:delText>
              </w:r>
              <w:r w:rsidRPr="00F055DD">
                <w:rPr>
                  <w:rFonts w:ascii="Arial" w:hAnsi="Arial" w:cs="Arial"/>
                  <w:sz w:val="20"/>
                  <w:szCs w:val="20"/>
                </w:rPr>
                <w:br/>
                <w:delText>Intermediate Work,</w:delText>
              </w:r>
              <w:r w:rsidRPr="00F055DD">
                <w:rPr>
                  <w:rFonts w:ascii="Arial" w:hAnsi="Arial" w:cs="Arial"/>
                  <w:sz w:val="20"/>
                  <w:szCs w:val="20"/>
                </w:rPr>
                <w:br/>
                <w:delText>Near + Intermediate Work, or</w:delText>
              </w:r>
            </w:del>
          </w:p>
          <w:p w14:paraId="0D0D91B1" w14:textId="5E453579" w:rsidR="007C0A0D" w:rsidRPr="00C673E9" w:rsidRDefault="00132CBB" w:rsidP="0047611C">
            <w:pPr>
              <w:pStyle w:val="ImageCaption"/>
              <w:spacing w:before="200"/>
              <w:rPr>
                <w:ins w:id="109" w:author="zusammenlegung" w:date="2025-12-12T19:01:00Z" w16du:dateUtc="2025-12-12T18:01:00Z"/>
                <w:rFonts w:ascii="Arial" w:hAnsi="Arial" w:cs="Arial"/>
              </w:rPr>
            </w:pPr>
            <w:del w:id="110" w:author="zusammenlegung" w:date="2025-12-12T19:01:00Z" w16du:dateUtc="2025-12-12T18:01:00Z">
              <w:r w:rsidRPr="00F055DD">
                <w:rPr>
                  <w:rFonts w:ascii="Arial" w:hAnsi="Arial" w:cs="Arial"/>
                  <w:sz w:val="20"/>
                  <w:szCs w:val="20"/>
                </w:rPr>
                <w:delText xml:space="preserve">per each </w:delText>
              </w:r>
              <w:r w:rsidRPr="00F055DD">
                <w:rPr>
                  <w:rFonts w:ascii="Arial" w:hAnsi="Arial" w:cs="Arial"/>
                  <w:iCs/>
                  <w:sz w:val="20"/>
                  <w:szCs w:val="20"/>
                </w:rPr>
                <w:delText>Distance range</w:delText>
              </w:r>
              <w:r w:rsidRPr="00F055DD">
                <w:rPr>
                  <w:rFonts w:ascii="Arial" w:hAnsi="Arial" w:cs="Arial"/>
                  <w:sz w:val="20"/>
                  <w:szCs w:val="20"/>
                </w:rPr>
                <w:br/>
                <w:delText>(10cm steps)</w:delText>
              </w:r>
            </w:del>
            <w:bookmarkStart w:id="111" w:name="tbl-one"/>
            <w:ins w:id="112" w:author="zusammenlegung" w:date="2025-12-12T19:01:00Z" w16du:dateUtc="2025-12-12T18:01:00Z">
              <w:r w:rsidR="007C0A0D" w:rsidRPr="00C673E9">
                <w:rPr>
                  <w:rFonts w:ascii="Arial" w:hAnsi="Arial" w:cs="Arial"/>
                </w:rPr>
                <w:t>Table 1: Overview of metrics as they are used in this article. In all cases, the averages for weekday, weekend, and the mean daily value are calculated through [mean_daily](</w:t>
              </w:r>
              <w:r w:rsidR="007C0A0D" w:rsidRPr="00C673E9">
                <w:rPr>
                  <w:rFonts w:ascii="Arial" w:hAnsi="Arial" w:cs="Arial"/>
                </w:rPr>
                <w:fldChar w:fldCharType="begin"/>
              </w:r>
              <w:r w:rsidR="007C0A0D" w:rsidRPr="00C673E9">
                <w:rPr>
                  <w:rFonts w:ascii="Arial" w:hAnsi="Arial" w:cs="Arial"/>
                </w:rPr>
                <w:instrText>HYPERLINK "https://tscnlab.github.io/LightLogR/reference/mean_daily.html"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https://tscnlab.githu</w:t>
              </w:r>
              <w:r w:rsidR="007C0A0D" w:rsidRPr="00C673E9">
                <w:rPr>
                  <w:rStyle w:val="Hyperlink"/>
                  <w:rFonts w:ascii="Arial" w:hAnsi="Arial" w:cs="Arial"/>
                </w:rPr>
                <w:lastRenderedPageBreak/>
                <w:t>b.io/LightLogR/reference/mean_daily.html</w:t>
              </w:r>
              <w:r w:rsidR="007C0A0D" w:rsidRPr="00C673E9">
                <w:rPr>
                  <w:rFonts w:ascii="Arial" w:hAnsi="Arial" w:cs="Arial"/>
                </w:rPr>
                <w:fldChar w:fldCharType="end"/>
              </w:r>
              <w:r w:rsidR="007C0A0D" w:rsidRPr="00C673E9">
                <w:rPr>
                  <w:rFonts w:ascii="Arial" w:hAnsi="Arial" w:cs="Arial"/>
                </w:rPr>
                <w:t>).</w:t>
              </w:r>
            </w:ins>
          </w:p>
          <w:tbl>
            <w:tblPr>
              <w:tblStyle w:val="Table"/>
              <w:tblW w:w="4977" w:type="pct"/>
              <w:tblLayout w:type="fixed"/>
              <w:tblLook w:val="0020" w:firstRow="1" w:lastRow="0" w:firstColumn="0" w:lastColumn="0" w:noHBand="0" w:noVBand="0"/>
            </w:tblPr>
            <w:tblGrid>
              <w:gridCol w:w="329"/>
              <w:gridCol w:w="1430"/>
              <w:gridCol w:w="1835"/>
            </w:tblGrid>
            <w:tr w:rsidR="007C0A0D" w:rsidRPr="00C673E9" w14:paraId="460DA6E3" w14:textId="77777777" w:rsidTr="00DF50B6">
              <w:trPr>
                <w:cnfStyle w:val="100000000000" w:firstRow="1" w:lastRow="0" w:firstColumn="0" w:lastColumn="0" w:oddVBand="0" w:evenVBand="0" w:oddHBand="0" w:evenHBand="0" w:firstRowFirstColumn="0" w:firstRowLastColumn="0" w:lastRowFirstColumn="0" w:lastRowLastColumn="0"/>
                <w:tblHeader/>
                <w:ins w:id="113" w:author="zusammenlegung" w:date="2025-12-12T19:01:00Z" w16du:dateUtc="2025-12-12T18:01:00Z"/>
              </w:trPr>
              <w:tc>
                <w:tcPr>
                  <w:tcW w:w="468" w:type="dxa"/>
                </w:tcPr>
                <w:p w14:paraId="5C9AE161" w14:textId="77777777" w:rsidR="007C0A0D" w:rsidRPr="00C673E9" w:rsidRDefault="007C0A0D" w:rsidP="0047611C">
                  <w:pPr>
                    <w:pStyle w:val="Compact"/>
                    <w:jc w:val="center"/>
                    <w:rPr>
                      <w:ins w:id="114" w:author="zusammenlegung" w:date="2025-12-12T19:01:00Z" w16du:dateUtc="2025-12-12T18:01:00Z"/>
                      <w:rFonts w:ascii="Arial" w:hAnsi="Arial" w:cs="Arial"/>
                    </w:rPr>
                  </w:pPr>
                  <w:ins w:id="115" w:author="zusammenlegung" w:date="2025-12-12T19:01:00Z" w16du:dateUtc="2025-12-12T18:01:00Z">
                    <w:r w:rsidRPr="00C673E9">
                      <w:rPr>
                        <w:rFonts w:ascii="Arial" w:hAnsi="Arial" w:cs="Arial"/>
                      </w:rPr>
                      <w:t>No.</w:t>
                    </w:r>
                  </w:ins>
                </w:p>
              </w:tc>
              <w:tc>
                <w:tcPr>
                  <w:tcW w:w="3204" w:type="dxa"/>
                </w:tcPr>
                <w:p w14:paraId="3CC53B47" w14:textId="77777777" w:rsidR="007C0A0D" w:rsidRPr="00C673E9" w:rsidRDefault="007C0A0D" w:rsidP="0047611C">
                  <w:pPr>
                    <w:pStyle w:val="Compact"/>
                    <w:jc w:val="center"/>
                    <w:rPr>
                      <w:ins w:id="116" w:author="zusammenlegung" w:date="2025-12-12T19:01:00Z" w16du:dateUtc="2025-12-12T18:01:00Z"/>
                      <w:rFonts w:ascii="Arial" w:hAnsi="Arial" w:cs="Arial"/>
                    </w:rPr>
                  </w:pPr>
                  <w:ins w:id="117" w:author="zusammenlegung" w:date="2025-12-12T19:01:00Z" w16du:dateUtc="2025-12-12T18:01:00Z">
                    <w:r w:rsidRPr="00C673E9">
                      <w:rPr>
                        <w:rFonts w:ascii="Arial" w:hAnsi="Arial" w:cs="Arial"/>
                      </w:rPr>
                      <w:t>Name</w:t>
                    </w:r>
                  </w:ins>
                </w:p>
              </w:tc>
              <w:tc>
                <w:tcPr>
                  <w:tcW w:w="4212" w:type="dxa"/>
                </w:tcPr>
                <w:p w14:paraId="757FE1FD" w14:textId="77777777" w:rsidR="007C0A0D" w:rsidRPr="00C673E9" w:rsidRDefault="007C0A0D" w:rsidP="0047611C">
                  <w:pPr>
                    <w:pStyle w:val="Compact"/>
                    <w:jc w:val="center"/>
                    <w:rPr>
                      <w:ins w:id="118" w:author="zusammenlegung" w:date="2025-12-12T19:01:00Z" w16du:dateUtc="2025-12-12T18:01:00Z"/>
                      <w:rFonts w:ascii="Arial" w:hAnsi="Arial" w:cs="Arial"/>
                    </w:rPr>
                  </w:pPr>
                  <w:ins w:id="119" w:author="zusammenlegung" w:date="2025-12-12T19:01:00Z" w16du:dateUtc="2025-12-12T18:01:00Z">
                    <w:r w:rsidRPr="00C673E9">
                      <w:rPr>
                        <w:rFonts w:ascii="Arial" w:hAnsi="Arial" w:cs="Arial"/>
                      </w:rPr>
                      <w:t>Implementation</w:t>
                    </w:r>
                    <w:r w:rsidRPr="00C673E9">
                      <w:rPr>
                        <w:rStyle w:val="Funotenzeichen"/>
                        <w:rFonts w:ascii="Arial" w:hAnsi="Arial" w:cs="Arial"/>
                      </w:rPr>
                      <w:footnoteReference w:id="2"/>
                    </w:r>
                  </w:ins>
                </w:p>
              </w:tc>
            </w:tr>
            <w:tr w:rsidR="007C0A0D" w:rsidRPr="00C673E9" w14:paraId="65F3E244" w14:textId="77777777" w:rsidTr="00DF50B6">
              <w:trPr>
                <w:ins w:id="121" w:author="zusammenlegung" w:date="2025-12-12T19:01:00Z" w16du:dateUtc="2025-12-12T18:01:00Z"/>
              </w:trPr>
              <w:tc>
                <w:tcPr>
                  <w:tcW w:w="468" w:type="dxa"/>
                </w:tcPr>
                <w:p w14:paraId="14C83599" w14:textId="77777777" w:rsidR="007C0A0D" w:rsidRPr="00C673E9" w:rsidRDefault="007C0A0D" w:rsidP="0047611C">
                  <w:pPr>
                    <w:pStyle w:val="Compact"/>
                    <w:rPr>
                      <w:ins w:id="122" w:author="zusammenlegung" w:date="2025-12-12T19:01:00Z" w16du:dateUtc="2025-12-12T18:01:00Z"/>
                      <w:rFonts w:ascii="Arial" w:hAnsi="Arial" w:cs="Arial"/>
                    </w:rPr>
                  </w:pPr>
                </w:p>
              </w:tc>
              <w:tc>
                <w:tcPr>
                  <w:tcW w:w="3204" w:type="dxa"/>
                </w:tcPr>
                <w:p w14:paraId="5FBCEDF8" w14:textId="77777777" w:rsidR="007C0A0D" w:rsidRPr="00C673E9" w:rsidRDefault="007C0A0D" w:rsidP="0047611C">
                  <w:pPr>
                    <w:pStyle w:val="Compact"/>
                    <w:jc w:val="center"/>
                    <w:rPr>
                      <w:ins w:id="123" w:author="zusammenlegung" w:date="2025-12-12T19:01:00Z" w16du:dateUtc="2025-12-12T18:01:00Z"/>
                      <w:rFonts w:ascii="Arial" w:hAnsi="Arial" w:cs="Arial"/>
                    </w:rPr>
                  </w:pPr>
                  <w:ins w:id="124" w:author="zusammenlegung" w:date="2025-12-12T19:01:00Z" w16du:dateUtc="2025-12-12T18:01:00Z">
                    <w:r w:rsidRPr="00C673E9">
                      <w:rPr>
                        <w:rFonts w:ascii="Arial" w:hAnsi="Arial" w:cs="Arial"/>
                        <w:b/>
                        <w:bCs/>
                      </w:rPr>
                      <w:t>Distance</w:t>
                    </w:r>
                  </w:ins>
                </w:p>
              </w:tc>
              <w:tc>
                <w:tcPr>
                  <w:tcW w:w="4212" w:type="dxa"/>
                </w:tcPr>
                <w:p w14:paraId="6E02368E" w14:textId="77777777" w:rsidR="007C0A0D" w:rsidRPr="00C673E9" w:rsidRDefault="007C0A0D" w:rsidP="0047611C">
                  <w:pPr>
                    <w:pStyle w:val="Compact"/>
                    <w:rPr>
                      <w:ins w:id="125" w:author="zusammenlegung" w:date="2025-12-12T19:01:00Z" w16du:dateUtc="2025-12-12T18:01:00Z"/>
                      <w:rFonts w:ascii="Arial" w:hAnsi="Arial" w:cs="Arial"/>
                    </w:rPr>
                  </w:pPr>
                </w:p>
              </w:tc>
            </w:tr>
            <w:tr w:rsidR="007C0A0D" w:rsidRPr="00C673E9" w14:paraId="549FA445" w14:textId="77777777" w:rsidTr="00DF50B6">
              <w:trPr>
                <w:ins w:id="126" w:author="zusammenlegung" w:date="2025-12-12T19:01:00Z" w16du:dateUtc="2025-12-12T18:01:00Z"/>
              </w:trPr>
              <w:tc>
                <w:tcPr>
                  <w:tcW w:w="468" w:type="dxa"/>
                </w:tcPr>
                <w:p w14:paraId="583C2E22" w14:textId="77777777" w:rsidR="007C0A0D" w:rsidRPr="00C673E9" w:rsidRDefault="007C0A0D" w:rsidP="0047611C">
                  <w:pPr>
                    <w:pStyle w:val="Compact"/>
                    <w:jc w:val="center"/>
                    <w:rPr>
                      <w:ins w:id="127" w:author="zusammenlegung" w:date="2025-12-12T19:01:00Z" w16du:dateUtc="2025-12-12T18:01:00Z"/>
                      <w:rFonts w:ascii="Arial" w:hAnsi="Arial" w:cs="Arial"/>
                    </w:rPr>
                  </w:pPr>
                  <w:ins w:id="128" w:author="zusammenlegung" w:date="2025-12-12T19:01:00Z" w16du:dateUtc="2025-12-12T18:01:00Z">
                    <w:r w:rsidRPr="00C673E9">
                      <w:rPr>
                        <w:rFonts w:ascii="Arial" w:hAnsi="Arial" w:cs="Arial"/>
                      </w:rPr>
                      <w:t>1</w:t>
                    </w:r>
                  </w:ins>
                </w:p>
              </w:tc>
              <w:tc>
                <w:tcPr>
                  <w:tcW w:w="3204" w:type="dxa"/>
                </w:tcPr>
                <w:p w14:paraId="17C2A99E" w14:textId="77777777" w:rsidR="007C0A0D" w:rsidRPr="00C673E9" w:rsidRDefault="007C0A0D" w:rsidP="0047611C">
                  <w:pPr>
                    <w:pStyle w:val="Compact"/>
                    <w:jc w:val="center"/>
                    <w:rPr>
                      <w:ins w:id="129" w:author="zusammenlegung" w:date="2025-12-12T19:01:00Z" w16du:dateUtc="2025-12-12T18:01:00Z"/>
                      <w:rFonts w:ascii="Arial" w:hAnsi="Arial" w:cs="Arial"/>
                    </w:rPr>
                  </w:pPr>
                  <w:ins w:id="130" w:author="zusammenlegung" w:date="2025-12-12T19:01:00Z" w16du:dateUtc="2025-12-12T18:01:00Z">
                    <w:r w:rsidRPr="00C673E9">
                      <w:rPr>
                        <w:rFonts w:ascii="Arial" w:hAnsi="Arial" w:cs="Arial"/>
                      </w:rPr>
                      <w:t>Total wear time daily</w:t>
                    </w:r>
                  </w:ins>
                </w:p>
              </w:tc>
              <w:tc>
                <w:tcPr>
                  <w:tcW w:w="4212" w:type="dxa"/>
                </w:tcPr>
                <w:p w14:paraId="21F1CF05" w14:textId="77777777" w:rsidR="007C0A0D" w:rsidRPr="00C673E9" w:rsidRDefault="007C0A0D" w:rsidP="0047611C">
                  <w:pPr>
                    <w:pStyle w:val="Compact"/>
                    <w:jc w:val="center"/>
                    <w:rPr>
                      <w:ins w:id="131" w:author="zusammenlegung" w:date="2025-12-12T19:01:00Z" w16du:dateUtc="2025-12-12T18:01:00Z"/>
                      <w:rFonts w:ascii="Arial" w:hAnsi="Arial" w:cs="Arial"/>
                    </w:rPr>
                  </w:pPr>
                  <w:ins w:id="132"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"https://tscnlab.github.io/LightLogR/reference/durations.html"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durations()</w:t>
                    </w:r>
                    <w:r w:rsidRPr="00C673E9">
                      <w:rPr>
                        <w:rFonts w:ascii="Arial" w:hAnsi="Arial" w:cs="Arial"/>
                      </w:rPr>
                      <w:fldChar w:fldCharType="end"/>
                    </w:r>
                  </w:ins>
                </w:p>
              </w:tc>
            </w:tr>
            <w:tr w:rsidR="007C0A0D" w:rsidRPr="00C673E9" w14:paraId="13197E77" w14:textId="77777777" w:rsidTr="00DF50B6">
              <w:trPr>
                <w:ins w:id="133" w:author="zusammenlegung" w:date="2025-12-12T19:01:00Z" w16du:dateUtc="2025-12-12T18:01:00Z"/>
              </w:trPr>
              <w:tc>
                <w:tcPr>
                  <w:tcW w:w="468" w:type="dxa"/>
                </w:tcPr>
                <w:p w14:paraId="0B6DC06A" w14:textId="77777777" w:rsidR="007C0A0D" w:rsidRPr="00C673E9" w:rsidRDefault="007C0A0D" w:rsidP="0047611C">
                  <w:pPr>
                    <w:pStyle w:val="Compact"/>
                    <w:jc w:val="center"/>
                    <w:rPr>
                      <w:ins w:id="134" w:author="zusammenlegung" w:date="2025-12-12T19:01:00Z" w16du:dateUtc="2025-12-12T18:01:00Z"/>
                      <w:rFonts w:ascii="Arial" w:hAnsi="Arial" w:cs="Arial"/>
                    </w:rPr>
                  </w:pPr>
                  <w:ins w:id="135" w:author="zusammenlegung" w:date="2025-12-12T19:01:00Z" w16du:dateUtc="2025-12-12T18:01:00Z">
                    <w:r w:rsidRPr="00C673E9">
                      <w:rPr>
                        <w:rFonts w:ascii="Arial" w:hAnsi="Arial" w:cs="Arial"/>
                      </w:rPr>
                      <w:t>2</w:t>
                    </w:r>
                  </w:ins>
                </w:p>
              </w:tc>
              <w:tc>
                <w:tcPr>
                  <w:tcW w:w="3204" w:type="dxa"/>
                </w:tcPr>
                <w:p w14:paraId="0C7B51B7" w14:textId="77777777" w:rsidR="007C0A0D" w:rsidRPr="00C673E9" w:rsidRDefault="007C0A0D" w:rsidP="0047611C">
                  <w:pPr>
                    <w:jc w:val="center"/>
                    <w:rPr>
                      <w:ins w:id="136" w:author="zusammenlegung" w:date="2025-12-12T19:01:00Z" w16du:dateUtc="2025-12-12T18:01:00Z"/>
                      <w:rFonts w:ascii="Arial" w:hAnsi="Arial" w:cs="Arial"/>
                    </w:rPr>
                  </w:pPr>
                  <w:ins w:id="137" w:author="zusammenlegung" w:date="2025-12-12T19:01:00Z" w16du:dateUtc="2025-12-12T18:01:00Z">
                    <w:r w:rsidRPr="00C673E9">
                      <w:rPr>
                        <w:rFonts w:ascii="Arial" w:hAnsi="Arial" w:cs="Arial"/>
                      </w:rPr>
                      <w:t>Duration of</w:t>
                    </w:r>
                    <w:r w:rsidRPr="00C673E9">
                      <w:rPr>
                        <w:rFonts w:ascii="Arial" w:hAnsi="Arial" w:cs="Arial"/>
                      </w:rPr>
                      <w:br/>
                    </w:r>
                    <w:r w:rsidRPr="00C673E9">
                      <w:rPr>
                        <w:rFonts w:ascii="Arial" w:hAnsi="Arial" w:cs="Arial"/>
                        <w:i/>
                        <w:iCs/>
                      </w:rPr>
                      <w:t>Near work,</w:t>
                    </w:r>
                    <w:r w:rsidRPr="00C673E9">
                      <w:rPr>
                        <w:rFonts w:ascii="Arial" w:hAnsi="Arial" w:cs="Arial"/>
                      </w:rPr>
                      <w:br/>
                    </w:r>
                    <w:r w:rsidRPr="00C673E9">
                      <w:rPr>
                        <w:rFonts w:ascii="Arial" w:hAnsi="Arial" w:cs="Arial"/>
                        <w:i/>
                        <w:iCs/>
                      </w:rPr>
                      <w:t>Intermediate Work,</w:t>
                    </w:r>
                    <w:r w:rsidRPr="00C673E9">
                      <w:rPr>
                        <w:rFonts w:ascii="Arial" w:hAnsi="Arial" w:cs="Arial"/>
                      </w:rPr>
                      <w:br/>
                    </w:r>
                    <w:r w:rsidRPr="00C673E9">
                      <w:rPr>
                        <w:rFonts w:ascii="Arial" w:hAnsi="Arial" w:cs="Arial"/>
                        <w:i/>
                        <w:iCs/>
                      </w:rPr>
                      <w:t>Near + Intermediate Work,</w:t>
                    </w:r>
                    <w:r w:rsidRPr="00C673E9">
                      <w:rPr>
                        <w:rFonts w:ascii="Arial" w:hAnsi="Arial" w:cs="Arial"/>
                      </w:rPr>
                      <w:t xml:space="preserve"> or</w:t>
                    </w:r>
                  </w:ins>
                </w:p>
                <w:p w14:paraId="71FA9D96" w14:textId="77777777" w:rsidR="007C0A0D" w:rsidRPr="00C673E9" w:rsidRDefault="007C0A0D" w:rsidP="0047611C">
                  <w:pPr>
                    <w:jc w:val="center"/>
                    <w:rPr>
                      <w:ins w:id="138" w:author="zusammenlegung" w:date="2025-12-12T19:01:00Z" w16du:dateUtc="2025-12-12T18:01:00Z"/>
                      <w:rFonts w:ascii="Arial" w:hAnsi="Arial" w:cs="Arial"/>
                    </w:rPr>
                  </w:pPr>
                  <w:ins w:id="139" w:author="zusammenlegung" w:date="2025-12-12T19:01:00Z" w16du:dateUtc="2025-12-12T18:01:00Z">
                    <w:r w:rsidRPr="00C673E9">
                      <w:rPr>
                        <w:rFonts w:ascii="Arial" w:hAnsi="Arial" w:cs="Arial"/>
                      </w:rPr>
                      <w:t xml:space="preserve">per each </w:t>
                    </w:r>
                    <w:r w:rsidRPr="00C673E9">
                      <w:rPr>
                        <w:rFonts w:ascii="Arial" w:hAnsi="Arial" w:cs="Arial"/>
                        <w:i/>
                        <w:iCs/>
                      </w:rPr>
                      <w:t>Distance range</w:t>
                    </w:r>
                    <w:r w:rsidRPr="00C673E9">
                      <w:rPr>
                        <w:rFonts w:ascii="Arial" w:hAnsi="Arial" w:cs="Arial"/>
                      </w:rPr>
                      <w:br/>
                      <w:t>(10cm steps)</w:t>
                    </w:r>
                  </w:ins>
                </w:p>
              </w:tc>
              <w:tc>
                <w:tcPr>
                  <w:tcW w:w="4212" w:type="dxa"/>
                </w:tcPr>
                <w:p w14:paraId="367C87F7" w14:textId="77777777" w:rsidR="007C0A0D" w:rsidRPr="00C673E9" w:rsidRDefault="007C0A0D" w:rsidP="0047611C">
                  <w:pPr>
                    <w:jc w:val="center"/>
                    <w:rPr>
                      <w:ins w:id="140" w:author="zusammenlegung" w:date="2025-12-12T19:01:00Z" w16du:dateUtc="2025-12-12T18:01:00Z"/>
                      <w:rFonts w:ascii="Arial" w:hAnsi="Arial" w:cs="Arial"/>
                    </w:rPr>
                  </w:pPr>
                  <w:ins w:id="141" w:author="zusammenlegung" w:date="2025-12-12T19:01:00Z" w16du:dateUtc="2025-12-12T18:01:00Z">
                    <w:r w:rsidRPr="00C673E9">
                      <w:rPr>
                        <w:rFonts w:ascii="Arial" w:hAnsi="Arial" w:cs="Arial"/>
                      </w:rPr>
                      <w:t>filter for distance range +</w:t>
                    </w:r>
                  </w:ins>
                </w:p>
                <w:p w14:paraId="6278EDF6" w14:textId="77777777" w:rsidR="007C0A0D" w:rsidRPr="00C673E9" w:rsidRDefault="007C0A0D" w:rsidP="0047611C">
                  <w:pPr>
                    <w:jc w:val="center"/>
                    <w:rPr>
                      <w:ins w:id="142" w:author="zusammenlegung" w:date="2025-12-12T19:01:00Z" w16du:dateUtc="2025-12-12T18:01:00Z"/>
                      <w:rFonts w:ascii="Arial" w:hAnsi="Arial" w:cs="Arial"/>
                    </w:rPr>
                  </w:pPr>
                  <w:ins w:id="143"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"https://tscnlab.github.io/LightLogR/reference/durations.html"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durations()</w:t>
                    </w:r>
                    <w:r w:rsidRPr="00C673E9">
                      <w:rPr>
                        <w:rFonts w:ascii="Arial" w:hAnsi="Arial" w:cs="Arial"/>
                      </w:rPr>
                      <w:fldChar w:fldCharType="end"/>
                    </w:r>
                    <w:r w:rsidRPr="00C673E9">
                      <w:rPr>
                        <w:rFonts w:ascii="Arial" w:hAnsi="Arial" w:cs="Arial"/>
                      </w:rPr>
                      <w:t xml:space="preserve"> (for single ranges)</w:t>
                    </w:r>
                  </w:ins>
                </w:p>
                <w:p w14:paraId="544DF166" w14:textId="77777777" w:rsidR="007C0A0D" w:rsidRPr="00C673E9" w:rsidRDefault="007C0A0D" w:rsidP="0047611C">
                  <w:pPr>
                    <w:jc w:val="center"/>
                    <w:rPr>
                      <w:ins w:id="144" w:author="zusammenlegung" w:date="2025-12-12T19:01:00Z" w16du:dateUtc="2025-12-12T18:01:00Z"/>
                      <w:rFonts w:ascii="Arial" w:hAnsi="Arial" w:cs="Arial"/>
                    </w:rPr>
                  </w:pPr>
                  <w:ins w:id="145" w:author="zusammenlegung" w:date="2025-12-12T19:01:00Z" w16du:dateUtc="2025-12-12T18:01:00Z">
                    <w:r w:rsidRPr="00C673E9">
                      <w:rPr>
                        <w:rFonts w:ascii="Arial" w:hAnsi="Arial" w:cs="Arial"/>
                      </w:rPr>
                      <w:t>or</w:t>
                    </w:r>
                  </w:ins>
                </w:p>
                <w:p w14:paraId="4D32B9A2" w14:textId="77777777" w:rsidR="007C0A0D" w:rsidRPr="00C673E9" w:rsidRDefault="007C0A0D" w:rsidP="0047611C">
                  <w:pPr>
                    <w:jc w:val="center"/>
                    <w:rPr>
                      <w:ins w:id="146" w:author="zusammenlegung" w:date="2025-12-12T19:01:00Z" w16du:dateUtc="2025-12-12T18:01:00Z"/>
                      <w:rFonts w:ascii="Arial" w:hAnsi="Arial" w:cs="Arial"/>
                    </w:rPr>
                  </w:pPr>
                  <w:ins w:id="147" w:author="zusammenlegung" w:date="2025-12-12T19:01:00Z" w16du:dateUtc="2025-12-12T18:01:00Z">
                    <w:r w:rsidRPr="00C673E9">
                      <w:rPr>
                        <w:rFonts w:ascii="Arial" w:hAnsi="Arial" w:cs="Arial"/>
                      </w:rPr>
                      <w:t>grouping by distance range +</w:t>
                    </w:r>
                  </w:ins>
                </w:p>
                <w:p w14:paraId="2E08650D" w14:textId="77777777" w:rsidR="007C0A0D" w:rsidRPr="00C673E9" w:rsidRDefault="007C0A0D" w:rsidP="0047611C">
                  <w:pPr>
                    <w:jc w:val="center"/>
                    <w:rPr>
                      <w:ins w:id="148" w:author="zusammenlegung" w:date="2025-12-12T19:01:00Z" w16du:dateUtc="2025-12-12T18:01:00Z"/>
                      <w:rFonts w:ascii="Arial" w:hAnsi="Arial" w:cs="Arial"/>
                    </w:rPr>
                  </w:pPr>
                  <w:ins w:id="149"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"https://tscnlab.github.io/LightLogR/reference/durations.html"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durations()</w:t>
                    </w:r>
                    <w:r w:rsidRPr="00C673E9">
                      <w:rPr>
                        <w:rFonts w:ascii="Arial" w:hAnsi="Arial" w:cs="Arial"/>
                      </w:rPr>
                      <w:fldChar w:fldCharType="end"/>
                    </w:r>
                    <w:r w:rsidRPr="00C673E9">
                      <w:rPr>
                        <w:rFonts w:ascii="Arial" w:hAnsi="Arial" w:cs="Arial"/>
                      </w:rPr>
                      <w:t xml:space="preserve"> (for all ranges)</w:t>
                    </w:r>
                  </w:ins>
                </w:p>
              </w:tc>
            </w:tr>
            <w:tr w:rsidR="007C0A0D" w:rsidRPr="00C673E9" w14:paraId="10D61633" w14:textId="77777777" w:rsidTr="00DF50B6">
              <w:trPr>
                <w:ins w:id="150" w:author="zusammenlegung" w:date="2025-12-12T19:01:00Z" w16du:dateUtc="2025-12-12T18:01:00Z"/>
              </w:trPr>
              <w:tc>
                <w:tcPr>
                  <w:tcW w:w="468" w:type="dxa"/>
                </w:tcPr>
                <w:p w14:paraId="54154D6E" w14:textId="77777777" w:rsidR="007C0A0D" w:rsidRPr="00C673E9" w:rsidRDefault="007C0A0D" w:rsidP="0047611C">
                  <w:pPr>
                    <w:pStyle w:val="Compact"/>
                    <w:jc w:val="center"/>
                    <w:rPr>
                      <w:ins w:id="151" w:author="zusammenlegung" w:date="2025-12-12T19:01:00Z" w16du:dateUtc="2025-12-12T18:01:00Z"/>
                      <w:rFonts w:ascii="Arial" w:hAnsi="Arial" w:cs="Arial"/>
                    </w:rPr>
                  </w:pPr>
                  <w:ins w:id="152" w:author="zusammenlegung" w:date="2025-12-12T19:01:00Z" w16du:dateUtc="2025-12-12T18:01:00Z">
                    <w:r w:rsidRPr="00C673E9">
                      <w:rPr>
                        <w:rFonts w:ascii="Arial" w:hAnsi="Arial" w:cs="Arial"/>
                      </w:rPr>
                      <w:t>3</w:t>
                    </w:r>
                  </w:ins>
                </w:p>
              </w:tc>
              <w:tc>
                <w:tcPr>
                  <w:tcW w:w="3204" w:type="dxa"/>
                </w:tcPr>
                <w:p w14:paraId="504869A0" w14:textId="77777777" w:rsidR="007C0A0D" w:rsidRPr="00C673E9" w:rsidRDefault="007C0A0D" w:rsidP="0047611C">
                  <w:pPr>
                    <w:pStyle w:val="Compact"/>
                    <w:jc w:val="center"/>
                    <w:rPr>
                      <w:ins w:id="153" w:author="zusammenlegung" w:date="2025-12-12T19:01:00Z" w16du:dateUtc="2025-12-12T18:01:00Z"/>
                      <w:rFonts w:ascii="Arial" w:hAnsi="Arial" w:cs="Arial"/>
                    </w:rPr>
                  </w:pPr>
                  <w:ins w:id="154" w:author="zusammenlegung" w:date="2025-12-12T19:01:00Z" w16du:dateUtc="2025-12-12T18:01:00Z">
                    <w:r w:rsidRPr="00C673E9">
                      <w:rPr>
                        <w:rFonts w:ascii="Arial" w:hAnsi="Arial" w:cs="Arial"/>
                      </w:rPr>
                      <w:t>Frequency of</w:t>
                    </w:r>
                    <w:r w:rsidRPr="00C673E9">
                      <w:rPr>
                        <w:rFonts w:ascii="Arial" w:hAnsi="Arial" w:cs="Arial"/>
                      </w:rPr>
                      <w:br/>
                    </w:r>
                    <w:r w:rsidRPr="00C673E9">
                      <w:rPr>
                        <w:rFonts w:ascii="Arial" w:hAnsi="Arial" w:cs="Arial"/>
                        <w:i/>
                        <w:iCs/>
                      </w:rPr>
                      <w:t>Continuous near work</w:t>
                    </w:r>
                  </w:ins>
                </w:p>
              </w:tc>
              <w:tc>
                <w:tcPr>
                  <w:tcW w:w="4212" w:type="dxa"/>
                </w:tcPr>
                <w:p w14:paraId="0508F1DA" w14:textId="77777777" w:rsidR="007C0A0D" w:rsidRPr="00C673E9" w:rsidRDefault="007C0A0D" w:rsidP="0047611C">
                  <w:pPr>
                    <w:jc w:val="center"/>
                    <w:rPr>
                      <w:ins w:id="155" w:author="zusammenlegung" w:date="2025-12-12T19:01:00Z" w16du:dateUtc="2025-12-12T18:01:00Z"/>
                      <w:rFonts w:ascii="Arial" w:hAnsi="Arial" w:cs="Arial"/>
                    </w:rPr>
                  </w:pPr>
                  <w:ins w:id="156"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"https://tscnlab.github.io/LightLogR/reference/extract_clusters.html"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extract_clusters()</w:t>
                    </w:r>
                    <w:r w:rsidRPr="00C673E9">
                      <w:rPr>
                        <w:rFonts w:ascii="Arial" w:hAnsi="Arial" w:cs="Arial"/>
                      </w:rPr>
                      <w:fldChar w:fldCharType="end"/>
                    </w:r>
                    <w:r w:rsidRPr="00C673E9">
                      <w:rPr>
                        <w:rFonts w:ascii="Arial" w:hAnsi="Arial" w:cs="Arial"/>
                      </w:rPr>
                      <w:t xml:space="preserve"> +</w:t>
                    </w:r>
                  </w:ins>
                </w:p>
                <w:p w14:paraId="4332D9B0" w14:textId="77777777" w:rsidR="007C0A0D" w:rsidRPr="00C673E9" w:rsidRDefault="007C0A0D" w:rsidP="0047611C">
                  <w:pPr>
                    <w:jc w:val="center"/>
                    <w:rPr>
                      <w:ins w:id="157" w:author="zusammenlegung" w:date="2025-12-12T19:01:00Z" w16du:dateUtc="2025-12-12T18:01:00Z"/>
                      <w:rFonts w:ascii="Arial" w:hAnsi="Arial" w:cs="Arial"/>
                    </w:rPr>
                  </w:pPr>
                  <w:ins w:id="158"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tr w:rsidR="007C0A0D" w:rsidRPr="00C673E9" w14:paraId="4BF4E40D" w14:textId="77777777" w:rsidTr="00DF50B6">
              <w:trPr>
                <w:ins w:id="159" w:author="zusammenlegung" w:date="2025-12-12T19:01:00Z" w16du:dateUtc="2025-12-12T18:01:00Z"/>
              </w:trPr>
              <w:tc>
                <w:tcPr>
                  <w:tcW w:w="468" w:type="dxa"/>
                </w:tcPr>
                <w:p w14:paraId="001E4D2A" w14:textId="77777777" w:rsidR="007C0A0D" w:rsidRPr="00C673E9" w:rsidRDefault="007C0A0D" w:rsidP="0047611C">
                  <w:pPr>
                    <w:pStyle w:val="Compact"/>
                    <w:jc w:val="center"/>
                    <w:rPr>
                      <w:ins w:id="160" w:author="zusammenlegung" w:date="2025-12-12T19:01:00Z" w16du:dateUtc="2025-12-12T18:01:00Z"/>
                      <w:rFonts w:ascii="Arial" w:hAnsi="Arial" w:cs="Arial"/>
                    </w:rPr>
                  </w:pPr>
                  <w:ins w:id="161" w:author="zusammenlegung" w:date="2025-12-12T19:01:00Z" w16du:dateUtc="2025-12-12T18:01:00Z">
                    <w:r w:rsidRPr="00C673E9">
                      <w:rPr>
                        <w:rFonts w:ascii="Arial" w:hAnsi="Arial" w:cs="Arial"/>
                      </w:rPr>
                      <w:t>4</w:t>
                    </w:r>
                  </w:ins>
                </w:p>
              </w:tc>
              <w:tc>
                <w:tcPr>
                  <w:tcW w:w="3204" w:type="dxa"/>
                </w:tcPr>
                <w:p w14:paraId="2583054C" w14:textId="77777777" w:rsidR="007C0A0D" w:rsidRPr="00C673E9" w:rsidRDefault="007C0A0D" w:rsidP="0047611C">
                  <w:pPr>
                    <w:pStyle w:val="Compact"/>
                    <w:jc w:val="center"/>
                    <w:rPr>
                      <w:ins w:id="162" w:author="zusammenlegung" w:date="2025-12-12T19:01:00Z" w16du:dateUtc="2025-12-12T18:01:00Z"/>
                      <w:rFonts w:ascii="Arial" w:hAnsi="Arial" w:cs="Arial"/>
                    </w:rPr>
                  </w:pPr>
                  <w:ins w:id="163" w:author="zusammenlegung" w:date="2025-12-12T19:01:00Z" w16du:dateUtc="2025-12-12T18:01:00Z">
                    <w:r w:rsidRPr="00C673E9">
                      <w:rPr>
                        <w:rFonts w:ascii="Arial" w:hAnsi="Arial" w:cs="Arial"/>
                      </w:rPr>
                      <w:t>Frequency,</w:t>
                    </w:r>
                    <w:r w:rsidRPr="00C673E9">
                      <w:rPr>
                        <w:rFonts w:ascii="Arial" w:hAnsi="Arial" w:cs="Arial"/>
                      </w:rPr>
                      <w:br/>
                      <w:t>duration,</w:t>
                    </w:r>
                    <w:r w:rsidRPr="00C673E9">
                      <w:rPr>
                        <w:rFonts w:ascii="Arial" w:hAnsi="Arial" w:cs="Arial"/>
                      </w:rPr>
                      <w:br/>
                      <w:t>and distances of</w:t>
                    </w:r>
                    <w:r w:rsidRPr="00C673E9">
                      <w:rPr>
                        <w:rFonts w:ascii="Arial" w:hAnsi="Arial" w:cs="Arial"/>
                      </w:rPr>
                      <w:br/>
                    </w:r>
                    <w:r w:rsidRPr="00C673E9">
                      <w:rPr>
                        <w:rFonts w:ascii="Arial" w:hAnsi="Arial" w:cs="Arial"/>
                        <w:i/>
                        <w:iCs/>
                      </w:rPr>
                      <w:t>Near Work episodes</w:t>
                    </w:r>
                  </w:ins>
                </w:p>
              </w:tc>
              <w:tc>
                <w:tcPr>
                  <w:tcW w:w="4212" w:type="dxa"/>
                </w:tcPr>
                <w:p w14:paraId="2E6F0190" w14:textId="77777777" w:rsidR="007C0A0D" w:rsidRPr="00C673E9" w:rsidRDefault="007C0A0D" w:rsidP="0047611C">
                  <w:pPr>
                    <w:jc w:val="center"/>
                    <w:rPr>
                      <w:ins w:id="164" w:author="zusammenlegung" w:date="2025-12-12T19:01:00Z" w16du:dateUtc="2025-12-12T18:01:00Z"/>
                      <w:rFonts w:ascii="Arial" w:hAnsi="Arial" w:cs="Arial"/>
                    </w:rPr>
                  </w:pPr>
                  <w:ins w:id="165"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"https://tscnlab.github.io/LightLogR/reference/extract_clusters.html"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extract_clusters()</w:t>
                    </w:r>
                    <w:r w:rsidRPr="00C673E9">
                      <w:rPr>
                        <w:rFonts w:ascii="Arial" w:hAnsi="Arial" w:cs="Arial"/>
                      </w:rPr>
                      <w:fldChar w:fldCharType="end"/>
                    </w:r>
                    <w:r w:rsidRPr="00C673E9">
                      <w:rPr>
                        <w:rFonts w:ascii="Arial" w:hAnsi="Arial" w:cs="Arial"/>
                      </w:rPr>
                      <w:t xml:space="preserve"> +</w:t>
                    </w:r>
                  </w:ins>
                </w:p>
                <w:p w14:paraId="739BC814" w14:textId="77777777" w:rsidR="007C0A0D" w:rsidRPr="00C673E9" w:rsidRDefault="007C0A0D" w:rsidP="0047611C">
                  <w:pPr>
                    <w:jc w:val="center"/>
                    <w:rPr>
                      <w:ins w:id="166" w:author="zusammenlegung" w:date="2025-12-12T19:01:00Z" w16du:dateUtc="2025-12-12T18:01:00Z"/>
                      <w:rFonts w:ascii="Arial" w:hAnsi="Arial" w:cs="Arial"/>
                    </w:rPr>
                  </w:pPr>
                  <w:ins w:id="167"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"https://tscnlab.github.io/LightLogR/reference/extract_metric.html"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extract_metric()</w:t>
                    </w:r>
                    <w:r w:rsidRPr="00C673E9">
                      <w:rPr>
                        <w:rFonts w:ascii="Arial" w:hAnsi="Arial" w:cs="Arial"/>
                      </w:rPr>
                      <w:fldChar w:fldCharType="end"/>
                    </w:r>
                    <w:r w:rsidRPr="00C673E9">
                      <w:rPr>
                        <w:rFonts w:ascii="Arial" w:hAnsi="Arial" w:cs="Arial"/>
                      </w:rPr>
                      <w:t xml:space="preserve"> +</w:t>
                    </w:r>
                  </w:ins>
                </w:p>
                <w:p w14:paraId="3A578E25" w14:textId="77777777" w:rsidR="007C0A0D" w:rsidRPr="00C673E9" w:rsidRDefault="007C0A0D" w:rsidP="0047611C">
                  <w:pPr>
                    <w:jc w:val="center"/>
                    <w:rPr>
                      <w:ins w:id="168" w:author="zusammenlegung" w:date="2025-12-12T19:01:00Z" w16du:dateUtc="2025-12-12T18:01:00Z"/>
                      <w:rFonts w:ascii="Arial" w:hAnsi="Arial" w:cs="Arial"/>
                    </w:rPr>
                  </w:pPr>
                  <w:ins w:id="169"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tr w:rsidR="007C0A0D" w:rsidRPr="00C673E9" w14:paraId="7ECC71A9" w14:textId="77777777" w:rsidTr="00DF50B6">
              <w:trPr>
                <w:ins w:id="170" w:author="zusammenlegung" w:date="2025-12-12T19:01:00Z" w16du:dateUtc="2025-12-12T18:01:00Z"/>
              </w:trPr>
              <w:tc>
                <w:tcPr>
                  <w:tcW w:w="468" w:type="dxa"/>
                </w:tcPr>
                <w:p w14:paraId="0CDDB2EC" w14:textId="77777777" w:rsidR="007C0A0D" w:rsidRPr="00C673E9" w:rsidRDefault="007C0A0D" w:rsidP="0047611C">
                  <w:pPr>
                    <w:pStyle w:val="Compact"/>
                    <w:jc w:val="center"/>
                    <w:rPr>
                      <w:ins w:id="171" w:author="zusammenlegung" w:date="2025-12-12T19:01:00Z" w16du:dateUtc="2025-12-12T18:01:00Z"/>
                      <w:rFonts w:ascii="Arial" w:hAnsi="Arial" w:cs="Arial"/>
                    </w:rPr>
                  </w:pPr>
                  <w:ins w:id="172" w:author="zusammenlegung" w:date="2025-12-12T19:01:00Z" w16du:dateUtc="2025-12-12T18:01:00Z">
                    <w:r w:rsidRPr="00C673E9">
                      <w:rPr>
                        <w:rFonts w:ascii="Arial" w:hAnsi="Arial" w:cs="Arial"/>
                      </w:rPr>
                      <w:lastRenderedPageBreak/>
                      <w:t>5</w:t>
                    </w:r>
                  </w:ins>
                </w:p>
              </w:tc>
              <w:tc>
                <w:tcPr>
                  <w:tcW w:w="3204" w:type="dxa"/>
                </w:tcPr>
                <w:p w14:paraId="3025C64D" w14:textId="77777777" w:rsidR="007C0A0D" w:rsidRPr="00C673E9" w:rsidRDefault="007C0A0D" w:rsidP="0047611C">
                  <w:pPr>
                    <w:pStyle w:val="Compact"/>
                    <w:jc w:val="center"/>
                    <w:rPr>
                      <w:ins w:id="173" w:author="zusammenlegung" w:date="2025-12-12T19:01:00Z" w16du:dateUtc="2025-12-12T18:01:00Z"/>
                      <w:rFonts w:ascii="Arial" w:hAnsi="Arial" w:cs="Arial"/>
                    </w:rPr>
                  </w:pPr>
                  <w:ins w:id="174" w:author="zusammenlegung" w:date="2025-12-12T19:01:00Z" w16du:dateUtc="2025-12-12T18:01:00Z">
                    <w:r w:rsidRPr="00C673E9">
                      <w:rPr>
                        <w:rFonts w:ascii="Arial" w:hAnsi="Arial" w:cs="Arial"/>
                      </w:rPr>
                      <w:t xml:space="preserve">Frequency and duration of </w:t>
                    </w:r>
                    <w:r w:rsidRPr="00C673E9">
                      <w:rPr>
                        <w:rFonts w:ascii="Arial" w:hAnsi="Arial" w:cs="Arial"/>
                        <w:i/>
                        <w:iCs/>
                      </w:rPr>
                      <w:t>Visual breaks</w:t>
                    </w:r>
                  </w:ins>
                </w:p>
              </w:tc>
              <w:tc>
                <w:tcPr>
                  <w:tcW w:w="4212" w:type="dxa"/>
                </w:tcPr>
                <w:p w14:paraId="34354526" w14:textId="77777777" w:rsidR="007C0A0D" w:rsidRPr="00C673E9" w:rsidRDefault="007C0A0D" w:rsidP="0047611C">
                  <w:pPr>
                    <w:jc w:val="center"/>
                    <w:rPr>
                      <w:ins w:id="175" w:author="zusammenlegung" w:date="2025-12-12T19:01:00Z" w16du:dateUtc="2025-12-12T18:01:00Z"/>
                      <w:rFonts w:ascii="Arial" w:hAnsi="Arial" w:cs="Arial"/>
                    </w:rPr>
                  </w:pPr>
                  <w:ins w:id="176"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"https://tscnlab.github.io/LightLogR/reference/extract_clusters.html"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extract_clusters()</w:t>
                    </w:r>
                    <w:r w:rsidRPr="00C673E9">
                      <w:rPr>
                        <w:rFonts w:ascii="Arial" w:hAnsi="Arial" w:cs="Arial"/>
                      </w:rPr>
                      <w:fldChar w:fldCharType="end"/>
                    </w:r>
                    <w:r w:rsidRPr="00C673E9">
                      <w:rPr>
                        <w:rFonts w:ascii="Arial" w:hAnsi="Arial" w:cs="Arial"/>
                      </w:rPr>
                      <w:t xml:space="preserve"> +</w:t>
                    </w:r>
                  </w:ins>
                </w:p>
                <w:p w14:paraId="7AAAA016" w14:textId="77777777" w:rsidR="007C0A0D" w:rsidRPr="00C673E9" w:rsidRDefault="007C0A0D" w:rsidP="0047611C">
                  <w:pPr>
                    <w:jc w:val="center"/>
                    <w:rPr>
                      <w:ins w:id="177" w:author="zusammenlegung" w:date="2025-12-12T19:01:00Z" w16du:dateUtc="2025-12-12T18:01:00Z"/>
                      <w:rFonts w:ascii="Arial" w:hAnsi="Arial" w:cs="Arial"/>
                    </w:rPr>
                  </w:pPr>
                  <w:ins w:id="178" w:author="zusammenlegung" w:date="2025-12-12T19:01:00Z" w16du:dateUtc="2025-12-12T18:01:00Z">
                    <w:r w:rsidRPr="00C673E9">
                      <w:rPr>
                        <w:rFonts w:ascii="Arial" w:hAnsi="Arial" w:cs="Arial"/>
                      </w:rPr>
                      <w:t>filter</w:t>
                    </w:r>
                  </w:ins>
                </w:p>
              </w:tc>
            </w:tr>
            <w:tr w:rsidR="007C0A0D" w:rsidRPr="00C673E9" w14:paraId="06249559" w14:textId="77777777" w:rsidTr="00DF50B6">
              <w:trPr>
                <w:ins w:id="179" w:author="zusammenlegung" w:date="2025-12-12T19:01:00Z" w16du:dateUtc="2025-12-12T18:01:00Z"/>
              </w:trPr>
              <w:tc>
                <w:tcPr>
                  <w:tcW w:w="468" w:type="dxa"/>
                </w:tcPr>
                <w:p w14:paraId="04316266" w14:textId="77777777" w:rsidR="007C0A0D" w:rsidRPr="00C673E9" w:rsidRDefault="007C0A0D" w:rsidP="0047611C">
                  <w:pPr>
                    <w:pStyle w:val="Compact"/>
                    <w:rPr>
                      <w:ins w:id="180" w:author="zusammenlegung" w:date="2025-12-12T19:01:00Z" w16du:dateUtc="2025-12-12T18:01:00Z"/>
                      <w:rFonts w:ascii="Arial" w:hAnsi="Arial" w:cs="Arial"/>
                    </w:rPr>
                  </w:pPr>
                </w:p>
              </w:tc>
              <w:tc>
                <w:tcPr>
                  <w:tcW w:w="3204" w:type="dxa"/>
                </w:tcPr>
                <w:p w14:paraId="75989C39" w14:textId="77777777" w:rsidR="007C0A0D" w:rsidRPr="00C673E9" w:rsidRDefault="007C0A0D" w:rsidP="0047611C">
                  <w:pPr>
                    <w:pStyle w:val="Compact"/>
                    <w:jc w:val="center"/>
                    <w:rPr>
                      <w:ins w:id="181" w:author="zusammenlegung" w:date="2025-12-12T19:01:00Z" w16du:dateUtc="2025-12-12T18:01:00Z"/>
                      <w:rFonts w:ascii="Arial" w:hAnsi="Arial" w:cs="Arial"/>
                    </w:rPr>
                  </w:pPr>
                  <w:ins w:id="182" w:author="zusammenlegung" w:date="2025-12-12T19:01:00Z" w16du:dateUtc="2025-12-12T18:01:00Z">
                    <w:r w:rsidRPr="00C673E9">
                      <w:rPr>
                        <w:rFonts w:ascii="Arial" w:hAnsi="Arial" w:cs="Arial"/>
                        <w:b/>
                        <w:bCs/>
                      </w:rPr>
                      <w:t>Light</w:t>
                    </w:r>
                  </w:ins>
                </w:p>
              </w:tc>
              <w:tc>
                <w:tcPr>
                  <w:tcW w:w="4212" w:type="dxa"/>
                </w:tcPr>
                <w:p w14:paraId="7AAE273F" w14:textId="77777777" w:rsidR="007C0A0D" w:rsidRPr="00C673E9" w:rsidRDefault="007C0A0D" w:rsidP="0047611C">
                  <w:pPr>
                    <w:pStyle w:val="Compact"/>
                    <w:rPr>
                      <w:ins w:id="183" w:author="zusammenlegung" w:date="2025-12-12T19:01:00Z" w16du:dateUtc="2025-12-12T18:01:00Z"/>
                      <w:rFonts w:ascii="Arial" w:hAnsi="Arial" w:cs="Arial"/>
                    </w:rPr>
                  </w:pPr>
                </w:p>
              </w:tc>
            </w:tr>
            <w:tr w:rsidR="007C0A0D" w:rsidRPr="00C673E9" w14:paraId="44259778" w14:textId="77777777" w:rsidTr="00DF50B6">
              <w:trPr>
                <w:ins w:id="184" w:author="zusammenlegung" w:date="2025-12-12T19:01:00Z" w16du:dateUtc="2025-12-12T18:01:00Z"/>
              </w:trPr>
              <w:tc>
                <w:tcPr>
                  <w:tcW w:w="468" w:type="dxa"/>
                </w:tcPr>
                <w:p w14:paraId="44823BBE" w14:textId="77777777" w:rsidR="007C0A0D" w:rsidRPr="00C673E9" w:rsidRDefault="007C0A0D" w:rsidP="0047611C">
                  <w:pPr>
                    <w:pStyle w:val="Compact"/>
                    <w:jc w:val="center"/>
                    <w:rPr>
                      <w:ins w:id="185" w:author="zusammenlegung" w:date="2025-12-12T19:01:00Z" w16du:dateUtc="2025-12-12T18:01:00Z"/>
                      <w:rFonts w:ascii="Arial" w:hAnsi="Arial" w:cs="Arial"/>
                    </w:rPr>
                  </w:pPr>
                  <w:ins w:id="186" w:author="zusammenlegung" w:date="2025-12-12T19:01:00Z" w16du:dateUtc="2025-12-12T18:01:00Z">
                    <w:r w:rsidRPr="00C673E9">
                      <w:rPr>
                        <w:rFonts w:ascii="Arial" w:hAnsi="Arial" w:cs="Arial"/>
                      </w:rPr>
                      <w:t>6</w:t>
                    </w:r>
                  </w:ins>
                </w:p>
              </w:tc>
              <w:tc>
                <w:tcPr>
                  <w:tcW w:w="3204" w:type="dxa"/>
                </w:tcPr>
                <w:p w14:paraId="533ABBA4" w14:textId="77777777" w:rsidR="007C0A0D" w:rsidRPr="00C673E9" w:rsidRDefault="007C0A0D" w:rsidP="0047611C">
                  <w:pPr>
                    <w:pStyle w:val="Compact"/>
                    <w:jc w:val="center"/>
                    <w:rPr>
                      <w:ins w:id="187" w:author="zusammenlegung" w:date="2025-12-12T19:01:00Z" w16du:dateUtc="2025-12-12T18:01:00Z"/>
                      <w:rFonts w:ascii="Arial" w:hAnsi="Arial" w:cs="Arial"/>
                    </w:rPr>
                  </w:pPr>
                  <w:ins w:id="188" w:author="zusammenlegung" w:date="2025-12-12T19:01:00Z" w16du:dateUtc="2025-12-12T18:01:00Z">
                    <w:r w:rsidRPr="00C673E9">
                      <w:rPr>
                        <w:rFonts w:ascii="Arial" w:hAnsi="Arial" w:cs="Arial"/>
                      </w:rPr>
                      <w:t>Light exposure (in lux)</w:t>
                    </w:r>
                  </w:ins>
                </w:p>
              </w:tc>
              <w:tc>
                <w:tcPr>
                  <w:tcW w:w="4212" w:type="dxa"/>
                </w:tcPr>
                <w:p w14:paraId="0F3D77B2" w14:textId="77777777" w:rsidR="007C0A0D" w:rsidRPr="00C673E9" w:rsidRDefault="007C0A0D" w:rsidP="0047611C">
                  <w:pPr>
                    <w:pStyle w:val="Compact"/>
                    <w:jc w:val="center"/>
                    <w:rPr>
                      <w:ins w:id="189" w:author="zusammenlegung" w:date="2025-12-12T19:01:00Z" w16du:dateUtc="2025-12-12T18:01:00Z"/>
                      <w:rFonts w:ascii="Arial" w:hAnsi="Arial" w:cs="Arial"/>
                    </w:rPr>
                  </w:pPr>
                  <w:ins w:id="190"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tr w:rsidR="007C0A0D" w:rsidRPr="00C673E9" w14:paraId="4D0316DD" w14:textId="77777777" w:rsidTr="00DF50B6">
              <w:trPr>
                <w:ins w:id="191" w:author="zusammenlegung" w:date="2025-12-12T19:01:00Z" w16du:dateUtc="2025-12-12T18:01:00Z"/>
              </w:trPr>
              <w:tc>
                <w:tcPr>
                  <w:tcW w:w="468" w:type="dxa"/>
                </w:tcPr>
                <w:p w14:paraId="7130AC16" w14:textId="77777777" w:rsidR="007C0A0D" w:rsidRPr="00C673E9" w:rsidRDefault="007C0A0D" w:rsidP="0047611C">
                  <w:pPr>
                    <w:pStyle w:val="Compact"/>
                    <w:jc w:val="center"/>
                    <w:rPr>
                      <w:ins w:id="192" w:author="zusammenlegung" w:date="2025-12-12T19:01:00Z" w16du:dateUtc="2025-12-12T18:01:00Z"/>
                      <w:rFonts w:ascii="Arial" w:hAnsi="Arial" w:cs="Arial"/>
                    </w:rPr>
                  </w:pPr>
                  <w:ins w:id="193" w:author="zusammenlegung" w:date="2025-12-12T19:01:00Z" w16du:dateUtc="2025-12-12T18:01:00Z">
                    <w:r w:rsidRPr="00C673E9">
                      <w:rPr>
                        <w:rFonts w:ascii="Arial" w:hAnsi="Arial" w:cs="Arial"/>
                      </w:rPr>
                      <w:t>7</w:t>
                    </w:r>
                  </w:ins>
                </w:p>
              </w:tc>
              <w:tc>
                <w:tcPr>
                  <w:tcW w:w="3204" w:type="dxa"/>
                </w:tcPr>
                <w:p w14:paraId="7346AB7F" w14:textId="77777777" w:rsidR="007C0A0D" w:rsidRPr="00C673E9" w:rsidRDefault="007C0A0D" w:rsidP="0047611C">
                  <w:pPr>
                    <w:pStyle w:val="Compact"/>
                    <w:jc w:val="center"/>
                    <w:rPr>
                      <w:ins w:id="194" w:author="zusammenlegung" w:date="2025-12-12T19:01:00Z" w16du:dateUtc="2025-12-12T18:01:00Z"/>
                      <w:rFonts w:ascii="Arial" w:hAnsi="Arial" w:cs="Arial"/>
                    </w:rPr>
                  </w:pPr>
                  <w:ins w:id="195" w:author="zusammenlegung" w:date="2025-12-12T19:01:00Z" w16du:dateUtc="2025-12-12T18:01:00Z">
                    <w:r w:rsidRPr="00C673E9">
                      <w:rPr>
                        <w:rFonts w:ascii="Arial" w:hAnsi="Arial" w:cs="Arial"/>
                      </w:rPr>
                      <w:t xml:space="preserve">Duration per </w:t>
                    </w:r>
                    <w:r w:rsidRPr="00C673E9">
                      <w:rPr>
                        <w:rFonts w:ascii="Arial" w:hAnsi="Arial" w:cs="Arial"/>
                        <w:i/>
                        <w:iCs/>
                      </w:rPr>
                      <w:t>Outdoor range</w:t>
                    </w:r>
                  </w:ins>
                </w:p>
              </w:tc>
              <w:tc>
                <w:tcPr>
                  <w:tcW w:w="4212" w:type="dxa"/>
                </w:tcPr>
                <w:p w14:paraId="792E095D" w14:textId="77777777" w:rsidR="007C0A0D" w:rsidRPr="00C673E9" w:rsidRDefault="007C0A0D" w:rsidP="0047611C">
                  <w:pPr>
                    <w:jc w:val="center"/>
                    <w:rPr>
                      <w:ins w:id="196" w:author="zusammenlegung" w:date="2025-12-12T19:01:00Z" w16du:dateUtc="2025-12-12T18:01:00Z"/>
                      <w:rFonts w:ascii="Arial" w:hAnsi="Arial" w:cs="Arial"/>
                    </w:rPr>
                  </w:pPr>
                  <w:ins w:id="197" w:author="zusammenlegung" w:date="2025-12-12T19:01:00Z" w16du:dateUtc="2025-12-12T18:01:00Z">
                    <w:r w:rsidRPr="00C673E9">
                      <w:rPr>
                        <w:rFonts w:ascii="Arial" w:hAnsi="Arial" w:cs="Arial"/>
                      </w:rPr>
                      <w:t>grouping by Outdoor range +</w:t>
                    </w:r>
                  </w:ins>
                </w:p>
                <w:p w14:paraId="762A3A14" w14:textId="77777777" w:rsidR="007C0A0D" w:rsidRPr="00C673E9" w:rsidRDefault="007C0A0D" w:rsidP="0047611C">
                  <w:pPr>
                    <w:jc w:val="center"/>
                    <w:rPr>
                      <w:ins w:id="198" w:author="zusammenlegung" w:date="2025-12-12T19:01:00Z" w16du:dateUtc="2025-12-12T18:01:00Z"/>
                      <w:rFonts w:ascii="Arial" w:hAnsi="Arial" w:cs="Arial"/>
                    </w:rPr>
                  </w:pPr>
                  <w:ins w:id="199"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"https://tscnlab.github.io/LightLogR/reference/durations.html"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durations()</w:t>
                    </w:r>
                    <w:r w:rsidRPr="00C673E9">
                      <w:rPr>
                        <w:rFonts w:ascii="Arial" w:hAnsi="Arial" w:cs="Arial"/>
                      </w:rPr>
                      <w:fldChar w:fldCharType="end"/>
                    </w:r>
                  </w:ins>
                </w:p>
              </w:tc>
            </w:tr>
            <w:tr w:rsidR="007C0A0D" w:rsidRPr="00C673E9" w14:paraId="24FDC99B" w14:textId="77777777" w:rsidTr="00DF50B6">
              <w:trPr>
                <w:ins w:id="200" w:author="zusammenlegung" w:date="2025-12-12T19:01:00Z" w16du:dateUtc="2025-12-12T18:01:00Z"/>
              </w:trPr>
              <w:tc>
                <w:tcPr>
                  <w:tcW w:w="468" w:type="dxa"/>
                </w:tcPr>
                <w:p w14:paraId="0A90F108" w14:textId="77777777" w:rsidR="007C0A0D" w:rsidRPr="00C673E9" w:rsidRDefault="007C0A0D" w:rsidP="0047611C">
                  <w:pPr>
                    <w:pStyle w:val="Compact"/>
                    <w:jc w:val="center"/>
                    <w:rPr>
                      <w:ins w:id="201" w:author="zusammenlegung" w:date="2025-12-12T19:01:00Z" w16du:dateUtc="2025-12-12T18:01:00Z"/>
                      <w:rFonts w:ascii="Arial" w:hAnsi="Arial" w:cs="Arial"/>
                    </w:rPr>
                  </w:pPr>
                  <w:ins w:id="202" w:author="zusammenlegung" w:date="2025-12-12T19:01:00Z" w16du:dateUtc="2025-12-12T18:01:00Z">
                    <w:r w:rsidRPr="00C673E9">
                      <w:rPr>
                        <w:rFonts w:ascii="Arial" w:hAnsi="Arial" w:cs="Arial"/>
                      </w:rPr>
                      <w:t>8</w:t>
                    </w:r>
                  </w:ins>
                </w:p>
              </w:tc>
              <w:tc>
                <w:tcPr>
                  <w:tcW w:w="3204" w:type="dxa"/>
                </w:tcPr>
                <w:p w14:paraId="757B8417" w14:textId="77777777" w:rsidR="007C0A0D" w:rsidRPr="00C673E9" w:rsidRDefault="007C0A0D" w:rsidP="0047611C">
                  <w:pPr>
                    <w:pStyle w:val="Compact"/>
                    <w:jc w:val="center"/>
                    <w:rPr>
                      <w:ins w:id="203" w:author="zusammenlegung" w:date="2025-12-12T19:01:00Z" w16du:dateUtc="2025-12-12T18:01:00Z"/>
                      <w:rFonts w:ascii="Arial" w:hAnsi="Arial" w:cs="Arial"/>
                    </w:rPr>
                  </w:pPr>
                  <w:ins w:id="204" w:author="zusammenlegung" w:date="2025-12-12T19:01:00Z" w16du:dateUtc="2025-12-12T18:01:00Z">
                    <w:r w:rsidRPr="00C673E9">
                      <w:rPr>
                        <w:rFonts w:ascii="Arial" w:hAnsi="Arial" w:cs="Arial"/>
                      </w:rPr>
                      <w:t>The number of times light level changes from indoor (&lt;1000 lx) to outdoor (&gt;1000 lx)</w:t>
                    </w:r>
                  </w:ins>
                </w:p>
              </w:tc>
              <w:tc>
                <w:tcPr>
                  <w:tcW w:w="4212" w:type="dxa"/>
                </w:tcPr>
                <w:p w14:paraId="1E874B70" w14:textId="77777777" w:rsidR="007C0A0D" w:rsidRPr="00C673E9" w:rsidRDefault="007C0A0D" w:rsidP="0047611C">
                  <w:pPr>
                    <w:jc w:val="center"/>
                    <w:rPr>
                      <w:ins w:id="205" w:author="zusammenlegung" w:date="2025-12-12T19:01:00Z" w16du:dateUtc="2025-12-12T18:01:00Z"/>
                      <w:rFonts w:ascii="Arial" w:hAnsi="Arial" w:cs="Arial"/>
                    </w:rPr>
                  </w:pPr>
                  <w:ins w:id="206"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"https://tscnlab.github.io/LightLogR/reference/extract_states.html"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extract_states()</w:t>
                    </w:r>
                    <w:r w:rsidRPr="00C673E9">
                      <w:rPr>
                        <w:rFonts w:ascii="Arial" w:hAnsi="Arial" w:cs="Arial"/>
                      </w:rPr>
                      <w:fldChar w:fldCharType="end"/>
                    </w:r>
                    <w:r w:rsidRPr="00C673E9">
                      <w:rPr>
                        <w:rFonts w:ascii="Arial" w:hAnsi="Arial" w:cs="Arial"/>
                      </w:rPr>
                      <w:t xml:space="preserve"> +</w:t>
                    </w:r>
                  </w:ins>
                </w:p>
                <w:p w14:paraId="4765BC83" w14:textId="77777777" w:rsidR="007C0A0D" w:rsidRPr="00C673E9" w:rsidRDefault="007C0A0D" w:rsidP="0047611C">
                  <w:pPr>
                    <w:jc w:val="center"/>
                    <w:rPr>
                      <w:ins w:id="207" w:author="zusammenlegung" w:date="2025-12-12T19:01:00Z" w16du:dateUtc="2025-12-12T18:01:00Z"/>
                      <w:rFonts w:ascii="Arial" w:hAnsi="Arial" w:cs="Arial"/>
                    </w:rPr>
                  </w:pPr>
                  <w:ins w:id="208"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tr w:rsidR="007C0A0D" w:rsidRPr="00C673E9" w14:paraId="23B9C735" w14:textId="77777777" w:rsidTr="00DF50B6">
              <w:trPr>
                <w:ins w:id="209" w:author="zusammenlegung" w:date="2025-12-12T19:01:00Z" w16du:dateUtc="2025-12-12T18:01:00Z"/>
              </w:trPr>
              <w:tc>
                <w:tcPr>
                  <w:tcW w:w="468" w:type="dxa"/>
                </w:tcPr>
                <w:p w14:paraId="372BF4E2" w14:textId="77777777" w:rsidR="007C0A0D" w:rsidRPr="00C673E9" w:rsidRDefault="007C0A0D" w:rsidP="0047611C">
                  <w:pPr>
                    <w:pStyle w:val="Compact"/>
                    <w:jc w:val="center"/>
                    <w:rPr>
                      <w:ins w:id="210" w:author="zusammenlegung" w:date="2025-12-12T19:01:00Z" w16du:dateUtc="2025-12-12T18:01:00Z"/>
                      <w:rFonts w:ascii="Arial" w:hAnsi="Arial" w:cs="Arial"/>
                    </w:rPr>
                  </w:pPr>
                  <w:ins w:id="211" w:author="zusammenlegung" w:date="2025-12-12T19:01:00Z" w16du:dateUtc="2025-12-12T18:01:00Z">
                    <w:r w:rsidRPr="00C673E9">
                      <w:rPr>
                        <w:rFonts w:ascii="Arial" w:hAnsi="Arial" w:cs="Arial"/>
                      </w:rPr>
                      <w:t>9</w:t>
                    </w:r>
                  </w:ins>
                </w:p>
              </w:tc>
              <w:tc>
                <w:tcPr>
                  <w:tcW w:w="3204" w:type="dxa"/>
                </w:tcPr>
                <w:p w14:paraId="2C5E5712" w14:textId="77777777" w:rsidR="007C0A0D" w:rsidRPr="00C673E9" w:rsidRDefault="007C0A0D" w:rsidP="0047611C">
                  <w:pPr>
                    <w:pStyle w:val="Compact"/>
                    <w:jc w:val="center"/>
                    <w:rPr>
                      <w:ins w:id="212" w:author="zusammenlegung" w:date="2025-12-12T19:01:00Z" w16du:dateUtc="2025-12-12T18:01:00Z"/>
                      <w:rFonts w:ascii="Arial" w:hAnsi="Arial" w:cs="Arial"/>
                    </w:rPr>
                  </w:pPr>
                  <w:ins w:id="213" w:author="zusammenlegung" w:date="2025-12-12T19:01:00Z" w16du:dateUtc="2025-12-12T18:01:00Z">
                    <w:r w:rsidRPr="00C673E9">
                      <w:rPr>
                        <w:rFonts w:ascii="Arial" w:hAnsi="Arial" w:cs="Arial"/>
                      </w:rPr>
                      <w:t>Longest period above 1000 lx</w:t>
                    </w:r>
                  </w:ins>
                </w:p>
              </w:tc>
              <w:tc>
                <w:tcPr>
                  <w:tcW w:w="4212" w:type="dxa"/>
                </w:tcPr>
                <w:p w14:paraId="3A3F26A1" w14:textId="77777777" w:rsidR="007C0A0D" w:rsidRPr="00C673E9" w:rsidRDefault="007C0A0D" w:rsidP="0047611C">
                  <w:pPr>
                    <w:pStyle w:val="Compact"/>
                    <w:jc w:val="center"/>
                    <w:rPr>
                      <w:ins w:id="214" w:author="zusammenlegung" w:date="2025-12-12T19:01:00Z" w16du:dateUtc="2025-12-12T18:01:00Z"/>
                      <w:rFonts w:ascii="Arial" w:hAnsi="Arial" w:cs="Arial"/>
                    </w:rPr>
                  </w:pPr>
                  <w:ins w:id="215"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"https://tscnlab.github.io/LightLogR/reference/period_above_threshold.html"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period_above_threshold()</w:t>
                    </w:r>
                    <w:r w:rsidRPr="00C673E9">
                      <w:rPr>
                        <w:rFonts w:ascii="Arial" w:hAnsi="Arial" w:cs="Arial"/>
                      </w:rPr>
                      <w:fldChar w:fldCharType="end"/>
                    </w:r>
                  </w:ins>
                </w:p>
              </w:tc>
            </w:tr>
            <w:tr w:rsidR="007C0A0D" w:rsidRPr="00C673E9" w14:paraId="3BAE08BE" w14:textId="77777777" w:rsidTr="00DF50B6">
              <w:trPr>
                <w:ins w:id="216" w:author="zusammenlegung" w:date="2025-12-12T19:01:00Z" w16du:dateUtc="2025-12-12T18:01:00Z"/>
              </w:trPr>
              <w:tc>
                <w:tcPr>
                  <w:tcW w:w="468" w:type="dxa"/>
                </w:tcPr>
                <w:p w14:paraId="291BF221" w14:textId="77777777" w:rsidR="007C0A0D" w:rsidRPr="00C673E9" w:rsidRDefault="007C0A0D" w:rsidP="0047611C">
                  <w:pPr>
                    <w:pStyle w:val="Compact"/>
                    <w:rPr>
                      <w:ins w:id="217" w:author="zusammenlegung" w:date="2025-12-12T19:01:00Z" w16du:dateUtc="2025-12-12T18:01:00Z"/>
                      <w:rFonts w:ascii="Arial" w:hAnsi="Arial" w:cs="Arial"/>
                    </w:rPr>
                  </w:pPr>
                </w:p>
              </w:tc>
              <w:tc>
                <w:tcPr>
                  <w:tcW w:w="3204" w:type="dxa"/>
                </w:tcPr>
                <w:p w14:paraId="3024A678" w14:textId="77777777" w:rsidR="007C0A0D" w:rsidRPr="00C673E9" w:rsidRDefault="007C0A0D" w:rsidP="0047611C">
                  <w:pPr>
                    <w:pStyle w:val="Compact"/>
                    <w:jc w:val="center"/>
                    <w:rPr>
                      <w:ins w:id="218" w:author="zusammenlegung" w:date="2025-12-12T19:01:00Z" w16du:dateUtc="2025-12-12T18:01:00Z"/>
                      <w:rFonts w:ascii="Arial" w:hAnsi="Arial" w:cs="Arial"/>
                    </w:rPr>
                  </w:pPr>
                  <w:ins w:id="219" w:author="zusammenlegung" w:date="2025-12-12T19:01:00Z" w16du:dateUtc="2025-12-12T18:01:00Z">
                    <w:r w:rsidRPr="00C673E9">
                      <w:rPr>
                        <w:rFonts w:ascii="Arial" w:hAnsi="Arial" w:cs="Arial"/>
                        <w:b/>
                        <w:bCs/>
                      </w:rPr>
                      <w:t>Spectrum</w:t>
                    </w:r>
                  </w:ins>
                </w:p>
              </w:tc>
              <w:tc>
                <w:tcPr>
                  <w:tcW w:w="4212" w:type="dxa"/>
                </w:tcPr>
                <w:p w14:paraId="09131234" w14:textId="77777777" w:rsidR="007C0A0D" w:rsidRPr="00C673E9" w:rsidRDefault="007C0A0D" w:rsidP="0047611C">
                  <w:pPr>
                    <w:pStyle w:val="Compact"/>
                    <w:rPr>
                      <w:ins w:id="220" w:author="zusammenlegung" w:date="2025-12-12T19:01:00Z" w16du:dateUtc="2025-12-12T18:01:00Z"/>
                      <w:rFonts w:ascii="Arial" w:hAnsi="Arial" w:cs="Arial"/>
                    </w:rPr>
                  </w:pPr>
                </w:p>
              </w:tc>
            </w:tr>
            <w:tr w:rsidR="007C0A0D" w:rsidRPr="00C673E9" w14:paraId="63820A8F" w14:textId="77777777" w:rsidTr="00DF50B6">
              <w:trPr>
                <w:ins w:id="221" w:author="zusammenlegung" w:date="2025-12-12T19:01:00Z" w16du:dateUtc="2025-12-12T18:01:00Z"/>
              </w:trPr>
              <w:tc>
                <w:tcPr>
                  <w:tcW w:w="468" w:type="dxa"/>
                </w:tcPr>
                <w:p w14:paraId="1E922F2D" w14:textId="77777777" w:rsidR="007C0A0D" w:rsidRPr="00C673E9" w:rsidRDefault="007C0A0D" w:rsidP="0047611C">
                  <w:pPr>
                    <w:pStyle w:val="Compact"/>
                    <w:jc w:val="center"/>
                    <w:rPr>
                      <w:ins w:id="222" w:author="zusammenlegung" w:date="2025-12-12T19:01:00Z" w16du:dateUtc="2025-12-12T18:01:00Z"/>
                      <w:rFonts w:ascii="Arial" w:hAnsi="Arial" w:cs="Arial"/>
                    </w:rPr>
                  </w:pPr>
                  <w:ins w:id="223" w:author="zusammenlegung" w:date="2025-12-12T19:01:00Z" w16du:dateUtc="2025-12-12T18:01:00Z">
                    <w:r w:rsidRPr="00C673E9">
                      <w:rPr>
                        <w:rFonts w:ascii="Arial" w:hAnsi="Arial" w:cs="Arial"/>
                      </w:rPr>
                      <w:t>10</w:t>
                    </w:r>
                  </w:ins>
                </w:p>
              </w:tc>
              <w:tc>
                <w:tcPr>
                  <w:tcW w:w="3204" w:type="dxa"/>
                </w:tcPr>
                <w:p w14:paraId="69289621" w14:textId="77777777" w:rsidR="007C0A0D" w:rsidRPr="00C673E9" w:rsidRDefault="007C0A0D" w:rsidP="0047611C">
                  <w:pPr>
                    <w:pStyle w:val="Compact"/>
                    <w:jc w:val="center"/>
                    <w:rPr>
                      <w:ins w:id="224" w:author="zusammenlegung" w:date="2025-12-12T19:01:00Z" w16du:dateUtc="2025-12-12T18:01:00Z"/>
                      <w:rFonts w:ascii="Arial" w:hAnsi="Arial" w:cs="Arial"/>
                    </w:rPr>
                  </w:pPr>
                  <w:ins w:id="225" w:author="zusammenlegung" w:date="2025-12-12T19:01:00Z" w16du:dateUtc="2025-12-12T18:01:00Z">
                    <w:r w:rsidRPr="00C673E9">
                      <w:rPr>
                        <w:rFonts w:ascii="Arial" w:hAnsi="Arial" w:cs="Arial"/>
                      </w:rPr>
                      <w:t>Ratio of short vs. long wavelength light</w:t>
                    </w:r>
                  </w:ins>
                </w:p>
              </w:tc>
              <w:tc>
                <w:tcPr>
                  <w:tcW w:w="4212" w:type="dxa"/>
                </w:tcPr>
                <w:p w14:paraId="55146673" w14:textId="77777777" w:rsidR="007C0A0D" w:rsidRPr="00C673E9" w:rsidRDefault="007C0A0D" w:rsidP="0047611C">
                  <w:pPr>
                    <w:jc w:val="center"/>
                    <w:rPr>
                      <w:ins w:id="226" w:author="zusammenlegung" w:date="2025-12-12T19:01:00Z" w16du:dateUtc="2025-12-12T18:01:00Z"/>
                      <w:rFonts w:ascii="Arial" w:hAnsi="Arial" w:cs="Arial"/>
                    </w:rPr>
                  </w:pPr>
                  <w:ins w:id="227"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"https://tscnlab.github.io/LightLogR/reference/spectral_integration.html"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spectral_integration()</w:t>
                    </w:r>
                    <w:r w:rsidRPr="00C673E9">
                      <w:rPr>
                        <w:rFonts w:ascii="Arial" w:hAnsi="Arial" w:cs="Arial"/>
                      </w:rPr>
                      <w:fldChar w:fldCharType="end"/>
                    </w:r>
                    <w:r w:rsidRPr="00C673E9">
                      <w:rPr>
                        <w:rFonts w:ascii="Arial" w:hAnsi="Arial" w:cs="Arial"/>
                      </w:rPr>
                      <w:t xml:space="preserve"> +</w:t>
                    </w:r>
                  </w:ins>
                </w:p>
                <w:p w14:paraId="0AAB2A4A" w14:textId="77777777" w:rsidR="007C0A0D" w:rsidRPr="00C673E9" w:rsidRDefault="007C0A0D" w:rsidP="0047611C">
                  <w:pPr>
                    <w:jc w:val="center"/>
                    <w:rPr>
                      <w:ins w:id="228" w:author="zusammenlegung" w:date="2025-12-12T19:01:00Z" w16du:dateUtc="2025-12-12T18:01:00Z"/>
                      <w:rFonts w:ascii="Arial" w:hAnsi="Arial" w:cs="Arial"/>
                    </w:rPr>
                  </w:pPr>
                  <w:ins w:id="229"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tr w:rsidR="007C0A0D" w:rsidRPr="00C673E9" w14:paraId="76C6B06B" w14:textId="77777777" w:rsidTr="00DF50B6">
              <w:trPr>
                <w:ins w:id="230" w:author="zusammenlegung" w:date="2025-12-12T19:01:00Z" w16du:dateUtc="2025-12-12T18:01:00Z"/>
              </w:trPr>
              <w:tc>
                <w:tcPr>
                  <w:tcW w:w="468" w:type="dxa"/>
                </w:tcPr>
                <w:p w14:paraId="0EDBFA33" w14:textId="77777777" w:rsidR="007C0A0D" w:rsidRPr="00C673E9" w:rsidRDefault="007C0A0D" w:rsidP="0047611C">
                  <w:pPr>
                    <w:pStyle w:val="Compact"/>
                    <w:jc w:val="center"/>
                    <w:rPr>
                      <w:ins w:id="231" w:author="zusammenlegung" w:date="2025-12-12T19:01:00Z" w16du:dateUtc="2025-12-12T18:01:00Z"/>
                      <w:rFonts w:ascii="Arial" w:hAnsi="Arial" w:cs="Arial"/>
                    </w:rPr>
                  </w:pPr>
                  <w:ins w:id="232" w:author="zusammenlegung" w:date="2025-12-12T19:01:00Z" w16du:dateUtc="2025-12-12T18:01:00Z">
                    <w:r w:rsidRPr="00C673E9">
                      <w:rPr>
                        <w:rFonts w:ascii="Arial" w:hAnsi="Arial" w:cs="Arial"/>
                      </w:rPr>
                      <w:t>11</w:t>
                    </w:r>
                  </w:ins>
                </w:p>
              </w:tc>
              <w:tc>
                <w:tcPr>
                  <w:tcW w:w="3204" w:type="dxa"/>
                </w:tcPr>
                <w:p w14:paraId="281A3FBC" w14:textId="77777777" w:rsidR="007C0A0D" w:rsidRPr="00C673E9" w:rsidRDefault="007C0A0D" w:rsidP="0047611C">
                  <w:pPr>
                    <w:pStyle w:val="Compact"/>
                    <w:jc w:val="center"/>
                    <w:rPr>
                      <w:ins w:id="233" w:author="zusammenlegung" w:date="2025-12-12T19:01:00Z" w16du:dateUtc="2025-12-12T18:01:00Z"/>
                      <w:rFonts w:ascii="Arial" w:hAnsi="Arial" w:cs="Arial"/>
                    </w:rPr>
                  </w:pPr>
                  <w:ins w:id="234" w:author="zusammenlegung" w:date="2025-12-12T19:01:00Z" w16du:dateUtc="2025-12-12T18:01:00Z">
                    <w:r w:rsidRPr="00C673E9">
                      <w:rPr>
                        <w:rFonts w:ascii="Arial" w:hAnsi="Arial" w:cs="Arial"/>
                      </w:rPr>
                      <w:t>Melanopic daylight efficacy ratio (MDER)</w:t>
                    </w:r>
                  </w:ins>
                </w:p>
              </w:tc>
              <w:tc>
                <w:tcPr>
                  <w:tcW w:w="4212" w:type="dxa"/>
                </w:tcPr>
                <w:p w14:paraId="120BD489" w14:textId="77777777" w:rsidR="007C0A0D" w:rsidRPr="00C673E9" w:rsidRDefault="007C0A0D" w:rsidP="0047611C">
                  <w:pPr>
                    <w:jc w:val="center"/>
                    <w:rPr>
                      <w:ins w:id="235" w:author="zusammenlegung" w:date="2025-12-12T19:01:00Z" w16du:dateUtc="2025-12-12T18:01:00Z"/>
                      <w:rFonts w:ascii="Arial" w:hAnsi="Arial" w:cs="Arial"/>
                    </w:rPr>
                  </w:pPr>
                  <w:ins w:id="236"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"https://tscnlab.github.io/LightLogR/reference/spectral_integration.html"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spectral_integration()</w:t>
                    </w:r>
                    <w:r w:rsidRPr="00C673E9">
                      <w:rPr>
                        <w:rFonts w:ascii="Arial" w:hAnsi="Arial" w:cs="Arial"/>
                      </w:rPr>
                      <w:fldChar w:fldCharType="end"/>
                    </w:r>
                    <w:r w:rsidRPr="00C673E9">
                      <w:rPr>
                        <w:rFonts w:ascii="Arial" w:hAnsi="Arial" w:cs="Arial"/>
                      </w:rPr>
                      <w:t xml:space="preserve"> +</w:t>
                    </w:r>
                  </w:ins>
                </w:p>
                <w:p w14:paraId="6AE538F3" w14:textId="77777777" w:rsidR="007C0A0D" w:rsidRPr="00C673E9" w:rsidRDefault="007C0A0D" w:rsidP="0047611C">
                  <w:pPr>
                    <w:jc w:val="center"/>
                    <w:rPr>
                      <w:ins w:id="237" w:author="zusammenlegung" w:date="2025-12-12T19:01:00Z" w16du:dateUtc="2025-12-12T18:01:00Z"/>
                      <w:rFonts w:ascii="Arial" w:hAnsi="Arial" w:cs="Arial"/>
                    </w:rPr>
                  </w:pPr>
                  <w:ins w:id="238"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tr w:rsidR="007C0A0D" w:rsidRPr="00C673E9" w14:paraId="7D668EEE" w14:textId="77777777" w:rsidTr="00DF50B6">
              <w:trPr>
                <w:ins w:id="239" w:author="zusammenlegung" w:date="2025-12-12T19:01:00Z" w16du:dateUtc="2025-12-12T18:01:00Z"/>
              </w:trPr>
              <w:tc>
                <w:tcPr>
                  <w:tcW w:w="468" w:type="dxa"/>
                </w:tcPr>
                <w:p w14:paraId="3F6AF986" w14:textId="77777777" w:rsidR="007C0A0D" w:rsidRPr="00C673E9" w:rsidRDefault="007C0A0D" w:rsidP="0047611C">
                  <w:pPr>
                    <w:pStyle w:val="Compact"/>
                    <w:jc w:val="center"/>
                    <w:rPr>
                      <w:ins w:id="240" w:author="zusammenlegung" w:date="2025-12-12T19:01:00Z" w16du:dateUtc="2025-12-12T18:01:00Z"/>
                      <w:rFonts w:ascii="Arial" w:hAnsi="Arial" w:cs="Arial"/>
                    </w:rPr>
                  </w:pPr>
                  <w:ins w:id="241" w:author="zusammenlegung" w:date="2025-12-12T19:01:00Z" w16du:dateUtc="2025-12-12T18:01:00Z">
                    <w:r w:rsidRPr="00C673E9">
                      <w:rPr>
                        <w:rFonts w:ascii="Arial" w:hAnsi="Arial" w:cs="Arial"/>
                      </w:rPr>
                      <w:t>12</w:t>
                    </w:r>
                  </w:ins>
                </w:p>
              </w:tc>
              <w:tc>
                <w:tcPr>
                  <w:tcW w:w="3204" w:type="dxa"/>
                </w:tcPr>
                <w:p w14:paraId="05F35EE1" w14:textId="77777777" w:rsidR="007C0A0D" w:rsidRPr="00C673E9" w:rsidRDefault="007C0A0D" w:rsidP="0047611C">
                  <w:pPr>
                    <w:pStyle w:val="Compact"/>
                    <w:jc w:val="center"/>
                    <w:rPr>
                      <w:ins w:id="242" w:author="zusammenlegung" w:date="2025-12-12T19:01:00Z" w16du:dateUtc="2025-12-12T18:01:00Z"/>
                      <w:rFonts w:ascii="Arial" w:hAnsi="Arial" w:cs="Arial"/>
                    </w:rPr>
                  </w:pPr>
                  <w:ins w:id="243" w:author="zusammenlegung" w:date="2025-12-12T19:01:00Z" w16du:dateUtc="2025-12-12T18:01:00Z">
                    <w:r w:rsidRPr="00C673E9">
                      <w:rPr>
                        <w:rFonts w:ascii="Arial" w:hAnsi="Arial" w:cs="Arial"/>
                      </w:rPr>
                      <w:t xml:space="preserve">Short-wavelength light at </w:t>
                    </w:r>
                    <w:r w:rsidRPr="00C673E9">
                      <w:rPr>
                        <w:rFonts w:ascii="Arial" w:hAnsi="Arial" w:cs="Arial"/>
                      </w:rPr>
                      <w:lastRenderedPageBreak/>
                      <w:t>certain times of day</w:t>
                    </w:r>
                  </w:ins>
                </w:p>
              </w:tc>
              <w:tc>
                <w:tcPr>
                  <w:tcW w:w="4212" w:type="dxa"/>
                </w:tcPr>
                <w:p w14:paraId="648B7F01" w14:textId="77777777" w:rsidR="007C0A0D" w:rsidRPr="00C673E9" w:rsidRDefault="007C0A0D" w:rsidP="0047611C">
                  <w:pPr>
                    <w:jc w:val="center"/>
                    <w:rPr>
                      <w:ins w:id="244" w:author="zusammenlegung" w:date="2025-12-12T19:01:00Z" w16du:dateUtc="2025-12-12T18:01:00Z"/>
                      <w:rFonts w:ascii="Arial" w:hAnsi="Arial" w:cs="Arial"/>
                    </w:rPr>
                  </w:pPr>
                  <w:ins w:id="245" w:author="zusammenlegung" w:date="2025-12-12T19:01:00Z" w16du:dateUtc="2025-12-12T18:01:00Z">
                    <w:r w:rsidRPr="00C673E9">
                      <w:rPr>
                        <w:rFonts w:ascii="Arial" w:hAnsi="Arial" w:cs="Arial"/>
                      </w:rPr>
                      <w:lastRenderedPageBreak/>
                      <w:fldChar w:fldCharType="begin"/>
                    </w:r>
                    <w:r w:rsidRPr="00C673E9">
                      <w:rPr>
                        <w:rFonts w:ascii="Arial" w:hAnsi="Arial" w:cs="Arial"/>
                      </w:rPr>
                      <w:instrText>HYPERLINK "https://tscnlab.github.io/LightLogR/reference/spectral_integration.html"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spectral_integration()</w:t>
                    </w:r>
                    <w:r w:rsidRPr="00C673E9">
                      <w:rPr>
                        <w:rFonts w:ascii="Arial" w:hAnsi="Arial" w:cs="Arial"/>
                      </w:rPr>
                      <w:fldChar w:fldCharType="end"/>
                    </w:r>
                    <w:r w:rsidRPr="00C673E9">
                      <w:rPr>
                        <w:rFonts w:ascii="Arial" w:hAnsi="Arial" w:cs="Arial"/>
                      </w:rPr>
                      <w:t xml:space="preserve"> +</w:t>
                    </w:r>
                  </w:ins>
                </w:p>
                <w:p w14:paraId="56943C14" w14:textId="77777777" w:rsidR="007C0A0D" w:rsidRPr="00C673E9" w:rsidRDefault="007C0A0D" w:rsidP="0047611C">
                  <w:pPr>
                    <w:jc w:val="center"/>
                    <w:rPr>
                      <w:ins w:id="246" w:author="zusammenlegung" w:date="2025-12-12T19:01:00Z" w16du:dateUtc="2025-12-12T18:01:00Z"/>
                      <w:rFonts w:ascii="Arial" w:hAnsi="Arial" w:cs="Arial"/>
                    </w:rPr>
                  </w:pPr>
                  <w:ins w:id="247" w:author="zusammenlegung" w:date="2025-12-12T19:01:00Z" w16du:dateUtc="2025-12-12T18:01:00Z">
                    <w:r w:rsidRPr="00C673E9">
                      <w:rPr>
                        <w:rFonts w:ascii="Arial" w:hAnsi="Arial" w:cs="Arial"/>
                      </w:rPr>
                      <w:lastRenderedPageBreak/>
                      <w:fldChar w:fldCharType="begin"/>
                    </w:r>
                    <w:r w:rsidRPr="00C673E9">
                      <w:rPr>
                        <w:rFonts w:ascii="Arial" w:hAnsi="Arial" w:cs="Arial"/>
                      </w:rPr>
                      <w:instrText>HYPERLINK "https://tscnlab.github.io/LightLogR/reference/filter_Time.html"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filter_Time()</w:t>
                    </w:r>
                    <w:r w:rsidRPr="00C673E9">
                      <w:rPr>
                        <w:rFonts w:ascii="Arial" w:hAnsi="Arial" w:cs="Arial"/>
                      </w:rPr>
                      <w:fldChar w:fldCharType="end"/>
                    </w:r>
                    <w:r w:rsidRPr="00C673E9">
                      <w:rPr>
                        <w:rFonts w:ascii="Arial" w:hAnsi="Arial" w:cs="Arial"/>
                      </w:rPr>
                      <w:t xml:space="preserve"> (for defined times) or</w:t>
                    </w:r>
                    <w:r w:rsidRPr="00C673E9">
                      <w:rPr>
                        <w:rFonts w:ascii="Arial" w:hAnsi="Arial" w:cs="Arial"/>
                      </w:rPr>
                      <w:br/>
                    </w:r>
                    <w:r w:rsidRPr="00C673E9">
                      <w:rPr>
                        <w:rFonts w:ascii="Arial" w:hAnsi="Arial" w:cs="Arial"/>
                      </w:rPr>
                      <w:fldChar w:fldCharType="begin"/>
                    </w:r>
                    <w:r w:rsidRPr="00C673E9">
                      <w:rPr>
                        <w:rFonts w:ascii="Arial" w:hAnsi="Arial" w:cs="Arial"/>
                      </w:rPr>
                      <w:instrText>HYPERLINK "https://tscnlab.github.io/LightLogR/reference/cut_Datetime.html"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cut_Datetime()</w:t>
                    </w:r>
                    <w:r w:rsidRPr="00C673E9">
                      <w:rPr>
                        <w:rFonts w:ascii="Arial" w:hAnsi="Arial" w:cs="Arial"/>
                      </w:rPr>
                      <w:fldChar w:fldCharType="end"/>
                    </w:r>
                    <w:r w:rsidRPr="00C673E9">
                      <w:rPr>
                        <w:rFonts w:ascii="Arial" w:hAnsi="Arial" w:cs="Arial"/>
                      </w:rPr>
                      <w:t xml:space="preserve"> (for regular time intervals) or</w:t>
                    </w:r>
                    <w:r w:rsidRPr="00C673E9">
                      <w:rPr>
                        <w:rFonts w:ascii="Arial" w:hAnsi="Arial" w:cs="Arial"/>
                      </w:rPr>
                      <w:br/>
                    </w:r>
                    <w:r w:rsidRPr="00C673E9">
                      <w:rPr>
                        <w:rFonts w:ascii="Arial" w:hAnsi="Arial" w:cs="Arial"/>
                      </w:rPr>
                      <w:fldChar w:fldCharType="begin"/>
                    </w:r>
                    <w:r w:rsidRPr="00C673E9">
                      <w:rPr>
                        <w:rFonts w:ascii="Arial" w:hAnsi="Arial" w:cs="Arial"/>
                      </w:rPr>
                      <w:instrText>HYPERLINK "https://tscnlab.github.io/LightLogR/reference/photoperiod.html"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add_photoperiod()</w:t>
                    </w:r>
                    <w:r w:rsidRPr="00C673E9">
                      <w:rPr>
                        <w:rFonts w:ascii="Arial" w:hAnsi="Arial" w:cs="Arial"/>
                      </w:rPr>
                      <w:fldChar w:fldCharType="end"/>
                    </w:r>
                    <w:r w:rsidRPr="00C673E9">
                      <w:rPr>
                        <w:rFonts w:ascii="Arial" w:hAnsi="Arial" w:cs="Arial"/>
                      </w:rPr>
                      <w:t xml:space="preserve"> (for solar times) +</w:t>
                    </w:r>
                  </w:ins>
                </w:p>
                <w:p w14:paraId="0FD1A8A1" w14:textId="77777777" w:rsidR="007C0A0D" w:rsidRPr="00C673E9" w:rsidRDefault="007C0A0D" w:rsidP="0047611C">
                  <w:pPr>
                    <w:jc w:val="center"/>
                    <w:rPr>
                      <w:ins w:id="248" w:author="zusammenlegung" w:date="2025-12-12T19:01:00Z" w16du:dateUtc="2025-12-12T18:01:00Z"/>
                      <w:rFonts w:ascii="Arial" w:hAnsi="Arial" w:cs="Arial"/>
                    </w:rPr>
                  </w:pPr>
                  <w:ins w:id="249" w:author="zusammenlegung" w:date="2025-12-12T19:01:00Z" w16du:dateUtc="2025-12-12T18:01:00Z">
                    <w:r w:rsidRPr="00C673E9">
                      <w:rPr>
                        <w:rFonts w:ascii="Arial" w:hAnsi="Arial" w:cs="Arial"/>
                      </w:rPr>
                      <w:t>grouping by time state +</w:t>
                    </w:r>
                  </w:ins>
                </w:p>
                <w:p w14:paraId="793EE866" w14:textId="77777777" w:rsidR="007C0A0D" w:rsidRPr="00C673E9" w:rsidRDefault="007C0A0D" w:rsidP="0047611C">
                  <w:pPr>
                    <w:jc w:val="center"/>
                    <w:rPr>
                      <w:ins w:id="250" w:author="zusammenlegung" w:date="2025-12-12T19:01:00Z" w16du:dateUtc="2025-12-12T18:01:00Z"/>
                      <w:rFonts w:ascii="Arial" w:hAnsi="Arial" w:cs="Arial"/>
                    </w:rPr>
                  </w:pPr>
                  <w:ins w:id="251"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"https://tscnlab.github.io/LightLogR/reference/summarize_numeric.html"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summarize_numeric()</w:t>
                    </w:r>
                    <w:r w:rsidRPr="00C673E9">
                      <w:rPr>
                        <w:rFonts w:ascii="Arial" w:hAnsi="Arial" w:cs="Arial"/>
                      </w:rPr>
                      <w:fldChar w:fldCharType="end"/>
                    </w:r>
                  </w:ins>
                </w:p>
              </w:tc>
            </w:tr>
            <w:bookmarkEnd w:id="111"/>
          </w:tbl>
          <w:p w14:paraId="628646A8" w14:textId="77777777" w:rsidR="007C0A0D" w:rsidRPr="00C61260" w:rsidRDefault="007C0A0D" w:rsidP="0047611C">
            <w:pPr>
              <w:rPr>
                <w:rFonts w:ascii="Arial" w:hAnsi="Arial"/>
              </w:rPr>
            </w:pPr>
          </w:p>
        </w:tc>
        <w:tc>
          <w:tcPr>
            <w:tcW w:w="4439" w:type="dxa"/>
            <w:cellDel w:id="252" w:author="zusammenlegung" w:date="2025-12-12T19:01:00Z"/>
          </w:tcPr>
          <w:p w14:paraId="13FA0656" w14:textId="77777777" w:rsidR="00132CBB" w:rsidRPr="00F055DD" w:rsidRDefault="00132CBB" w:rsidP="00EF17F7">
            <w:pPr>
              <w:rPr>
                <w:del w:id="253" w:author="zusammenlegung" w:date="2025-12-12T19:01:00Z" w16du:dateUtc="2025-12-12T18:01:00Z"/>
                <w:rFonts w:ascii="Arial" w:hAnsi="Arial" w:cs="Arial"/>
                <w:sz w:val="20"/>
                <w:szCs w:val="20"/>
              </w:rPr>
            </w:pPr>
            <w:del w:id="254" w:author="zusammenlegung" w:date="2025-12-12T19:01:00Z" w16du:dateUtc="2025-12-12T18:01:00Z">
              <w:r w:rsidRPr="00F055DD">
                <w:rPr>
                  <w:rFonts w:ascii="Arial" w:hAnsi="Arial" w:cs="Arial"/>
                  <w:sz w:val="20"/>
                  <w:szCs w:val="20"/>
                </w:rPr>
                <w:lastRenderedPageBreak/>
                <w:delText>filter for distance range +</w:delText>
              </w:r>
            </w:del>
          </w:p>
          <w:p w14:paraId="79D1C6D0" w14:textId="75D8E5F8" w:rsidR="00132CBB" w:rsidRPr="00F055DD" w:rsidRDefault="00132CBB" w:rsidP="00EF17F7">
            <w:pPr>
              <w:rPr>
                <w:del w:id="255" w:author="zusammenlegung" w:date="2025-12-12T19:01:00Z" w16du:dateUtc="2025-12-12T18:01:00Z"/>
                <w:rFonts w:ascii="Arial" w:hAnsi="Arial" w:cs="Arial"/>
                <w:sz w:val="20"/>
                <w:szCs w:val="20"/>
              </w:rPr>
            </w:pPr>
            <w:del w:id="256" w:author="zusammenlegung" w:date="2025-12-12T19:01:00Z" w16du:dateUtc="2025-12-12T18:01:00Z">
              <w:r>
                <w:fldChar w:fldCharType="begin"/>
              </w:r>
              <w:r>
                <w:delInstrText>HYPERLINK "https://tscnlab.github.io/LightLogR/reference/durations.html" \h</w:delInstrText>
              </w:r>
              <w:r>
                <w:fldChar w:fldCharType="separate"/>
              </w:r>
              <w:r w:rsidRPr="00F055DD">
                <w:rPr>
                  <w:rStyle w:val="Hyperlink"/>
                  <w:rFonts w:ascii="Arial" w:hAnsi="Arial" w:cs="Arial"/>
                  <w:sz w:val="20"/>
                  <w:szCs w:val="20"/>
                </w:rPr>
                <w:delText>durations()</w:delText>
              </w:r>
              <w:r>
                <w:fldChar w:fldCharType="end"/>
              </w:r>
              <w:r w:rsidRPr="00F055DD">
                <w:rPr>
                  <w:rFonts w:ascii="Arial" w:hAnsi="Arial" w:cs="Arial"/>
                  <w:sz w:val="20"/>
                  <w:szCs w:val="20"/>
                </w:rPr>
                <w:delText>* (for single ranges)</w:delText>
              </w:r>
            </w:del>
          </w:p>
          <w:p w14:paraId="7FC514E4" w14:textId="77777777" w:rsidR="00132CBB" w:rsidRPr="00F055DD" w:rsidRDefault="00132CBB" w:rsidP="00EF17F7">
            <w:pPr>
              <w:rPr>
                <w:del w:id="257" w:author="zusammenlegung" w:date="2025-12-12T19:01:00Z" w16du:dateUtc="2025-12-12T18:01:00Z"/>
                <w:rFonts w:ascii="Arial" w:hAnsi="Arial" w:cs="Arial"/>
                <w:sz w:val="20"/>
                <w:szCs w:val="20"/>
              </w:rPr>
            </w:pPr>
            <w:del w:id="258" w:author="zusammenlegung" w:date="2025-12-12T19:01:00Z" w16du:dateUtc="2025-12-12T18:01:00Z">
              <w:r w:rsidRPr="00F055DD">
                <w:rPr>
                  <w:rFonts w:ascii="Arial" w:hAnsi="Arial" w:cs="Arial"/>
                  <w:sz w:val="20"/>
                  <w:szCs w:val="20"/>
                </w:rPr>
                <w:delText>or</w:delText>
              </w:r>
            </w:del>
          </w:p>
          <w:p w14:paraId="46BF6E48" w14:textId="77777777" w:rsidR="00132CBB" w:rsidRPr="00F055DD" w:rsidRDefault="00132CBB" w:rsidP="00EF17F7">
            <w:pPr>
              <w:rPr>
                <w:del w:id="259" w:author="zusammenlegung" w:date="2025-12-12T19:01:00Z" w16du:dateUtc="2025-12-12T18:01:00Z"/>
                <w:rFonts w:ascii="Arial" w:hAnsi="Arial" w:cs="Arial"/>
                <w:sz w:val="20"/>
                <w:szCs w:val="20"/>
              </w:rPr>
            </w:pPr>
            <w:del w:id="260" w:author="zusammenlegung" w:date="2025-12-12T19:01:00Z" w16du:dateUtc="2025-12-12T18:01:00Z">
              <w:r w:rsidRPr="00F055DD">
                <w:rPr>
                  <w:rFonts w:ascii="Arial" w:hAnsi="Arial" w:cs="Arial"/>
                  <w:sz w:val="20"/>
                  <w:szCs w:val="20"/>
                </w:rPr>
                <w:delText>grouping by distance range +</w:delText>
              </w:r>
            </w:del>
          </w:p>
          <w:p w14:paraId="38F698F2" w14:textId="1CFB5FF2" w:rsidR="00132CBB" w:rsidRPr="00F055DD" w:rsidRDefault="00132CBB" w:rsidP="00EF17F7">
            <w:pPr>
              <w:rPr>
                <w:rFonts w:ascii="Arial" w:hAnsi="Arial" w:cs="Arial"/>
                <w:sz w:val="20"/>
                <w:szCs w:val="20"/>
              </w:rPr>
            </w:pPr>
            <w:del w:id="261" w:author="zusammenlegung" w:date="2025-12-12T19:01:00Z" w16du:dateUtc="2025-12-12T18:01:00Z">
              <w:r>
                <w:fldChar w:fldCharType="begin"/>
              </w:r>
              <w:r>
                <w:delInstrText>HYPERLINK "https://tscnlab.github.io/LightLogR/reference/durations.html" \h</w:delInstrText>
              </w:r>
              <w:r>
                <w:fldChar w:fldCharType="separate"/>
              </w:r>
              <w:r w:rsidRPr="00F055DD">
                <w:rPr>
                  <w:rStyle w:val="Hyperlink"/>
                  <w:rFonts w:ascii="Arial" w:hAnsi="Arial" w:cs="Arial"/>
                  <w:sz w:val="20"/>
                  <w:szCs w:val="20"/>
                </w:rPr>
                <w:delText>durations()</w:delText>
              </w:r>
              <w:r>
                <w:fldChar w:fldCharType="end"/>
              </w:r>
              <w:r w:rsidRPr="00F055DD">
                <w:rPr>
                  <w:rFonts w:ascii="Arial" w:hAnsi="Arial" w:cs="Arial"/>
                  <w:sz w:val="20"/>
                  <w:szCs w:val="20"/>
                </w:rPr>
                <w:delText>* (for all ranges)</w:delText>
              </w:r>
            </w:del>
          </w:p>
        </w:tc>
      </w:tr>
      <w:tr w:rsidR="00132CBB" w:rsidRPr="00F055DD" w14:paraId="32BF5C49" w14:textId="77777777" w:rsidTr="00F055DD">
        <w:trPr>
          <w:del w:id="262" w:author="zusammenlegung" w:date="2025-12-12T19:01:00Z" w16du:dateUtc="2025-12-12T18:01:00Z"/>
        </w:trPr>
        <w:tc>
          <w:tcPr>
            <w:tcW w:w="704" w:type="dxa"/>
          </w:tcPr>
          <w:p w14:paraId="6E1625FD" w14:textId="77777777" w:rsidR="00132CBB" w:rsidRPr="00F055DD" w:rsidRDefault="00132CBB" w:rsidP="00EF17F7">
            <w:pPr>
              <w:pStyle w:val="Compact"/>
              <w:rPr>
                <w:del w:id="263" w:author="zusammenlegung" w:date="2025-12-12T19:01:00Z" w16du:dateUtc="2025-12-12T18:01:00Z"/>
                <w:rFonts w:ascii="Arial" w:hAnsi="Arial" w:cs="Arial"/>
                <w:sz w:val="20"/>
                <w:szCs w:val="20"/>
              </w:rPr>
            </w:pPr>
            <w:del w:id="264" w:author="zusammenlegung" w:date="2025-12-12T19:01:00Z" w16du:dateUtc="2025-12-12T18:01:00Z">
              <w:r w:rsidRPr="00F055DD">
                <w:rPr>
                  <w:rFonts w:ascii="Arial" w:hAnsi="Arial" w:cs="Arial"/>
                  <w:sz w:val="20"/>
                  <w:szCs w:val="20"/>
                </w:rPr>
                <w:lastRenderedPageBreak/>
                <w:delText>3</w:delText>
              </w:r>
            </w:del>
          </w:p>
        </w:tc>
        <w:tc>
          <w:tcPr>
            <w:tcW w:w="3827" w:type="dxa"/>
          </w:tcPr>
          <w:p w14:paraId="62BC4621" w14:textId="77777777" w:rsidR="00132CBB" w:rsidRPr="00F055DD" w:rsidRDefault="00132CBB" w:rsidP="00EF17F7">
            <w:pPr>
              <w:pStyle w:val="Compact"/>
              <w:rPr>
                <w:del w:id="265" w:author="zusammenlegung" w:date="2025-12-12T19:01:00Z" w16du:dateUtc="2025-12-12T18:01:00Z"/>
                <w:rFonts w:ascii="Arial" w:hAnsi="Arial" w:cs="Arial"/>
                <w:sz w:val="20"/>
                <w:szCs w:val="20"/>
              </w:rPr>
            </w:pPr>
            <w:del w:id="266" w:author="zusammenlegung" w:date="2025-12-12T19:01:00Z" w16du:dateUtc="2025-12-12T18:01:00Z">
              <w:r w:rsidRPr="00F055DD">
                <w:rPr>
                  <w:rFonts w:ascii="Arial" w:hAnsi="Arial" w:cs="Arial"/>
                  <w:sz w:val="20"/>
                  <w:szCs w:val="20"/>
                </w:rPr>
                <w:delText>Frequency of</w:delText>
              </w:r>
              <w:r w:rsidRPr="00F055DD">
                <w:rPr>
                  <w:rFonts w:ascii="Arial" w:hAnsi="Arial" w:cs="Arial"/>
                  <w:sz w:val="20"/>
                  <w:szCs w:val="20"/>
                </w:rPr>
                <w:br/>
                <w:delText>Continuous near work</w:delText>
              </w:r>
            </w:del>
          </w:p>
        </w:tc>
        <w:tc>
          <w:tcPr>
            <w:tcW w:w="4439" w:type="dxa"/>
          </w:tcPr>
          <w:p w14:paraId="6BDB5D7E" w14:textId="77777777" w:rsidR="00132CBB" w:rsidRPr="00F055DD" w:rsidRDefault="00132CBB" w:rsidP="00EF17F7">
            <w:pPr>
              <w:rPr>
                <w:del w:id="267" w:author="zusammenlegung" w:date="2025-12-12T19:01:00Z" w16du:dateUtc="2025-12-12T18:01:00Z"/>
                <w:rFonts w:ascii="Arial" w:hAnsi="Arial" w:cs="Arial"/>
                <w:sz w:val="20"/>
                <w:szCs w:val="20"/>
              </w:rPr>
            </w:pPr>
            <w:del w:id="268" w:author="zusammenlegung" w:date="2025-12-12T19:01:00Z" w16du:dateUtc="2025-12-12T18:01:00Z">
              <w:r>
                <w:fldChar w:fldCharType="begin"/>
              </w:r>
              <w:r>
                <w:delInstrText>HYPERLINK "https://tscnlab.github.io/LightLogR/reference/extract_clusters.html" \h</w:delInstrText>
              </w:r>
              <w:r>
                <w:fldChar w:fldCharType="separate"/>
              </w:r>
              <w:r w:rsidRPr="00F055DD">
                <w:rPr>
                  <w:rStyle w:val="Hyperlink"/>
                  <w:rFonts w:ascii="Arial" w:hAnsi="Arial" w:cs="Arial"/>
                  <w:sz w:val="20"/>
                  <w:szCs w:val="20"/>
                </w:rPr>
                <w:delText>extract_clusters()</w:delText>
              </w:r>
              <w:r>
                <w:fldChar w:fldCharType="end"/>
              </w:r>
              <w:r w:rsidRPr="00F055DD">
                <w:rPr>
                  <w:rFonts w:ascii="Arial" w:hAnsi="Arial" w:cs="Arial"/>
                  <w:sz w:val="20"/>
                  <w:szCs w:val="20"/>
                </w:rPr>
                <w:delText>* +</w:delText>
              </w:r>
            </w:del>
          </w:p>
          <w:p w14:paraId="599E8E21" w14:textId="77777777" w:rsidR="00132CBB" w:rsidRPr="00F055DD" w:rsidRDefault="00132CBB" w:rsidP="00EF17F7">
            <w:pPr>
              <w:rPr>
                <w:del w:id="269" w:author="zusammenlegung" w:date="2025-12-12T19:01:00Z" w16du:dateUtc="2025-12-12T18:01:00Z"/>
                <w:rFonts w:ascii="Arial" w:hAnsi="Arial" w:cs="Arial"/>
                <w:sz w:val="20"/>
                <w:szCs w:val="20"/>
              </w:rPr>
            </w:pPr>
            <w:del w:id="270"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Pr="00F055DD">
                <w:rPr>
                  <w:rFonts w:ascii="Arial" w:hAnsi="Arial" w:cs="Arial"/>
                  <w:sz w:val="20"/>
                  <w:szCs w:val="20"/>
                </w:rPr>
                <w:delText>*</w:delText>
              </w:r>
            </w:del>
          </w:p>
        </w:tc>
      </w:tr>
      <w:tr w:rsidR="00132CBB" w:rsidRPr="00F055DD" w14:paraId="52709AB9" w14:textId="77777777" w:rsidTr="00F055DD">
        <w:trPr>
          <w:del w:id="271" w:author="zusammenlegung" w:date="2025-12-12T19:01:00Z" w16du:dateUtc="2025-12-12T18:01:00Z"/>
        </w:trPr>
        <w:tc>
          <w:tcPr>
            <w:tcW w:w="704" w:type="dxa"/>
          </w:tcPr>
          <w:p w14:paraId="72441D41" w14:textId="77777777" w:rsidR="00132CBB" w:rsidRPr="00F055DD" w:rsidRDefault="00132CBB" w:rsidP="00EF17F7">
            <w:pPr>
              <w:pStyle w:val="Compact"/>
              <w:rPr>
                <w:del w:id="272" w:author="zusammenlegung" w:date="2025-12-12T19:01:00Z" w16du:dateUtc="2025-12-12T18:01:00Z"/>
                <w:rFonts w:ascii="Arial" w:hAnsi="Arial" w:cs="Arial"/>
                <w:sz w:val="20"/>
                <w:szCs w:val="20"/>
              </w:rPr>
            </w:pPr>
            <w:del w:id="273" w:author="zusammenlegung" w:date="2025-12-12T19:01:00Z" w16du:dateUtc="2025-12-12T18:01:00Z">
              <w:r w:rsidRPr="00F055DD">
                <w:rPr>
                  <w:rFonts w:ascii="Arial" w:hAnsi="Arial" w:cs="Arial"/>
                  <w:sz w:val="20"/>
                  <w:szCs w:val="20"/>
                </w:rPr>
                <w:delText>4</w:delText>
              </w:r>
            </w:del>
          </w:p>
        </w:tc>
        <w:tc>
          <w:tcPr>
            <w:tcW w:w="3827" w:type="dxa"/>
          </w:tcPr>
          <w:p w14:paraId="3A23446B" w14:textId="77777777" w:rsidR="00132CBB" w:rsidRPr="00F055DD" w:rsidRDefault="00132CBB" w:rsidP="00EF17F7">
            <w:pPr>
              <w:pStyle w:val="Compact"/>
              <w:rPr>
                <w:del w:id="274" w:author="zusammenlegung" w:date="2025-12-12T19:01:00Z" w16du:dateUtc="2025-12-12T18:01:00Z"/>
                <w:rFonts w:ascii="Arial" w:hAnsi="Arial" w:cs="Arial"/>
                <w:sz w:val="20"/>
                <w:szCs w:val="20"/>
              </w:rPr>
            </w:pPr>
            <w:del w:id="275" w:author="zusammenlegung" w:date="2025-12-12T19:01:00Z" w16du:dateUtc="2025-12-12T18:01:00Z">
              <w:r w:rsidRPr="00F055DD">
                <w:rPr>
                  <w:rFonts w:ascii="Arial" w:hAnsi="Arial" w:cs="Arial"/>
                  <w:sz w:val="20"/>
                  <w:szCs w:val="20"/>
                </w:rPr>
                <w:delText>Frequency,</w:delText>
              </w:r>
              <w:r w:rsidRPr="00F055DD">
                <w:rPr>
                  <w:rFonts w:ascii="Arial" w:hAnsi="Arial" w:cs="Arial"/>
                  <w:sz w:val="20"/>
                  <w:szCs w:val="20"/>
                </w:rPr>
                <w:br/>
                <w:delText>duration,</w:delText>
              </w:r>
              <w:r w:rsidRPr="00F055DD">
                <w:rPr>
                  <w:rFonts w:ascii="Arial" w:hAnsi="Arial" w:cs="Arial"/>
                  <w:sz w:val="20"/>
                  <w:szCs w:val="20"/>
                </w:rPr>
                <w:br/>
                <w:delText>and distances of</w:delText>
              </w:r>
              <w:r w:rsidRPr="00F055DD">
                <w:rPr>
                  <w:rFonts w:ascii="Arial" w:hAnsi="Arial" w:cs="Arial"/>
                  <w:sz w:val="20"/>
                  <w:szCs w:val="20"/>
                </w:rPr>
                <w:br/>
              </w:r>
              <w:r w:rsidRPr="00F055DD">
                <w:rPr>
                  <w:rFonts w:ascii="Arial" w:hAnsi="Arial" w:cs="Arial"/>
                  <w:i/>
                  <w:iCs/>
                  <w:sz w:val="20"/>
                  <w:szCs w:val="20"/>
                </w:rPr>
                <w:delText>Near Work episodes</w:delText>
              </w:r>
            </w:del>
          </w:p>
        </w:tc>
        <w:tc>
          <w:tcPr>
            <w:tcW w:w="4439" w:type="dxa"/>
          </w:tcPr>
          <w:p w14:paraId="760495CF" w14:textId="77777777" w:rsidR="00132CBB" w:rsidRPr="00F055DD" w:rsidRDefault="00132CBB" w:rsidP="00EF17F7">
            <w:pPr>
              <w:rPr>
                <w:del w:id="276" w:author="zusammenlegung" w:date="2025-12-12T19:01:00Z" w16du:dateUtc="2025-12-12T18:01:00Z"/>
                <w:rFonts w:ascii="Arial" w:hAnsi="Arial" w:cs="Arial"/>
                <w:sz w:val="20"/>
                <w:szCs w:val="20"/>
              </w:rPr>
            </w:pPr>
            <w:del w:id="277" w:author="zusammenlegung" w:date="2025-12-12T19:01:00Z" w16du:dateUtc="2025-12-12T18:01:00Z">
              <w:r>
                <w:fldChar w:fldCharType="begin"/>
              </w:r>
              <w:r>
                <w:delInstrText>HYPERLINK "https://tscnlab.github.io/LightLogR/reference/extract_clusters.html" \h</w:delInstrText>
              </w:r>
              <w:r>
                <w:fldChar w:fldCharType="separate"/>
              </w:r>
              <w:r w:rsidRPr="00F055DD">
                <w:rPr>
                  <w:rStyle w:val="Hyperlink"/>
                  <w:rFonts w:ascii="Arial" w:hAnsi="Arial" w:cs="Arial"/>
                  <w:sz w:val="20"/>
                  <w:szCs w:val="20"/>
                </w:rPr>
                <w:delText>extract_clusters()</w:delText>
              </w:r>
              <w:r>
                <w:fldChar w:fldCharType="end"/>
              </w:r>
              <w:r w:rsidRPr="00F055DD">
                <w:rPr>
                  <w:rFonts w:ascii="Arial" w:hAnsi="Arial" w:cs="Arial"/>
                  <w:sz w:val="20"/>
                  <w:szCs w:val="20"/>
                </w:rPr>
                <w:delText>* +</w:delText>
              </w:r>
            </w:del>
          </w:p>
          <w:p w14:paraId="28F41758" w14:textId="77777777" w:rsidR="00132CBB" w:rsidRPr="00F055DD" w:rsidRDefault="00132CBB" w:rsidP="00EF17F7">
            <w:pPr>
              <w:rPr>
                <w:del w:id="278" w:author="zusammenlegung" w:date="2025-12-12T19:01:00Z" w16du:dateUtc="2025-12-12T18:01:00Z"/>
                <w:rFonts w:ascii="Arial" w:hAnsi="Arial" w:cs="Arial"/>
                <w:sz w:val="20"/>
                <w:szCs w:val="20"/>
              </w:rPr>
            </w:pPr>
            <w:del w:id="279" w:author="zusammenlegung" w:date="2025-12-12T19:01:00Z" w16du:dateUtc="2025-12-12T18:01:00Z">
              <w:r>
                <w:fldChar w:fldCharType="begin"/>
              </w:r>
              <w:r>
                <w:delInstrText>HYPERLINK "https://tscnlab.github.io/LightLogR/reference/extract_metric.html" \h</w:delInstrText>
              </w:r>
              <w:r>
                <w:fldChar w:fldCharType="separate"/>
              </w:r>
              <w:r w:rsidRPr="00F055DD">
                <w:rPr>
                  <w:rStyle w:val="Hyperlink"/>
                  <w:rFonts w:ascii="Arial" w:hAnsi="Arial" w:cs="Arial"/>
                  <w:sz w:val="20"/>
                  <w:szCs w:val="20"/>
                </w:rPr>
                <w:delText>extract_metric()</w:delText>
              </w:r>
              <w:r>
                <w:fldChar w:fldCharType="end"/>
              </w:r>
              <w:r w:rsidRPr="00F055DD">
                <w:rPr>
                  <w:rFonts w:ascii="Arial" w:hAnsi="Arial" w:cs="Arial"/>
                  <w:sz w:val="20"/>
                  <w:szCs w:val="20"/>
                </w:rPr>
                <w:delText>* +</w:delText>
              </w:r>
            </w:del>
          </w:p>
          <w:p w14:paraId="37304916" w14:textId="77777777" w:rsidR="00132CBB" w:rsidRPr="00F055DD" w:rsidRDefault="00132CBB" w:rsidP="00EF17F7">
            <w:pPr>
              <w:rPr>
                <w:del w:id="280" w:author="zusammenlegung" w:date="2025-12-12T19:01:00Z" w16du:dateUtc="2025-12-12T18:01:00Z"/>
                <w:rFonts w:ascii="Arial" w:hAnsi="Arial" w:cs="Arial"/>
                <w:sz w:val="20"/>
                <w:szCs w:val="20"/>
              </w:rPr>
            </w:pPr>
            <w:del w:id="281"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Pr="00F055DD">
                <w:rPr>
                  <w:rFonts w:ascii="Arial" w:hAnsi="Arial" w:cs="Arial"/>
                  <w:sz w:val="20"/>
                  <w:szCs w:val="20"/>
                </w:rPr>
                <w:delText>*</w:delText>
              </w:r>
            </w:del>
          </w:p>
        </w:tc>
      </w:tr>
      <w:tr w:rsidR="00132CBB" w:rsidRPr="00F055DD" w14:paraId="51025750" w14:textId="77777777" w:rsidTr="00F055DD">
        <w:trPr>
          <w:del w:id="282" w:author="zusammenlegung" w:date="2025-12-12T19:01:00Z" w16du:dateUtc="2025-12-12T18:01:00Z"/>
        </w:trPr>
        <w:tc>
          <w:tcPr>
            <w:tcW w:w="704" w:type="dxa"/>
          </w:tcPr>
          <w:p w14:paraId="44EC7ADB" w14:textId="77777777" w:rsidR="00132CBB" w:rsidRPr="00F055DD" w:rsidRDefault="00132CBB" w:rsidP="00EF17F7">
            <w:pPr>
              <w:pStyle w:val="Compact"/>
              <w:rPr>
                <w:del w:id="283" w:author="zusammenlegung" w:date="2025-12-12T19:01:00Z" w16du:dateUtc="2025-12-12T18:01:00Z"/>
                <w:rFonts w:ascii="Arial" w:hAnsi="Arial" w:cs="Arial"/>
                <w:sz w:val="20"/>
                <w:szCs w:val="20"/>
              </w:rPr>
            </w:pPr>
            <w:del w:id="284" w:author="zusammenlegung" w:date="2025-12-12T19:01:00Z" w16du:dateUtc="2025-12-12T18:01:00Z">
              <w:r w:rsidRPr="00F055DD">
                <w:rPr>
                  <w:rFonts w:ascii="Arial" w:hAnsi="Arial" w:cs="Arial"/>
                  <w:sz w:val="20"/>
                  <w:szCs w:val="20"/>
                </w:rPr>
                <w:delText>5</w:delText>
              </w:r>
            </w:del>
          </w:p>
        </w:tc>
        <w:tc>
          <w:tcPr>
            <w:tcW w:w="3827" w:type="dxa"/>
          </w:tcPr>
          <w:p w14:paraId="3F32009F" w14:textId="77777777" w:rsidR="00132CBB" w:rsidRPr="00F055DD" w:rsidRDefault="00132CBB" w:rsidP="00EF17F7">
            <w:pPr>
              <w:pStyle w:val="Compact"/>
              <w:rPr>
                <w:del w:id="285" w:author="zusammenlegung" w:date="2025-12-12T19:01:00Z" w16du:dateUtc="2025-12-12T18:01:00Z"/>
                <w:rFonts w:ascii="Arial" w:hAnsi="Arial" w:cs="Arial"/>
                <w:sz w:val="20"/>
                <w:szCs w:val="20"/>
              </w:rPr>
            </w:pPr>
            <w:del w:id="286" w:author="zusammenlegung" w:date="2025-12-12T19:01:00Z" w16du:dateUtc="2025-12-12T18:01:00Z">
              <w:r w:rsidRPr="00F055DD">
                <w:rPr>
                  <w:rFonts w:ascii="Arial" w:hAnsi="Arial" w:cs="Arial"/>
                  <w:sz w:val="20"/>
                  <w:szCs w:val="20"/>
                </w:rPr>
                <w:delText xml:space="preserve">Frequency and duration of </w:delText>
              </w:r>
              <w:r w:rsidRPr="00F055DD">
                <w:rPr>
                  <w:rFonts w:ascii="Arial" w:hAnsi="Arial" w:cs="Arial"/>
                  <w:i/>
                  <w:iCs/>
                  <w:sz w:val="20"/>
                  <w:szCs w:val="20"/>
                </w:rPr>
                <w:delText>Visual breaks</w:delText>
              </w:r>
            </w:del>
          </w:p>
        </w:tc>
        <w:tc>
          <w:tcPr>
            <w:tcW w:w="4439" w:type="dxa"/>
          </w:tcPr>
          <w:p w14:paraId="7C4E9E2A" w14:textId="77777777" w:rsidR="00132CBB" w:rsidRPr="00F055DD" w:rsidRDefault="00132CBB" w:rsidP="00EF17F7">
            <w:pPr>
              <w:rPr>
                <w:del w:id="287" w:author="zusammenlegung" w:date="2025-12-12T19:01:00Z" w16du:dateUtc="2025-12-12T18:01:00Z"/>
                <w:rFonts w:ascii="Arial" w:hAnsi="Arial" w:cs="Arial"/>
                <w:sz w:val="20"/>
                <w:szCs w:val="20"/>
              </w:rPr>
            </w:pPr>
            <w:del w:id="288" w:author="zusammenlegung" w:date="2025-12-12T19:01:00Z" w16du:dateUtc="2025-12-12T18:01:00Z">
              <w:r>
                <w:fldChar w:fldCharType="begin"/>
              </w:r>
              <w:r>
                <w:delInstrText>HYPERLINK "https://tscnlab.github.io/LightLogR/reference/extract_clusters.html" \h</w:delInstrText>
              </w:r>
              <w:r>
                <w:fldChar w:fldCharType="separate"/>
              </w:r>
              <w:r w:rsidRPr="00F055DD">
                <w:rPr>
                  <w:rStyle w:val="Hyperlink"/>
                  <w:rFonts w:ascii="Arial" w:hAnsi="Arial" w:cs="Arial"/>
                  <w:sz w:val="20"/>
                  <w:szCs w:val="20"/>
                </w:rPr>
                <w:delText>extract_clusters()</w:delText>
              </w:r>
              <w:r>
                <w:fldChar w:fldCharType="end"/>
              </w:r>
              <w:r w:rsidRPr="00F055DD">
                <w:rPr>
                  <w:rFonts w:ascii="Arial" w:hAnsi="Arial" w:cs="Arial"/>
                  <w:sz w:val="20"/>
                  <w:szCs w:val="20"/>
                </w:rPr>
                <w:delText>* +</w:delText>
              </w:r>
            </w:del>
          </w:p>
          <w:p w14:paraId="6F169941" w14:textId="77777777" w:rsidR="00132CBB" w:rsidRPr="00F055DD" w:rsidRDefault="00132CBB" w:rsidP="00EF17F7">
            <w:pPr>
              <w:rPr>
                <w:del w:id="289" w:author="zusammenlegung" w:date="2025-12-12T19:01:00Z" w16du:dateUtc="2025-12-12T18:01:00Z"/>
                <w:rFonts w:ascii="Arial" w:hAnsi="Arial" w:cs="Arial"/>
                <w:sz w:val="20"/>
                <w:szCs w:val="20"/>
              </w:rPr>
            </w:pPr>
            <w:del w:id="290" w:author="zusammenlegung" w:date="2025-12-12T19:01:00Z" w16du:dateUtc="2025-12-12T18:01:00Z">
              <w:r w:rsidRPr="00F055DD">
                <w:rPr>
                  <w:rFonts w:ascii="Arial" w:hAnsi="Arial" w:cs="Arial"/>
                  <w:sz w:val="20"/>
                  <w:szCs w:val="20"/>
                </w:rPr>
                <w:delText>filter</w:delText>
              </w:r>
            </w:del>
          </w:p>
        </w:tc>
      </w:tr>
      <w:tr w:rsidR="00616E9E" w:rsidRPr="00F055DD" w14:paraId="5F3E9148" w14:textId="77777777" w:rsidTr="00F30DB4">
        <w:trPr>
          <w:del w:id="291" w:author="zusammenlegung" w:date="2025-12-12T19:01:00Z" w16du:dateUtc="2025-12-12T18:01:00Z"/>
        </w:trPr>
        <w:tc>
          <w:tcPr>
            <w:tcW w:w="8970" w:type="dxa"/>
            <w:gridSpan w:val="3"/>
          </w:tcPr>
          <w:p w14:paraId="61DC65E9" w14:textId="77777777" w:rsidR="00616E9E" w:rsidRPr="00F055DD" w:rsidRDefault="00616E9E" w:rsidP="00EF17F7">
            <w:pPr>
              <w:pStyle w:val="Compact"/>
              <w:rPr>
                <w:del w:id="292" w:author="zusammenlegung" w:date="2025-12-12T19:01:00Z" w16du:dateUtc="2025-12-12T18:01:00Z"/>
                <w:rFonts w:ascii="Arial" w:hAnsi="Arial" w:cs="Arial"/>
                <w:sz w:val="20"/>
                <w:szCs w:val="20"/>
              </w:rPr>
            </w:pPr>
            <w:del w:id="293" w:author="zusammenlegung" w:date="2025-12-12T19:01:00Z" w16du:dateUtc="2025-12-12T18:01:00Z">
              <w:r w:rsidRPr="00F055DD">
                <w:rPr>
                  <w:rFonts w:ascii="Arial" w:hAnsi="Arial" w:cs="Arial"/>
                  <w:sz w:val="20"/>
                  <w:szCs w:val="20"/>
                </w:rPr>
                <w:delText>Light</w:delText>
              </w:r>
            </w:del>
          </w:p>
        </w:tc>
      </w:tr>
      <w:tr w:rsidR="00132CBB" w:rsidRPr="00F055DD" w14:paraId="2C2F3AD5" w14:textId="77777777" w:rsidTr="00F055DD">
        <w:trPr>
          <w:del w:id="294" w:author="zusammenlegung" w:date="2025-12-12T19:01:00Z" w16du:dateUtc="2025-12-12T18:01:00Z"/>
        </w:trPr>
        <w:tc>
          <w:tcPr>
            <w:tcW w:w="704" w:type="dxa"/>
          </w:tcPr>
          <w:p w14:paraId="7E5857BC" w14:textId="77777777" w:rsidR="00132CBB" w:rsidRPr="00F055DD" w:rsidRDefault="00132CBB" w:rsidP="00EF17F7">
            <w:pPr>
              <w:pStyle w:val="Compact"/>
              <w:rPr>
                <w:del w:id="295" w:author="zusammenlegung" w:date="2025-12-12T19:01:00Z" w16du:dateUtc="2025-12-12T18:01:00Z"/>
                <w:rFonts w:ascii="Arial" w:hAnsi="Arial" w:cs="Arial"/>
                <w:sz w:val="20"/>
                <w:szCs w:val="20"/>
              </w:rPr>
            </w:pPr>
            <w:del w:id="296" w:author="zusammenlegung" w:date="2025-12-12T19:01:00Z" w16du:dateUtc="2025-12-12T18:01:00Z">
              <w:r w:rsidRPr="00F055DD">
                <w:rPr>
                  <w:rFonts w:ascii="Arial" w:hAnsi="Arial" w:cs="Arial"/>
                  <w:sz w:val="20"/>
                  <w:szCs w:val="20"/>
                </w:rPr>
                <w:delText>6</w:delText>
              </w:r>
            </w:del>
          </w:p>
        </w:tc>
        <w:tc>
          <w:tcPr>
            <w:tcW w:w="3827" w:type="dxa"/>
          </w:tcPr>
          <w:p w14:paraId="1E2ACCAC" w14:textId="77777777" w:rsidR="00132CBB" w:rsidRPr="00F055DD" w:rsidRDefault="00132CBB" w:rsidP="00EF17F7">
            <w:pPr>
              <w:pStyle w:val="Compact"/>
              <w:rPr>
                <w:del w:id="297" w:author="zusammenlegung" w:date="2025-12-12T19:01:00Z" w16du:dateUtc="2025-12-12T18:01:00Z"/>
                <w:rFonts w:ascii="Arial" w:hAnsi="Arial" w:cs="Arial"/>
                <w:sz w:val="20"/>
                <w:szCs w:val="20"/>
              </w:rPr>
            </w:pPr>
            <w:del w:id="298" w:author="zusammenlegung" w:date="2025-12-12T19:01:00Z" w16du:dateUtc="2025-12-12T18:01:00Z">
              <w:r w:rsidRPr="00F055DD">
                <w:rPr>
                  <w:rFonts w:ascii="Arial" w:hAnsi="Arial" w:cs="Arial"/>
                  <w:sz w:val="20"/>
                  <w:szCs w:val="20"/>
                </w:rPr>
                <w:delText>Light exposure (in lux)</w:delText>
              </w:r>
            </w:del>
          </w:p>
        </w:tc>
        <w:tc>
          <w:tcPr>
            <w:tcW w:w="4439" w:type="dxa"/>
          </w:tcPr>
          <w:p w14:paraId="6AFAA23F" w14:textId="77777777" w:rsidR="00132CBB" w:rsidRPr="00F055DD" w:rsidRDefault="00132CBB" w:rsidP="00EF17F7">
            <w:pPr>
              <w:pStyle w:val="Compact"/>
              <w:rPr>
                <w:del w:id="299" w:author="zusammenlegung" w:date="2025-12-12T19:01:00Z" w16du:dateUtc="2025-12-12T18:01:00Z"/>
                <w:rFonts w:ascii="Arial" w:hAnsi="Arial" w:cs="Arial"/>
                <w:sz w:val="20"/>
                <w:szCs w:val="20"/>
              </w:rPr>
            </w:pPr>
            <w:del w:id="300"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132CBB" w:rsidRPr="00F055DD" w14:paraId="023F867A" w14:textId="77777777" w:rsidTr="00F055DD">
        <w:trPr>
          <w:del w:id="301" w:author="zusammenlegung" w:date="2025-12-12T19:01:00Z" w16du:dateUtc="2025-12-12T18:01:00Z"/>
        </w:trPr>
        <w:tc>
          <w:tcPr>
            <w:tcW w:w="704" w:type="dxa"/>
          </w:tcPr>
          <w:p w14:paraId="2AF0BF18" w14:textId="77777777" w:rsidR="00132CBB" w:rsidRPr="00F055DD" w:rsidRDefault="00132CBB" w:rsidP="00EF17F7">
            <w:pPr>
              <w:pStyle w:val="Compact"/>
              <w:rPr>
                <w:del w:id="302" w:author="zusammenlegung" w:date="2025-12-12T19:01:00Z" w16du:dateUtc="2025-12-12T18:01:00Z"/>
                <w:rFonts w:ascii="Arial" w:hAnsi="Arial" w:cs="Arial"/>
                <w:sz w:val="20"/>
                <w:szCs w:val="20"/>
              </w:rPr>
            </w:pPr>
            <w:del w:id="303" w:author="zusammenlegung" w:date="2025-12-12T19:01:00Z" w16du:dateUtc="2025-12-12T18:01:00Z">
              <w:r w:rsidRPr="00F055DD">
                <w:rPr>
                  <w:rFonts w:ascii="Arial" w:hAnsi="Arial" w:cs="Arial"/>
                  <w:sz w:val="20"/>
                  <w:szCs w:val="20"/>
                </w:rPr>
                <w:delText>7</w:delText>
              </w:r>
            </w:del>
          </w:p>
        </w:tc>
        <w:tc>
          <w:tcPr>
            <w:tcW w:w="3827" w:type="dxa"/>
          </w:tcPr>
          <w:p w14:paraId="70DFBAA8" w14:textId="77777777" w:rsidR="00132CBB" w:rsidRPr="00F055DD" w:rsidRDefault="00132CBB" w:rsidP="00EF17F7">
            <w:pPr>
              <w:pStyle w:val="Compact"/>
              <w:rPr>
                <w:del w:id="304" w:author="zusammenlegung" w:date="2025-12-12T19:01:00Z" w16du:dateUtc="2025-12-12T18:01:00Z"/>
                <w:rFonts w:ascii="Arial" w:hAnsi="Arial" w:cs="Arial"/>
                <w:sz w:val="20"/>
                <w:szCs w:val="20"/>
              </w:rPr>
            </w:pPr>
            <w:del w:id="305" w:author="zusammenlegung" w:date="2025-12-12T19:01:00Z" w16du:dateUtc="2025-12-12T18:01:00Z">
              <w:r w:rsidRPr="00F055DD">
                <w:rPr>
                  <w:rFonts w:ascii="Arial" w:hAnsi="Arial" w:cs="Arial"/>
                  <w:sz w:val="20"/>
                  <w:szCs w:val="20"/>
                </w:rPr>
                <w:delText xml:space="preserve">Duration per </w:delText>
              </w:r>
              <w:r w:rsidRPr="00F055DD">
                <w:rPr>
                  <w:rFonts w:ascii="Arial" w:hAnsi="Arial" w:cs="Arial"/>
                  <w:i/>
                  <w:iCs/>
                  <w:sz w:val="20"/>
                  <w:szCs w:val="20"/>
                </w:rPr>
                <w:delText>Outdoor range</w:delText>
              </w:r>
            </w:del>
          </w:p>
        </w:tc>
        <w:tc>
          <w:tcPr>
            <w:tcW w:w="4439" w:type="dxa"/>
          </w:tcPr>
          <w:p w14:paraId="5208AF0C" w14:textId="77777777" w:rsidR="00132CBB" w:rsidRPr="00F055DD" w:rsidRDefault="00132CBB" w:rsidP="00EF17F7">
            <w:pPr>
              <w:rPr>
                <w:del w:id="306" w:author="zusammenlegung" w:date="2025-12-12T19:01:00Z" w16du:dateUtc="2025-12-12T18:01:00Z"/>
                <w:rFonts w:ascii="Arial" w:hAnsi="Arial" w:cs="Arial"/>
                <w:sz w:val="20"/>
                <w:szCs w:val="20"/>
              </w:rPr>
            </w:pPr>
            <w:del w:id="307" w:author="zusammenlegung" w:date="2025-12-12T19:01:00Z" w16du:dateUtc="2025-12-12T18:01:00Z">
              <w:r w:rsidRPr="00F055DD">
                <w:rPr>
                  <w:rFonts w:ascii="Arial" w:hAnsi="Arial" w:cs="Arial"/>
                  <w:sz w:val="20"/>
                  <w:szCs w:val="20"/>
                </w:rPr>
                <w:delText>grouping by Outdoor range +</w:delText>
              </w:r>
            </w:del>
          </w:p>
          <w:p w14:paraId="32304E7B" w14:textId="77777777" w:rsidR="00132CBB" w:rsidRPr="00F055DD" w:rsidRDefault="00132CBB" w:rsidP="00EF17F7">
            <w:pPr>
              <w:rPr>
                <w:del w:id="308" w:author="zusammenlegung" w:date="2025-12-12T19:01:00Z" w16du:dateUtc="2025-12-12T18:01:00Z"/>
                <w:rFonts w:ascii="Arial" w:hAnsi="Arial" w:cs="Arial"/>
                <w:sz w:val="20"/>
                <w:szCs w:val="20"/>
              </w:rPr>
            </w:pPr>
            <w:del w:id="309" w:author="zusammenlegung" w:date="2025-12-12T19:01:00Z" w16du:dateUtc="2025-12-12T18:01:00Z">
              <w:r>
                <w:fldChar w:fldCharType="begin"/>
              </w:r>
              <w:r>
                <w:delInstrText>HYPERLINK "https://tscnlab.github.io/LightLogR/reference/durations.html" \h</w:delInstrText>
              </w:r>
              <w:r>
                <w:fldChar w:fldCharType="separate"/>
              </w:r>
              <w:r w:rsidRPr="00F055DD">
                <w:rPr>
                  <w:rStyle w:val="Hyperlink"/>
                  <w:rFonts w:ascii="Arial" w:hAnsi="Arial" w:cs="Arial"/>
                  <w:sz w:val="20"/>
                  <w:szCs w:val="20"/>
                </w:rPr>
                <w:delText>durations()</w:delText>
              </w:r>
              <w:r>
                <w:fldChar w:fldCharType="end"/>
              </w:r>
              <w:r w:rsidR="00616E9E" w:rsidRPr="00F055DD">
                <w:rPr>
                  <w:rFonts w:ascii="Arial" w:hAnsi="Arial" w:cs="Arial"/>
                  <w:sz w:val="20"/>
                  <w:szCs w:val="20"/>
                </w:rPr>
                <w:delText>*</w:delText>
              </w:r>
            </w:del>
          </w:p>
        </w:tc>
      </w:tr>
      <w:tr w:rsidR="00132CBB" w:rsidRPr="00F055DD" w14:paraId="65F73686" w14:textId="77777777" w:rsidTr="00F055DD">
        <w:trPr>
          <w:del w:id="310" w:author="zusammenlegung" w:date="2025-12-12T19:01:00Z" w16du:dateUtc="2025-12-12T18:01:00Z"/>
        </w:trPr>
        <w:tc>
          <w:tcPr>
            <w:tcW w:w="704" w:type="dxa"/>
          </w:tcPr>
          <w:p w14:paraId="5A1695DD" w14:textId="77777777" w:rsidR="00132CBB" w:rsidRPr="00F055DD" w:rsidRDefault="00132CBB" w:rsidP="00EF17F7">
            <w:pPr>
              <w:pStyle w:val="Compact"/>
              <w:rPr>
                <w:del w:id="311" w:author="zusammenlegung" w:date="2025-12-12T19:01:00Z" w16du:dateUtc="2025-12-12T18:01:00Z"/>
                <w:rFonts w:ascii="Arial" w:hAnsi="Arial" w:cs="Arial"/>
                <w:sz w:val="20"/>
                <w:szCs w:val="20"/>
              </w:rPr>
            </w:pPr>
            <w:del w:id="312" w:author="zusammenlegung" w:date="2025-12-12T19:01:00Z" w16du:dateUtc="2025-12-12T18:01:00Z">
              <w:r w:rsidRPr="00F055DD">
                <w:rPr>
                  <w:rFonts w:ascii="Arial" w:hAnsi="Arial" w:cs="Arial"/>
                  <w:sz w:val="20"/>
                  <w:szCs w:val="20"/>
                </w:rPr>
                <w:delText>8</w:delText>
              </w:r>
            </w:del>
          </w:p>
        </w:tc>
        <w:tc>
          <w:tcPr>
            <w:tcW w:w="3827" w:type="dxa"/>
          </w:tcPr>
          <w:p w14:paraId="2F802B30" w14:textId="77777777" w:rsidR="00132CBB" w:rsidRPr="00F055DD" w:rsidRDefault="00132CBB" w:rsidP="00EF17F7">
            <w:pPr>
              <w:pStyle w:val="Compact"/>
              <w:rPr>
                <w:del w:id="313" w:author="zusammenlegung" w:date="2025-12-12T19:01:00Z" w16du:dateUtc="2025-12-12T18:01:00Z"/>
                <w:rFonts w:ascii="Arial" w:hAnsi="Arial" w:cs="Arial"/>
                <w:sz w:val="20"/>
                <w:szCs w:val="20"/>
              </w:rPr>
            </w:pPr>
            <w:del w:id="314" w:author="zusammenlegung" w:date="2025-12-12T19:01:00Z" w16du:dateUtc="2025-12-12T18:01:00Z">
              <w:r w:rsidRPr="00F055DD">
                <w:rPr>
                  <w:rFonts w:ascii="Arial" w:hAnsi="Arial" w:cs="Arial"/>
                  <w:sz w:val="20"/>
                  <w:szCs w:val="20"/>
                </w:rPr>
                <w:delText>The number of times light level changes from indoor (&lt;1000 lx) to outdoor (&gt;1000 lx)</w:delText>
              </w:r>
            </w:del>
          </w:p>
        </w:tc>
        <w:tc>
          <w:tcPr>
            <w:tcW w:w="4439" w:type="dxa"/>
          </w:tcPr>
          <w:p w14:paraId="63058A21" w14:textId="77777777" w:rsidR="00132CBB" w:rsidRPr="00F055DD" w:rsidRDefault="00132CBB" w:rsidP="00EF17F7">
            <w:pPr>
              <w:rPr>
                <w:del w:id="315" w:author="zusammenlegung" w:date="2025-12-12T19:01:00Z" w16du:dateUtc="2025-12-12T18:01:00Z"/>
                <w:rFonts w:ascii="Arial" w:hAnsi="Arial" w:cs="Arial"/>
                <w:sz w:val="20"/>
                <w:szCs w:val="20"/>
              </w:rPr>
            </w:pPr>
            <w:del w:id="316" w:author="zusammenlegung" w:date="2025-12-12T19:01:00Z" w16du:dateUtc="2025-12-12T18:01:00Z">
              <w:r>
                <w:fldChar w:fldCharType="begin"/>
              </w:r>
              <w:r>
                <w:delInstrText>HYPERLINK "https://tscnlab.github.io/LightLogR/reference/extract_states.html" \h</w:delInstrText>
              </w:r>
              <w:r>
                <w:fldChar w:fldCharType="separate"/>
              </w:r>
              <w:r w:rsidRPr="00F055DD">
                <w:rPr>
                  <w:rStyle w:val="Hyperlink"/>
                  <w:rFonts w:ascii="Arial" w:hAnsi="Arial" w:cs="Arial"/>
                  <w:sz w:val="20"/>
                  <w:szCs w:val="20"/>
                </w:rPr>
                <w:delText>extract_states()</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w:delText>
              </w:r>
            </w:del>
          </w:p>
          <w:p w14:paraId="66910EF2" w14:textId="77777777" w:rsidR="00132CBB" w:rsidRPr="00F055DD" w:rsidRDefault="00132CBB" w:rsidP="00EF17F7">
            <w:pPr>
              <w:rPr>
                <w:del w:id="317" w:author="zusammenlegung" w:date="2025-12-12T19:01:00Z" w16du:dateUtc="2025-12-12T18:01:00Z"/>
                <w:rFonts w:ascii="Arial" w:hAnsi="Arial" w:cs="Arial"/>
                <w:sz w:val="20"/>
                <w:szCs w:val="20"/>
              </w:rPr>
            </w:pPr>
            <w:del w:id="318"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132CBB" w:rsidRPr="00F055DD" w14:paraId="3AD756EB" w14:textId="77777777" w:rsidTr="00F055DD">
        <w:trPr>
          <w:del w:id="319" w:author="zusammenlegung" w:date="2025-12-12T19:01:00Z" w16du:dateUtc="2025-12-12T18:01:00Z"/>
        </w:trPr>
        <w:tc>
          <w:tcPr>
            <w:tcW w:w="704" w:type="dxa"/>
          </w:tcPr>
          <w:p w14:paraId="57F3A000" w14:textId="77777777" w:rsidR="00132CBB" w:rsidRPr="00F055DD" w:rsidRDefault="00132CBB" w:rsidP="00EF17F7">
            <w:pPr>
              <w:pStyle w:val="Compact"/>
              <w:rPr>
                <w:del w:id="320" w:author="zusammenlegung" w:date="2025-12-12T19:01:00Z" w16du:dateUtc="2025-12-12T18:01:00Z"/>
                <w:rFonts w:ascii="Arial" w:hAnsi="Arial" w:cs="Arial"/>
                <w:sz w:val="20"/>
                <w:szCs w:val="20"/>
              </w:rPr>
            </w:pPr>
            <w:del w:id="321" w:author="zusammenlegung" w:date="2025-12-12T19:01:00Z" w16du:dateUtc="2025-12-12T18:01:00Z">
              <w:r w:rsidRPr="00F055DD">
                <w:rPr>
                  <w:rFonts w:ascii="Arial" w:hAnsi="Arial" w:cs="Arial"/>
                  <w:sz w:val="20"/>
                  <w:szCs w:val="20"/>
                </w:rPr>
                <w:delText>9</w:delText>
              </w:r>
            </w:del>
          </w:p>
        </w:tc>
        <w:tc>
          <w:tcPr>
            <w:tcW w:w="3827" w:type="dxa"/>
          </w:tcPr>
          <w:p w14:paraId="384DFA5D" w14:textId="77777777" w:rsidR="00132CBB" w:rsidRPr="00F055DD" w:rsidRDefault="00132CBB" w:rsidP="00EF17F7">
            <w:pPr>
              <w:pStyle w:val="Compact"/>
              <w:rPr>
                <w:del w:id="322" w:author="zusammenlegung" w:date="2025-12-12T19:01:00Z" w16du:dateUtc="2025-12-12T18:01:00Z"/>
                <w:rFonts w:ascii="Arial" w:hAnsi="Arial" w:cs="Arial"/>
                <w:sz w:val="20"/>
                <w:szCs w:val="20"/>
              </w:rPr>
            </w:pPr>
            <w:del w:id="323" w:author="zusammenlegung" w:date="2025-12-12T19:01:00Z" w16du:dateUtc="2025-12-12T18:01:00Z">
              <w:r w:rsidRPr="00F055DD">
                <w:rPr>
                  <w:rFonts w:ascii="Arial" w:hAnsi="Arial" w:cs="Arial"/>
                  <w:sz w:val="20"/>
                  <w:szCs w:val="20"/>
                </w:rPr>
                <w:delText>Longest period above 1000 lx</w:delText>
              </w:r>
            </w:del>
          </w:p>
        </w:tc>
        <w:tc>
          <w:tcPr>
            <w:tcW w:w="4439" w:type="dxa"/>
          </w:tcPr>
          <w:p w14:paraId="228A9DE0" w14:textId="77777777" w:rsidR="00132CBB" w:rsidRPr="00F055DD" w:rsidRDefault="00132CBB" w:rsidP="00EF17F7">
            <w:pPr>
              <w:pStyle w:val="Compact"/>
              <w:rPr>
                <w:del w:id="324" w:author="zusammenlegung" w:date="2025-12-12T19:01:00Z" w16du:dateUtc="2025-12-12T18:01:00Z"/>
                <w:rFonts w:ascii="Arial" w:hAnsi="Arial" w:cs="Arial"/>
                <w:sz w:val="20"/>
                <w:szCs w:val="20"/>
              </w:rPr>
            </w:pPr>
            <w:del w:id="325" w:author="zusammenlegung" w:date="2025-12-12T19:01:00Z" w16du:dateUtc="2025-12-12T18:01:00Z">
              <w:r>
                <w:fldChar w:fldCharType="begin"/>
              </w:r>
              <w:r>
                <w:delInstrText>HYPERLINK "https://tscnlab.github.io/LightLogR/reference/period_above_threshold.html" \h</w:delInstrText>
              </w:r>
              <w:r>
                <w:fldChar w:fldCharType="separate"/>
              </w:r>
              <w:r w:rsidRPr="00F055DD">
                <w:rPr>
                  <w:rStyle w:val="Hyperlink"/>
                  <w:rFonts w:ascii="Arial" w:hAnsi="Arial" w:cs="Arial"/>
                  <w:sz w:val="20"/>
                  <w:szCs w:val="20"/>
                </w:rPr>
                <w:delText>period_above_threshold()</w:delText>
              </w:r>
              <w:r>
                <w:fldChar w:fldCharType="end"/>
              </w:r>
              <w:r w:rsidR="00616E9E" w:rsidRPr="00F055DD">
                <w:rPr>
                  <w:rFonts w:ascii="Arial" w:hAnsi="Arial" w:cs="Arial"/>
                  <w:sz w:val="20"/>
                  <w:szCs w:val="20"/>
                </w:rPr>
                <w:delText>*</w:delText>
              </w:r>
            </w:del>
          </w:p>
        </w:tc>
      </w:tr>
      <w:tr w:rsidR="00616E9E" w:rsidRPr="00F055DD" w14:paraId="7448ABCE" w14:textId="77777777" w:rsidTr="0065593B">
        <w:trPr>
          <w:del w:id="326" w:author="zusammenlegung" w:date="2025-12-12T19:01:00Z" w16du:dateUtc="2025-12-12T18:01:00Z"/>
        </w:trPr>
        <w:tc>
          <w:tcPr>
            <w:tcW w:w="8970" w:type="dxa"/>
            <w:gridSpan w:val="3"/>
          </w:tcPr>
          <w:p w14:paraId="722E4637" w14:textId="77777777" w:rsidR="00616E9E" w:rsidRPr="00F055DD" w:rsidRDefault="00616E9E" w:rsidP="00EF17F7">
            <w:pPr>
              <w:pStyle w:val="Compact"/>
              <w:rPr>
                <w:del w:id="327" w:author="zusammenlegung" w:date="2025-12-12T19:01:00Z" w16du:dateUtc="2025-12-12T18:01:00Z"/>
                <w:rFonts w:ascii="Arial" w:hAnsi="Arial" w:cs="Arial"/>
                <w:sz w:val="20"/>
                <w:szCs w:val="20"/>
              </w:rPr>
            </w:pPr>
            <w:del w:id="328" w:author="zusammenlegung" w:date="2025-12-12T19:01:00Z" w16du:dateUtc="2025-12-12T18:01:00Z">
              <w:r w:rsidRPr="00F055DD">
                <w:rPr>
                  <w:rFonts w:ascii="Arial" w:hAnsi="Arial" w:cs="Arial"/>
                  <w:sz w:val="20"/>
                  <w:szCs w:val="20"/>
                </w:rPr>
                <w:delText>Spectrum</w:delText>
              </w:r>
            </w:del>
          </w:p>
        </w:tc>
      </w:tr>
      <w:tr w:rsidR="00132CBB" w:rsidRPr="00F055DD" w14:paraId="7354E242" w14:textId="77777777" w:rsidTr="00F055DD">
        <w:trPr>
          <w:del w:id="329" w:author="zusammenlegung" w:date="2025-12-12T19:01:00Z" w16du:dateUtc="2025-12-12T18:01:00Z"/>
        </w:trPr>
        <w:tc>
          <w:tcPr>
            <w:tcW w:w="704" w:type="dxa"/>
          </w:tcPr>
          <w:p w14:paraId="22F3F965" w14:textId="77777777" w:rsidR="00132CBB" w:rsidRPr="00F055DD" w:rsidRDefault="00132CBB" w:rsidP="00EF17F7">
            <w:pPr>
              <w:pStyle w:val="Compact"/>
              <w:rPr>
                <w:del w:id="330" w:author="zusammenlegung" w:date="2025-12-12T19:01:00Z" w16du:dateUtc="2025-12-12T18:01:00Z"/>
                <w:rFonts w:ascii="Arial" w:hAnsi="Arial" w:cs="Arial"/>
                <w:sz w:val="20"/>
                <w:szCs w:val="20"/>
              </w:rPr>
            </w:pPr>
            <w:del w:id="331" w:author="zusammenlegung" w:date="2025-12-12T19:01:00Z" w16du:dateUtc="2025-12-12T18:01:00Z">
              <w:r w:rsidRPr="00F055DD">
                <w:rPr>
                  <w:rFonts w:ascii="Arial" w:hAnsi="Arial" w:cs="Arial"/>
                  <w:sz w:val="20"/>
                  <w:szCs w:val="20"/>
                </w:rPr>
                <w:delText>10</w:delText>
              </w:r>
            </w:del>
          </w:p>
        </w:tc>
        <w:tc>
          <w:tcPr>
            <w:tcW w:w="3827" w:type="dxa"/>
          </w:tcPr>
          <w:p w14:paraId="04B35F67" w14:textId="77777777" w:rsidR="00132CBB" w:rsidRPr="00F055DD" w:rsidRDefault="00132CBB" w:rsidP="00EF17F7">
            <w:pPr>
              <w:pStyle w:val="Compact"/>
              <w:rPr>
                <w:del w:id="332" w:author="zusammenlegung" w:date="2025-12-12T19:01:00Z" w16du:dateUtc="2025-12-12T18:01:00Z"/>
                <w:rFonts w:ascii="Arial" w:hAnsi="Arial" w:cs="Arial"/>
                <w:sz w:val="20"/>
                <w:szCs w:val="20"/>
              </w:rPr>
            </w:pPr>
            <w:del w:id="333" w:author="zusammenlegung" w:date="2025-12-12T19:01:00Z" w16du:dateUtc="2025-12-12T18:01:00Z">
              <w:r w:rsidRPr="00F055DD">
                <w:rPr>
                  <w:rFonts w:ascii="Arial" w:hAnsi="Arial" w:cs="Arial"/>
                  <w:sz w:val="20"/>
                  <w:szCs w:val="20"/>
                </w:rPr>
                <w:delText>Ratio of short vs. long wavelength light</w:delText>
              </w:r>
            </w:del>
          </w:p>
        </w:tc>
        <w:tc>
          <w:tcPr>
            <w:tcW w:w="4439" w:type="dxa"/>
          </w:tcPr>
          <w:p w14:paraId="705F9F5F" w14:textId="77777777" w:rsidR="00132CBB" w:rsidRPr="00F055DD" w:rsidRDefault="00132CBB" w:rsidP="00EF17F7">
            <w:pPr>
              <w:rPr>
                <w:del w:id="334" w:author="zusammenlegung" w:date="2025-12-12T19:01:00Z" w16du:dateUtc="2025-12-12T18:01:00Z"/>
                <w:rFonts w:ascii="Arial" w:hAnsi="Arial" w:cs="Arial"/>
                <w:sz w:val="20"/>
                <w:szCs w:val="20"/>
              </w:rPr>
            </w:pPr>
            <w:del w:id="335" w:author="zusammenlegung" w:date="2025-12-12T19:01:00Z" w16du:dateUtc="2025-12-12T18:01:00Z">
              <w:r>
                <w:fldChar w:fldCharType="begin"/>
              </w:r>
              <w:r>
                <w:delInstrText>HYPERLINK "https://tscnlab.github.io/LightLogR/reference/spectral_integration.html" \h</w:delInstrText>
              </w:r>
              <w:r>
                <w:fldChar w:fldCharType="separate"/>
              </w:r>
              <w:r w:rsidRPr="00F055DD">
                <w:rPr>
                  <w:rStyle w:val="Hyperlink"/>
                  <w:rFonts w:ascii="Arial" w:hAnsi="Arial" w:cs="Arial"/>
                  <w:sz w:val="20"/>
                  <w:szCs w:val="20"/>
                </w:rPr>
                <w:delText>spectral_integration()</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w:delText>
              </w:r>
            </w:del>
          </w:p>
          <w:p w14:paraId="1F71FF1E" w14:textId="77777777" w:rsidR="00132CBB" w:rsidRPr="00F055DD" w:rsidRDefault="00132CBB" w:rsidP="00EF17F7">
            <w:pPr>
              <w:rPr>
                <w:del w:id="336" w:author="zusammenlegung" w:date="2025-12-12T19:01:00Z" w16du:dateUtc="2025-12-12T18:01:00Z"/>
                <w:rFonts w:ascii="Arial" w:hAnsi="Arial" w:cs="Arial"/>
                <w:sz w:val="20"/>
                <w:szCs w:val="20"/>
              </w:rPr>
            </w:pPr>
            <w:del w:id="337"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132CBB" w:rsidRPr="00F055DD" w14:paraId="6A8CE6F1" w14:textId="77777777" w:rsidTr="00F055DD">
        <w:trPr>
          <w:del w:id="338" w:author="zusammenlegung" w:date="2025-12-12T19:01:00Z" w16du:dateUtc="2025-12-12T18:01:00Z"/>
        </w:trPr>
        <w:tc>
          <w:tcPr>
            <w:tcW w:w="704" w:type="dxa"/>
          </w:tcPr>
          <w:p w14:paraId="1A78FF4E" w14:textId="77777777" w:rsidR="00132CBB" w:rsidRPr="00F055DD" w:rsidRDefault="00132CBB" w:rsidP="00EF17F7">
            <w:pPr>
              <w:pStyle w:val="Compact"/>
              <w:rPr>
                <w:del w:id="339" w:author="zusammenlegung" w:date="2025-12-12T19:01:00Z" w16du:dateUtc="2025-12-12T18:01:00Z"/>
                <w:rFonts w:ascii="Arial" w:hAnsi="Arial" w:cs="Arial"/>
                <w:sz w:val="20"/>
                <w:szCs w:val="20"/>
              </w:rPr>
            </w:pPr>
            <w:del w:id="340" w:author="zusammenlegung" w:date="2025-12-12T19:01:00Z" w16du:dateUtc="2025-12-12T18:01:00Z">
              <w:r w:rsidRPr="00F055DD">
                <w:rPr>
                  <w:rFonts w:ascii="Arial" w:hAnsi="Arial" w:cs="Arial"/>
                  <w:sz w:val="20"/>
                  <w:szCs w:val="20"/>
                </w:rPr>
                <w:delText>11</w:delText>
              </w:r>
            </w:del>
          </w:p>
        </w:tc>
        <w:tc>
          <w:tcPr>
            <w:tcW w:w="3827" w:type="dxa"/>
          </w:tcPr>
          <w:p w14:paraId="2EE71A72" w14:textId="77777777" w:rsidR="00132CBB" w:rsidRPr="00F055DD" w:rsidRDefault="00132CBB" w:rsidP="00EF17F7">
            <w:pPr>
              <w:pStyle w:val="Compact"/>
              <w:rPr>
                <w:del w:id="341" w:author="zusammenlegung" w:date="2025-12-12T19:01:00Z" w16du:dateUtc="2025-12-12T18:01:00Z"/>
                <w:rFonts w:ascii="Arial" w:hAnsi="Arial" w:cs="Arial"/>
                <w:sz w:val="20"/>
                <w:szCs w:val="20"/>
              </w:rPr>
            </w:pPr>
            <w:del w:id="342" w:author="zusammenlegung" w:date="2025-12-12T19:01:00Z" w16du:dateUtc="2025-12-12T18:01:00Z">
              <w:r w:rsidRPr="00F055DD">
                <w:rPr>
                  <w:rFonts w:ascii="Arial" w:hAnsi="Arial" w:cs="Arial"/>
                  <w:sz w:val="20"/>
                  <w:szCs w:val="20"/>
                </w:rPr>
                <w:delText>Short-wavelength light at certain times of day</w:delText>
              </w:r>
            </w:del>
          </w:p>
        </w:tc>
        <w:tc>
          <w:tcPr>
            <w:tcW w:w="4439" w:type="dxa"/>
          </w:tcPr>
          <w:p w14:paraId="72EE4959" w14:textId="77777777" w:rsidR="00132CBB" w:rsidRPr="00F055DD" w:rsidRDefault="00132CBB" w:rsidP="00EF17F7">
            <w:pPr>
              <w:rPr>
                <w:del w:id="343" w:author="zusammenlegung" w:date="2025-12-12T19:01:00Z" w16du:dateUtc="2025-12-12T18:01:00Z"/>
                <w:rFonts w:ascii="Arial" w:hAnsi="Arial" w:cs="Arial"/>
                <w:sz w:val="20"/>
                <w:szCs w:val="20"/>
              </w:rPr>
            </w:pPr>
            <w:del w:id="344" w:author="zusammenlegung" w:date="2025-12-12T19:01:00Z" w16du:dateUtc="2025-12-12T18:01:00Z">
              <w:r>
                <w:fldChar w:fldCharType="begin"/>
              </w:r>
              <w:r>
                <w:delInstrText>HYPERLINK "https://tscnlab.github.io/LightLogR/reference/spectral_integration.html" \h</w:delInstrText>
              </w:r>
              <w:r>
                <w:fldChar w:fldCharType="separate"/>
              </w:r>
              <w:r w:rsidRPr="00F055DD">
                <w:rPr>
                  <w:rStyle w:val="Hyperlink"/>
                  <w:rFonts w:ascii="Arial" w:hAnsi="Arial" w:cs="Arial"/>
                  <w:sz w:val="20"/>
                  <w:szCs w:val="20"/>
                </w:rPr>
                <w:delText>spectral_integration()</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w:delText>
              </w:r>
            </w:del>
          </w:p>
          <w:p w14:paraId="3A80D58A" w14:textId="77777777" w:rsidR="00132CBB" w:rsidRPr="00F055DD" w:rsidRDefault="00132CBB" w:rsidP="00EF17F7">
            <w:pPr>
              <w:rPr>
                <w:del w:id="345" w:author="zusammenlegung" w:date="2025-12-12T19:01:00Z" w16du:dateUtc="2025-12-12T18:01:00Z"/>
                <w:rFonts w:ascii="Arial" w:hAnsi="Arial" w:cs="Arial"/>
                <w:sz w:val="20"/>
                <w:szCs w:val="20"/>
              </w:rPr>
            </w:pPr>
            <w:del w:id="346" w:author="zusammenlegung" w:date="2025-12-12T19:01:00Z" w16du:dateUtc="2025-12-12T18:01:00Z">
              <w:r>
                <w:fldChar w:fldCharType="begin"/>
              </w:r>
              <w:r>
                <w:delInstrText>HYPERLINK "https://tscnlab.github.io/LightLogR/reference/filter_Time.html" \h</w:delInstrText>
              </w:r>
              <w:r>
                <w:fldChar w:fldCharType="separate"/>
              </w:r>
              <w:r w:rsidRPr="00F055DD">
                <w:rPr>
                  <w:rStyle w:val="Hyperlink"/>
                  <w:rFonts w:ascii="Arial" w:hAnsi="Arial" w:cs="Arial"/>
                  <w:sz w:val="20"/>
                  <w:szCs w:val="20"/>
                </w:rPr>
                <w:delText>filter_Time()</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(for defined times) or</w:delText>
              </w:r>
              <w:r w:rsidRPr="00F055DD">
                <w:rPr>
                  <w:rFonts w:ascii="Arial" w:hAnsi="Arial" w:cs="Arial"/>
                  <w:sz w:val="20"/>
                  <w:szCs w:val="20"/>
                </w:rPr>
                <w:br/>
              </w:r>
              <w:r>
                <w:fldChar w:fldCharType="begin"/>
              </w:r>
              <w:r>
                <w:delInstrText>HYPERLINK "https://tscnlab.github.io/LightLogR/reference/cut_Datetime.html" \h</w:delInstrText>
              </w:r>
              <w:r>
                <w:fldChar w:fldCharType="separate"/>
              </w:r>
              <w:r w:rsidRPr="00F055DD">
                <w:rPr>
                  <w:rStyle w:val="Hyperlink"/>
                  <w:rFonts w:ascii="Arial" w:hAnsi="Arial" w:cs="Arial"/>
                  <w:sz w:val="20"/>
                  <w:szCs w:val="20"/>
                </w:rPr>
                <w:delText>cut_Datetime()</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(for regular time intervals) or</w:delText>
              </w:r>
              <w:r w:rsidRPr="00F055DD">
                <w:rPr>
                  <w:rFonts w:ascii="Arial" w:hAnsi="Arial" w:cs="Arial"/>
                  <w:sz w:val="20"/>
                  <w:szCs w:val="20"/>
                </w:rPr>
                <w:br/>
              </w:r>
              <w:r>
                <w:fldChar w:fldCharType="begin"/>
              </w:r>
              <w:r>
                <w:delInstrText>HYPERLINK "https://tscnlab.github.io/LightLogR/reference/photoperiod.html" \h</w:delInstrText>
              </w:r>
              <w:r>
                <w:fldChar w:fldCharType="separate"/>
              </w:r>
              <w:r w:rsidRPr="00F055DD">
                <w:rPr>
                  <w:rStyle w:val="Hyperlink"/>
                  <w:rFonts w:ascii="Arial" w:hAnsi="Arial" w:cs="Arial"/>
                  <w:sz w:val="20"/>
                  <w:szCs w:val="20"/>
                </w:rPr>
                <w:delText>add_photoperiod()</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(for solar times) +</w:delText>
              </w:r>
            </w:del>
          </w:p>
          <w:p w14:paraId="7B8CF2DC" w14:textId="77777777" w:rsidR="00132CBB" w:rsidRPr="00F055DD" w:rsidRDefault="00132CBB" w:rsidP="00EF17F7">
            <w:pPr>
              <w:rPr>
                <w:del w:id="347" w:author="zusammenlegung" w:date="2025-12-12T19:01:00Z" w16du:dateUtc="2025-12-12T18:01:00Z"/>
                <w:rFonts w:ascii="Arial" w:hAnsi="Arial" w:cs="Arial"/>
                <w:sz w:val="20"/>
                <w:szCs w:val="20"/>
              </w:rPr>
            </w:pPr>
            <w:del w:id="348" w:author="zusammenlegung" w:date="2025-12-12T19:01:00Z" w16du:dateUtc="2025-12-12T18:01:00Z">
              <w:r w:rsidRPr="00F055DD">
                <w:rPr>
                  <w:rFonts w:ascii="Arial" w:hAnsi="Arial" w:cs="Arial"/>
                  <w:sz w:val="20"/>
                  <w:szCs w:val="20"/>
                </w:rPr>
                <w:delText>grouping by time state +</w:delText>
              </w:r>
            </w:del>
          </w:p>
          <w:p w14:paraId="694DD90E" w14:textId="77777777" w:rsidR="00132CBB" w:rsidRPr="00F055DD" w:rsidRDefault="00132CBB" w:rsidP="00EF17F7">
            <w:pPr>
              <w:rPr>
                <w:del w:id="349" w:author="zusammenlegung" w:date="2025-12-12T19:01:00Z" w16du:dateUtc="2025-12-12T18:01:00Z"/>
                <w:rFonts w:ascii="Arial" w:hAnsi="Arial" w:cs="Arial"/>
                <w:sz w:val="20"/>
                <w:szCs w:val="20"/>
              </w:rPr>
            </w:pPr>
            <w:del w:id="350"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bl>
    <w:p w14:paraId="3A84AB3B" w14:textId="77777777" w:rsidR="00E326E4" w:rsidDel="00D80458" w:rsidRDefault="00616E9E" w:rsidP="00DF50B6">
      <w:pPr>
        <w:rPr>
          <w:del w:id="351" w:author="zusammenlegung" w:date="2025-12-12T19:01:00Z" w16du:dateUtc="2025-12-12T18:01:00Z"/>
        </w:rPr>
      </w:pPr>
      <w:del w:id="352" w:author="zusammenlegung" w:date="2025-12-12T19:01:00Z" w16du:dateUtc="2025-12-12T18:01:00Z">
        <w:r>
          <w:rPr>
            <w:rStyle w:val="Funotenzeichen"/>
          </w:rPr>
          <w:footnoteRef/>
        </w:r>
        <w:r>
          <w:delText xml:space="preserve"> Functions from </w:delText>
        </w:r>
        <w:r w:rsidRPr="00C33A9B">
          <w:rPr>
            <w:rStyle w:val="SchwacherVerweis"/>
          </w:rPr>
          <w:delText>LightLogR</w:delText>
        </w:r>
        <w:r>
          <w:delText xml:space="preserve"> are presented with an *. Non-asterisk functions refer to tidyverse functions.</w:delText>
        </w:r>
      </w:del>
    </w:p>
    <w:p w14:paraId="73879E02" w14:textId="77777777" w:rsidR="00D80458" w:rsidRDefault="00D80458" w:rsidP="00EF17F7">
      <w:pPr>
        <w:rPr>
          <w:ins w:id="353" w:author="Johannes Zauner" w:date="2025-12-12T20:12:00Z" w16du:dateUtc="2025-12-12T19:12:00Z"/>
        </w:rPr>
      </w:pPr>
    </w:p>
    <w:p w14:paraId="0EA9BDB2" w14:textId="77777777" w:rsidR="00B05E74" w:rsidRPr="00B05E74" w:rsidRDefault="00B05E74" w:rsidP="00EF17F7">
      <w:pPr>
        <w:rPr>
          <w:del w:id="354" w:author="zusammenlegung" w:date="2025-12-12T19:01:00Z" w16du:dateUtc="2025-12-12T18:01:00Z"/>
          <w:rStyle w:val="Hervorhebung"/>
        </w:rPr>
      </w:pPr>
      <w:del w:id="355" w:author="zusammenlegung" w:date="2025-12-12T19:01:00Z" w16du:dateUtc="2025-12-12T18:01:00Z">
        <w:r w:rsidRPr="00B05E74">
          <w:rPr>
            <w:rStyle w:val="Hervorhebung"/>
          </w:rPr>
          <w:delText xml:space="preserve">Table 1: Overview of metrics. In all cases, the averages for weekday, weekend, and the mean daily value are calculated. Definitions are shown in </w:delText>
        </w:r>
        <w:r w:rsidRPr="00D25731">
          <w:rPr>
            <w:rStyle w:val="Hervorhebung"/>
            <w:b/>
            <w:bCs/>
          </w:rPr>
          <w:delText>Table 2</w:delText>
        </w:r>
        <w:r w:rsidRPr="00B05E74">
          <w:rPr>
            <w:rStyle w:val="Hervorhebung"/>
          </w:rPr>
          <w:delText>.</w:delText>
        </w:r>
      </w:del>
    </w:p>
    <w:p w14:paraId="55D4CB79" w14:textId="25F02CF4" w:rsidR="007C0A0D" w:rsidRPr="00DF50B6" w:rsidRDefault="00616E9E" w:rsidP="00DF50B6">
      <w:del w:id="356" w:author="zusammenlegung" w:date="2025-12-12T19:01:00Z" w16du:dateUtc="2025-12-12T18:01:00Z">
        <w:r w:rsidRPr="00D25731">
          <w:rPr>
            <w:b/>
            <w:bCs/>
          </w:rPr>
          <w:delText>Table 2</w:delText>
        </w:r>
      </w:del>
      <w:ins w:id="357" w:author="zusammenlegung" w:date="2025-12-12T19:01:00Z" w16du:dateUtc="2025-12-12T18:01:00Z">
        <w:r w:rsidR="007C0A0D" w:rsidRPr="00C673E9">
          <w:rPr>
            <w:rFonts w:ascii="Arial" w:hAnsi="Arial" w:cs="Arial"/>
          </w:rPr>
          <w:fldChar w:fldCharType="begin"/>
        </w:r>
        <w:r w:rsidR="007C0A0D" w:rsidRPr="00C673E9">
          <w:rPr>
            <w:rFonts w:ascii="Arial" w:hAnsi="Arial" w:cs="Arial"/>
          </w:rPr>
          <w:instrText>HYPERLINK \l "tbl-two"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Table 2</w:t>
        </w:r>
        <w:r w:rsidR="007C0A0D" w:rsidRPr="00C673E9">
          <w:rPr>
            <w:rFonts w:ascii="Arial" w:hAnsi="Arial" w:cs="Arial"/>
          </w:rPr>
          <w:fldChar w:fldCharType="end"/>
        </w:r>
      </w:ins>
      <w:r w:rsidR="007C0A0D" w:rsidRPr="00DF50B6">
        <w:t xml:space="preserve"> provides definitions for the terms used in </w:t>
      </w:r>
      <w:del w:id="358" w:author="zusammenlegung" w:date="2025-12-12T19:01:00Z" w16du:dateUtc="2025-12-12T18:01:00Z">
        <w:r w:rsidRPr="00D25731">
          <w:rPr>
            <w:b/>
            <w:bCs/>
          </w:rPr>
          <w:delText>Table 1</w:delText>
        </w:r>
        <w:r w:rsidRPr="00616E9E">
          <w:delText>.</w:delText>
        </w:r>
      </w:del>
      <w:ins w:id="359" w:author="zusammenlegung" w:date="2025-12-12T19:01:00Z" w16du:dateUtc="2025-12-12T18:01:00Z">
        <w:r w:rsidR="007C0A0D" w:rsidRPr="00C673E9">
          <w:rPr>
            <w:rFonts w:ascii="Arial" w:hAnsi="Arial" w:cs="Arial"/>
          </w:rPr>
          <w:fldChar w:fldCharType="begin"/>
        </w:r>
        <w:r w:rsidR="007C0A0D" w:rsidRPr="00C673E9">
          <w:rPr>
            <w:rFonts w:ascii="Arial" w:hAnsi="Arial" w:cs="Arial"/>
          </w:rPr>
          <w:instrText>HYPERLINK \l "tbl-one"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Table 1</w:t>
        </w:r>
        <w:r w:rsidR="007C0A0D" w:rsidRPr="00C673E9">
          <w:rPr>
            <w:rFonts w:ascii="Arial" w:hAnsi="Arial" w:cs="Arial"/>
          </w:rPr>
          <w:fldChar w:fldCharType="end"/>
        </w:r>
        <w:r w:rsidR="007C0A0D" w:rsidRPr="00C673E9">
          <w:rPr>
            <w:rFonts w:ascii="Arial" w:hAnsi="Arial" w:cs="Arial"/>
          </w:rPr>
          <w:t>.</w:t>
        </w:r>
      </w:ins>
      <w:r w:rsidR="007C0A0D" w:rsidRPr="00DF50B6">
        <w:t xml:space="preserve"> Note that specific definitions may vary depending on the research question or device capabilities.</w:t>
      </w:r>
    </w:p>
    <w:tbl>
      <w:tblPr>
        <w:tblStyle w:val="Tabellenraster"/>
        <w:tblW w:w="5000" w:type="pct"/>
        <w:tblLayout w:type="fixed"/>
        <w:tblLook w:val="0020" w:firstRow="1" w:lastRow="0" w:firstColumn="0" w:lastColumn="0" w:noHBand="0" w:noVBand="0"/>
      </w:tblPr>
      <w:tblGrid>
        <w:gridCol w:w="2689"/>
        <w:gridCol w:w="6322"/>
      </w:tblGrid>
      <w:tr w:rsidR="000E570A" w:rsidRPr="00F055DD" w14:paraId="58085D03" w14:textId="77777777" w:rsidTr="000E570A">
        <w:trPr>
          <w:del w:id="360" w:author="zusammenlegung" w:date="2025-12-12T19:01:00Z" w16du:dateUtc="2025-12-12T18:01:00Z"/>
        </w:trPr>
        <w:tc>
          <w:tcPr>
            <w:tcW w:w="2689" w:type="dxa"/>
          </w:tcPr>
          <w:p w14:paraId="09F94AAF" w14:textId="77777777" w:rsidR="000E570A" w:rsidRPr="00F055DD" w:rsidRDefault="006643E1" w:rsidP="00EF17F7">
            <w:pPr>
              <w:rPr>
                <w:del w:id="361" w:author="zusammenlegung" w:date="2025-12-12T19:01:00Z" w16du:dateUtc="2025-12-12T18:01:00Z"/>
                <w:b/>
                <w:bCs/>
                <w:sz w:val="20"/>
                <w:szCs w:val="20"/>
              </w:rPr>
            </w:pPr>
            <w:del w:id="362" w:author="zusammenlegung" w:date="2025-12-12T19:01:00Z" w16du:dateUtc="2025-12-12T18:01:00Z">
              <w:r w:rsidRPr="00F055DD">
                <w:rPr>
                  <w:b/>
                  <w:bCs/>
                  <w:sz w:val="20"/>
                  <w:szCs w:val="20"/>
                </w:rPr>
                <w:delText>Term / m</w:delText>
              </w:r>
              <w:r w:rsidR="000E570A" w:rsidRPr="00F055DD">
                <w:rPr>
                  <w:b/>
                  <w:bCs/>
                  <w:sz w:val="20"/>
                  <w:szCs w:val="20"/>
                </w:rPr>
                <w:delText>etric</w:delText>
              </w:r>
            </w:del>
          </w:p>
        </w:tc>
        <w:tc>
          <w:tcPr>
            <w:tcW w:w="6322" w:type="dxa"/>
          </w:tcPr>
          <w:p w14:paraId="3BB2DE56" w14:textId="77777777" w:rsidR="000E570A" w:rsidRPr="00F055DD" w:rsidRDefault="000E570A" w:rsidP="00EF17F7">
            <w:pPr>
              <w:rPr>
                <w:del w:id="363" w:author="zusammenlegung" w:date="2025-12-12T19:01:00Z" w16du:dateUtc="2025-12-12T18:01:00Z"/>
                <w:b/>
                <w:bCs/>
                <w:sz w:val="20"/>
                <w:szCs w:val="20"/>
              </w:rPr>
            </w:pPr>
            <w:del w:id="364" w:author="zusammenlegung" w:date="2025-12-12T19:01:00Z" w16du:dateUtc="2025-12-12T18:01:00Z">
              <w:r w:rsidRPr="00F055DD">
                <w:rPr>
                  <w:b/>
                  <w:bCs/>
                  <w:sz w:val="20"/>
                  <w:szCs w:val="20"/>
                </w:rPr>
                <w:delText>Description / pseudo formula</w:delText>
              </w:r>
            </w:del>
          </w:p>
        </w:tc>
      </w:tr>
      <w:tr w:rsidR="000E570A" w:rsidRPr="00F055DD" w14:paraId="36E93296" w14:textId="77777777" w:rsidTr="000E570A">
        <w:trPr>
          <w:del w:id="365" w:author="zusammenlegung" w:date="2025-12-12T19:01:00Z" w16du:dateUtc="2025-12-12T18:01:00Z"/>
        </w:trPr>
        <w:tc>
          <w:tcPr>
            <w:tcW w:w="2689" w:type="dxa"/>
          </w:tcPr>
          <w:p w14:paraId="53E518C6" w14:textId="77777777" w:rsidR="000E570A" w:rsidRPr="00F055DD" w:rsidRDefault="000E570A" w:rsidP="00EF17F7">
            <w:pPr>
              <w:rPr>
                <w:del w:id="366" w:author="zusammenlegung" w:date="2025-12-12T19:01:00Z" w16du:dateUtc="2025-12-12T18:01:00Z"/>
                <w:sz w:val="20"/>
                <w:szCs w:val="20"/>
              </w:rPr>
            </w:pPr>
            <w:del w:id="367" w:author="zusammenlegung" w:date="2025-12-12T19:01:00Z" w16du:dateUtc="2025-12-12T18:01:00Z">
              <w:r w:rsidRPr="00F055DD">
                <w:rPr>
                  <w:sz w:val="20"/>
                  <w:szCs w:val="20"/>
                </w:rPr>
                <w:delText>Total wear time</w:delText>
              </w:r>
            </w:del>
          </w:p>
        </w:tc>
        <w:tc>
          <w:tcPr>
            <w:tcW w:w="6322" w:type="dxa"/>
          </w:tcPr>
          <w:p w14:paraId="16F45839" w14:textId="77777777" w:rsidR="000E570A" w:rsidRPr="00F055DD" w:rsidRDefault="000E570A" w:rsidP="00EF17F7">
            <w:pPr>
              <w:rPr>
                <w:del w:id="368" w:author="zusammenlegung" w:date="2025-12-12T19:01:00Z" w16du:dateUtc="2025-12-12T18:01:00Z"/>
                <w:sz w:val="20"/>
                <w:szCs w:val="20"/>
              </w:rPr>
            </w:pPr>
            <m:oMathPara>
              <m:oMath>
                <m:r>
                  <w:del w:id="369" w:author="zusammenlegung" w:date="2025-12-12T19:01:00Z" w16du:dateUtc="2025-12-12T18:01:00Z">
                    <m:rPr>
                      <m:sty m:val="p"/>
                    </m:rPr>
                    <w:rPr>
                      <w:rFonts w:ascii="Cambria Math" w:hAnsi="Cambria Math"/>
                      <w:sz w:val="20"/>
                      <w:szCs w:val="20"/>
                    </w:rPr>
                    <m:t>∑</m:t>
                  </w:del>
                </m:r>
                <m:d>
                  <m:dPr>
                    <m:ctrlPr>
                      <w:del w:id="370" w:author="zusammenlegung" w:date="2025-12-12T19:01:00Z" w16du:dateUtc="2025-12-12T18:01:00Z">
                        <w:rPr>
                          <w:rFonts w:ascii="Cambria Math" w:hAnsi="Cambria Math"/>
                          <w:sz w:val="20"/>
                          <w:szCs w:val="20"/>
                        </w:rPr>
                      </w:del>
                    </m:ctrlPr>
                  </m:dPr>
                  <m:e>
                    <m:r>
                      <w:del w:id="371" w:author="zusammenlegung" w:date="2025-12-12T19:01:00Z" w16du:dateUtc="2025-12-12T18:01:00Z">
                        <w:rPr>
                          <w:rFonts w:ascii="Cambria Math" w:hAnsi="Cambria Math"/>
                          <w:sz w:val="20"/>
                          <w:szCs w:val="20"/>
                        </w:rPr>
                        <m:t>t</m:t>
                      </w:del>
                    </m:r>
                  </m:e>
                </m:d>
                <m:r>
                  <w:del w:id="372" w:author="zusammenlegung" w:date="2025-12-12T19:01:00Z" w16du:dateUtc="2025-12-12T18:01:00Z">
                    <m:rPr>
                      <m:sty m:val="p"/>
                    </m:rPr>
                    <w:rPr>
                      <w:rFonts w:ascii="Cambria Math" w:hAnsi="Cambria Math"/>
                      <w:sz w:val="20"/>
                      <w:szCs w:val="20"/>
                    </w:rPr>
                    <m:t>*</m:t>
                  </w:del>
                </m:r>
                <m:r>
                  <w:del w:id="373" w:author="zusammenlegung" w:date="2025-12-12T19:01:00Z" w16du:dateUtc="2025-12-12T18:01:00Z">
                    <w:rPr>
                      <w:rFonts w:ascii="Cambria Math" w:hAnsi="Cambria Math"/>
                      <w:sz w:val="20"/>
                      <w:szCs w:val="20"/>
                    </w:rPr>
                    <m:t>dt</m:t>
                  </w:del>
                </m:r>
                <m:r>
                  <w:del w:id="374" w:author="zusammenlegung" w:date="2025-12-12T19:01:00Z" w16du:dateUtc="2025-12-12T18:01:00Z">
                    <m:rPr>
                      <m:sty m:val="p"/>
                    </m:rPr>
                    <w:rPr>
                      <w:rFonts w:ascii="Cambria Math" w:hAnsi="Cambria Math"/>
                      <w:sz w:val="20"/>
                      <w:szCs w:val="20"/>
                    </w:rPr>
                    <m:t>,</m:t>
                  </w:del>
                </m:r>
                <m:r>
                  <w:del w:id="375" w:author="zusammenlegung" w:date="2025-12-12T19:01:00Z" w16du:dateUtc="2025-12-12T18:01:00Z">
                    <m:rPr>
                      <m:nor/>
                    </m:rPr>
                    <w:rPr>
                      <w:sz w:val="20"/>
                      <w:szCs w:val="20"/>
                    </w:rPr>
                    <m:t xml:space="preserve"> where </m:t>
                  </w:del>
                </m:r>
                <m:r>
                  <w:del w:id="376" w:author="zusammenlegung" w:date="2025-12-12T19:01:00Z" w16du:dateUtc="2025-12-12T18:01:00Z">
                    <w:rPr>
                      <w:rFonts w:ascii="Cambria Math" w:hAnsi="Cambria Math"/>
                      <w:sz w:val="20"/>
                      <w:szCs w:val="20"/>
                    </w:rPr>
                    <m:t>t</m:t>
                  </w:del>
                </m:r>
                <m:r>
                  <w:del w:id="377" w:author="zusammenlegung" w:date="2025-12-12T19:01:00Z" w16du:dateUtc="2025-12-12T18:01:00Z">
                    <m:rPr>
                      <m:nor/>
                    </m:rPr>
                    <w:rPr>
                      <w:sz w:val="20"/>
                      <w:szCs w:val="20"/>
                    </w:rPr>
                    <m:t>: valid observations</m:t>
                  </w:del>
                </m:r>
              </m:oMath>
            </m:oMathPara>
          </w:p>
        </w:tc>
      </w:tr>
      <w:tr w:rsidR="000E570A" w:rsidRPr="00F055DD" w14:paraId="597DF8C9" w14:textId="77777777" w:rsidTr="000E570A">
        <w:trPr>
          <w:del w:id="378" w:author="zusammenlegung" w:date="2025-12-12T19:01:00Z" w16du:dateUtc="2025-12-12T18:01:00Z"/>
        </w:trPr>
        <w:tc>
          <w:tcPr>
            <w:tcW w:w="2689" w:type="dxa"/>
          </w:tcPr>
          <w:p w14:paraId="2B4680F5" w14:textId="77777777" w:rsidR="000E570A" w:rsidRPr="00F055DD" w:rsidRDefault="000E570A" w:rsidP="00EF17F7">
            <w:pPr>
              <w:rPr>
                <w:del w:id="379" w:author="zusammenlegung" w:date="2025-12-12T19:01:00Z" w16du:dateUtc="2025-12-12T18:01:00Z"/>
                <w:sz w:val="20"/>
                <w:szCs w:val="20"/>
              </w:rPr>
            </w:pPr>
            <w:del w:id="380" w:author="zusammenlegung" w:date="2025-12-12T19:01:00Z" w16du:dateUtc="2025-12-12T18:01:00Z">
              <w:r w:rsidRPr="00F055DD">
                <w:rPr>
                  <w:sz w:val="20"/>
                  <w:szCs w:val="20"/>
                </w:rPr>
                <w:delText>Mean daily</w:delText>
              </w:r>
            </w:del>
          </w:p>
        </w:tc>
        <w:tc>
          <w:tcPr>
            <w:tcW w:w="6322" w:type="dxa"/>
          </w:tcPr>
          <w:p w14:paraId="4ACDF006" w14:textId="77777777" w:rsidR="000E570A" w:rsidRPr="00F055DD" w:rsidRDefault="00000000" w:rsidP="00EF17F7">
            <w:pPr>
              <w:rPr>
                <w:del w:id="381" w:author="zusammenlegung" w:date="2025-12-12T19:01:00Z" w16du:dateUtc="2025-12-12T18:01:00Z"/>
                <w:sz w:val="20"/>
                <w:szCs w:val="20"/>
              </w:rPr>
            </w:pPr>
            <m:oMathPara>
              <m:oMath>
                <m:f>
                  <m:fPr>
                    <m:ctrlPr>
                      <w:del w:id="382" w:author="zusammenlegung" w:date="2025-12-12T19:01:00Z" w16du:dateUtc="2025-12-12T18:01:00Z">
                        <w:rPr>
                          <w:rFonts w:ascii="Cambria Math" w:hAnsi="Cambria Math"/>
                          <w:sz w:val="20"/>
                          <w:szCs w:val="20"/>
                        </w:rPr>
                      </w:del>
                    </m:ctrlPr>
                  </m:fPr>
                  <m:num>
                    <m:r>
                      <w:del w:id="383" w:author="zusammenlegung" w:date="2025-12-12T19:01:00Z" w16du:dateUtc="2025-12-12T18:01:00Z">
                        <w:rPr>
                          <w:rFonts w:ascii="Cambria Math" w:hAnsi="Cambria Math"/>
                          <w:sz w:val="20"/>
                          <w:szCs w:val="20"/>
                        </w:rPr>
                        <m:t>5</m:t>
                      </w:del>
                    </m:r>
                    <m:r>
                      <w:del w:id="384" w:author="zusammenlegung" w:date="2025-12-12T19:01:00Z" w16du:dateUtc="2025-12-12T18:01:00Z">
                        <m:rPr>
                          <m:sty m:val="p"/>
                        </m:rPr>
                        <w:rPr>
                          <w:rFonts w:ascii="Cambria Math" w:hAnsi="Cambria Math"/>
                          <w:sz w:val="20"/>
                          <w:szCs w:val="20"/>
                        </w:rPr>
                        <m:t>*</m:t>
                      </w:del>
                    </m:r>
                    <m:acc>
                      <m:accPr>
                        <m:chr m:val="‾"/>
                        <m:ctrlPr>
                          <w:del w:id="385" w:author="zusammenlegung" w:date="2025-12-12T19:01:00Z" w16du:dateUtc="2025-12-12T18:01:00Z">
                            <w:rPr>
                              <w:rFonts w:ascii="Cambria Math" w:hAnsi="Cambria Math"/>
                              <w:sz w:val="20"/>
                              <w:szCs w:val="20"/>
                            </w:rPr>
                          </w:del>
                        </m:ctrlPr>
                      </m:accPr>
                      <m:e>
                        <m:r>
                          <w:del w:id="386" w:author="zusammenlegung" w:date="2025-12-12T19:01:00Z" w16du:dateUtc="2025-12-12T18:01:00Z">
                            <m:rPr>
                              <m:nor/>
                            </m:rPr>
                            <w:rPr>
                              <w:sz w:val="20"/>
                              <w:szCs w:val="20"/>
                            </w:rPr>
                            <m:t>weekday</m:t>
                          </w:del>
                        </m:r>
                      </m:e>
                    </m:acc>
                    <m:r>
                      <w:del w:id="387" w:author="zusammenlegung" w:date="2025-12-12T19:01:00Z" w16du:dateUtc="2025-12-12T18:01:00Z">
                        <m:rPr>
                          <m:sty m:val="p"/>
                        </m:rPr>
                        <w:rPr>
                          <w:rFonts w:ascii="Cambria Math" w:hAnsi="Cambria Math"/>
                          <w:sz w:val="20"/>
                          <w:szCs w:val="20"/>
                        </w:rPr>
                        <m:t>+</m:t>
                      </w:del>
                    </m:r>
                    <m:r>
                      <w:del w:id="388" w:author="zusammenlegung" w:date="2025-12-12T19:01:00Z" w16du:dateUtc="2025-12-12T18:01:00Z">
                        <w:rPr>
                          <w:rFonts w:ascii="Cambria Math" w:hAnsi="Cambria Math"/>
                          <w:sz w:val="20"/>
                          <w:szCs w:val="20"/>
                        </w:rPr>
                        <m:t>2</m:t>
                      </w:del>
                    </m:r>
                    <m:r>
                      <w:del w:id="389" w:author="zusammenlegung" w:date="2025-12-12T19:01:00Z" w16du:dateUtc="2025-12-12T18:01:00Z">
                        <m:rPr>
                          <m:sty m:val="p"/>
                        </m:rPr>
                        <w:rPr>
                          <w:rFonts w:ascii="Cambria Math" w:hAnsi="Cambria Math"/>
                          <w:sz w:val="20"/>
                          <w:szCs w:val="20"/>
                        </w:rPr>
                        <m:t>*</m:t>
                      </w:del>
                    </m:r>
                    <m:acc>
                      <m:accPr>
                        <m:chr m:val="‾"/>
                        <m:ctrlPr>
                          <w:del w:id="390" w:author="zusammenlegung" w:date="2025-12-12T19:01:00Z" w16du:dateUtc="2025-12-12T18:01:00Z">
                            <w:rPr>
                              <w:rFonts w:ascii="Cambria Math" w:hAnsi="Cambria Math"/>
                              <w:sz w:val="20"/>
                              <w:szCs w:val="20"/>
                            </w:rPr>
                          </w:del>
                        </m:ctrlPr>
                      </m:accPr>
                      <m:e>
                        <m:r>
                          <w:del w:id="391" w:author="zusammenlegung" w:date="2025-12-12T19:01:00Z" w16du:dateUtc="2025-12-12T18:01:00Z">
                            <m:rPr>
                              <m:nor/>
                            </m:rPr>
                            <w:rPr>
                              <w:sz w:val="20"/>
                              <w:szCs w:val="20"/>
                            </w:rPr>
                            <m:t>weekend</m:t>
                          </w:del>
                        </m:r>
                      </m:e>
                    </m:acc>
                  </m:num>
                  <m:den>
                    <m:r>
                      <w:del w:id="392" w:author="zusammenlegung" w:date="2025-12-12T19:01:00Z" w16du:dateUtc="2025-12-12T18:01:00Z">
                        <w:rPr>
                          <w:rFonts w:ascii="Cambria Math" w:hAnsi="Cambria Math"/>
                          <w:sz w:val="20"/>
                          <w:szCs w:val="20"/>
                        </w:rPr>
                        <m:t>7</m:t>
                      </w:del>
                    </m:r>
                  </m:den>
                </m:f>
              </m:oMath>
            </m:oMathPara>
          </w:p>
        </w:tc>
      </w:tr>
      <w:tr w:rsidR="000E570A" w:rsidRPr="00F055DD" w14:paraId="0B267B6D" w14:textId="77777777" w:rsidTr="000E570A">
        <w:trPr>
          <w:del w:id="393" w:author="zusammenlegung" w:date="2025-12-12T19:01:00Z" w16du:dateUtc="2025-12-12T18:01:00Z"/>
        </w:trPr>
        <w:tc>
          <w:tcPr>
            <w:tcW w:w="2689" w:type="dxa"/>
          </w:tcPr>
          <w:p w14:paraId="50BE125B" w14:textId="77777777" w:rsidR="000E570A" w:rsidRPr="00F055DD" w:rsidRDefault="000E570A" w:rsidP="00EF17F7">
            <w:pPr>
              <w:rPr>
                <w:del w:id="394" w:author="zusammenlegung" w:date="2025-12-12T19:01:00Z" w16du:dateUtc="2025-12-12T18:01:00Z"/>
                <w:sz w:val="20"/>
                <w:szCs w:val="20"/>
              </w:rPr>
            </w:pPr>
            <w:del w:id="395" w:author="zusammenlegung" w:date="2025-12-12T19:01:00Z" w16du:dateUtc="2025-12-12T18:01:00Z">
              <w:r w:rsidRPr="00F055DD">
                <w:rPr>
                  <w:sz w:val="20"/>
                  <w:szCs w:val="20"/>
                </w:rPr>
                <w:delText>Near work</w:delText>
              </w:r>
            </w:del>
          </w:p>
        </w:tc>
        <w:tc>
          <w:tcPr>
            <w:tcW w:w="6322" w:type="dxa"/>
          </w:tcPr>
          <w:p w14:paraId="26D31702" w14:textId="77777777" w:rsidR="000E570A" w:rsidRPr="00F055DD" w:rsidRDefault="000E570A" w:rsidP="00EF17F7">
            <w:pPr>
              <w:rPr>
                <w:del w:id="396" w:author="zusammenlegung" w:date="2025-12-12T19:01:00Z" w16du:dateUtc="2025-12-12T18:01:00Z"/>
                <w:sz w:val="20"/>
                <w:szCs w:val="20"/>
              </w:rPr>
            </w:pPr>
            <m:oMathPara>
              <m:oMath>
                <m:r>
                  <w:del w:id="397" w:author="zusammenlegung" w:date="2025-12-12T19:01:00Z" w16du:dateUtc="2025-12-12T18:01:00Z">
                    <m:rPr>
                      <m:nor/>
                    </m:rPr>
                    <w:rPr>
                      <w:sz w:val="20"/>
                      <w:szCs w:val="20"/>
                    </w:rPr>
                    <m:t>working distance</m:t>
                  </w:del>
                </m:r>
                <m:r>
                  <w:del w:id="398" w:author="zusammenlegung" w:date="2025-12-12T19:01:00Z" w16du:dateUtc="2025-12-12T18:01:00Z">
                    <m:rPr>
                      <m:sty m:val="p"/>
                    </m:rPr>
                    <w:rPr>
                      <w:rFonts w:ascii="Cambria Math" w:hAnsi="Cambria Math"/>
                      <w:sz w:val="20"/>
                      <w:szCs w:val="20"/>
                    </w:rPr>
                    <m:t>,[</m:t>
                  </w:del>
                </m:r>
                <m:r>
                  <w:del w:id="399" w:author="zusammenlegung" w:date="2025-12-12T19:01:00Z" w16du:dateUtc="2025-12-12T18:01:00Z">
                    <w:rPr>
                      <w:rFonts w:ascii="Cambria Math" w:hAnsi="Cambria Math"/>
                      <w:sz w:val="20"/>
                      <w:szCs w:val="20"/>
                    </w:rPr>
                    <m:t>10</m:t>
                  </w:del>
                </m:r>
                <m:r>
                  <w:del w:id="400" w:author="zusammenlegung" w:date="2025-12-12T19:01:00Z" w16du:dateUtc="2025-12-12T18:01:00Z">
                    <m:rPr>
                      <m:sty m:val="p"/>
                    </m:rPr>
                    <w:rPr>
                      <w:rFonts w:ascii="Cambria Math" w:hAnsi="Cambria Math"/>
                      <w:sz w:val="20"/>
                      <w:szCs w:val="20"/>
                    </w:rPr>
                    <m:t>,</m:t>
                  </w:del>
                </m:r>
                <m:r>
                  <w:del w:id="401" w:author="zusammenlegung" w:date="2025-12-12T19:01:00Z" w16du:dateUtc="2025-12-12T18:01:00Z">
                    <w:rPr>
                      <w:rFonts w:ascii="Cambria Math" w:hAnsi="Cambria Math"/>
                      <w:sz w:val="20"/>
                      <w:szCs w:val="20"/>
                    </w:rPr>
                    <m:t>60</m:t>
                  </w:del>
                </m:r>
                <m:r>
                  <w:del w:id="402" w:author="zusammenlegung" w:date="2025-12-12T19:01:00Z" w16du:dateUtc="2025-12-12T18:01:00Z">
                    <m:rPr>
                      <m:sty m:val="p"/>
                    </m:rPr>
                    <w:rPr>
                      <w:rFonts w:ascii="Cambria Math" w:hAnsi="Cambria Math"/>
                      <w:sz w:val="20"/>
                      <w:szCs w:val="20"/>
                    </w:rPr>
                    <m:t>)</m:t>
                  </w:del>
                </m:r>
                <m:r>
                  <w:del w:id="403" w:author="zusammenlegung" w:date="2025-12-12T19:01:00Z" w16du:dateUtc="2025-12-12T18:01:00Z">
                    <w:rPr>
                      <w:rFonts w:ascii="Cambria Math" w:hAnsi="Cambria Math"/>
                      <w:sz w:val="20"/>
                      <w:szCs w:val="20"/>
                    </w:rPr>
                    <m:t>cm</m:t>
                  </w:del>
                </m:r>
              </m:oMath>
            </m:oMathPara>
          </w:p>
        </w:tc>
      </w:tr>
      <w:tr w:rsidR="000E570A" w:rsidRPr="00F055DD" w14:paraId="2B385ACF" w14:textId="77777777" w:rsidTr="000E570A">
        <w:trPr>
          <w:del w:id="404" w:author="zusammenlegung" w:date="2025-12-12T19:01:00Z" w16du:dateUtc="2025-12-12T18:01:00Z"/>
        </w:trPr>
        <w:tc>
          <w:tcPr>
            <w:tcW w:w="2689" w:type="dxa"/>
          </w:tcPr>
          <w:p w14:paraId="5E59B3F3" w14:textId="77777777" w:rsidR="000E570A" w:rsidRPr="00F055DD" w:rsidRDefault="000E570A" w:rsidP="00EF17F7">
            <w:pPr>
              <w:rPr>
                <w:del w:id="405" w:author="zusammenlegung" w:date="2025-12-12T19:01:00Z" w16du:dateUtc="2025-12-12T18:01:00Z"/>
                <w:sz w:val="20"/>
                <w:szCs w:val="20"/>
              </w:rPr>
            </w:pPr>
            <w:del w:id="406" w:author="zusammenlegung" w:date="2025-12-12T19:01:00Z" w16du:dateUtc="2025-12-12T18:01:00Z">
              <w:r w:rsidRPr="00F055DD">
                <w:rPr>
                  <w:sz w:val="20"/>
                  <w:szCs w:val="20"/>
                </w:rPr>
                <w:delText>Intermediate Work</w:delText>
              </w:r>
            </w:del>
          </w:p>
        </w:tc>
        <w:tc>
          <w:tcPr>
            <w:tcW w:w="6322" w:type="dxa"/>
          </w:tcPr>
          <w:p w14:paraId="325969B0" w14:textId="77777777" w:rsidR="000E570A" w:rsidRPr="00F055DD" w:rsidRDefault="000E570A" w:rsidP="00EF17F7">
            <w:pPr>
              <w:rPr>
                <w:del w:id="407" w:author="zusammenlegung" w:date="2025-12-12T19:01:00Z" w16du:dateUtc="2025-12-12T18:01:00Z"/>
                <w:sz w:val="20"/>
                <w:szCs w:val="20"/>
              </w:rPr>
            </w:pPr>
            <m:oMathPara>
              <m:oMath>
                <m:r>
                  <w:del w:id="408" w:author="zusammenlegung" w:date="2025-12-12T19:01:00Z" w16du:dateUtc="2025-12-12T18:01:00Z">
                    <m:rPr>
                      <m:nor/>
                    </m:rPr>
                    <w:rPr>
                      <w:sz w:val="20"/>
                      <w:szCs w:val="20"/>
                    </w:rPr>
                    <m:t>working distance</m:t>
                  </w:del>
                </m:r>
                <m:r>
                  <w:del w:id="409" w:author="zusammenlegung" w:date="2025-12-12T19:01:00Z" w16du:dateUtc="2025-12-12T18:01:00Z">
                    <m:rPr>
                      <m:sty m:val="p"/>
                    </m:rPr>
                    <w:rPr>
                      <w:rFonts w:ascii="Cambria Math" w:hAnsi="Cambria Math"/>
                      <w:sz w:val="20"/>
                      <w:szCs w:val="20"/>
                    </w:rPr>
                    <m:t>,[</m:t>
                  </w:del>
                </m:r>
                <m:r>
                  <w:del w:id="410" w:author="zusammenlegung" w:date="2025-12-12T19:01:00Z" w16du:dateUtc="2025-12-12T18:01:00Z">
                    <w:rPr>
                      <w:rFonts w:ascii="Cambria Math" w:hAnsi="Cambria Math"/>
                      <w:sz w:val="20"/>
                      <w:szCs w:val="20"/>
                    </w:rPr>
                    <m:t>60</m:t>
                  </w:del>
                </m:r>
                <m:r>
                  <w:del w:id="411" w:author="zusammenlegung" w:date="2025-12-12T19:01:00Z" w16du:dateUtc="2025-12-12T18:01:00Z">
                    <m:rPr>
                      <m:sty m:val="p"/>
                    </m:rPr>
                    <w:rPr>
                      <w:rFonts w:ascii="Cambria Math" w:hAnsi="Cambria Math"/>
                      <w:sz w:val="20"/>
                      <w:szCs w:val="20"/>
                    </w:rPr>
                    <m:t>,</m:t>
                  </w:del>
                </m:r>
                <m:r>
                  <w:del w:id="412" w:author="zusammenlegung" w:date="2025-12-12T19:01:00Z" w16du:dateUtc="2025-12-12T18:01:00Z">
                    <w:rPr>
                      <w:rFonts w:ascii="Cambria Math" w:hAnsi="Cambria Math"/>
                      <w:sz w:val="20"/>
                      <w:szCs w:val="20"/>
                    </w:rPr>
                    <m:t>100</m:t>
                  </w:del>
                </m:r>
                <m:r>
                  <w:del w:id="413" w:author="zusammenlegung" w:date="2025-12-12T19:01:00Z" w16du:dateUtc="2025-12-12T18:01:00Z">
                    <m:rPr>
                      <m:sty m:val="p"/>
                    </m:rPr>
                    <w:rPr>
                      <w:rFonts w:ascii="Cambria Math" w:hAnsi="Cambria Math"/>
                      <w:sz w:val="20"/>
                      <w:szCs w:val="20"/>
                    </w:rPr>
                    <m:t>)</m:t>
                  </w:del>
                </m:r>
                <m:r>
                  <w:del w:id="414" w:author="zusammenlegung" w:date="2025-12-12T19:01:00Z" w16du:dateUtc="2025-12-12T18:01:00Z">
                    <w:rPr>
                      <w:rFonts w:ascii="Cambria Math" w:hAnsi="Cambria Math"/>
                      <w:sz w:val="20"/>
                      <w:szCs w:val="20"/>
                    </w:rPr>
                    <m:t>cm</m:t>
                  </w:del>
                </m:r>
              </m:oMath>
            </m:oMathPara>
          </w:p>
        </w:tc>
      </w:tr>
      <w:tr w:rsidR="000E570A" w:rsidRPr="00F055DD" w14:paraId="7B8AF2BD" w14:textId="77777777" w:rsidTr="000E570A">
        <w:trPr>
          <w:del w:id="415" w:author="zusammenlegung" w:date="2025-12-12T19:01:00Z" w16du:dateUtc="2025-12-12T18:01:00Z"/>
        </w:trPr>
        <w:tc>
          <w:tcPr>
            <w:tcW w:w="2689" w:type="dxa"/>
          </w:tcPr>
          <w:p w14:paraId="2C0070D2" w14:textId="77777777" w:rsidR="000E570A" w:rsidRPr="00F055DD" w:rsidRDefault="000E570A" w:rsidP="00EF17F7">
            <w:pPr>
              <w:rPr>
                <w:del w:id="416" w:author="zusammenlegung" w:date="2025-12-12T19:01:00Z" w16du:dateUtc="2025-12-12T18:01:00Z"/>
                <w:sz w:val="20"/>
                <w:szCs w:val="20"/>
              </w:rPr>
            </w:pPr>
            <w:del w:id="417" w:author="zusammenlegung" w:date="2025-12-12T19:01:00Z" w16du:dateUtc="2025-12-12T18:01:00Z">
              <w:r w:rsidRPr="00F055DD">
                <w:rPr>
                  <w:sz w:val="20"/>
                  <w:szCs w:val="20"/>
                </w:rPr>
                <w:delText>Total work</w:delText>
              </w:r>
            </w:del>
          </w:p>
        </w:tc>
        <w:tc>
          <w:tcPr>
            <w:tcW w:w="6322" w:type="dxa"/>
          </w:tcPr>
          <w:p w14:paraId="27F4F5EB" w14:textId="77777777" w:rsidR="000E570A" w:rsidRPr="00F055DD" w:rsidRDefault="000E570A" w:rsidP="00EF17F7">
            <w:pPr>
              <w:rPr>
                <w:del w:id="418" w:author="zusammenlegung" w:date="2025-12-12T19:01:00Z" w16du:dateUtc="2025-12-12T18:01:00Z"/>
                <w:sz w:val="20"/>
                <w:szCs w:val="20"/>
              </w:rPr>
            </w:pPr>
            <m:oMathPara>
              <m:oMath>
                <m:r>
                  <w:del w:id="419" w:author="zusammenlegung" w:date="2025-12-12T19:01:00Z" w16du:dateUtc="2025-12-12T18:01:00Z">
                    <m:rPr>
                      <m:nor/>
                    </m:rPr>
                    <w:rPr>
                      <w:sz w:val="20"/>
                      <w:szCs w:val="20"/>
                    </w:rPr>
                    <m:t>working distance</m:t>
                  </w:del>
                </m:r>
                <m:r>
                  <w:del w:id="420" w:author="zusammenlegung" w:date="2025-12-12T19:01:00Z" w16du:dateUtc="2025-12-12T18:01:00Z">
                    <m:rPr>
                      <m:sty m:val="p"/>
                    </m:rPr>
                    <w:rPr>
                      <w:rFonts w:ascii="Cambria Math" w:hAnsi="Cambria Math"/>
                      <w:sz w:val="20"/>
                      <w:szCs w:val="20"/>
                    </w:rPr>
                    <m:t>,[</m:t>
                  </w:del>
                </m:r>
                <m:r>
                  <w:del w:id="421" w:author="zusammenlegung" w:date="2025-12-12T19:01:00Z" w16du:dateUtc="2025-12-12T18:01:00Z">
                    <w:rPr>
                      <w:rFonts w:ascii="Cambria Math" w:hAnsi="Cambria Math"/>
                      <w:sz w:val="20"/>
                      <w:szCs w:val="20"/>
                    </w:rPr>
                    <m:t>10</m:t>
                  </w:del>
                </m:r>
                <m:r>
                  <w:del w:id="422" w:author="zusammenlegung" w:date="2025-12-12T19:01:00Z" w16du:dateUtc="2025-12-12T18:01:00Z">
                    <m:rPr>
                      <m:sty m:val="p"/>
                    </m:rPr>
                    <w:rPr>
                      <w:rFonts w:ascii="Cambria Math" w:hAnsi="Cambria Math"/>
                      <w:sz w:val="20"/>
                      <w:szCs w:val="20"/>
                    </w:rPr>
                    <m:t>,</m:t>
                  </w:del>
                </m:r>
                <m:r>
                  <w:del w:id="423" w:author="zusammenlegung" w:date="2025-12-12T19:01:00Z" w16du:dateUtc="2025-12-12T18:01:00Z">
                    <w:rPr>
                      <w:rFonts w:ascii="Cambria Math" w:hAnsi="Cambria Math"/>
                      <w:sz w:val="20"/>
                      <w:szCs w:val="20"/>
                    </w:rPr>
                    <m:t>120</m:t>
                  </w:del>
                </m:r>
                <m:r>
                  <w:del w:id="424" w:author="zusammenlegung" w:date="2025-12-12T19:01:00Z" w16du:dateUtc="2025-12-12T18:01:00Z">
                    <m:rPr>
                      <m:sty m:val="p"/>
                    </m:rPr>
                    <w:rPr>
                      <w:rFonts w:ascii="Cambria Math" w:hAnsi="Cambria Math"/>
                      <w:sz w:val="20"/>
                      <w:szCs w:val="20"/>
                    </w:rPr>
                    <m:t>)</m:t>
                  </w:del>
                </m:r>
                <m:r>
                  <w:del w:id="425" w:author="zusammenlegung" w:date="2025-12-12T19:01:00Z" w16du:dateUtc="2025-12-12T18:01:00Z">
                    <w:rPr>
                      <w:rFonts w:ascii="Cambria Math" w:hAnsi="Cambria Math"/>
                      <w:sz w:val="20"/>
                      <w:szCs w:val="20"/>
                    </w:rPr>
                    <m:t>cm</m:t>
                  </w:del>
                </m:r>
              </m:oMath>
            </m:oMathPara>
          </w:p>
        </w:tc>
      </w:tr>
      <w:tr w:rsidR="000E570A" w:rsidRPr="00F055DD" w14:paraId="04366C57" w14:textId="77777777" w:rsidTr="000E570A">
        <w:trPr>
          <w:del w:id="426" w:author="zusammenlegung" w:date="2025-12-12T19:01:00Z" w16du:dateUtc="2025-12-12T18:01:00Z"/>
        </w:trPr>
        <w:tc>
          <w:tcPr>
            <w:tcW w:w="2689" w:type="dxa"/>
          </w:tcPr>
          <w:p w14:paraId="1C8F299C" w14:textId="77777777" w:rsidR="000E570A" w:rsidRPr="00F055DD" w:rsidRDefault="000E570A" w:rsidP="00EF17F7">
            <w:pPr>
              <w:rPr>
                <w:del w:id="427" w:author="zusammenlegung" w:date="2025-12-12T19:01:00Z" w16du:dateUtc="2025-12-12T18:01:00Z"/>
                <w:sz w:val="20"/>
                <w:szCs w:val="20"/>
              </w:rPr>
            </w:pPr>
            <w:del w:id="428" w:author="zusammenlegung" w:date="2025-12-12T19:01:00Z" w16du:dateUtc="2025-12-12T18:01:00Z">
              <w:r w:rsidRPr="00F055DD">
                <w:rPr>
                  <w:sz w:val="20"/>
                  <w:szCs w:val="20"/>
                </w:rPr>
                <w:delText>Distance range</w:delText>
              </w:r>
            </w:del>
          </w:p>
        </w:tc>
        <w:tc>
          <w:tcPr>
            <w:tcW w:w="6322" w:type="dxa"/>
          </w:tcPr>
          <w:p w14:paraId="3B3BFD32" w14:textId="77777777" w:rsidR="00B4640E" w:rsidRPr="00F055DD" w:rsidRDefault="00B4640E" w:rsidP="00EF17F7">
            <w:pPr>
              <w:rPr>
                <w:del w:id="429" w:author="zusammenlegung" w:date="2025-12-12T19:01:00Z" w16du:dateUtc="2025-12-12T18:01:00Z"/>
                <w:sz w:val="20"/>
                <w:szCs w:val="20"/>
              </w:rPr>
            </w:pPr>
            <m:oMathPara>
              <m:oMath>
                <m:r>
                  <w:del w:id="430" w:author="zusammenlegung" w:date="2025-12-12T19:01:00Z" w16du:dateUtc="2025-12-12T18:01:00Z">
                    <m:rPr>
                      <m:nor/>
                    </m:rPr>
                    <w:rPr>
                      <w:sz w:val="20"/>
                      <w:szCs w:val="20"/>
                    </w:rPr>
                    <m:t>working distance</m:t>
                  </w:del>
                </m:r>
                <m:r>
                  <w:del w:id="431" w:author="zusammenlegung" w:date="2025-12-12T19:01:00Z" w16du:dateUtc="2025-12-12T18:01:00Z">
                    <m:rPr>
                      <m:sty m:val="p"/>
                    </m:rPr>
                    <w:rPr>
                      <w:rFonts w:ascii="Cambria Math" w:hAnsi="Cambria Math"/>
                      <w:sz w:val="20"/>
                      <w:szCs w:val="20"/>
                    </w:rPr>
                    <m:t>,</m:t>
                  </w:del>
                </m:r>
              </m:oMath>
            </m:oMathPara>
          </w:p>
          <w:p w14:paraId="076D317F" w14:textId="77777777" w:rsidR="006643E1" w:rsidRPr="00F055DD" w:rsidRDefault="00000000" w:rsidP="00EF17F7">
            <w:pPr>
              <w:rPr>
                <w:del w:id="432" w:author="zusammenlegung" w:date="2025-12-12T19:01:00Z" w16du:dateUtc="2025-12-12T18:01:00Z"/>
                <w:sz w:val="20"/>
                <w:szCs w:val="20"/>
              </w:rPr>
            </w:pPr>
            <m:oMathPara>
              <m:oMathParaPr>
                <m:jc m:val="center"/>
              </m:oMathParaPr>
              <m:oMath>
                <m:d>
                  <m:dPr>
                    <m:begChr m:val="["/>
                    <m:ctrlPr>
                      <w:del w:id="433" w:author="zusammenlegung" w:date="2025-12-12T19:01:00Z" w16du:dateUtc="2025-12-12T18:01:00Z">
                        <w:rPr>
                          <w:rFonts w:ascii="Cambria Math" w:hAnsi="Cambria Math"/>
                          <w:sz w:val="20"/>
                          <w:szCs w:val="20"/>
                        </w:rPr>
                      </w:del>
                    </m:ctrlPr>
                  </m:dPr>
                  <m:e>
                    <m:r>
                      <w:del w:id="434" w:author="zusammenlegung" w:date="2025-12-12T19:01:00Z" w16du:dateUtc="2025-12-12T18:01:00Z">
                        <w:rPr>
                          <w:rFonts w:ascii="Cambria Math" w:hAnsi="Cambria Math"/>
                          <w:sz w:val="20"/>
                          <w:szCs w:val="20"/>
                        </w:rPr>
                        <m:t>10</m:t>
                      </w:del>
                    </m:r>
                    <m:r>
                      <w:del w:id="435" w:author="zusammenlegung" w:date="2025-12-12T19:01:00Z" w16du:dateUtc="2025-12-12T18:01:00Z">
                        <m:rPr>
                          <m:sty m:val="p"/>
                        </m:rPr>
                        <w:rPr>
                          <w:rFonts w:ascii="Cambria Math" w:hAnsi="Cambria Math"/>
                          <w:sz w:val="20"/>
                          <w:szCs w:val="20"/>
                        </w:rPr>
                        <m:t>,</m:t>
                      </w:del>
                    </m:r>
                    <m:r>
                      <w:del w:id="436" w:author="zusammenlegung" w:date="2025-12-12T19:01:00Z" w16du:dateUtc="2025-12-12T18:01:00Z">
                        <w:rPr>
                          <w:rFonts w:ascii="Cambria Math" w:hAnsi="Cambria Math"/>
                          <w:sz w:val="20"/>
                          <w:szCs w:val="20"/>
                        </w:rPr>
                        <m:t>20</m:t>
                      </w:del>
                    </m:r>
                  </m:e>
                </m:d>
                <m:r>
                  <w:del w:id="437" w:author="zusammenlegung" w:date="2025-12-12T19:01:00Z" w16du:dateUtc="2025-12-12T18:01:00Z">
                    <w:rPr>
                      <w:rFonts w:ascii="Cambria Math" w:hAnsi="Cambria Math"/>
                      <w:sz w:val="20"/>
                      <w:szCs w:val="20"/>
                    </w:rPr>
                    <m:t xml:space="preserve">cm, </m:t>
                  </w:del>
                </m:r>
                <m:r>
                  <w:del w:id="438" w:author="zusammenlegung" w:date="2025-12-12T19:01:00Z" w16du:dateUtc="2025-12-12T18:01:00Z">
                    <m:rPr>
                      <m:nor/>
                    </m:rPr>
                    <w:rPr>
                      <w:sz w:val="20"/>
                      <w:szCs w:val="20"/>
                    </w:rPr>
                    <m:t>Extremely near</m:t>
                  </w:del>
                </m:r>
              </m:oMath>
            </m:oMathPara>
          </w:p>
          <w:p w14:paraId="03108FCF" w14:textId="77777777" w:rsidR="006643E1" w:rsidRPr="00F055DD" w:rsidRDefault="00000000" w:rsidP="00EF17F7">
            <w:pPr>
              <w:rPr>
                <w:del w:id="439" w:author="zusammenlegung" w:date="2025-12-12T19:01:00Z" w16du:dateUtc="2025-12-12T18:01:00Z"/>
                <w:sz w:val="20"/>
                <w:szCs w:val="20"/>
              </w:rPr>
            </w:pPr>
            <m:oMathPara>
              <m:oMathParaPr>
                <m:jc m:val="center"/>
              </m:oMathParaPr>
              <m:oMath>
                <m:d>
                  <m:dPr>
                    <m:begChr m:val="["/>
                    <m:ctrlPr>
                      <w:del w:id="440" w:author="zusammenlegung" w:date="2025-12-12T19:01:00Z" w16du:dateUtc="2025-12-12T18:01:00Z">
                        <w:rPr>
                          <w:rFonts w:ascii="Cambria Math" w:hAnsi="Cambria Math"/>
                          <w:sz w:val="20"/>
                          <w:szCs w:val="20"/>
                        </w:rPr>
                      </w:del>
                    </m:ctrlPr>
                  </m:dPr>
                  <m:e>
                    <m:r>
                      <w:del w:id="441" w:author="zusammenlegung" w:date="2025-12-12T19:01:00Z" w16du:dateUtc="2025-12-12T18:01:00Z">
                        <w:rPr>
                          <w:rFonts w:ascii="Cambria Math" w:hAnsi="Cambria Math"/>
                          <w:sz w:val="20"/>
                          <w:szCs w:val="20"/>
                        </w:rPr>
                        <m:t>20</m:t>
                      </w:del>
                    </m:r>
                    <m:r>
                      <w:del w:id="442" w:author="zusammenlegung" w:date="2025-12-12T19:01:00Z" w16du:dateUtc="2025-12-12T18:01:00Z">
                        <m:rPr>
                          <m:sty m:val="p"/>
                        </m:rPr>
                        <w:rPr>
                          <w:rFonts w:ascii="Cambria Math" w:hAnsi="Cambria Math"/>
                          <w:sz w:val="20"/>
                          <w:szCs w:val="20"/>
                        </w:rPr>
                        <m:t>,</m:t>
                      </w:del>
                    </m:r>
                    <m:r>
                      <w:del w:id="443" w:author="zusammenlegung" w:date="2025-12-12T19:01:00Z" w16du:dateUtc="2025-12-12T18:01:00Z">
                        <w:rPr>
                          <w:rFonts w:ascii="Cambria Math" w:hAnsi="Cambria Math"/>
                          <w:sz w:val="20"/>
                          <w:szCs w:val="20"/>
                        </w:rPr>
                        <m:t>30</m:t>
                      </w:del>
                    </m:r>
                  </m:e>
                </m:d>
                <m:r>
                  <w:del w:id="444" w:author="zusammenlegung" w:date="2025-12-12T19:01:00Z" w16du:dateUtc="2025-12-12T18:01:00Z">
                    <w:rPr>
                      <w:rFonts w:ascii="Cambria Math" w:hAnsi="Cambria Math"/>
                      <w:sz w:val="20"/>
                      <w:szCs w:val="20"/>
                    </w:rPr>
                    <m:t xml:space="preserve">cm, </m:t>
                  </w:del>
                </m:r>
                <m:r>
                  <w:del w:id="445" w:author="zusammenlegung" w:date="2025-12-12T19:01:00Z" w16du:dateUtc="2025-12-12T18:01:00Z">
                    <m:rPr>
                      <m:nor/>
                    </m:rPr>
                    <w:rPr>
                      <w:sz w:val="20"/>
                      <w:szCs w:val="20"/>
                    </w:rPr>
                    <m:t>Very near</m:t>
                  </w:del>
                </m:r>
              </m:oMath>
            </m:oMathPara>
          </w:p>
          <w:p w14:paraId="2D69B44B" w14:textId="77777777" w:rsidR="006643E1" w:rsidRPr="00F055DD" w:rsidRDefault="00000000" w:rsidP="00EF17F7">
            <w:pPr>
              <w:rPr>
                <w:del w:id="446" w:author="zusammenlegung" w:date="2025-12-12T19:01:00Z" w16du:dateUtc="2025-12-12T18:01:00Z"/>
                <w:sz w:val="20"/>
                <w:szCs w:val="20"/>
              </w:rPr>
            </w:pPr>
            <m:oMathPara>
              <m:oMathParaPr>
                <m:jc m:val="center"/>
              </m:oMathParaPr>
              <m:oMath>
                <m:d>
                  <m:dPr>
                    <m:begChr m:val="["/>
                    <m:ctrlPr>
                      <w:del w:id="447" w:author="zusammenlegung" w:date="2025-12-12T19:01:00Z" w16du:dateUtc="2025-12-12T18:01:00Z">
                        <w:rPr>
                          <w:rFonts w:ascii="Cambria Math" w:hAnsi="Cambria Math"/>
                          <w:sz w:val="20"/>
                          <w:szCs w:val="20"/>
                        </w:rPr>
                      </w:del>
                    </m:ctrlPr>
                  </m:dPr>
                  <m:e>
                    <m:r>
                      <w:del w:id="448" w:author="zusammenlegung" w:date="2025-12-12T19:01:00Z" w16du:dateUtc="2025-12-12T18:01:00Z">
                        <w:rPr>
                          <w:rFonts w:ascii="Cambria Math" w:hAnsi="Cambria Math"/>
                          <w:sz w:val="20"/>
                          <w:szCs w:val="20"/>
                        </w:rPr>
                        <m:t>30</m:t>
                      </w:del>
                    </m:r>
                    <m:r>
                      <w:del w:id="449" w:author="zusammenlegung" w:date="2025-12-12T19:01:00Z" w16du:dateUtc="2025-12-12T18:01:00Z">
                        <m:rPr>
                          <m:sty m:val="p"/>
                        </m:rPr>
                        <w:rPr>
                          <w:rFonts w:ascii="Cambria Math" w:hAnsi="Cambria Math"/>
                          <w:sz w:val="20"/>
                          <w:szCs w:val="20"/>
                        </w:rPr>
                        <m:t>,</m:t>
                      </w:del>
                    </m:r>
                    <m:r>
                      <w:del w:id="450" w:author="zusammenlegung" w:date="2025-12-12T19:01:00Z" w16du:dateUtc="2025-12-12T18:01:00Z">
                        <w:rPr>
                          <w:rFonts w:ascii="Cambria Math" w:hAnsi="Cambria Math"/>
                          <w:sz w:val="20"/>
                          <w:szCs w:val="20"/>
                        </w:rPr>
                        <m:t>40</m:t>
                      </w:del>
                    </m:r>
                  </m:e>
                </m:d>
                <m:r>
                  <w:del w:id="451" w:author="zusammenlegung" w:date="2025-12-12T19:01:00Z" w16du:dateUtc="2025-12-12T18:01:00Z">
                    <w:rPr>
                      <w:rFonts w:ascii="Cambria Math" w:hAnsi="Cambria Math"/>
                      <w:sz w:val="20"/>
                      <w:szCs w:val="20"/>
                    </w:rPr>
                    <m:t xml:space="preserve">cm, </m:t>
                  </w:del>
                </m:r>
                <m:r>
                  <w:del w:id="452" w:author="zusammenlegung" w:date="2025-12-12T19:01:00Z" w16du:dateUtc="2025-12-12T18:01:00Z">
                    <m:rPr>
                      <m:nor/>
                    </m:rPr>
                    <w:rPr>
                      <w:sz w:val="20"/>
                      <w:szCs w:val="20"/>
                    </w:rPr>
                    <m:t>Fairly near</m:t>
                  </w:del>
                </m:r>
              </m:oMath>
            </m:oMathPara>
          </w:p>
          <w:p w14:paraId="4B366EA6" w14:textId="77777777" w:rsidR="006643E1" w:rsidRPr="00F055DD" w:rsidRDefault="00000000" w:rsidP="00EF17F7">
            <w:pPr>
              <w:rPr>
                <w:del w:id="453" w:author="zusammenlegung" w:date="2025-12-12T19:01:00Z" w16du:dateUtc="2025-12-12T18:01:00Z"/>
                <w:sz w:val="20"/>
                <w:szCs w:val="20"/>
              </w:rPr>
            </w:pPr>
            <m:oMathPara>
              <m:oMathParaPr>
                <m:jc m:val="center"/>
              </m:oMathParaPr>
              <m:oMath>
                <m:d>
                  <m:dPr>
                    <m:begChr m:val="["/>
                    <m:ctrlPr>
                      <w:del w:id="454" w:author="zusammenlegung" w:date="2025-12-12T19:01:00Z" w16du:dateUtc="2025-12-12T18:01:00Z">
                        <w:rPr>
                          <w:rFonts w:ascii="Cambria Math" w:hAnsi="Cambria Math"/>
                          <w:sz w:val="20"/>
                          <w:szCs w:val="20"/>
                        </w:rPr>
                      </w:del>
                    </m:ctrlPr>
                  </m:dPr>
                  <m:e>
                    <m:r>
                      <w:del w:id="455" w:author="zusammenlegung" w:date="2025-12-12T19:01:00Z" w16du:dateUtc="2025-12-12T18:01:00Z">
                        <m:rPr>
                          <m:sty m:val="p"/>
                        </m:rPr>
                        <w:rPr>
                          <w:rFonts w:ascii="Cambria Math" w:hAnsi="Cambria Math"/>
                          <w:sz w:val="20"/>
                          <w:szCs w:val="20"/>
                        </w:rPr>
                        <m:t>40,50</m:t>
                      </w:del>
                    </m:r>
                  </m:e>
                </m:d>
                <m:r>
                  <w:del w:id="456" w:author="zusammenlegung" w:date="2025-12-12T19:01:00Z" w16du:dateUtc="2025-12-12T18:01:00Z">
                    <w:rPr>
                      <w:rFonts w:ascii="Cambria Math" w:hAnsi="Cambria Math"/>
                      <w:sz w:val="20"/>
                      <w:szCs w:val="20"/>
                    </w:rPr>
                    <m:t>cm</m:t>
                  </w:del>
                </m:r>
                <m:r>
                  <w:del w:id="457" w:author="zusammenlegung" w:date="2025-12-12T19:01:00Z" w16du:dateUtc="2025-12-12T18:01:00Z">
                    <m:rPr>
                      <m:sty m:val="p"/>
                    </m:rPr>
                    <w:rPr>
                      <w:rFonts w:ascii="Cambria Math" w:hAnsi="Cambria Math"/>
                      <w:sz w:val="20"/>
                      <w:szCs w:val="20"/>
                    </w:rPr>
                    <m:t xml:space="preserve">, </m:t>
                  </w:del>
                </m:r>
                <m:r>
                  <w:del w:id="458" w:author="zusammenlegung" w:date="2025-12-12T19:01:00Z" w16du:dateUtc="2025-12-12T18:01:00Z">
                    <m:rPr>
                      <m:nor/>
                    </m:rPr>
                    <w:rPr>
                      <w:sz w:val="20"/>
                      <w:szCs w:val="20"/>
                    </w:rPr>
                    <m:t>Near</m:t>
                  </w:del>
                </m:r>
              </m:oMath>
            </m:oMathPara>
          </w:p>
          <w:p w14:paraId="023FB924" w14:textId="77777777" w:rsidR="006643E1" w:rsidRPr="00F055DD" w:rsidRDefault="00000000" w:rsidP="00EF17F7">
            <w:pPr>
              <w:rPr>
                <w:del w:id="459" w:author="zusammenlegung" w:date="2025-12-12T19:01:00Z" w16du:dateUtc="2025-12-12T18:01:00Z"/>
                <w:sz w:val="20"/>
                <w:szCs w:val="20"/>
              </w:rPr>
            </w:pPr>
            <m:oMathPara>
              <m:oMathParaPr>
                <m:jc m:val="center"/>
              </m:oMathParaPr>
              <m:oMath>
                <m:d>
                  <m:dPr>
                    <m:begChr m:val="["/>
                    <m:ctrlPr>
                      <w:del w:id="460" w:author="zusammenlegung" w:date="2025-12-12T19:01:00Z" w16du:dateUtc="2025-12-12T18:01:00Z">
                        <w:rPr>
                          <w:rFonts w:ascii="Cambria Math" w:hAnsi="Cambria Math"/>
                          <w:sz w:val="20"/>
                          <w:szCs w:val="20"/>
                        </w:rPr>
                      </w:del>
                    </m:ctrlPr>
                  </m:dPr>
                  <m:e>
                    <m:r>
                      <w:del w:id="461" w:author="zusammenlegung" w:date="2025-12-12T19:01:00Z" w16du:dateUtc="2025-12-12T18:01:00Z">
                        <w:rPr>
                          <w:rFonts w:ascii="Cambria Math" w:hAnsi="Cambria Math"/>
                          <w:sz w:val="20"/>
                          <w:szCs w:val="20"/>
                        </w:rPr>
                        <m:t>50</m:t>
                      </w:del>
                    </m:r>
                    <m:r>
                      <w:del w:id="462" w:author="zusammenlegung" w:date="2025-12-12T19:01:00Z" w16du:dateUtc="2025-12-12T18:01:00Z">
                        <m:rPr>
                          <m:sty m:val="p"/>
                        </m:rPr>
                        <w:rPr>
                          <w:rFonts w:ascii="Cambria Math" w:hAnsi="Cambria Math"/>
                          <w:sz w:val="20"/>
                          <w:szCs w:val="20"/>
                        </w:rPr>
                        <m:t>,</m:t>
                      </w:del>
                    </m:r>
                    <m:r>
                      <w:del w:id="463" w:author="zusammenlegung" w:date="2025-12-12T19:01:00Z" w16du:dateUtc="2025-12-12T18:01:00Z">
                        <w:rPr>
                          <w:rFonts w:ascii="Cambria Math" w:hAnsi="Cambria Math"/>
                          <w:sz w:val="20"/>
                          <w:szCs w:val="20"/>
                        </w:rPr>
                        <m:t>60</m:t>
                      </w:del>
                    </m:r>
                  </m:e>
                </m:d>
                <m:r>
                  <w:del w:id="464" w:author="zusammenlegung" w:date="2025-12-12T19:01:00Z" w16du:dateUtc="2025-12-12T18:01:00Z">
                    <w:rPr>
                      <w:rFonts w:ascii="Cambria Math" w:hAnsi="Cambria Math"/>
                      <w:sz w:val="20"/>
                      <w:szCs w:val="20"/>
                    </w:rPr>
                    <m:t xml:space="preserve">cm, </m:t>
                  </w:del>
                </m:r>
                <m:r>
                  <w:del w:id="465" w:author="zusammenlegung" w:date="2025-12-12T19:01:00Z" w16du:dateUtc="2025-12-12T18:01:00Z">
                    <m:rPr>
                      <m:nor/>
                    </m:rPr>
                    <w:rPr>
                      <w:sz w:val="20"/>
                      <w:szCs w:val="20"/>
                    </w:rPr>
                    <m:t>Moderately near</m:t>
                  </w:del>
                </m:r>
              </m:oMath>
            </m:oMathPara>
          </w:p>
          <w:p w14:paraId="61AE3D98" w14:textId="77777777" w:rsidR="006643E1" w:rsidRPr="00F055DD" w:rsidRDefault="00000000" w:rsidP="00EF17F7">
            <w:pPr>
              <w:rPr>
                <w:del w:id="466" w:author="zusammenlegung" w:date="2025-12-12T19:01:00Z" w16du:dateUtc="2025-12-12T18:01:00Z"/>
                <w:sz w:val="20"/>
                <w:szCs w:val="20"/>
              </w:rPr>
            </w:pPr>
            <m:oMathPara>
              <m:oMathParaPr>
                <m:jc m:val="center"/>
              </m:oMathParaPr>
              <m:oMath>
                <m:d>
                  <m:dPr>
                    <m:begChr m:val="["/>
                    <m:ctrlPr>
                      <w:del w:id="467" w:author="zusammenlegung" w:date="2025-12-12T19:01:00Z" w16du:dateUtc="2025-12-12T18:01:00Z">
                        <w:rPr>
                          <w:rFonts w:ascii="Cambria Math" w:hAnsi="Cambria Math"/>
                          <w:sz w:val="20"/>
                          <w:szCs w:val="20"/>
                        </w:rPr>
                      </w:del>
                    </m:ctrlPr>
                  </m:dPr>
                  <m:e>
                    <m:r>
                      <w:del w:id="468" w:author="zusammenlegung" w:date="2025-12-12T19:01:00Z" w16du:dateUtc="2025-12-12T18:01:00Z">
                        <w:rPr>
                          <w:rFonts w:ascii="Cambria Math" w:hAnsi="Cambria Math"/>
                          <w:sz w:val="20"/>
                          <w:szCs w:val="20"/>
                        </w:rPr>
                        <m:t>60</m:t>
                      </w:del>
                    </m:r>
                    <m:r>
                      <w:del w:id="469" w:author="zusammenlegung" w:date="2025-12-12T19:01:00Z" w16du:dateUtc="2025-12-12T18:01:00Z">
                        <m:rPr>
                          <m:sty m:val="p"/>
                        </m:rPr>
                        <w:rPr>
                          <w:rFonts w:ascii="Cambria Math" w:hAnsi="Cambria Math"/>
                          <w:sz w:val="20"/>
                          <w:szCs w:val="20"/>
                        </w:rPr>
                        <m:t>,</m:t>
                      </w:del>
                    </m:r>
                    <m:r>
                      <w:del w:id="470" w:author="zusammenlegung" w:date="2025-12-12T19:01:00Z" w16du:dateUtc="2025-12-12T18:01:00Z">
                        <w:rPr>
                          <w:rFonts w:ascii="Cambria Math" w:hAnsi="Cambria Math"/>
                          <w:sz w:val="20"/>
                          <w:szCs w:val="20"/>
                        </w:rPr>
                        <m:t>70</m:t>
                      </w:del>
                    </m:r>
                  </m:e>
                </m:d>
                <m:r>
                  <w:del w:id="471" w:author="zusammenlegung" w:date="2025-12-12T19:01:00Z" w16du:dateUtc="2025-12-12T18:01:00Z">
                    <w:rPr>
                      <w:rFonts w:ascii="Cambria Math" w:hAnsi="Cambria Math"/>
                      <w:sz w:val="20"/>
                      <w:szCs w:val="20"/>
                    </w:rPr>
                    <m:t xml:space="preserve">cm, </m:t>
                  </w:del>
                </m:r>
                <m:r>
                  <w:del w:id="472" w:author="zusammenlegung" w:date="2025-12-12T19:01:00Z" w16du:dateUtc="2025-12-12T18:01:00Z">
                    <m:rPr>
                      <m:nor/>
                    </m:rPr>
                    <w:rPr>
                      <w:sz w:val="20"/>
                      <w:szCs w:val="20"/>
                    </w:rPr>
                    <m:t>Near intermediate</m:t>
                  </w:del>
                </m:r>
              </m:oMath>
            </m:oMathPara>
          </w:p>
          <w:p w14:paraId="747DCDCE" w14:textId="77777777" w:rsidR="006643E1" w:rsidRPr="00F055DD" w:rsidRDefault="00000000" w:rsidP="00EF17F7">
            <w:pPr>
              <w:rPr>
                <w:del w:id="473" w:author="zusammenlegung" w:date="2025-12-12T19:01:00Z" w16du:dateUtc="2025-12-12T18:01:00Z"/>
                <w:sz w:val="20"/>
                <w:szCs w:val="20"/>
              </w:rPr>
            </w:pPr>
            <m:oMathPara>
              <m:oMathParaPr>
                <m:jc m:val="center"/>
              </m:oMathParaPr>
              <m:oMath>
                <m:d>
                  <m:dPr>
                    <m:begChr m:val="["/>
                    <m:ctrlPr>
                      <w:del w:id="474" w:author="zusammenlegung" w:date="2025-12-12T19:01:00Z" w16du:dateUtc="2025-12-12T18:01:00Z">
                        <w:rPr>
                          <w:rFonts w:ascii="Cambria Math" w:hAnsi="Cambria Math"/>
                          <w:sz w:val="20"/>
                          <w:szCs w:val="20"/>
                        </w:rPr>
                      </w:del>
                    </m:ctrlPr>
                  </m:dPr>
                  <m:e>
                    <m:r>
                      <w:del w:id="475" w:author="zusammenlegung" w:date="2025-12-12T19:01:00Z" w16du:dateUtc="2025-12-12T18:01:00Z">
                        <w:rPr>
                          <w:rFonts w:ascii="Cambria Math" w:hAnsi="Cambria Math"/>
                          <w:sz w:val="20"/>
                          <w:szCs w:val="20"/>
                        </w:rPr>
                        <m:t>70</m:t>
                      </w:del>
                    </m:r>
                    <m:r>
                      <w:del w:id="476" w:author="zusammenlegung" w:date="2025-12-12T19:01:00Z" w16du:dateUtc="2025-12-12T18:01:00Z">
                        <m:rPr>
                          <m:sty m:val="p"/>
                        </m:rPr>
                        <w:rPr>
                          <w:rFonts w:ascii="Cambria Math" w:hAnsi="Cambria Math"/>
                          <w:sz w:val="20"/>
                          <w:szCs w:val="20"/>
                        </w:rPr>
                        <m:t>,</m:t>
                      </w:del>
                    </m:r>
                    <m:r>
                      <w:del w:id="477" w:author="zusammenlegung" w:date="2025-12-12T19:01:00Z" w16du:dateUtc="2025-12-12T18:01:00Z">
                        <w:rPr>
                          <w:rFonts w:ascii="Cambria Math" w:hAnsi="Cambria Math"/>
                          <w:sz w:val="20"/>
                          <w:szCs w:val="20"/>
                        </w:rPr>
                        <m:t>80</m:t>
                      </w:del>
                    </m:r>
                  </m:e>
                </m:d>
                <m:r>
                  <w:del w:id="478" w:author="zusammenlegung" w:date="2025-12-12T19:01:00Z" w16du:dateUtc="2025-12-12T18:01:00Z">
                    <w:rPr>
                      <w:rFonts w:ascii="Cambria Math" w:hAnsi="Cambria Math"/>
                      <w:sz w:val="20"/>
                      <w:szCs w:val="20"/>
                    </w:rPr>
                    <m:t xml:space="preserve">cm, </m:t>
                  </w:del>
                </m:r>
                <m:r>
                  <w:del w:id="479" w:author="zusammenlegung" w:date="2025-12-12T19:01:00Z" w16du:dateUtc="2025-12-12T18:01:00Z">
                    <m:rPr>
                      <m:nor/>
                    </m:rPr>
                    <w:rPr>
                      <w:sz w:val="20"/>
                      <w:szCs w:val="20"/>
                    </w:rPr>
                    <m:t>Intermediate</m:t>
                  </w:del>
                </m:r>
              </m:oMath>
            </m:oMathPara>
          </w:p>
          <w:p w14:paraId="194D43A9" w14:textId="77777777" w:rsidR="00B4640E" w:rsidRPr="00F055DD" w:rsidRDefault="00000000" w:rsidP="00EF17F7">
            <w:pPr>
              <w:rPr>
                <w:del w:id="480" w:author="zusammenlegung" w:date="2025-12-12T19:01:00Z" w16du:dateUtc="2025-12-12T18:01:00Z"/>
                <w:sz w:val="20"/>
                <w:szCs w:val="20"/>
              </w:rPr>
            </w:pPr>
            <m:oMathPara>
              <m:oMath>
                <m:d>
                  <m:dPr>
                    <m:begChr m:val="["/>
                    <m:ctrlPr>
                      <w:del w:id="481" w:author="zusammenlegung" w:date="2025-12-12T19:01:00Z" w16du:dateUtc="2025-12-12T18:01:00Z">
                        <w:rPr>
                          <w:rFonts w:ascii="Cambria Math" w:hAnsi="Cambria Math"/>
                          <w:sz w:val="20"/>
                          <w:szCs w:val="20"/>
                        </w:rPr>
                      </w:del>
                    </m:ctrlPr>
                  </m:dPr>
                  <m:e>
                    <m:r>
                      <w:del w:id="482" w:author="zusammenlegung" w:date="2025-12-12T19:01:00Z" w16du:dateUtc="2025-12-12T18:01:00Z">
                        <w:rPr>
                          <w:rFonts w:ascii="Cambria Math" w:hAnsi="Cambria Math"/>
                          <w:sz w:val="20"/>
                          <w:szCs w:val="20"/>
                        </w:rPr>
                        <m:t>80</m:t>
                      </w:del>
                    </m:r>
                    <m:r>
                      <w:del w:id="483" w:author="zusammenlegung" w:date="2025-12-12T19:01:00Z" w16du:dateUtc="2025-12-12T18:01:00Z">
                        <m:rPr>
                          <m:sty m:val="p"/>
                        </m:rPr>
                        <w:rPr>
                          <w:rFonts w:ascii="Cambria Math" w:hAnsi="Cambria Math"/>
                          <w:sz w:val="20"/>
                          <w:szCs w:val="20"/>
                        </w:rPr>
                        <m:t>,</m:t>
                      </w:del>
                    </m:r>
                    <m:r>
                      <w:del w:id="484" w:author="zusammenlegung" w:date="2025-12-12T19:01:00Z" w16du:dateUtc="2025-12-12T18:01:00Z">
                        <w:rPr>
                          <w:rFonts w:ascii="Cambria Math" w:hAnsi="Cambria Math"/>
                          <w:sz w:val="20"/>
                          <w:szCs w:val="20"/>
                        </w:rPr>
                        <m:t>90</m:t>
                      </w:del>
                    </m:r>
                  </m:e>
                </m:d>
                <m:r>
                  <w:del w:id="485" w:author="zusammenlegung" w:date="2025-12-12T19:01:00Z" w16du:dateUtc="2025-12-12T18:01:00Z">
                    <w:rPr>
                      <w:rFonts w:ascii="Cambria Math" w:hAnsi="Cambria Math"/>
                      <w:sz w:val="20"/>
                      <w:szCs w:val="20"/>
                    </w:rPr>
                    <m:t xml:space="preserve">cm, </m:t>
                  </w:del>
                </m:r>
                <m:r>
                  <w:del w:id="486" w:author="zusammenlegung" w:date="2025-12-12T19:01:00Z" w16du:dateUtc="2025-12-12T18:01:00Z">
                    <m:rPr>
                      <m:nor/>
                    </m:rPr>
                    <w:rPr>
                      <w:sz w:val="20"/>
                      <w:szCs w:val="20"/>
                    </w:rPr>
                    <m:t>Moderately intermediate</m:t>
                  </w:del>
                </m:r>
              </m:oMath>
            </m:oMathPara>
          </w:p>
          <w:p w14:paraId="44296C8E" w14:textId="77777777" w:rsidR="000E570A" w:rsidRPr="00F055DD" w:rsidRDefault="00000000" w:rsidP="00EF17F7">
            <w:pPr>
              <w:rPr>
                <w:del w:id="487" w:author="zusammenlegung" w:date="2025-12-12T19:01:00Z" w16du:dateUtc="2025-12-12T18:01:00Z"/>
                <w:sz w:val="20"/>
                <w:szCs w:val="20"/>
              </w:rPr>
            </w:pPr>
            <m:oMathPara>
              <m:oMath>
                <m:d>
                  <m:dPr>
                    <m:begChr m:val="["/>
                    <m:ctrlPr>
                      <w:del w:id="488" w:author="zusammenlegung" w:date="2025-12-12T19:01:00Z" w16du:dateUtc="2025-12-12T18:01:00Z">
                        <w:rPr>
                          <w:rFonts w:ascii="Cambria Math" w:hAnsi="Cambria Math"/>
                          <w:sz w:val="20"/>
                          <w:szCs w:val="20"/>
                        </w:rPr>
                      </w:del>
                    </m:ctrlPr>
                  </m:dPr>
                  <m:e>
                    <m:r>
                      <w:del w:id="489" w:author="zusammenlegung" w:date="2025-12-12T19:01:00Z" w16du:dateUtc="2025-12-12T18:01:00Z">
                        <w:rPr>
                          <w:rFonts w:ascii="Cambria Math" w:hAnsi="Cambria Math"/>
                          <w:sz w:val="20"/>
                          <w:szCs w:val="20"/>
                        </w:rPr>
                        <m:t>90</m:t>
                      </w:del>
                    </m:r>
                    <m:r>
                      <w:del w:id="490" w:author="zusammenlegung" w:date="2025-12-12T19:01:00Z" w16du:dateUtc="2025-12-12T18:01:00Z">
                        <m:rPr>
                          <m:sty m:val="p"/>
                        </m:rPr>
                        <w:rPr>
                          <w:rFonts w:ascii="Cambria Math" w:hAnsi="Cambria Math"/>
                          <w:sz w:val="20"/>
                          <w:szCs w:val="20"/>
                        </w:rPr>
                        <m:t>,</m:t>
                      </w:del>
                    </m:r>
                    <m:r>
                      <w:del w:id="491" w:author="zusammenlegung" w:date="2025-12-12T19:01:00Z" w16du:dateUtc="2025-12-12T18:01:00Z">
                        <w:rPr>
                          <w:rFonts w:ascii="Cambria Math" w:hAnsi="Cambria Math"/>
                          <w:sz w:val="20"/>
                          <w:szCs w:val="20"/>
                        </w:rPr>
                        <m:t>100</m:t>
                      </w:del>
                    </m:r>
                  </m:e>
                </m:d>
                <m:r>
                  <w:del w:id="492" w:author="zusammenlegung" w:date="2025-12-12T19:01:00Z" w16du:dateUtc="2025-12-12T18:01:00Z">
                    <w:rPr>
                      <w:rFonts w:ascii="Cambria Math" w:hAnsi="Cambria Math"/>
                      <w:sz w:val="20"/>
                      <w:szCs w:val="20"/>
                    </w:rPr>
                    <m:t xml:space="preserve">cm, </m:t>
                  </w:del>
                </m:r>
                <m:r>
                  <w:del w:id="493" w:author="zusammenlegung" w:date="2025-12-12T19:01:00Z" w16du:dateUtc="2025-12-12T18:01:00Z">
                    <m:rPr>
                      <m:nor/>
                    </m:rPr>
                    <w:rPr>
                      <w:sz w:val="20"/>
                      <w:szCs w:val="20"/>
                    </w:rPr>
                    <m:t>Far intermediate</m:t>
                  </w:del>
                </m:r>
              </m:oMath>
            </m:oMathPara>
          </w:p>
        </w:tc>
      </w:tr>
      <w:tr w:rsidR="000E570A" w:rsidRPr="00F055DD" w14:paraId="3374DA1E" w14:textId="77777777" w:rsidTr="000E570A">
        <w:trPr>
          <w:del w:id="494" w:author="zusammenlegung" w:date="2025-12-12T19:01:00Z" w16du:dateUtc="2025-12-12T18:01:00Z"/>
        </w:trPr>
        <w:tc>
          <w:tcPr>
            <w:tcW w:w="2689" w:type="dxa"/>
          </w:tcPr>
          <w:p w14:paraId="36E6F689" w14:textId="77777777" w:rsidR="000E570A" w:rsidRPr="00F055DD" w:rsidRDefault="000E570A" w:rsidP="00EF17F7">
            <w:pPr>
              <w:rPr>
                <w:del w:id="495" w:author="zusammenlegung" w:date="2025-12-12T19:01:00Z" w16du:dateUtc="2025-12-12T18:01:00Z"/>
                <w:sz w:val="20"/>
                <w:szCs w:val="20"/>
              </w:rPr>
            </w:pPr>
            <w:del w:id="496" w:author="zusammenlegung" w:date="2025-12-12T19:01:00Z" w16du:dateUtc="2025-12-12T18:01:00Z">
              <w:r w:rsidRPr="00F055DD">
                <w:rPr>
                  <w:sz w:val="20"/>
                  <w:szCs w:val="20"/>
                </w:rPr>
                <w:delText>Continuous near work</w:delText>
              </w:r>
            </w:del>
          </w:p>
        </w:tc>
        <w:tc>
          <w:tcPr>
            <w:tcW w:w="6322" w:type="dxa"/>
          </w:tcPr>
          <w:p w14:paraId="558CB0B2" w14:textId="77777777" w:rsidR="000E570A" w:rsidRPr="00F055DD" w:rsidRDefault="00000000" w:rsidP="00EF17F7">
            <w:pPr>
              <w:rPr>
                <w:del w:id="497" w:author="zusammenlegung" w:date="2025-12-12T19:01:00Z" w16du:dateUtc="2025-12-12T18:01:00Z"/>
                <w:sz w:val="20"/>
                <w:szCs w:val="20"/>
              </w:rPr>
            </w:pPr>
            <m:oMathPara>
              <m:oMath>
                <m:sSub>
                  <m:sSubPr>
                    <m:ctrlPr>
                      <w:del w:id="498" w:author="zusammenlegung" w:date="2025-12-12T19:01:00Z" w16du:dateUtc="2025-12-12T18:01:00Z">
                        <w:rPr>
                          <w:rFonts w:ascii="Cambria Math" w:hAnsi="Cambria Math"/>
                          <w:sz w:val="20"/>
                          <w:szCs w:val="20"/>
                        </w:rPr>
                      </w:del>
                    </m:ctrlPr>
                  </m:sSubPr>
                  <m:e>
                    <m:r>
                      <w:del w:id="499" w:author="zusammenlegung" w:date="2025-12-12T19:01:00Z" w16du:dateUtc="2025-12-12T18:01:00Z">
                        <w:rPr>
                          <w:rFonts w:ascii="Cambria Math" w:hAnsi="Cambria Math"/>
                          <w:sz w:val="20"/>
                          <w:szCs w:val="20"/>
                        </w:rPr>
                        <m:t>T</m:t>
                      </w:del>
                    </m:r>
                  </m:e>
                  <m:sub>
                    <m:r>
                      <w:del w:id="500" w:author="zusammenlegung" w:date="2025-12-12T19:01:00Z" w16du:dateUtc="2025-12-12T18:01:00Z">
                        <m:rPr>
                          <m:nor/>
                        </m:rPr>
                        <w:rPr>
                          <w:sz w:val="20"/>
                          <w:szCs w:val="20"/>
                        </w:rPr>
                        <m:t>t</m:t>
                      </w:del>
                    </m:r>
                  </m:sub>
                </m:sSub>
                <m:r>
                  <w:del w:id="501" w:author="zusammenlegung" w:date="2025-12-12T19:01:00Z" w16du:dateUtc="2025-12-12T18:01:00Z">
                    <m:rPr>
                      <m:sty m:val="p"/>
                    </m:rPr>
                    <w:rPr>
                      <w:rFonts w:ascii="Cambria Math" w:hAnsi="Cambria Math"/>
                      <w:sz w:val="20"/>
                      <w:szCs w:val="20"/>
                    </w:rPr>
                    <m:t>=∑</m:t>
                  </w:del>
                </m:r>
                <m:d>
                  <m:dPr>
                    <m:ctrlPr>
                      <w:del w:id="502" w:author="zusammenlegung" w:date="2025-12-12T19:01:00Z" w16du:dateUtc="2025-12-12T18:01:00Z">
                        <w:rPr>
                          <w:rFonts w:ascii="Cambria Math" w:hAnsi="Cambria Math"/>
                          <w:sz w:val="20"/>
                          <w:szCs w:val="20"/>
                        </w:rPr>
                      </w:del>
                    </m:ctrlPr>
                  </m:dPr>
                  <m:e>
                    <m:r>
                      <w:del w:id="503" w:author="zusammenlegung" w:date="2025-12-12T19:01:00Z" w16du:dateUtc="2025-12-12T18:01:00Z">
                        <w:rPr>
                          <w:rFonts w:ascii="Cambria Math" w:hAnsi="Cambria Math"/>
                          <w:sz w:val="20"/>
                          <w:szCs w:val="20"/>
                        </w:rPr>
                        <m:t>t</m:t>
                      </w:del>
                    </m:r>
                  </m:e>
                </m:d>
                <m:r>
                  <w:del w:id="504" w:author="zusammenlegung" w:date="2025-12-12T19:01:00Z" w16du:dateUtc="2025-12-12T18:01:00Z">
                    <m:rPr>
                      <m:sty m:val="p"/>
                    </m:rPr>
                    <w:rPr>
                      <w:rFonts w:ascii="Cambria Math" w:hAnsi="Cambria Math"/>
                      <w:sz w:val="20"/>
                      <w:szCs w:val="20"/>
                    </w:rPr>
                    <m:t>*</m:t>
                  </w:del>
                </m:r>
                <m:r>
                  <w:del w:id="505" w:author="zusammenlegung" w:date="2025-12-12T19:01:00Z" w16du:dateUtc="2025-12-12T18:01:00Z">
                    <w:rPr>
                      <w:rFonts w:ascii="Cambria Math" w:hAnsi="Cambria Math"/>
                      <w:sz w:val="20"/>
                      <w:szCs w:val="20"/>
                    </w:rPr>
                    <m:t>dt</m:t>
                  </w:del>
                </m:r>
                <m:r>
                  <w:del w:id="506" w:author="zusammenlegung" w:date="2025-12-12T19:01:00Z" w16du:dateUtc="2025-12-12T18:01:00Z">
                    <m:rPr>
                      <m:sty m:val="p"/>
                    </m:rPr>
                    <w:rPr>
                      <w:rFonts w:ascii="Cambria Math" w:hAnsi="Cambria Math"/>
                      <w:sz w:val="20"/>
                      <w:szCs w:val="20"/>
                    </w:rPr>
                    <m:t>,</m:t>
                  </w:del>
                </m:r>
                <m:r>
                  <w:del w:id="507" w:author="zusammenlegung" w:date="2025-12-12T19:01:00Z" w16du:dateUtc="2025-12-12T18:01:00Z">
                    <m:rPr>
                      <m:nor/>
                    </m:rPr>
                    <w:rPr>
                      <w:sz w:val="20"/>
                      <w:szCs w:val="20"/>
                    </w:rPr>
                    <m:t xml:space="preserve"> where</m:t>
                  </w:del>
                </m:r>
                <m:r>
                  <w:del w:id="508" w:author="zusammenlegung" w:date="2025-12-12T19:01:00Z" w16du:dateUtc="2025-12-12T18:01:00Z">
                    <m:rPr>
                      <m:nor/>
                    </m:rPr>
                    <w:rPr>
                      <w:sz w:val="20"/>
                      <w:szCs w:val="20"/>
                    </w:rPr>
                    <w:br/>
                  </w:del>
                </m:r>
              </m:oMath>
              <m:oMath>
                <m:r>
                  <w:del w:id="509" w:author="zusammenlegung" w:date="2025-12-12T19:01:00Z" w16du:dateUtc="2025-12-12T18:01:00Z">
                    <m:rPr>
                      <m:nor/>
                    </m:rPr>
                    <w:rPr>
                      <w:sz w:val="20"/>
                      <w:szCs w:val="20"/>
                    </w:rPr>
                    <m:t>working distance</m:t>
                  </w:del>
                </m:r>
                <m:r>
                  <w:del w:id="510" w:author="zusammenlegung" w:date="2025-12-12T19:01:00Z" w16du:dateUtc="2025-12-12T18:01:00Z">
                    <m:rPr>
                      <m:sty m:val="p"/>
                    </m:rPr>
                    <w:rPr>
                      <w:rFonts w:ascii="Cambria Math" w:hAnsi="Cambria Math"/>
                      <w:sz w:val="20"/>
                      <w:szCs w:val="20"/>
                    </w:rPr>
                    <m:t>,[</m:t>
                  </w:del>
                </m:r>
                <m:r>
                  <w:del w:id="511" w:author="zusammenlegung" w:date="2025-12-12T19:01:00Z" w16du:dateUtc="2025-12-12T18:01:00Z">
                    <w:rPr>
                      <w:rFonts w:ascii="Cambria Math" w:hAnsi="Cambria Math"/>
                      <w:sz w:val="20"/>
                      <w:szCs w:val="20"/>
                    </w:rPr>
                    <m:t>20</m:t>
                  </w:del>
                </m:r>
                <m:r>
                  <w:del w:id="512" w:author="zusammenlegung" w:date="2025-12-12T19:01:00Z" w16du:dateUtc="2025-12-12T18:01:00Z">
                    <m:rPr>
                      <m:sty m:val="p"/>
                    </m:rPr>
                    <w:rPr>
                      <w:rFonts w:ascii="Cambria Math" w:hAnsi="Cambria Math"/>
                      <w:sz w:val="20"/>
                      <w:szCs w:val="20"/>
                    </w:rPr>
                    <m:t>,</m:t>
                  </w:del>
                </m:r>
                <m:r>
                  <w:del w:id="513" w:author="zusammenlegung" w:date="2025-12-12T19:01:00Z" w16du:dateUtc="2025-12-12T18:01:00Z">
                    <w:rPr>
                      <w:rFonts w:ascii="Cambria Math" w:hAnsi="Cambria Math"/>
                      <w:sz w:val="20"/>
                      <w:szCs w:val="20"/>
                    </w:rPr>
                    <m:t>60</m:t>
                  </w:del>
                </m:r>
                <m:r>
                  <w:del w:id="514" w:author="zusammenlegung" w:date="2025-12-12T19:01:00Z" w16du:dateUtc="2025-12-12T18:01:00Z">
                    <m:rPr>
                      <m:sty m:val="p"/>
                    </m:rPr>
                    <w:rPr>
                      <w:rFonts w:ascii="Cambria Math" w:hAnsi="Cambria Math"/>
                      <w:sz w:val="20"/>
                      <w:szCs w:val="20"/>
                    </w:rPr>
                    <m:t>)</m:t>
                  </w:del>
                </m:r>
                <m:r>
                  <w:del w:id="515" w:author="zusammenlegung" w:date="2025-12-12T19:01:00Z" w16du:dateUtc="2025-12-12T18:01:00Z">
                    <w:rPr>
                      <w:rFonts w:ascii="Cambria Math" w:hAnsi="Cambria Math"/>
                      <w:sz w:val="20"/>
                      <w:szCs w:val="20"/>
                    </w:rPr>
                    <m:t>cm</m:t>
                  </w:del>
                </m:r>
                <m:r>
                  <w:del w:id="516" w:author="zusammenlegung" w:date="2025-12-12T19:01:00Z" w16du:dateUtc="2025-12-12T18:01:00Z">
                    <m:rPr>
                      <m:sty m:val="p"/>
                    </m:rPr>
                    <w:rPr>
                      <w:rFonts w:ascii="Cambria Math" w:hAnsi="Cambria Math"/>
                      <w:sz w:val="20"/>
                      <w:szCs w:val="20"/>
                    </w:rPr>
                    <m:t>,</m:t>
                  </w:del>
                </m:r>
              </m:oMath>
            </m:oMathPara>
          </w:p>
          <w:p w14:paraId="11638F15" w14:textId="77777777" w:rsidR="000E570A" w:rsidRPr="00F055DD" w:rsidRDefault="00000000" w:rsidP="00EF17F7">
            <w:pPr>
              <w:rPr>
                <w:del w:id="517" w:author="zusammenlegung" w:date="2025-12-12T19:01:00Z" w16du:dateUtc="2025-12-12T18:01:00Z"/>
                <w:sz w:val="20"/>
                <w:szCs w:val="20"/>
              </w:rPr>
            </w:pPr>
            <m:oMathPara>
              <m:oMath>
                <m:sSub>
                  <m:sSubPr>
                    <m:ctrlPr>
                      <w:del w:id="518" w:author="zusammenlegung" w:date="2025-12-12T19:01:00Z" w16du:dateUtc="2025-12-12T18:01:00Z">
                        <w:rPr>
                          <w:rFonts w:ascii="Cambria Math" w:hAnsi="Cambria Math"/>
                          <w:sz w:val="20"/>
                          <w:szCs w:val="20"/>
                        </w:rPr>
                      </w:del>
                    </m:ctrlPr>
                  </m:sSubPr>
                  <m:e>
                    <m:r>
                      <w:del w:id="519" w:author="zusammenlegung" w:date="2025-12-12T19:01:00Z" w16du:dateUtc="2025-12-12T18:01:00Z">
                        <w:rPr>
                          <w:rFonts w:ascii="Cambria Math" w:hAnsi="Cambria Math"/>
                          <w:sz w:val="20"/>
                          <w:szCs w:val="20"/>
                        </w:rPr>
                        <m:t>T</m:t>
                      </w:del>
                    </m:r>
                  </m:e>
                  <m:sub>
                    <m:r>
                      <w:del w:id="520" w:author="zusammenlegung" w:date="2025-12-12T19:01:00Z" w16du:dateUtc="2025-12-12T18:01:00Z">
                        <m:rPr>
                          <m:nor/>
                        </m:rPr>
                        <w:rPr>
                          <w:sz w:val="20"/>
                          <w:szCs w:val="20"/>
                        </w:rPr>
                        <m:t>t</m:t>
                      </w:del>
                    </m:r>
                  </m:sub>
                </m:sSub>
                <m:r>
                  <w:del w:id="521" w:author="zusammenlegung" w:date="2025-12-12T19:01:00Z" w16du:dateUtc="2025-12-12T18:01:00Z">
                    <m:rPr>
                      <m:sty m:val="p"/>
                    </m:rPr>
                    <w:rPr>
                      <w:rFonts w:ascii="Cambria Math" w:hAnsi="Cambria Math"/>
                      <w:sz w:val="20"/>
                      <w:szCs w:val="20"/>
                    </w:rPr>
                    <m:t>≥30</m:t>
                  </w:del>
                </m:r>
                <m:r>
                  <w:del w:id="522" w:author="zusammenlegung" w:date="2025-12-12T19:01:00Z" w16du:dateUtc="2025-12-12T18:01:00Z">
                    <w:rPr>
                      <w:rFonts w:ascii="Cambria Math" w:hAnsi="Cambria Math"/>
                      <w:sz w:val="20"/>
                      <w:szCs w:val="20"/>
                    </w:rPr>
                    <m:t>minutes</m:t>
                  </w:del>
                </m:r>
                <m:r>
                  <w:del w:id="523" w:author="zusammenlegung" w:date="2025-12-12T19:01:00Z" w16du:dateUtc="2025-12-12T18:01:00Z">
                    <m:rPr>
                      <m:sty m:val="p"/>
                    </m:rPr>
                    <w:rPr>
                      <w:rFonts w:ascii="Cambria Math" w:hAnsi="Cambria Math"/>
                      <w:sz w:val="20"/>
                      <w:szCs w:val="20"/>
                    </w:rPr>
                    <m:t>,</m:t>
                  </w:del>
                </m:r>
                <m:r>
                  <w:del w:id="524" w:author="zusammenlegung" w:date="2025-12-12T19:01:00Z" w16du:dateUtc="2025-12-12T18:01:00Z">
                    <m:rPr>
                      <m:nor/>
                    </m:rPr>
                    <w:rPr>
                      <w:sz w:val="20"/>
                      <w:szCs w:val="20"/>
                    </w:rPr>
                    <m:t xml:space="preserve"> </m:t>
                  </w:del>
                </m:r>
                <m:sSub>
                  <m:sSubPr>
                    <m:ctrlPr>
                      <w:del w:id="525" w:author="zusammenlegung" w:date="2025-12-12T19:01:00Z" w16du:dateUtc="2025-12-12T18:01:00Z">
                        <w:rPr>
                          <w:rFonts w:ascii="Cambria Math" w:hAnsi="Cambria Math"/>
                          <w:sz w:val="20"/>
                          <w:szCs w:val="20"/>
                        </w:rPr>
                      </w:del>
                    </m:ctrlPr>
                  </m:sSubPr>
                  <m:e>
                    <m:r>
                      <w:del w:id="526" w:author="zusammenlegung" w:date="2025-12-12T19:01:00Z" w16du:dateUtc="2025-12-12T18:01:00Z">
                        <w:rPr>
                          <w:rFonts w:ascii="Cambria Math" w:hAnsi="Cambria Math"/>
                          <w:sz w:val="20"/>
                          <w:szCs w:val="20"/>
                        </w:rPr>
                        <m:t>T</m:t>
                      </w:del>
                    </m:r>
                  </m:e>
                  <m:sub>
                    <m:r>
                      <w:del w:id="527" w:author="zusammenlegung" w:date="2025-12-12T19:01:00Z" w16du:dateUtc="2025-12-12T18:01:00Z">
                        <w:rPr>
                          <w:rFonts w:ascii="Cambria Math" w:hAnsi="Cambria Math"/>
                          <w:sz w:val="20"/>
                          <w:szCs w:val="20"/>
                        </w:rPr>
                        <m:t>interruptions</m:t>
                      </w:del>
                    </m:r>
                  </m:sub>
                </m:sSub>
                <m:r>
                  <w:del w:id="528" w:author="zusammenlegung" w:date="2025-12-12T19:01:00Z" w16du:dateUtc="2025-12-12T18:01:00Z">
                    <m:rPr>
                      <m:sty m:val="p"/>
                    </m:rPr>
                    <w:rPr>
                      <w:rFonts w:ascii="Cambria Math" w:hAnsi="Cambria Math"/>
                      <w:sz w:val="20"/>
                      <w:szCs w:val="20"/>
                    </w:rPr>
                    <m:t>≤1</m:t>
                  </w:del>
                </m:r>
                <m:r>
                  <w:del w:id="529" w:author="zusammenlegung" w:date="2025-12-12T19:01:00Z" w16du:dateUtc="2025-12-12T18:01:00Z">
                    <w:rPr>
                      <w:rFonts w:ascii="Cambria Math" w:hAnsi="Cambria Math"/>
                      <w:sz w:val="20"/>
                      <w:szCs w:val="20"/>
                    </w:rPr>
                    <m:t>minute</m:t>
                  </w:del>
                </m:r>
              </m:oMath>
            </m:oMathPara>
          </w:p>
        </w:tc>
      </w:tr>
      <w:tr w:rsidR="000E570A" w:rsidRPr="00F055DD" w14:paraId="3E6D9D81" w14:textId="77777777" w:rsidTr="000E570A">
        <w:trPr>
          <w:del w:id="530" w:author="zusammenlegung" w:date="2025-12-12T19:01:00Z" w16du:dateUtc="2025-12-12T18:01:00Z"/>
        </w:trPr>
        <w:tc>
          <w:tcPr>
            <w:tcW w:w="2689" w:type="dxa"/>
          </w:tcPr>
          <w:p w14:paraId="24E0814C" w14:textId="77777777" w:rsidR="000E570A" w:rsidRPr="00F055DD" w:rsidRDefault="000E570A" w:rsidP="00EF17F7">
            <w:pPr>
              <w:rPr>
                <w:del w:id="531" w:author="zusammenlegung" w:date="2025-12-12T19:01:00Z" w16du:dateUtc="2025-12-12T18:01:00Z"/>
                <w:sz w:val="20"/>
                <w:szCs w:val="20"/>
              </w:rPr>
            </w:pPr>
            <w:del w:id="532" w:author="zusammenlegung" w:date="2025-12-12T19:01:00Z" w16du:dateUtc="2025-12-12T18:01:00Z">
              <w:r w:rsidRPr="00F055DD">
                <w:rPr>
                  <w:sz w:val="20"/>
                  <w:szCs w:val="20"/>
                </w:rPr>
                <w:delText>Near work episodes</w:delText>
              </w:r>
            </w:del>
          </w:p>
        </w:tc>
        <w:tc>
          <w:tcPr>
            <w:tcW w:w="6322" w:type="dxa"/>
          </w:tcPr>
          <w:p w14:paraId="53CD16A0" w14:textId="77777777" w:rsidR="00B4640E" w:rsidRPr="00F055DD" w:rsidRDefault="00000000" w:rsidP="00EF17F7">
            <w:pPr>
              <w:rPr>
                <w:del w:id="533" w:author="zusammenlegung" w:date="2025-12-12T19:01:00Z" w16du:dateUtc="2025-12-12T18:01:00Z"/>
                <w:sz w:val="20"/>
                <w:szCs w:val="20"/>
              </w:rPr>
            </w:pPr>
            <m:oMathPara>
              <m:oMath>
                <m:sSub>
                  <m:sSubPr>
                    <m:ctrlPr>
                      <w:del w:id="534" w:author="zusammenlegung" w:date="2025-12-12T19:01:00Z" w16du:dateUtc="2025-12-12T18:01:00Z">
                        <w:rPr>
                          <w:rFonts w:ascii="Cambria Math" w:hAnsi="Cambria Math"/>
                          <w:sz w:val="20"/>
                          <w:szCs w:val="20"/>
                        </w:rPr>
                      </w:del>
                    </m:ctrlPr>
                  </m:sSubPr>
                  <m:e>
                    <m:r>
                      <w:del w:id="535" w:author="zusammenlegung" w:date="2025-12-12T19:01:00Z" w16du:dateUtc="2025-12-12T18:01:00Z">
                        <w:rPr>
                          <w:rFonts w:ascii="Cambria Math" w:hAnsi="Cambria Math"/>
                          <w:sz w:val="20"/>
                          <w:szCs w:val="20"/>
                        </w:rPr>
                        <m:t>T</m:t>
                      </w:del>
                    </m:r>
                  </m:e>
                  <m:sub>
                    <m:r>
                      <w:del w:id="536" w:author="zusammenlegung" w:date="2025-12-12T19:01:00Z" w16du:dateUtc="2025-12-12T18:01:00Z">
                        <m:rPr>
                          <m:nor/>
                        </m:rPr>
                        <w:rPr>
                          <w:sz w:val="20"/>
                          <w:szCs w:val="20"/>
                        </w:rPr>
                        <m:t>t</m:t>
                      </w:del>
                    </m:r>
                  </m:sub>
                </m:sSub>
                <m:r>
                  <w:del w:id="537" w:author="zusammenlegung" w:date="2025-12-12T19:01:00Z" w16du:dateUtc="2025-12-12T18:01:00Z">
                    <m:rPr>
                      <m:sty m:val="p"/>
                    </m:rPr>
                    <w:rPr>
                      <w:rFonts w:ascii="Cambria Math" w:hAnsi="Cambria Math"/>
                      <w:sz w:val="20"/>
                      <w:szCs w:val="20"/>
                    </w:rPr>
                    <m:t>=∑</m:t>
                  </w:del>
                </m:r>
                <m:d>
                  <m:dPr>
                    <m:ctrlPr>
                      <w:del w:id="538" w:author="zusammenlegung" w:date="2025-12-12T19:01:00Z" w16du:dateUtc="2025-12-12T18:01:00Z">
                        <w:rPr>
                          <w:rFonts w:ascii="Cambria Math" w:hAnsi="Cambria Math"/>
                          <w:sz w:val="20"/>
                          <w:szCs w:val="20"/>
                        </w:rPr>
                      </w:del>
                    </m:ctrlPr>
                  </m:dPr>
                  <m:e>
                    <m:r>
                      <w:del w:id="539" w:author="zusammenlegung" w:date="2025-12-12T19:01:00Z" w16du:dateUtc="2025-12-12T18:01:00Z">
                        <w:rPr>
                          <w:rFonts w:ascii="Cambria Math" w:hAnsi="Cambria Math"/>
                          <w:sz w:val="20"/>
                          <w:szCs w:val="20"/>
                        </w:rPr>
                        <m:t>t</m:t>
                      </w:del>
                    </m:r>
                  </m:e>
                </m:d>
                <m:r>
                  <w:del w:id="540" w:author="zusammenlegung" w:date="2025-12-12T19:01:00Z" w16du:dateUtc="2025-12-12T18:01:00Z">
                    <m:rPr>
                      <m:sty m:val="p"/>
                    </m:rPr>
                    <w:rPr>
                      <w:rFonts w:ascii="Cambria Math" w:hAnsi="Cambria Math"/>
                      <w:sz w:val="20"/>
                      <w:szCs w:val="20"/>
                    </w:rPr>
                    <m:t>*</m:t>
                  </w:del>
                </m:r>
                <m:r>
                  <w:del w:id="541" w:author="zusammenlegung" w:date="2025-12-12T19:01:00Z" w16du:dateUtc="2025-12-12T18:01:00Z">
                    <w:rPr>
                      <w:rFonts w:ascii="Cambria Math" w:hAnsi="Cambria Math"/>
                      <w:sz w:val="20"/>
                      <w:szCs w:val="20"/>
                    </w:rPr>
                    <m:t>dt</m:t>
                  </w:del>
                </m:r>
                <m:r>
                  <w:del w:id="542" w:author="zusammenlegung" w:date="2025-12-12T19:01:00Z" w16du:dateUtc="2025-12-12T18:01:00Z">
                    <m:rPr>
                      <m:sty m:val="p"/>
                    </m:rPr>
                    <w:rPr>
                      <w:rFonts w:ascii="Cambria Math" w:hAnsi="Cambria Math"/>
                      <w:sz w:val="20"/>
                      <w:szCs w:val="20"/>
                    </w:rPr>
                    <m:t>, where</m:t>
                  </w:del>
                </m:r>
              </m:oMath>
            </m:oMathPara>
          </w:p>
          <w:p w14:paraId="7DE9E60B" w14:textId="77777777" w:rsidR="000E570A" w:rsidRPr="00F055DD" w:rsidRDefault="000E570A" w:rsidP="00EF17F7">
            <w:pPr>
              <w:rPr>
                <w:del w:id="543" w:author="zusammenlegung" w:date="2025-12-12T19:01:00Z" w16du:dateUtc="2025-12-12T18:01:00Z"/>
                <w:sz w:val="20"/>
                <w:szCs w:val="20"/>
              </w:rPr>
            </w:pPr>
            <m:oMathPara>
              <m:oMath>
                <m:r>
                  <w:del w:id="544" w:author="zusammenlegung" w:date="2025-12-12T19:01:00Z" w16du:dateUtc="2025-12-12T18:01:00Z">
                    <m:rPr>
                      <m:nor/>
                    </m:rPr>
                    <w:rPr>
                      <w:sz w:val="20"/>
                      <w:szCs w:val="20"/>
                    </w:rPr>
                    <m:t>working distance</m:t>
                  </w:del>
                </m:r>
                <m:r>
                  <w:del w:id="545" w:author="zusammenlegung" w:date="2025-12-12T19:01:00Z" w16du:dateUtc="2025-12-12T18:01:00Z">
                    <m:rPr>
                      <m:sty m:val="p"/>
                    </m:rPr>
                    <w:rPr>
                      <w:rFonts w:ascii="Cambria Math" w:hAnsi="Cambria Math"/>
                      <w:sz w:val="20"/>
                      <w:szCs w:val="20"/>
                    </w:rPr>
                    <m:t>,[</m:t>
                  </w:del>
                </m:r>
                <m:r>
                  <w:del w:id="546" w:author="zusammenlegung" w:date="2025-12-12T19:01:00Z" w16du:dateUtc="2025-12-12T18:01:00Z">
                    <w:rPr>
                      <w:rFonts w:ascii="Cambria Math" w:hAnsi="Cambria Math"/>
                      <w:sz w:val="20"/>
                      <w:szCs w:val="20"/>
                    </w:rPr>
                    <m:t>20</m:t>
                  </w:del>
                </m:r>
                <m:r>
                  <w:del w:id="547" w:author="zusammenlegung" w:date="2025-12-12T19:01:00Z" w16du:dateUtc="2025-12-12T18:01:00Z">
                    <m:rPr>
                      <m:sty m:val="p"/>
                    </m:rPr>
                    <w:rPr>
                      <w:rFonts w:ascii="Cambria Math" w:hAnsi="Cambria Math"/>
                      <w:sz w:val="20"/>
                      <w:szCs w:val="20"/>
                    </w:rPr>
                    <m:t>,</m:t>
                  </w:del>
                </m:r>
                <m:r>
                  <w:del w:id="548" w:author="zusammenlegung" w:date="2025-12-12T19:01:00Z" w16du:dateUtc="2025-12-12T18:01:00Z">
                    <w:rPr>
                      <w:rFonts w:ascii="Cambria Math" w:hAnsi="Cambria Math"/>
                      <w:sz w:val="20"/>
                      <w:szCs w:val="20"/>
                    </w:rPr>
                    <m:t>60</m:t>
                  </w:del>
                </m:r>
                <m:r>
                  <w:del w:id="549" w:author="zusammenlegung" w:date="2025-12-12T19:01:00Z" w16du:dateUtc="2025-12-12T18:01:00Z">
                    <m:rPr>
                      <m:sty m:val="p"/>
                    </m:rPr>
                    <w:rPr>
                      <w:rFonts w:ascii="Cambria Math" w:hAnsi="Cambria Math"/>
                      <w:sz w:val="20"/>
                      <w:szCs w:val="20"/>
                    </w:rPr>
                    <m:t>)</m:t>
                  </w:del>
                </m:r>
                <m:r>
                  <w:del w:id="550" w:author="zusammenlegung" w:date="2025-12-12T19:01:00Z" w16du:dateUtc="2025-12-12T18:01:00Z">
                    <w:rPr>
                      <w:rFonts w:ascii="Cambria Math" w:hAnsi="Cambria Math"/>
                      <w:sz w:val="20"/>
                      <w:szCs w:val="20"/>
                    </w:rPr>
                    <m:t>cm</m:t>
                  </w:del>
                </m:r>
                <m:r>
                  <w:del w:id="551" w:author="zusammenlegung" w:date="2025-12-12T19:01:00Z" w16du:dateUtc="2025-12-12T18:01:00Z">
                    <m:rPr>
                      <m:sty m:val="p"/>
                    </m:rPr>
                    <w:rPr>
                      <w:rFonts w:ascii="Cambria Math" w:hAnsi="Cambria Math"/>
                      <w:sz w:val="20"/>
                      <w:szCs w:val="20"/>
                    </w:rPr>
                    <m:t>,</m:t>
                  </w:del>
                </m:r>
              </m:oMath>
            </m:oMathPara>
          </w:p>
          <w:p w14:paraId="112B1FBF" w14:textId="77777777" w:rsidR="000E570A" w:rsidRPr="00F055DD" w:rsidRDefault="00000000" w:rsidP="00EF17F7">
            <w:pPr>
              <w:rPr>
                <w:del w:id="552" w:author="zusammenlegung" w:date="2025-12-12T19:01:00Z" w16du:dateUtc="2025-12-12T18:01:00Z"/>
                <w:sz w:val="20"/>
                <w:szCs w:val="20"/>
              </w:rPr>
            </w:pPr>
            <m:oMathPara>
              <m:oMath>
                <m:sSub>
                  <m:sSubPr>
                    <m:ctrlPr>
                      <w:del w:id="553" w:author="zusammenlegung" w:date="2025-12-12T19:01:00Z" w16du:dateUtc="2025-12-12T18:01:00Z">
                        <w:rPr>
                          <w:rFonts w:ascii="Cambria Math" w:hAnsi="Cambria Math"/>
                          <w:sz w:val="20"/>
                          <w:szCs w:val="20"/>
                        </w:rPr>
                      </w:del>
                    </m:ctrlPr>
                  </m:sSubPr>
                  <m:e>
                    <m:r>
                      <w:del w:id="554" w:author="zusammenlegung" w:date="2025-12-12T19:01:00Z" w16du:dateUtc="2025-12-12T18:01:00Z">
                        <w:rPr>
                          <w:rFonts w:ascii="Cambria Math" w:hAnsi="Cambria Math"/>
                          <w:sz w:val="20"/>
                          <w:szCs w:val="20"/>
                        </w:rPr>
                        <m:t>T</m:t>
                      </w:del>
                    </m:r>
                  </m:e>
                  <m:sub>
                    <m:r>
                      <w:del w:id="555" w:author="zusammenlegung" w:date="2025-12-12T19:01:00Z" w16du:dateUtc="2025-12-12T18:01:00Z">
                        <m:rPr>
                          <m:nor/>
                        </m:rPr>
                        <w:rPr>
                          <w:sz w:val="20"/>
                          <w:szCs w:val="20"/>
                        </w:rPr>
                        <m:t>interruptions</m:t>
                      </w:del>
                    </m:r>
                  </m:sub>
                </m:sSub>
                <m:r>
                  <w:del w:id="556" w:author="zusammenlegung" w:date="2025-12-12T19:01:00Z" w16du:dateUtc="2025-12-12T18:01:00Z">
                    <m:rPr>
                      <m:sty m:val="p"/>
                    </m:rPr>
                    <w:rPr>
                      <w:rFonts w:ascii="Cambria Math" w:hAnsi="Cambria Math"/>
                      <w:sz w:val="20"/>
                      <w:szCs w:val="20"/>
                    </w:rPr>
                    <m:t>≤20</m:t>
                  </w:del>
                </m:r>
                <m:r>
                  <w:del w:id="557" w:author="zusammenlegung" w:date="2025-12-12T19:01:00Z" w16du:dateUtc="2025-12-12T18:01:00Z">
                    <w:rPr>
                      <w:rFonts w:ascii="Cambria Math" w:hAnsi="Cambria Math"/>
                      <w:sz w:val="20"/>
                      <w:szCs w:val="20"/>
                    </w:rPr>
                    <m:t>seconds</m:t>
                  </w:del>
                </m:r>
              </m:oMath>
            </m:oMathPara>
          </w:p>
        </w:tc>
      </w:tr>
      <w:tr w:rsidR="007C0A0D" w:rsidRPr="00C673E9" w14:paraId="5BDBFD6D" w14:textId="7C65ADFD" w:rsidTr="00DF50B6">
        <w:tc>
          <w:tcPr>
            <w:tcW w:w="2689" w:type="dxa"/>
          </w:tcPr>
          <w:p w14:paraId="5F8EC908" w14:textId="0E4043C5" w:rsidR="007C0A0D" w:rsidRPr="00C673E9" w:rsidRDefault="000E570A" w:rsidP="0047611C">
            <w:pPr>
              <w:pStyle w:val="ImageCaption"/>
              <w:spacing w:before="200"/>
              <w:rPr>
                <w:ins w:id="558" w:author="zusammenlegung" w:date="2025-12-12T19:01:00Z" w16du:dateUtc="2025-12-12T18:01:00Z"/>
                <w:rFonts w:ascii="Arial" w:hAnsi="Arial" w:cs="Arial"/>
              </w:rPr>
            </w:pPr>
            <w:bookmarkStart w:id="559" w:name="tbl-two"/>
            <w:del w:id="560" w:author="zusammenlegung" w:date="2025-12-12T19:01:00Z" w16du:dateUtc="2025-12-12T18:01:00Z">
              <w:r w:rsidRPr="00F055DD">
                <w:rPr>
                  <w:sz w:val="20"/>
                  <w:szCs w:val="20"/>
                </w:rPr>
                <w:delText>Ratio of daily near work</w:delText>
              </w:r>
            </w:del>
            <w:ins w:id="561" w:author="zusammenlegung" w:date="2025-12-12T19:01:00Z" w16du:dateUtc="2025-12-12T18:01:00Z">
              <w:r w:rsidR="007C0A0D" w:rsidRPr="00C673E9">
                <w:rPr>
                  <w:rFonts w:ascii="Arial" w:hAnsi="Arial" w:cs="Arial"/>
                </w:rPr>
                <w:t>Table 2: Definitions of mean daily and conditions for distance and illuminance calculation as used in the article</w:t>
              </w:r>
            </w:ins>
          </w:p>
          <w:tbl>
            <w:tblPr>
              <w:tblStyle w:val="Table"/>
              <w:tblW w:w="5000" w:type="pct"/>
              <w:tblLayout w:type="fixed"/>
              <w:tblLook w:val="0020" w:firstRow="1" w:lastRow="0" w:firstColumn="0" w:lastColumn="0" w:noHBand="0" w:noVBand="0"/>
            </w:tblPr>
            <w:tblGrid>
              <w:gridCol w:w="386"/>
              <w:gridCol w:w="2087"/>
            </w:tblGrid>
            <w:tr w:rsidR="007C0A0D" w:rsidRPr="00C673E9" w14:paraId="2EADC81D" w14:textId="77777777" w:rsidTr="00DF50B6">
              <w:trPr>
                <w:cnfStyle w:val="100000000000" w:firstRow="1" w:lastRow="0" w:firstColumn="0" w:lastColumn="0" w:oddVBand="0" w:evenVBand="0" w:oddHBand="0" w:evenHBand="0" w:firstRowFirstColumn="0" w:firstRowLastColumn="0" w:lastRowFirstColumn="0" w:lastRowLastColumn="0"/>
                <w:tblHeader/>
                <w:ins w:id="562" w:author="zusammenlegung" w:date="2025-12-12T19:01:00Z" w16du:dateUtc="2025-12-12T18:01:00Z"/>
              </w:trPr>
              <w:tc>
                <w:tcPr>
                  <w:tcW w:w="793" w:type="dxa"/>
                </w:tcPr>
                <w:p w14:paraId="03C31D37" w14:textId="77777777" w:rsidR="007C0A0D" w:rsidRPr="00C673E9" w:rsidRDefault="007C0A0D" w:rsidP="0047611C">
                  <w:pPr>
                    <w:pStyle w:val="Compact"/>
                    <w:jc w:val="center"/>
                    <w:rPr>
                      <w:ins w:id="563" w:author="zusammenlegung" w:date="2025-12-12T19:01:00Z" w16du:dateUtc="2025-12-12T18:01:00Z"/>
                      <w:rFonts w:ascii="Arial" w:hAnsi="Arial" w:cs="Arial"/>
                    </w:rPr>
                  </w:pPr>
                  <w:ins w:id="564" w:author="zusammenlegung" w:date="2025-12-12T19:01:00Z" w16du:dateUtc="2025-12-12T18:01:00Z">
                    <w:r w:rsidRPr="00C673E9">
                      <w:rPr>
                        <w:rFonts w:ascii="Arial" w:hAnsi="Arial" w:cs="Arial"/>
                      </w:rPr>
                      <w:t>Metric</w:t>
                    </w:r>
                  </w:ins>
                </w:p>
              </w:tc>
              <w:tc>
                <w:tcPr>
                  <w:tcW w:w="7126" w:type="dxa"/>
                </w:tcPr>
                <w:p w14:paraId="6F446A45" w14:textId="77777777" w:rsidR="007C0A0D" w:rsidRPr="00C673E9" w:rsidRDefault="007C0A0D" w:rsidP="0047611C">
                  <w:pPr>
                    <w:pStyle w:val="Compact"/>
                    <w:jc w:val="center"/>
                    <w:rPr>
                      <w:ins w:id="565" w:author="zusammenlegung" w:date="2025-12-12T19:01:00Z" w16du:dateUtc="2025-12-12T18:01:00Z"/>
                      <w:rFonts w:ascii="Arial" w:hAnsi="Arial" w:cs="Arial"/>
                    </w:rPr>
                  </w:pPr>
                  <w:ins w:id="566" w:author="zusammenlegung" w:date="2025-12-12T19:01:00Z" w16du:dateUtc="2025-12-12T18:01:00Z">
                    <w:r w:rsidRPr="00C673E9">
                      <w:rPr>
                        <w:rFonts w:ascii="Arial" w:hAnsi="Arial" w:cs="Arial"/>
                      </w:rPr>
                      <w:t>Description / pseudo formula</w:t>
                    </w:r>
                  </w:ins>
                </w:p>
              </w:tc>
            </w:tr>
            <w:tr w:rsidR="007C0A0D" w:rsidRPr="00C673E9" w14:paraId="6DEBA383" w14:textId="77777777" w:rsidTr="00DF50B6">
              <w:trPr>
                <w:ins w:id="567" w:author="zusammenlegung" w:date="2025-12-12T19:01:00Z" w16du:dateUtc="2025-12-12T18:01:00Z"/>
              </w:trPr>
              <w:tc>
                <w:tcPr>
                  <w:tcW w:w="793" w:type="dxa"/>
                </w:tcPr>
                <w:p w14:paraId="5BE2BB5A" w14:textId="77777777" w:rsidR="007C0A0D" w:rsidRPr="00C673E9" w:rsidRDefault="007C0A0D" w:rsidP="0047611C">
                  <w:pPr>
                    <w:pStyle w:val="Compact"/>
                    <w:jc w:val="center"/>
                    <w:rPr>
                      <w:ins w:id="568" w:author="zusammenlegung" w:date="2025-12-12T19:01:00Z" w16du:dateUtc="2025-12-12T18:01:00Z"/>
                      <w:rFonts w:ascii="Arial" w:hAnsi="Arial" w:cs="Arial"/>
                    </w:rPr>
                  </w:pPr>
                  <w:ins w:id="569" w:author="zusammenlegung" w:date="2025-12-12T19:01:00Z" w16du:dateUtc="2025-12-12T18:01:00Z">
                    <w:r w:rsidRPr="00C673E9">
                      <w:rPr>
                        <w:rFonts w:ascii="Arial" w:hAnsi="Arial" w:cs="Arial"/>
                      </w:rPr>
                      <w:t>Total wear ti</w:t>
                    </w:r>
                    <w:r w:rsidRPr="00C673E9">
                      <w:rPr>
                        <w:rFonts w:ascii="Arial" w:hAnsi="Arial" w:cs="Arial"/>
                      </w:rPr>
                      <w:lastRenderedPageBreak/>
                      <w:t>me</w:t>
                    </w:r>
                  </w:ins>
                </w:p>
              </w:tc>
              <w:tc>
                <w:tcPr>
                  <w:tcW w:w="7126" w:type="dxa"/>
                </w:tcPr>
                <w:p w14:paraId="243A5C17" w14:textId="77777777" w:rsidR="007C0A0D" w:rsidRPr="00C673E9" w:rsidRDefault="007C0A0D" w:rsidP="0047611C">
                  <w:pPr>
                    <w:pStyle w:val="Compact"/>
                    <w:jc w:val="center"/>
                    <w:rPr>
                      <w:ins w:id="570" w:author="zusammenlegung" w:date="2025-12-12T19:01:00Z" w16du:dateUtc="2025-12-12T18:01:00Z"/>
                      <w:rFonts w:ascii="Arial" w:hAnsi="Arial" w:cs="Arial"/>
                    </w:rPr>
                  </w:pPr>
                  <m:oMathPara>
                    <m:oMath>
                      <m:r>
                        <w:ins w:id="571" w:author="zusammenlegung" w:date="2025-12-12T19:01:00Z" w16du:dateUtc="2025-12-12T18:01:00Z">
                          <m:rPr>
                            <m:sty m:val="p"/>
                          </m:rPr>
                          <w:rPr>
                            <w:rFonts w:ascii="Cambria Math" w:hAnsi="Cambria Math" w:cs="Arial"/>
                          </w:rPr>
                          <w:lastRenderedPageBreak/>
                          <m:t>∑</m:t>
                        </w:ins>
                      </m:r>
                      <m:d>
                        <m:dPr>
                          <m:ctrlPr>
                            <w:ins w:id="572" w:author="zusammenlegung" w:date="2025-12-12T19:01:00Z" w16du:dateUtc="2025-12-12T18:01:00Z">
                              <w:rPr>
                                <w:rFonts w:ascii="Cambria Math" w:hAnsi="Cambria Math" w:cs="Arial"/>
                              </w:rPr>
                            </w:ins>
                          </m:ctrlPr>
                        </m:dPr>
                        <m:e>
                          <m:r>
                            <w:ins w:id="573" w:author="zusammenlegung" w:date="2025-12-12T19:01:00Z" w16du:dateUtc="2025-12-12T18:01:00Z">
                              <w:rPr>
                                <w:rFonts w:ascii="Cambria Math" w:hAnsi="Cambria Math" w:cs="Arial"/>
                              </w:rPr>
                              <m:t>t</m:t>
                            </w:ins>
                          </m:r>
                        </m:e>
                      </m:d>
                      <m:r>
                        <w:ins w:id="574" w:author="zusammenlegung" w:date="2025-12-12T19:01:00Z" w16du:dateUtc="2025-12-12T18:01:00Z">
                          <m:rPr>
                            <m:sty m:val="p"/>
                          </m:rPr>
                          <w:rPr>
                            <w:rFonts w:ascii="Cambria Math" w:hAnsi="Cambria Math" w:cs="Arial"/>
                          </w:rPr>
                          <m:t>*</m:t>
                        </w:ins>
                      </m:r>
                      <m:r>
                        <w:ins w:id="575" w:author="zusammenlegung" w:date="2025-12-12T19:01:00Z" w16du:dateUtc="2025-12-12T18:01:00Z">
                          <w:rPr>
                            <w:rFonts w:ascii="Cambria Math" w:hAnsi="Cambria Math" w:cs="Arial"/>
                          </w:rPr>
                          <m:t>dt</m:t>
                        </w:ins>
                      </m:r>
                      <m:r>
                        <w:ins w:id="576" w:author="zusammenlegung" w:date="2025-12-12T19:01:00Z" w16du:dateUtc="2025-12-12T18:01:00Z">
                          <m:rPr>
                            <m:sty m:val="p"/>
                          </m:rPr>
                          <w:rPr>
                            <w:rFonts w:ascii="Cambria Math" w:hAnsi="Cambria Math" w:cs="Arial"/>
                          </w:rPr>
                          <m:t>,</m:t>
                        </w:ins>
                      </m:r>
                      <m:r>
                        <w:ins w:id="577" w:author="zusammenlegung" w:date="2025-12-12T19:01:00Z" w16du:dateUtc="2025-12-12T18:01:00Z">
                          <m:rPr>
                            <m:nor/>
                          </m:rPr>
                          <w:rPr>
                            <w:rFonts w:ascii="Arial" w:hAnsi="Arial" w:cs="Arial"/>
                          </w:rPr>
                          <m:t xml:space="preserve"> where </m:t>
                        </w:ins>
                      </m:r>
                      <m:r>
                        <w:ins w:id="578" w:author="zusammenlegung" w:date="2025-12-12T19:01:00Z" w16du:dateUtc="2025-12-12T18:01:00Z">
                          <w:rPr>
                            <w:rFonts w:ascii="Cambria Math" w:hAnsi="Cambria Math" w:cs="Arial"/>
                          </w:rPr>
                          <m:t>t</m:t>
                        </w:ins>
                      </m:r>
                      <m:r>
                        <w:ins w:id="579" w:author="zusammenlegung" w:date="2025-12-12T19:01:00Z" w16du:dateUtc="2025-12-12T18:01:00Z">
                          <m:rPr>
                            <m:nor/>
                          </m:rPr>
                          <w:rPr>
                            <w:rFonts w:ascii="Arial" w:hAnsi="Arial" w:cs="Arial"/>
                          </w:rPr>
                          <m:t xml:space="preserve">: valid observations </m:t>
                        </w:ins>
                      </m:r>
                    </m:oMath>
                  </m:oMathPara>
                </w:p>
              </w:tc>
            </w:tr>
            <w:tr w:rsidR="007C0A0D" w:rsidRPr="00C673E9" w14:paraId="3E9E6C9D" w14:textId="77777777" w:rsidTr="00DF50B6">
              <w:trPr>
                <w:ins w:id="580" w:author="zusammenlegung" w:date="2025-12-12T19:01:00Z" w16du:dateUtc="2025-12-12T18:01:00Z"/>
              </w:trPr>
              <w:tc>
                <w:tcPr>
                  <w:tcW w:w="793" w:type="dxa"/>
                </w:tcPr>
                <w:p w14:paraId="03ECCB89" w14:textId="77777777" w:rsidR="007C0A0D" w:rsidRPr="00C673E9" w:rsidRDefault="007C0A0D" w:rsidP="0047611C">
                  <w:pPr>
                    <w:pStyle w:val="Compact"/>
                    <w:jc w:val="center"/>
                    <w:rPr>
                      <w:ins w:id="581" w:author="zusammenlegung" w:date="2025-12-12T19:01:00Z" w16du:dateUtc="2025-12-12T18:01:00Z"/>
                      <w:rFonts w:ascii="Arial" w:hAnsi="Arial" w:cs="Arial"/>
                    </w:rPr>
                  </w:pPr>
                  <w:ins w:id="582" w:author="zusammenlegung" w:date="2025-12-12T19:01:00Z" w16du:dateUtc="2025-12-12T18:01:00Z">
                    <w:r w:rsidRPr="00C673E9">
                      <w:rPr>
                        <w:rFonts w:ascii="Arial" w:hAnsi="Arial" w:cs="Arial"/>
                      </w:rPr>
                      <w:t>Mean daily</w:t>
                    </w:r>
                  </w:ins>
                </w:p>
              </w:tc>
              <w:tc>
                <w:tcPr>
                  <w:tcW w:w="7126" w:type="dxa"/>
                </w:tcPr>
                <w:p w14:paraId="2E48EC4F" w14:textId="77777777" w:rsidR="007C0A0D" w:rsidRPr="00C673E9" w:rsidRDefault="007C0A0D" w:rsidP="0047611C">
                  <w:pPr>
                    <w:pStyle w:val="Compact"/>
                    <w:jc w:val="center"/>
                    <w:rPr>
                      <w:ins w:id="583" w:author="zusammenlegung" w:date="2025-12-12T19:01:00Z" w16du:dateUtc="2025-12-12T18:01:00Z"/>
                      <w:rFonts w:ascii="Arial" w:hAnsi="Arial" w:cs="Arial"/>
                    </w:rPr>
                  </w:pPr>
                  <m:oMathPara>
                    <m:oMath>
                      <m:f>
                        <m:fPr>
                          <m:ctrlPr>
                            <w:ins w:id="584" w:author="zusammenlegung" w:date="2025-12-12T19:01:00Z" w16du:dateUtc="2025-12-12T18:01:00Z">
                              <w:rPr>
                                <w:rFonts w:ascii="Cambria Math" w:hAnsi="Cambria Math" w:cs="Arial"/>
                              </w:rPr>
                            </w:ins>
                          </m:ctrlPr>
                        </m:fPr>
                        <m:num>
                          <m:r>
                            <w:ins w:id="585" w:author="zusammenlegung" w:date="2025-12-12T19:01:00Z" w16du:dateUtc="2025-12-12T18:01:00Z">
                              <w:rPr>
                                <w:rFonts w:ascii="Cambria Math" w:hAnsi="Cambria Math" w:cs="Arial"/>
                              </w:rPr>
                              <m:t>5</m:t>
                            </w:ins>
                          </m:r>
                          <m:r>
                            <w:ins w:id="586" w:author="zusammenlegung" w:date="2025-12-12T19:01:00Z" w16du:dateUtc="2025-12-12T18:01:00Z">
                              <m:rPr>
                                <m:sty m:val="p"/>
                              </m:rPr>
                              <w:rPr>
                                <w:rFonts w:ascii="Cambria Math" w:hAnsi="Cambria Math" w:cs="Arial"/>
                              </w:rPr>
                              <m:t>*</m:t>
                            </w:ins>
                          </m:r>
                          <m:acc>
                            <m:accPr>
                              <m:chr m:val="‾"/>
                              <m:ctrlPr>
                                <w:ins w:id="587" w:author="zusammenlegung" w:date="2025-12-12T19:01:00Z" w16du:dateUtc="2025-12-12T18:01:00Z">
                                  <w:rPr>
                                    <w:rFonts w:ascii="Cambria Math" w:hAnsi="Cambria Math" w:cs="Arial"/>
                                  </w:rPr>
                                </w:ins>
                              </m:ctrlPr>
                            </m:accPr>
                            <m:e>
                              <m:r>
                                <w:ins w:id="588" w:author="zusammenlegung" w:date="2025-12-12T19:01:00Z" w16du:dateUtc="2025-12-12T18:01:00Z">
                                  <m:rPr>
                                    <m:nor/>
                                  </m:rPr>
                                  <w:rPr>
                                    <w:rFonts w:ascii="Arial" w:hAnsi="Arial" w:cs="Arial"/>
                                  </w:rPr>
                                  <m:t>weekday</m:t>
                                </w:ins>
                              </m:r>
                            </m:e>
                          </m:acc>
                          <m:r>
                            <w:ins w:id="589" w:author="zusammenlegung" w:date="2025-12-12T19:01:00Z" w16du:dateUtc="2025-12-12T18:01:00Z">
                              <m:rPr>
                                <m:sty m:val="p"/>
                              </m:rPr>
                              <w:rPr>
                                <w:rFonts w:ascii="Cambria Math" w:hAnsi="Cambria Math" w:cs="Arial"/>
                              </w:rPr>
                              <m:t>+</m:t>
                            </w:ins>
                          </m:r>
                          <m:r>
                            <w:ins w:id="590" w:author="zusammenlegung" w:date="2025-12-12T19:01:00Z" w16du:dateUtc="2025-12-12T18:01:00Z">
                              <w:rPr>
                                <w:rFonts w:ascii="Cambria Math" w:hAnsi="Cambria Math" w:cs="Arial"/>
                              </w:rPr>
                              <m:t>2</m:t>
                            </w:ins>
                          </m:r>
                          <m:r>
                            <w:ins w:id="591" w:author="zusammenlegung" w:date="2025-12-12T19:01:00Z" w16du:dateUtc="2025-12-12T18:01:00Z">
                              <m:rPr>
                                <m:sty m:val="p"/>
                              </m:rPr>
                              <w:rPr>
                                <w:rFonts w:ascii="Cambria Math" w:hAnsi="Cambria Math" w:cs="Arial"/>
                              </w:rPr>
                              <m:t>*</m:t>
                            </w:ins>
                          </m:r>
                          <m:acc>
                            <m:accPr>
                              <m:chr m:val="‾"/>
                              <m:ctrlPr>
                                <w:ins w:id="592" w:author="zusammenlegung" w:date="2025-12-12T19:01:00Z" w16du:dateUtc="2025-12-12T18:01:00Z">
                                  <w:rPr>
                                    <w:rFonts w:ascii="Cambria Math" w:hAnsi="Cambria Math" w:cs="Arial"/>
                                  </w:rPr>
                                </w:ins>
                              </m:ctrlPr>
                            </m:accPr>
                            <m:e>
                              <m:r>
                                <w:ins w:id="593" w:author="zusammenlegung" w:date="2025-12-12T19:01:00Z" w16du:dateUtc="2025-12-12T18:01:00Z">
                                  <w:rPr>
                                    <w:rFonts w:ascii="Cambria Math" w:hAnsi="Cambria Math" w:cs="Arial"/>
                                  </w:rPr>
                                  <m:t>weekend</m:t>
                                </w:ins>
                              </m:r>
                            </m:e>
                          </m:acc>
                        </m:num>
                        <m:den>
                          <m:r>
                            <w:ins w:id="594" w:author="zusammenlegung" w:date="2025-12-12T19:01:00Z" w16du:dateUtc="2025-12-12T18:01:00Z">
                              <w:rPr>
                                <w:rFonts w:ascii="Cambria Math" w:hAnsi="Cambria Math" w:cs="Arial"/>
                              </w:rPr>
                              <m:t>7</m:t>
                            </w:ins>
                          </m:r>
                        </m:den>
                      </m:f>
                    </m:oMath>
                  </m:oMathPara>
                </w:p>
              </w:tc>
            </w:tr>
            <w:tr w:rsidR="007C0A0D" w:rsidRPr="00C673E9" w14:paraId="451B7A80" w14:textId="77777777" w:rsidTr="00DF50B6">
              <w:trPr>
                <w:ins w:id="595" w:author="zusammenlegung" w:date="2025-12-12T19:01:00Z" w16du:dateUtc="2025-12-12T18:01:00Z"/>
              </w:trPr>
              <w:tc>
                <w:tcPr>
                  <w:tcW w:w="793" w:type="dxa"/>
                </w:tcPr>
                <w:p w14:paraId="5EB99BAC" w14:textId="77777777" w:rsidR="007C0A0D" w:rsidRPr="00C673E9" w:rsidRDefault="007C0A0D" w:rsidP="0047611C">
                  <w:pPr>
                    <w:pStyle w:val="Compact"/>
                    <w:jc w:val="center"/>
                    <w:rPr>
                      <w:ins w:id="596" w:author="zusammenlegung" w:date="2025-12-12T19:01:00Z" w16du:dateUtc="2025-12-12T18:01:00Z"/>
                      <w:rFonts w:ascii="Arial" w:hAnsi="Arial" w:cs="Arial"/>
                    </w:rPr>
                  </w:pPr>
                  <w:ins w:id="597" w:author="zusammenlegung" w:date="2025-12-12T19:01:00Z" w16du:dateUtc="2025-12-12T18:01:00Z">
                    <w:r w:rsidRPr="00C673E9">
                      <w:rPr>
                        <w:rFonts w:ascii="Arial" w:hAnsi="Arial" w:cs="Arial"/>
                      </w:rPr>
                      <w:t>Near work</w:t>
                    </w:r>
                  </w:ins>
                </w:p>
              </w:tc>
              <w:tc>
                <w:tcPr>
                  <w:tcW w:w="7126" w:type="dxa"/>
                </w:tcPr>
                <w:p w14:paraId="1196111F" w14:textId="77777777" w:rsidR="007C0A0D" w:rsidRPr="00C673E9" w:rsidRDefault="007C0A0D" w:rsidP="0047611C">
                  <w:pPr>
                    <w:pStyle w:val="Compact"/>
                    <w:jc w:val="center"/>
                    <w:rPr>
                      <w:ins w:id="598" w:author="zusammenlegung" w:date="2025-12-12T19:01:00Z" w16du:dateUtc="2025-12-12T18:01:00Z"/>
                      <w:rFonts w:ascii="Arial" w:hAnsi="Arial" w:cs="Arial"/>
                    </w:rPr>
                  </w:pPr>
                  <m:oMathPara>
                    <m:oMath>
                      <m:r>
                        <w:ins w:id="599" w:author="zusammenlegung" w:date="2025-12-12T19:01:00Z" w16du:dateUtc="2025-12-12T18:01:00Z">
                          <m:rPr>
                            <m:nor/>
                          </m:rPr>
                          <w:rPr>
                            <w:rFonts w:ascii="Arial" w:hAnsi="Arial" w:cs="Arial"/>
                          </w:rPr>
                          <m:t>working distance</m:t>
                        </w:ins>
                      </m:r>
                      <m:r>
                        <w:ins w:id="600" w:author="zusammenlegung" w:date="2025-12-12T19:01:00Z" w16du:dateUtc="2025-12-12T18:01:00Z">
                          <m:rPr>
                            <m:sty m:val="p"/>
                          </m:rPr>
                          <w:rPr>
                            <w:rFonts w:ascii="Cambria Math" w:hAnsi="Cambria Math" w:cs="Arial"/>
                          </w:rPr>
                          <m:t>,[</m:t>
                        </w:ins>
                      </m:r>
                      <m:r>
                        <w:ins w:id="601" w:author="zusammenlegung" w:date="2025-12-12T19:01:00Z" w16du:dateUtc="2025-12-12T18:01:00Z">
                          <w:rPr>
                            <w:rFonts w:ascii="Cambria Math" w:hAnsi="Cambria Math" w:cs="Arial"/>
                          </w:rPr>
                          <m:t>15</m:t>
                        </w:ins>
                      </m:r>
                      <m:r>
                        <w:ins w:id="602" w:author="zusammenlegung" w:date="2025-12-12T19:01:00Z" w16du:dateUtc="2025-12-12T18:01:00Z">
                          <m:rPr>
                            <m:sty m:val="p"/>
                          </m:rPr>
                          <w:rPr>
                            <w:rFonts w:ascii="Cambria Math" w:hAnsi="Cambria Math" w:cs="Arial"/>
                          </w:rPr>
                          <m:t>,</m:t>
                        </w:ins>
                      </m:r>
                      <m:r>
                        <w:ins w:id="603" w:author="zusammenlegung" w:date="2025-12-12T19:01:00Z" w16du:dateUtc="2025-12-12T18:01:00Z">
                          <w:rPr>
                            <w:rFonts w:ascii="Cambria Math" w:hAnsi="Cambria Math" w:cs="Arial"/>
                          </w:rPr>
                          <m:t>60</m:t>
                        </w:ins>
                      </m:r>
                      <m:r>
                        <w:ins w:id="604" w:author="zusammenlegung" w:date="2025-12-12T19:01:00Z" w16du:dateUtc="2025-12-12T18:01:00Z">
                          <m:rPr>
                            <m:sty m:val="p"/>
                          </m:rPr>
                          <w:rPr>
                            <w:rFonts w:ascii="Cambria Math" w:hAnsi="Cambria Math" w:cs="Arial"/>
                          </w:rPr>
                          <m:t>)</m:t>
                        </w:ins>
                      </m:r>
                      <m:r>
                        <w:ins w:id="605" w:author="zusammenlegung" w:date="2025-12-12T19:01:00Z" w16du:dateUtc="2025-12-12T18:01:00Z">
                          <w:rPr>
                            <w:rFonts w:ascii="Cambria Math" w:hAnsi="Cambria Math" w:cs="Arial"/>
                          </w:rPr>
                          <m:t>cm</m:t>
                        </w:ins>
                      </m:r>
                    </m:oMath>
                  </m:oMathPara>
                </w:p>
              </w:tc>
            </w:tr>
            <w:tr w:rsidR="007C0A0D" w:rsidRPr="00C673E9" w14:paraId="584281E0" w14:textId="77777777" w:rsidTr="00DF50B6">
              <w:trPr>
                <w:ins w:id="606" w:author="zusammenlegung" w:date="2025-12-12T19:01:00Z" w16du:dateUtc="2025-12-12T18:01:00Z"/>
              </w:trPr>
              <w:tc>
                <w:tcPr>
                  <w:tcW w:w="793" w:type="dxa"/>
                </w:tcPr>
                <w:p w14:paraId="4A3748BB" w14:textId="77777777" w:rsidR="007C0A0D" w:rsidRPr="00C673E9" w:rsidRDefault="007C0A0D" w:rsidP="0047611C">
                  <w:pPr>
                    <w:pStyle w:val="Compact"/>
                    <w:jc w:val="center"/>
                    <w:rPr>
                      <w:ins w:id="607" w:author="zusammenlegung" w:date="2025-12-12T19:01:00Z" w16du:dateUtc="2025-12-12T18:01:00Z"/>
                      <w:rFonts w:ascii="Arial" w:hAnsi="Arial" w:cs="Arial"/>
                    </w:rPr>
                  </w:pPr>
                  <w:ins w:id="608" w:author="zusammenlegung" w:date="2025-12-12T19:01:00Z" w16du:dateUtc="2025-12-12T18:01:00Z">
                    <w:r w:rsidRPr="00C673E9">
                      <w:rPr>
                        <w:rFonts w:ascii="Arial" w:hAnsi="Arial" w:cs="Arial"/>
                      </w:rPr>
                      <w:t>Intermediate Work</w:t>
                    </w:r>
                  </w:ins>
                </w:p>
              </w:tc>
              <w:tc>
                <w:tcPr>
                  <w:tcW w:w="7126" w:type="dxa"/>
                </w:tcPr>
                <w:p w14:paraId="45EE0BAB" w14:textId="77777777" w:rsidR="007C0A0D" w:rsidRPr="00C673E9" w:rsidRDefault="007C0A0D" w:rsidP="0047611C">
                  <w:pPr>
                    <w:pStyle w:val="Compact"/>
                    <w:jc w:val="center"/>
                    <w:rPr>
                      <w:ins w:id="609" w:author="zusammenlegung" w:date="2025-12-12T19:01:00Z" w16du:dateUtc="2025-12-12T18:01:00Z"/>
                      <w:rFonts w:ascii="Arial" w:hAnsi="Arial" w:cs="Arial"/>
                    </w:rPr>
                  </w:pPr>
                  <m:oMathPara>
                    <m:oMath>
                      <m:r>
                        <w:ins w:id="610" w:author="zusammenlegung" w:date="2025-12-12T19:01:00Z" w16du:dateUtc="2025-12-12T18:01:00Z">
                          <m:rPr>
                            <m:nor/>
                          </m:rPr>
                          <w:rPr>
                            <w:rFonts w:ascii="Arial" w:hAnsi="Arial" w:cs="Arial"/>
                          </w:rPr>
                          <m:t>working distance</m:t>
                        </w:ins>
                      </m:r>
                      <m:r>
                        <w:ins w:id="611" w:author="zusammenlegung" w:date="2025-12-12T19:01:00Z" w16du:dateUtc="2025-12-12T18:01:00Z">
                          <m:rPr>
                            <m:sty m:val="p"/>
                          </m:rPr>
                          <w:rPr>
                            <w:rFonts w:ascii="Cambria Math" w:hAnsi="Cambria Math" w:cs="Arial"/>
                          </w:rPr>
                          <m:t>,[</m:t>
                        </w:ins>
                      </m:r>
                      <m:r>
                        <w:ins w:id="612" w:author="zusammenlegung" w:date="2025-12-12T19:01:00Z" w16du:dateUtc="2025-12-12T18:01:00Z">
                          <w:rPr>
                            <w:rFonts w:ascii="Cambria Math" w:hAnsi="Cambria Math" w:cs="Arial"/>
                          </w:rPr>
                          <m:t>60</m:t>
                        </w:ins>
                      </m:r>
                      <m:r>
                        <w:ins w:id="613" w:author="zusammenlegung" w:date="2025-12-12T19:01:00Z" w16du:dateUtc="2025-12-12T18:01:00Z">
                          <m:rPr>
                            <m:sty m:val="p"/>
                          </m:rPr>
                          <w:rPr>
                            <w:rFonts w:ascii="Cambria Math" w:hAnsi="Cambria Math" w:cs="Arial"/>
                          </w:rPr>
                          <m:t>,</m:t>
                        </w:ins>
                      </m:r>
                      <m:r>
                        <w:ins w:id="614" w:author="zusammenlegung" w:date="2025-12-12T19:01:00Z" w16du:dateUtc="2025-12-12T18:01:00Z">
                          <w:rPr>
                            <w:rFonts w:ascii="Cambria Math" w:hAnsi="Cambria Math" w:cs="Arial"/>
                          </w:rPr>
                          <m:t>100</m:t>
                        </w:ins>
                      </m:r>
                      <m:r>
                        <w:ins w:id="615" w:author="zusammenlegung" w:date="2025-12-12T19:01:00Z" w16du:dateUtc="2025-12-12T18:01:00Z">
                          <m:rPr>
                            <m:sty m:val="p"/>
                          </m:rPr>
                          <w:rPr>
                            <w:rFonts w:ascii="Cambria Math" w:hAnsi="Cambria Math" w:cs="Arial"/>
                          </w:rPr>
                          <m:t>)</m:t>
                        </w:ins>
                      </m:r>
                      <m:r>
                        <w:ins w:id="616" w:author="zusammenlegung" w:date="2025-12-12T19:01:00Z" w16du:dateUtc="2025-12-12T18:01:00Z">
                          <w:rPr>
                            <w:rFonts w:ascii="Cambria Math" w:hAnsi="Cambria Math" w:cs="Arial"/>
                          </w:rPr>
                          <m:t>cm</m:t>
                        </w:ins>
                      </m:r>
                    </m:oMath>
                  </m:oMathPara>
                </w:p>
              </w:tc>
            </w:tr>
            <w:tr w:rsidR="007C0A0D" w:rsidRPr="00C673E9" w14:paraId="41351089" w14:textId="77777777" w:rsidTr="00DF50B6">
              <w:trPr>
                <w:ins w:id="617" w:author="zusammenlegung" w:date="2025-12-12T19:01:00Z" w16du:dateUtc="2025-12-12T18:01:00Z"/>
              </w:trPr>
              <w:tc>
                <w:tcPr>
                  <w:tcW w:w="793" w:type="dxa"/>
                </w:tcPr>
                <w:p w14:paraId="0A7D57A7" w14:textId="77777777" w:rsidR="007C0A0D" w:rsidRPr="00C673E9" w:rsidRDefault="007C0A0D" w:rsidP="0047611C">
                  <w:pPr>
                    <w:pStyle w:val="Compact"/>
                    <w:jc w:val="center"/>
                    <w:rPr>
                      <w:ins w:id="618" w:author="zusammenlegung" w:date="2025-12-12T19:01:00Z" w16du:dateUtc="2025-12-12T18:01:00Z"/>
                      <w:rFonts w:ascii="Arial" w:hAnsi="Arial" w:cs="Arial"/>
                    </w:rPr>
                  </w:pPr>
                  <w:ins w:id="619" w:author="zusammenlegung" w:date="2025-12-12T19:01:00Z" w16du:dateUtc="2025-12-12T18:01:00Z">
                    <w:r w:rsidRPr="00C673E9">
                      <w:rPr>
                        <w:rFonts w:ascii="Arial" w:hAnsi="Arial" w:cs="Arial"/>
                      </w:rPr>
                      <w:t>Total work</w:t>
                    </w:r>
                    <w:r w:rsidRPr="00C673E9">
                      <w:rPr>
                        <w:rStyle w:val="Funotenzeichen"/>
                        <w:rFonts w:ascii="Arial" w:hAnsi="Arial" w:cs="Arial"/>
                      </w:rPr>
                      <w:footnoteReference w:id="3"/>
                    </w:r>
                  </w:ins>
                </w:p>
              </w:tc>
              <w:tc>
                <w:tcPr>
                  <w:tcW w:w="7126" w:type="dxa"/>
                </w:tcPr>
                <w:p w14:paraId="05985D04" w14:textId="77777777" w:rsidR="007C0A0D" w:rsidRPr="00C673E9" w:rsidRDefault="007C0A0D" w:rsidP="0047611C">
                  <w:pPr>
                    <w:pStyle w:val="Compact"/>
                    <w:jc w:val="center"/>
                    <w:rPr>
                      <w:ins w:id="621" w:author="zusammenlegung" w:date="2025-12-12T19:01:00Z" w16du:dateUtc="2025-12-12T18:01:00Z"/>
                      <w:rFonts w:ascii="Arial" w:hAnsi="Arial" w:cs="Arial"/>
                    </w:rPr>
                  </w:pPr>
                  <m:oMathPara>
                    <m:oMath>
                      <m:r>
                        <w:ins w:id="622" w:author="zusammenlegung" w:date="2025-12-12T19:01:00Z" w16du:dateUtc="2025-12-12T18:01:00Z">
                          <m:rPr>
                            <m:nor/>
                          </m:rPr>
                          <w:rPr>
                            <w:rFonts w:ascii="Arial" w:hAnsi="Arial" w:cs="Arial"/>
                          </w:rPr>
                          <m:t>working distance</m:t>
                        </w:ins>
                      </m:r>
                      <m:r>
                        <w:ins w:id="623" w:author="zusammenlegung" w:date="2025-12-12T19:01:00Z" w16du:dateUtc="2025-12-12T18:01:00Z">
                          <m:rPr>
                            <m:sty m:val="p"/>
                          </m:rPr>
                          <w:rPr>
                            <w:rFonts w:ascii="Cambria Math" w:hAnsi="Cambria Math" w:cs="Arial"/>
                          </w:rPr>
                          <m:t>,[</m:t>
                        </w:ins>
                      </m:r>
                      <m:r>
                        <w:ins w:id="624" w:author="zusammenlegung" w:date="2025-12-12T19:01:00Z" w16du:dateUtc="2025-12-12T18:01:00Z">
                          <w:rPr>
                            <w:rFonts w:ascii="Cambria Math" w:hAnsi="Cambria Math" w:cs="Arial"/>
                          </w:rPr>
                          <m:t>15</m:t>
                        </w:ins>
                      </m:r>
                      <m:r>
                        <w:ins w:id="625" w:author="zusammenlegung" w:date="2025-12-12T19:01:00Z" w16du:dateUtc="2025-12-12T18:01:00Z">
                          <m:rPr>
                            <m:sty m:val="p"/>
                          </m:rPr>
                          <w:rPr>
                            <w:rFonts w:ascii="Cambria Math" w:hAnsi="Cambria Math" w:cs="Arial"/>
                          </w:rPr>
                          <m:t>,</m:t>
                        </w:ins>
                      </m:r>
                      <m:r>
                        <w:ins w:id="626" w:author="zusammenlegung" w:date="2025-12-12T19:01:00Z" w16du:dateUtc="2025-12-12T18:01:00Z">
                          <w:rPr>
                            <w:rFonts w:ascii="Cambria Math" w:hAnsi="Cambria Math" w:cs="Arial"/>
                          </w:rPr>
                          <m:t>120</m:t>
                        </w:ins>
                      </m:r>
                      <m:r>
                        <w:ins w:id="627" w:author="zusammenlegung" w:date="2025-12-12T19:01:00Z" w16du:dateUtc="2025-12-12T18:01:00Z">
                          <m:rPr>
                            <m:sty m:val="p"/>
                          </m:rPr>
                          <w:rPr>
                            <w:rFonts w:ascii="Cambria Math" w:hAnsi="Cambria Math" w:cs="Arial"/>
                          </w:rPr>
                          <m:t>)</m:t>
                        </w:ins>
                      </m:r>
                      <m:r>
                        <w:ins w:id="628" w:author="zusammenlegung" w:date="2025-12-12T19:01:00Z" w16du:dateUtc="2025-12-12T18:01:00Z">
                          <w:rPr>
                            <w:rFonts w:ascii="Cambria Math" w:hAnsi="Cambria Math" w:cs="Arial"/>
                          </w:rPr>
                          <m:t>cm</m:t>
                        </w:ins>
                      </m:r>
                    </m:oMath>
                  </m:oMathPara>
                </w:p>
              </w:tc>
            </w:tr>
            <w:tr w:rsidR="007C0A0D" w:rsidRPr="00C673E9" w14:paraId="630C0AA6" w14:textId="77777777" w:rsidTr="00DF50B6">
              <w:trPr>
                <w:ins w:id="629" w:author="zusammenlegung" w:date="2025-12-12T19:01:00Z" w16du:dateUtc="2025-12-12T18:01:00Z"/>
              </w:trPr>
              <w:tc>
                <w:tcPr>
                  <w:tcW w:w="793" w:type="dxa"/>
                </w:tcPr>
                <w:p w14:paraId="2BC82672" w14:textId="77777777" w:rsidR="007C0A0D" w:rsidRPr="00C673E9" w:rsidRDefault="007C0A0D" w:rsidP="0047611C">
                  <w:pPr>
                    <w:pStyle w:val="Compact"/>
                    <w:jc w:val="center"/>
                    <w:rPr>
                      <w:ins w:id="630" w:author="zusammenlegung" w:date="2025-12-12T19:01:00Z" w16du:dateUtc="2025-12-12T18:01:00Z"/>
                      <w:rFonts w:ascii="Arial" w:hAnsi="Arial" w:cs="Arial"/>
                    </w:rPr>
                  </w:pPr>
                  <w:ins w:id="631" w:author="zusammenlegung" w:date="2025-12-12T19:01:00Z" w16du:dateUtc="2025-12-12T18:01:00Z">
                    <w:r w:rsidRPr="00C673E9">
                      <w:rPr>
                        <w:rFonts w:ascii="Arial" w:hAnsi="Arial" w:cs="Arial"/>
                      </w:rPr>
                      <w:lastRenderedPageBreak/>
                      <w:t>Distance range</w:t>
                    </w:r>
                  </w:ins>
                </w:p>
              </w:tc>
              <w:tc>
                <w:tcPr>
                  <w:tcW w:w="7126" w:type="dxa"/>
                </w:tcPr>
                <w:p w14:paraId="3877B29D" w14:textId="77777777" w:rsidR="007C0A0D" w:rsidRPr="00C673E9" w:rsidRDefault="007C0A0D" w:rsidP="0047611C">
                  <w:pPr>
                    <w:pStyle w:val="Compact"/>
                    <w:jc w:val="center"/>
                    <w:rPr>
                      <w:ins w:id="632" w:author="zusammenlegung" w:date="2025-12-12T19:01:00Z" w16du:dateUtc="2025-12-12T18:01:00Z"/>
                      <w:rFonts w:ascii="Arial" w:hAnsi="Arial" w:cs="Arial"/>
                    </w:rPr>
                  </w:pPr>
                  <w:ins w:id="633" w:author="zusammenlegung" w:date="2025-12-12T19:01:00Z" w16du:dateUtc="2025-12-12T18:01:00Z">
                    <w:r w:rsidRPr="00C673E9">
                      <w:rPr>
                        <w:rFonts w:ascii="Arial" w:hAnsi="Arial" w:cs="Arial"/>
                      </w:rPr>
                      <w:t>$\textrm{working distance}, {[15,20)cm \textrm{,  Extremely near} \\ [20,30)cm \textrm{,  Very near} \\ [30,40)cm \textrm{,  Fairly near} \\ [40,50)cm \textrm{,  Near} \\ [50,60)cm \textrm{,  Moderately near} \\ [60,70)cm \textrm{,  Near intermediate} \\ [70,80)cm \textrm{,  Intermediate} \\ [80,90)cm \textrm{,  Moderately intermediate} \\ [90,100)cm \textrm{,  Far intermediate}}$</w:t>
                    </w:r>
                  </w:ins>
                </w:p>
              </w:tc>
            </w:tr>
            <w:tr w:rsidR="007C0A0D" w:rsidRPr="00C673E9" w14:paraId="0DA6C978" w14:textId="77777777" w:rsidTr="00DF50B6">
              <w:trPr>
                <w:ins w:id="634" w:author="zusammenlegung" w:date="2025-12-12T19:01:00Z" w16du:dateUtc="2025-12-12T18:01:00Z"/>
              </w:trPr>
              <w:tc>
                <w:tcPr>
                  <w:tcW w:w="793" w:type="dxa"/>
                </w:tcPr>
                <w:p w14:paraId="6001656F" w14:textId="77777777" w:rsidR="007C0A0D" w:rsidRPr="00C673E9" w:rsidRDefault="007C0A0D" w:rsidP="0047611C">
                  <w:pPr>
                    <w:pStyle w:val="Compact"/>
                    <w:jc w:val="center"/>
                    <w:rPr>
                      <w:ins w:id="635" w:author="zusammenlegung" w:date="2025-12-12T19:01:00Z" w16du:dateUtc="2025-12-12T18:01:00Z"/>
                      <w:rFonts w:ascii="Arial" w:hAnsi="Arial" w:cs="Arial"/>
                    </w:rPr>
                  </w:pPr>
                  <w:ins w:id="636" w:author="zusammenlegung" w:date="2025-12-12T19:01:00Z" w16du:dateUtc="2025-12-12T18:01:00Z">
                    <w:r w:rsidRPr="00C673E9">
                      <w:rPr>
                        <w:rFonts w:ascii="Arial" w:hAnsi="Arial" w:cs="Arial"/>
                      </w:rPr>
                      <w:t>Continuous near work</w:t>
                    </w:r>
                  </w:ins>
                </w:p>
              </w:tc>
              <w:tc>
                <w:tcPr>
                  <w:tcW w:w="7126" w:type="dxa"/>
                </w:tcPr>
                <w:p w14:paraId="309D3914" w14:textId="77777777" w:rsidR="007C0A0D" w:rsidRPr="00C673E9" w:rsidRDefault="007C0A0D" w:rsidP="0047611C">
                  <w:pPr>
                    <w:jc w:val="center"/>
                    <w:rPr>
                      <w:ins w:id="637" w:author="zusammenlegung" w:date="2025-12-12T19:01:00Z" w16du:dateUtc="2025-12-12T18:01:00Z"/>
                      <w:rFonts w:ascii="Arial" w:hAnsi="Arial" w:cs="Arial"/>
                    </w:rPr>
                  </w:pPr>
                  <m:oMathPara>
                    <m:oMath>
                      <m:r>
                        <w:ins w:id="638" w:author="zusammenlegung" w:date="2025-12-12T19:01:00Z" w16du:dateUtc="2025-12-12T18:01:00Z">
                          <m:rPr>
                            <m:nor/>
                          </m:rPr>
                          <w:rPr>
                            <w:rFonts w:ascii="Arial" w:hAnsi="Arial" w:cs="Arial"/>
                          </w:rPr>
                          <m:t>working distance</m:t>
                        </w:ins>
                      </m:r>
                      <m:r>
                        <w:ins w:id="639" w:author="zusammenlegung" w:date="2025-12-12T19:01:00Z" w16du:dateUtc="2025-12-12T18:01:00Z">
                          <m:rPr>
                            <m:sty m:val="p"/>
                          </m:rPr>
                          <w:rPr>
                            <w:rFonts w:ascii="Cambria Math" w:hAnsi="Cambria Math" w:cs="Arial"/>
                          </w:rPr>
                          <m:t>,[</m:t>
                        </w:ins>
                      </m:r>
                      <m:r>
                        <w:ins w:id="640" w:author="zusammenlegung" w:date="2025-12-12T19:01:00Z" w16du:dateUtc="2025-12-12T18:01:00Z">
                          <w:rPr>
                            <w:rFonts w:ascii="Cambria Math" w:hAnsi="Cambria Math" w:cs="Arial"/>
                          </w:rPr>
                          <m:t>20</m:t>
                        </w:ins>
                      </m:r>
                      <m:r>
                        <w:ins w:id="641" w:author="zusammenlegung" w:date="2025-12-12T19:01:00Z" w16du:dateUtc="2025-12-12T18:01:00Z">
                          <m:rPr>
                            <m:sty m:val="p"/>
                          </m:rPr>
                          <w:rPr>
                            <w:rFonts w:ascii="Cambria Math" w:hAnsi="Cambria Math" w:cs="Arial"/>
                          </w:rPr>
                          <m:t>,</m:t>
                        </w:ins>
                      </m:r>
                      <m:r>
                        <w:ins w:id="642" w:author="zusammenlegung" w:date="2025-12-12T19:01:00Z" w16du:dateUtc="2025-12-12T18:01:00Z">
                          <w:rPr>
                            <w:rFonts w:ascii="Cambria Math" w:hAnsi="Cambria Math" w:cs="Arial"/>
                          </w:rPr>
                          <m:t>60</m:t>
                        </w:ins>
                      </m:r>
                      <m:r>
                        <w:ins w:id="643" w:author="zusammenlegung" w:date="2025-12-12T19:01:00Z" w16du:dateUtc="2025-12-12T18:01:00Z">
                          <m:rPr>
                            <m:sty m:val="p"/>
                          </m:rPr>
                          <w:rPr>
                            <w:rFonts w:ascii="Cambria Math" w:hAnsi="Cambria Math" w:cs="Arial"/>
                          </w:rPr>
                          <m:t>)</m:t>
                        </w:ins>
                      </m:r>
                      <m:r>
                        <w:ins w:id="644" w:author="zusammenlegung" w:date="2025-12-12T19:01:00Z" w16du:dateUtc="2025-12-12T18:01:00Z">
                          <w:rPr>
                            <w:rFonts w:ascii="Cambria Math" w:hAnsi="Cambria Math" w:cs="Arial"/>
                          </w:rPr>
                          <m:t>cm</m:t>
                        </w:ins>
                      </m:r>
                      <m:r>
                        <w:ins w:id="645" w:author="zusammenlegung" w:date="2025-12-12T19:01:00Z" w16du:dateUtc="2025-12-12T18:01:00Z">
                          <m:rPr>
                            <m:sty m:val="p"/>
                          </m:rPr>
                          <w:rPr>
                            <w:rFonts w:ascii="Cambria Math" w:hAnsi="Cambria Math" w:cs="Arial"/>
                          </w:rPr>
                          <m:t>,</m:t>
                        </w:ins>
                      </m:r>
                    </m:oMath>
                  </m:oMathPara>
                </w:p>
                <w:p w14:paraId="1AA3815F" w14:textId="77777777" w:rsidR="007C0A0D" w:rsidRPr="00C673E9" w:rsidRDefault="007C0A0D" w:rsidP="0047611C">
                  <w:pPr>
                    <w:jc w:val="center"/>
                    <w:rPr>
                      <w:ins w:id="646" w:author="zusammenlegung" w:date="2025-12-12T19:01:00Z" w16du:dateUtc="2025-12-12T18:01:00Z"/>
                      <w:rFonts w:ascii="Arial" w:hAnsi="Arial" w:cs="Arial"/>
                    </w:rPr>
                  </w:pPr>
                  <m:oMathPara>
                    <m:oMath>
                      <m:sSub>
                        <m:sSubPr>
                          <m:ctrlPr>
                            <w:ins w:id="647" w:author="zusammenlegung" w:date="2025-12-12T19:01:00Z" w16du:dateUtc="2025-12-12T18:01:00Z">
                              <w:rPr>
                                <w:rFonts w:ascii="Cambria Math" w:hAnsi="Cambria Math" w:cs="Arial"/>
                              </w:rPr>
                            </w:ins>
                          </m:ctrlPr>
                        </m:sSubPr>
                        <m:e>
                          <m:r>
                            <w:ins w:id="648" w:author="zusammenlegung" w:date="2025-12-12T19:01:00Z" w16du:dateUtc="2025-12-12T18:01:00Z">
                              <w:rPr>
                                <w:rFonts w:ascii="Cambria Math" w:hAnsi="Cambria Math" w:cs="Arial"/>
                              </w:rPr>
                              <m:t>T</m:t>
                            </w:ins>
                          </m:r>
                        </m:e>
                        <m:sub>
                          <m:r>
                            <w:ins w:id="649" w:author="zusammenlegung" w:date="2025-12-12T19:01:00Z" w16du:dateUtc="2025-12-12T18:01:00Z">
                              <m:rPr>
                                <m:nor/>
                              </m:rPr>
                              <w:rPr>
                                <w:rFonts w:ascii="Arial" w:hAnsi="Arial" w:cs="Arial"/>
                              </w:rPr>
                              <m:t>duration</m:t>
                            </w:ins>
                          </m:r>
                        </m:sub>
                      </m:sSub>
                      <m:r>
                        <w:ins w:id="650" w:author="zusammenlegung" w:date="2025-12-12T19:01:00Z" w16du:dateUtc="2025-12-12T18:01:00Z">
                          <m:rPr>
                            <m:sty m:val="p"/>
                          </m:rPr>
                          <w:rPr>
                            <w:rFonts w:ascii="Cambria Math" w:hAnsi="Cambria Math" w:cs="Arial"/>
                          </w:rPr>
                          <m:t>≥</m:t>
                        </w:ins>
                      </m:r>
                      <m:r>
                        <w:ins w:id="651" w:author="zusammenlegung" w:date="2025-12-12T19:01:00Z" w16du:dateUtc="2025-12-12T18:01:00Z">
                          <w:rPr>
                            <w:rFonts w:ascii="Cambria Math" w:hAnsi="Cambria Math" w:cs="Arial"/>
                          </w:rPr>
                          <m:t>30minutes</m:t>
                        </w:ins>
                      </m:r>
                      <m:r>
                        <w:ins w:id="652" w:author="zusammenlegung" w:date="2025-12-12T19:01:00Z" w16du:dateUtc="2025-12-12T18:01:00Z">
                          <m:rPr>
                            <m:sty m:val="p"/>
                          </m:rPr>
                          <w:rPr>
                            <w:rFonts w:ascii="Cambria Math" w:hAnsi="Cambria Math" w:cs="Arial"/>
                          </w:rPr>
                          <m:t>,</m:t>
                        </w:ins>
                      </m:r>
                      <m:r>
                        <w:ins w:id="653" w:author="zusammenlegung" w:date="2025-12-12T19:01:00Z" w16du:dateUtc="2025-12-12T18:01:00Z">
                          <m:rPr>
                            <m:nor/>
                          </m:rPr>
                          <w:rPr>
                            <w:rFonts w:ascii="Arial" w:hAnsi="Arial" w:cs="Arial"/>
                          </w:rPr>
                          <m:t xml:space="preserve"> </m:t>
                        </w:ins>
                      </m:r>
                      <m:sSub>
                        <m:sSubPr>
                          <m:ctrlPr>
                            <w:ins w:id="654" w:author="zusammenlegung" w:date="2025-12-12T19:01:00Z" w16du:dateUtc="2025-12-12T18:01:00Z">
                              <w:rPr>
                                <w:rFonts w:ascii="Cambria Math" w:hAnsi="Cambria Math" w:cs="Arial"/>
                              </w:rPr>
                            </w:ins>
                          </m:ctrlPr>
                        </m:sSubPr>
                        <m:e>
                          <m:r>
                            <w:ins w:id="655" w:author="zusammenlegung" w:date="2025-12-12T19:01:00Z" w16du:dateUtc="2025-12-12T18:01:00Z">
                              <w:rPr>
                                <w:rFonts w:ascii="Cambria Math" w:hAnsi="Cambria Math" w:cs="Arial"/>
                              </w:rPr>
                              <m:t>T</m:t>
                            </w:ins>
                          </m:r>
                        </m:e>
                        <m:sub>
                          <m:r>
                            <w:ins w:id="656" w:author="zusammenlegung" w:date="2025-12-12T19:01:00Z" w16du:dateUtc="2025-12-12T18:01:00Z">
                              <w:rPr>
                                <w:rFonts w:ascii="Cambria Math" w:hAnsi="Cambria Math" w:cs="Arial"/>
                              </w:rPr>
                              <m:t>interruptions</m:t>
                            </w:ins>
                          </m:r>
                        </m:sub>
                      </m:sSub>
                      <m:r>
                        <w:ins w:id="657" w:author="zusammenlegung" w:date="2025-12-12T19:01:00Z" w16du:dateUtc="2025-12-12T18:01:00Z">
                          <m:rPr>
                            <m:sty m:val="p"/>
                          </m:rPr>
                          <w:rPr>
                            <w:rFonts w:ascii="Cambria Math" w:hAnsi="Cambria Math" w:cs="Arial"/>
                          </w:rPr>
                          <m:t>≤</m:t>
                        </w:ins>
                      </m:r>
                      <m:r>
                        <w:ins w:id="658" w:author="zusammenlegung" w:date="2025-12-12T19:01:00Z" w16du:dateUtc="2025-12-12T18:01:00Z">
                          <w:rPr>
                            <w:rFonts w:ascii="Cambria Math" w:hAnsi="Cambria Math" w:cs="Arial"/>
                          </w:rPr>
                          <m:t>1minute</m:t>
                        </w:ins>
                      </m:r>
                    </m:oMath>
                  </m:oMathPara>
                </w:p>
              </w:tc>
            </w:tr>
            <w:tr w:rsidR="007C0A0D" w:rsidRPr="00C673E9" w14:paraId="0093E9E9" w14:textId="77777777" w:rsidTr="00DF50B6">
              <w:trPr>
                <w:ins w:id="659" w:author="zusammenlegung" w:date="2025-12-12T19:01:00Z" w16du:dateUtc="2025-12-12T18:01:00Z"/>
              </w:trPr>
              <w:tc>
                <w:tcPr>
                  <w:tcW w:w="793" w:type="dxa"/>
                </w:tcPr>
                <w:p w14:paraId="528BBDA9" w14:textId="77777777" w:rsidR="007C0A0D" w:rsidRPr="00C673E9" w:rsidRDefault="007C0A0D" w:rsidP="0047611C">
                  <w:pPr>
                    <w:pStyle w:val="Compact"/>
                    <w:jc w:val="center"/>
                    <w:rPr>
                      <w:ins w:id="660" w:author="zusammenlegung" w:date="2025-12-12T19:01:00Z" w16du:dateUtc="2025-12-12T18:01:00Z"/>
                      <w:rFonts w:ascii="Arial" w:hAnsi="Arial" w:cs="Arial"/>
                    </w:rPr>
                  </w:pPr>
                  <w:ins w:id="661" w:author="zusammenlegung" w:date="2025-12-12T19:01:00Z" w16du:dateUtc="2025-12-12T18:01:00Z">
                    <w:r w:rsidRPr="00C673E9">
                      <w:rPr>
                        <w:rFonts w:ascii="Arial" w:hAnsi="Arial" w:cs="Arial"/>
                      </w:rPr>
                      <w:t>Nea</w:t>
                    </w:r>
                    <w:r w:rsidRPr="00C673E9">
                      <w:rPr>
                        <w:rFonts w:ascii="Arial" w:hAnsi="Arial" w:cs="Arial"/>
                      </w:rPr>
                      <w:lastRenderedPageBreak/>
                      <w:t>r work episodes</w:t>
                    </w:r>
                  </w:ins>
                </w:p>
              </w:tc>
              <w:tc>
                <w:tcPr>
                  <w:tcW w:w="7126" w:type="dxa"/>
                </w:tcPr>
                <w:p w14:paraId="55F7D7A8" w14:textId="77777777" w:rsidR="007C0A0D" w:rsidRPr="00C673E9" w:rsidRDefault="007C0A0D" w:rsidP="0047611C">
                  <w:pPr>
                    <w:jc w:val="center"/>
                    <w:rPr>
                      <w:ins w:id="662" w:author="zusammenlegung" w:date="2025-12-12T19:01:00Z" w16du:dateUtc="2025-12-12T18:01:00Z"/>
                      <w:rFonts w:ascii="Arial" w:hAnsi="Arial" w:cs="Arial"/>
                    </w:rPr>
                  </w:pPr>
                  <m:oMathPara>
                    <m:oMath>
                      <m:r>
                        <w:ins w:id="663" w:author="zusammenlegung" w:date="2025-12-12T19:01:00Z" w16du:dateUtc="2025-12-12T18:01:00Z">
                          <m:rPr>
                            <m:nor/>
                          </m:rPr>
                          <w:rPr>
                            <w:rFonts w:ascii="Arial" w:hAnsi="Arial" w:cs="Arial"/>
                          </w:rPr>
                          <w:lastRenderedPageBreak/>
                          <m:t>working distance</m:t>
                        </w:ins>
                      </m:r>
                      <m:r>
                        <w:ins w:id="664" w:author="zusammenlegung" w:date="2025-12-12T19:01:00Z" w16du:dateUtc="2025-12-12T18:01:00Z">
                          <m:rPr>
                            <m:sty m:val="p"/>
                          </m:rPr>
                          <w:rPr>
                            <w:rFonts w:ascii="Cambria Math" w:hAnsi="Cambria Math" w:cs="Arial"/>
                          </w:rPr>
                          <m:t>,[</m:t>
                        </w:ins>
                      </m:r>
                      <m:r>
                        <w:ins w:id="665" w:author="zusammenlegung" w:date="2025-12-12T19:01:00Z" w16du:dateUtc="2025-12-12T18:01:00Z">
                          <w:rPr>
                            <w:rFonts w:ascii="Cambria Math" w:hAnsi="Cambria Math" w:cs="Arial"/>
                          </w:rPr>
                          <m:t>20</m:t>
                        </w:ins>
                      </m:r>
                      <m:r>
                        <w:ins w:id="666" w:author="zusammenlegung" w:date="2025-12-12T19:01:00Z" w16du:dateUtc="2025-12-12T18:01:00Z">
                          <m:rPr>
                            <m:sty m:val="p"/>
                          </m:rPr>
                          <w:rPr>
                            <w:rFonts w:ascii="Cambria Math" w:hAnsi="Cambria Math" w:cs="Arial"/>
                          </w:rPr>
                          <m:t>,</m:t>
                        </w:ins>
                      </m:r>
                      <m:r>
                        <w:ins w:id="667" w:author="zusammenlegung" w:date="2025-12-12T19:01:00Z" w16du:dateUtc="2025-12-12T18:01:00Z">
                          <w:rPr>
                            <w:rFonts w:ascii="Cambria Math" w:hAnsi="Cambria Math" w:cs="Arial"/>
                          </w:rPr>
                          <m:t>60</m:t>
                        </w:ins>
                      </m:r>
                      <m:r>
                        <w:ins w:id="668" w:author="zusammenlegung" w:date="2025-12-12T19:01:00Z" w16du:dateUtc="2025-12-12T18:01:00Z">
                          <m:rPr>
                            <m:sty m:val="p"/>
                          </m:rPr>
                          <w:rPr>
                            <w:rFonts w:ascii="Cambria Math" w:hAnsi="Cambria Math" w:cs="Arial"/>
                          </w:rPr>
                          <m:t>)</m:t>
                        </w:ins>
                      </m:r>
                      <m:r>
                        <w:ins w:id="669" w:author="zusammenlegung" w:date="2025-12-12T19:01:00Z" w16du:dateUtc="2025-12-12T18:01:00Z">
                          <w:rPr>
                            <w:rFonts w:ascii="Cambria Math" w:hAnsi="Cambria Math" w:cs="Arial"/>
                          </w:rPr>
                          <m:t>cm</m:t>
                        </w:ins>
                      </m:r>
                      <m:r>
                        <w:ins w:id="670" w:author="zusammenlegung" w:date="2025-12-12T19:01:00Z" w16du:dateUtc="2025-12-12T18:01:00Z">
                          <m:rPr>
                            <m:sty m:val="p"/>
                          </m:rPr>
                          <w:rPr>
                            <w:rFonts w:ascii="Cambria Math" w:hAnsi="Cambria Math" w:cs="Arial"/>
                          </w:rPr>
                          <m:t>,</m:t>
                        </w:ins>
                      </m:r>
                    </m:oMath>
                  </m:oMathPara>
                </w:p>
                <w:p w14:paraId="20192B04" w14:textId="77777777" w:rsidR="007C0A0D" w:rsidRPr="00C673E9" w:rsidRDefault="007C0A0D" w:rsidP="0047611C">
                  <w:pPr>
                    <w:jc w:val="center"/>
                    <w:rPr>
                      <w:ins w:id="671" w:author="zusammenlegung" w:date="2025-12-12T19:01:00Z" w16du:dateUtc="2025-12-12T18:01:00Z"/>
                      <w:rFonts w:ascii="Arial" w:hAnsi="Arial" w:cs="Arial"/>
                    </w:rPr>
                  </w:pPr>
                  <m:oMathPara>
                    <m:oMath>
                      <m:sSub>
                        <m:sSubPr>
                          <m:ctrlPr>
                            <w:ins w:id="672" w:author="zusammenlegung" w:date="2025-12-12T19:01:00Z" w16du:dateUtc="2025-12-12T18:01:00Z">
                              <w:rPr>
                                <w:rFonts w:ascii="Cambria Math" w:hAnsi="Cambria Math" w:cs="Arial"/>
                              </w:rPr>
                            </w:ins>
                          </m:ctrlPr>
                        </m:sSubPr>
                        <m:e>
                          <m:r>
                            <w:ins w:id="673" w:author="zusammenlegung" w:date="2025-12-12T19:01:00Z" w16du:dateUtc="2025-12-12T18:01:00Z">
                              <w:rPr>
                                <w:rFonts w:ascii="Cambria Math" w:hAnsi="Cambria Math" w:cs="Arial"/>
                              </w:rPr>
                              <m:t>T</m:t>
                            </w:ins>
                          </m:r>
                        </m:e>
                        <m:sub>
                          <m:r>
                            <w:ins w:id="674" w:author="zusammenlegung" w:date="2025-12-12T19:01:00Z" w16du:dateUtc="2025-12-12T18:01:00Z">
                              <m:rPr>
                                <m:nor/>
                              </m:rPr>
                              <w:rPr>
                                <w:rFonts w:ascii="Arial" w:hAnsi="Arial" w:cs="Arial"/>
                              </w:rPr>
                              <m:t>interruptions</m:t>
                            </w:ins>
                          </m:r>
                        </m:sub>
                      </m:sSub>
                      <m:r>
                        <w:ins w:id="675" w:author="zusammenlegung" w:date="2025-12-12T19:01:00Z" w16du:dateUtc="2025-12-12T18:01:00Z">
                          <m:rPr>
                            <m:sty m:val="p"/>
                          </m:rPr>
                          <w:rPr>
                            <w:rFonts w:ascii="Cambria Math" w:hAnsi="Cambria Math" w:cs="Arial"/>
                          </w:rPr>
                          <m:t>≤</m:t>
                        </w:ins>
                      </m:r>
                      <m:r>
                        <w:ins w:id="676" w:author="zusammenlegung" w:date="2025-12-12T19:01:00Z" w16du:dateUtc="2025-12-12T18:01:00Z">
                          <w:rPr>
                            <w:rFonts w:ascii="Cambria Math" w:hAnsi="Cambria Math" w:cs="Arial"/>
                          </w:rPr>
                          <m:t>20seconds</m:t>
                        </w:ins>
                      </m:r>
                    </m:oMath>
                  </m:oMathPara>
                </w:p>
              </w:tc>
            </w:tr>
            <w:tr w:rsidR="007C0A0D" w:rsidRPr="00C673E9" w14:paraId="2D805D3D" w14:textId="77777777" w:rsidTr="00DF50B6">
              <w:trPr>
                <w:ins w:id="677" w:author="zusammenlegung" w:date="2025-12-12T19:01:00Z" w16du:dateUtc="2025-12-12T18:01:00Z"/>
              </w:trPr>
              <w:tc>
                <w:tcPr>
                  <w:tcW w:w="793" w:type="dxa"/>
                </w:tcPr>
                <w:p w14:paraId="45813EA0" w14:textId="77777777" w:rsidR="007C0A0D" w:rsidRPr="00C673E9" w:rsidRDefault="007C0A0D" w:rsidP="0047611C">
                  <w:pPr>
                    <w:pStyle w:val="Compact"/>
                    <w:jc w:val="center"/>
                    <w:rPr>
                      <w:ins w:id="678" w:author="zusammenlegung" w:date="2025-12-12T19:01:00Z" w16du:dateUtc="2025-12-12T18:01:00Z"/>
                      <w:rFonts w:ascii="Arial" w:hAnsi="Arial" w:cs="Arial"/>
                    </w:rPr>
                  </w:pPr>
                  <w:ins w:id="679" w:author="zusammenlegung" w:date="2025-12-12T19:01:00Z" w16du:dateUtc="2025-12-12T18:01:00Z">
                    <w:r w:rsidRPr="00C673E9">
                      <w:rPr>
                        <w:rFonts w:ascii="Arial" w:hAnsi="Arial" w:cs="Arial"/>
                      </w:rPr>
                      <w:lastRenderedPageBreak/>
                      <w:t>Ratio of daily near work</w:t>
                    </w:r>
                  </w:ins>
                </w:p>
              </w:tc>
              <w:tc>
                <w:tcPr>
                  <w:tcW w:w="7126" w:type="dxa"/>
                </w:tcPr>
                <w:p w14:paraId="0A4C55B3" w14:textId="77777777" w:rsidR="007C0A0D" w:rsidRPr="00C673E9" w:rsidRDefault="007C0A0D" w:rsidP="0047611C">
                  <w:pPr>
                    <w:pStyle w:val="Compact"/>
                    <w:jc w:val="center"/>
                    <w:rPr>
                      <w:ins w:id="680" w:author="zusammenlegung" w:date="2025-12-12T19:01:00Z" w16du:dateUtc="2025-12-12T18:01:00Z"/>
                      <w:rFonts w:ascii="Arial" w:hAnsi="Arial" w:cs="Arial"/>
                    </w:rPr>
                  </w:pPr>
                  <m:oMathPara>
                    <m:oMath>
                      <m:f>
                        <m:fPr>
                          <m:ctrlPr>
                            <w:ins w:id="681" w:author="zusammenlegung" w:date="2025-12-12T19:01:00Z" w16du:dateUtc="2025-12-12T18:01:00Z">
                              <w:rPr>
                                <w:rFonts w:ascii="Cambria Math" w:hAnsi="Cambria Math" w:cs="Arial"/>
                              </w:rPr>
                            </w:ins>
                          </m:ctrlPr>
                        </m:fPr>
                        <m:num>
                          <m:sSub>
                            <m:sSubPr>
                              <m:ctrlPr>
                                <w:ins w:id="682" w:author="zusammenlegung" w:date="2025-12-12T19:01:00Z" w16du:dateUtc="2025-12-12T18:01:00Z">
                                  <w:rPr>
                                    <w:rFonts w:ascii="Cambria Math" w:hAnsi="Cambria Math" w:cs="Arial"/>
                                  </w:rPr>
                                </w:ins>
                              </m:ctrlPr>
                            </m:sSubPr>
                            <m:e>
                              <m:r>
                                <w:ins w:id="683" w:author="zusammenlegung" w:date="2025-12-12T19:01:00Z" w16du:dateUtc="2025-12-12T18:01:00Z">
                                  <w:rPr>
                                    <w:rFonts w:ascii="Cambria Math" w:hAnsi="Cambria Math" w:cs="Arial"/>
                                  </w:rPr>
                                  <m:t>T</m:t>
                                </w:ins>
                              </m:r>
                            </m:e>
                            <m:sub>
                              <m:r>
                                <w:ins w:id="684" w:author="zusammenlegung" w:date="2025-12-12T19:01:00Z" w16du:dateUtc="2025-12-12T18:01:00Z">
                                  <m:rPr>
                                    <m:nor/>
                                  </m:rPr>
                                  <w:rPr>
                                    <w:rFonts w:ascii="Arial" w:hAnsi="Arial" w:cs="Arial"/>
                                  </w:rPr>
                                  <m:t>near work</m:t>
                                </w:ins>
                              </m:r>
                            </m:sub>
                          </m:sSub>
                        </m:num>
                        <m:den>
                          <m:sSub>
                            <m:sSubPr>
                              <m:ctrlPr>
                                <w:ins w:id="685" w:author="zusammenlegung" w:date="2025-12-12T19:01:00Z" w16du:dateUtc="2025-12-12T18:01:00Z">
                                  <w:rPr>
                                    <w:rFonts w:ascii="Cambria Math" w:hAnsi="Cambria Math" w:cs="Arial"/>
                                  </w:rPr>
                                </w:ins>
                              </m:ctrlPr>
                            </m:sSubPr>
                            <m:e>
                              <m:r>
                                <w:ins w:id="686" w:author="zusammenlegung" w:date="2025-12-12T19:01:00Z" w16du:dateUtc="2025-12-12T18:01:00Z">
                                  <w:rPr>
                                    <w:rFonts w:ascii="Cambria Math" w:hAnsi="Cambria Math" w:cs="Arial"/>
                                  </w:rPr>
                                  <m:t>T</m:t>
                                </w:ins>
                              </m:r>
                            </m:e>
                            <m:sub>
                              <m:r>
                                <w:ins w:id="687" w:author="zusammenlegung" w:date="2025-12-12T19:01:00Z" w16du:dateUtc="2025-12-12T18:01:00Z">
                                  <m:rPr>
                                    <m:nor/>
                                  </m:rPr>
                                  <w:rPr>
                                    <w:rFonts w:ascii="Arial" w:hAnsi="Arial" w:cs="Arial"/>
                                  </w:rPr>
                                  <m:t>total wear</m:t>
                                </w:ins>
                              </m:r>
                            </m:sub>
                          </m:sSub>
                        </m:den>
                      </m:f>
                    </m:oMath>
                  </m:oMathPara>
                </w:p>
              </w:tc>
            </w:tr>
            <w:tr w:rsidR="007C0A0D" w:rsidRPr="00C673E9" w14:paraId="22081D58" w14:textId="77777777" w:rsidTr="00DF50B6">
              <w:trPr>
                <w:ins w:id="688" w:author="zusammenlegung" w:date="2025-12-12T19:01:00Z" w16du:dateUtc="2025-12-12T18:01:00Z"/>
              </w:trPr>
              <w:tc>
                <w:tcPr>
                  <w:tcW w:w="793" w:type="dxa"/>
                </w:tcPr>
                <w:p w14:paraId="3085C341" w14:textId="77777777" w:rsidR="007C0A0D" w:rsidRPr="00C673E9" w:rsidRDefault="007C0A0D" w:rsidP="0047611C">
                  <w:pPr>
                    <w:pStyle w:val="Compact"/>
                    <w:jc w:val="center"/>
                    <w:rPr>
                      <w:ins w:id="689" w:author="zusammenlegung" w:date="2025-12-12T19:01:00Z" w16du:dateUtc="2025-12-12T18:01:00Z"/>
                      <w:rFonts w:ascii="Arial" w:hAnsi="Arial" w:cs="Arial"/>
                    </w:rPr>
                  </w:pPr>
                  <w:ins w:id="690" w:author="zusammenlegung" w:date="2025-12-12T19:01:00Z" w16du:dateUtc="2025-12-12T18:01:00Z">
                    <w:r w:rsidRPr="00C673E9">
                      <w:rPr>
                        <w:rFonts w:ascii="Arial" w:hAnsi="Arial" w:cs="Arial"/>
                      </w:rPr>
                      <w:t>Visual break</w:t>
                    </w:r>
                  </w:ins>
                </w:p>
              </w:tc>
              <w:tc>
                <w:tcPr>
                  <w:tcW w:w="7126" w:type="dxa"/>
                </w:tcPr>
                <w:p w14:paraId="16A06324" w14:textId="77777777" w:rsidR="007C0A0D" w:rsidRPr="00C673E9" w:rsidRDefault="007C0A0D" w:rsidP="0047611C">
                  <w:pPr>
                    <w:pStyle w:val="Compact"/>
                    <w:jc w:val="center"/>
                    <w:rPr>
                      <w:ins w:id="691" w:author="zusammenlegung" w:date="2025-12-12T19:01:00Z" w16du:dateUtc="2025-12-12T18:01:00Z"/>
                      <w:rFonts w:ascii="Arial" w:hAnsi="Arial" w:cs="Arial"/>
                    </w:rPr>
                  </w:pPr>
                  <w:ins w:id="692" w:author="zusammenlegung" w:date="2025-12-12T19:01:00Z" w16du:dateUtc="2025-12-12T18:01:00Z">
                    <w:r w:rsidRPr="00C673E9">
                      <w:rPr>
                        <w:rFonts w:ascii="Arial" w:hAnsi="Arial" w:cs="Arial"/>
                      </w:rPr>
                      <w:t>$\textrm{working distance} ≥ 100cm, \\ T_\textrm{duration} ≥ 20 seconds, \textrm{ }T_\textrm{previous episode} ≤ 20 minutes$</w:t>
                    </w:r>
                  </w:ins>
                </w:p>
              </w:tc>
            </w:tr>
            <w:tr w:rsidR="007C0A0D" w:rsidRPr="00C673E9" w14:paraId="25601EAF" w14:textId="77777777" w:rsidTr="00DF50B6">
              <w:trPr>
                <w:ins w:id="693" w:author="zusammenlegung" w:date="2025-12-12T19:01:00Z" w16du:dateUtc="2025-12-12T18:01:00Z"/>
              </w:trPr>
              <w:tc>
                <w:tcPr>
                  <w:tcW w:w="793" w:type="dxa"/>
                </w:tcPr>
                <w:p w14:paraId="2C5A7477" w14:textId="77777777" w:rsidR="007C0A0D" w:rsidRPr="00C673E9" w:rsidRDefault="007C0A0D" w:rsidP="0047611C">
                  <w:pPr>
                    <w:pStyle w:val="Compact"/>
                    <w:jc w:val="center"/>
                    <w:rPr>
                      <w:ins w:id="694" w:author="zusammenlegung" w:date="2025-12-12T19:01:00Z" w16du:dateUtc="2025-12-12T18:01:00Z"/>
                      <w:rFonts w:ascii="Arial" w:hAnsi="Arial" w:cs="Arial"/>
                    </w:rPr>
                  </w:pPr>
                  <w:ins w:id="695" w:author="zusammenlegung" w:date="2025-12-12T19:01:00Z" w16du:dateUtc="2025-12-12T18:01:00Z">
                    <w:r w:rsidRPr="00C673E9">
                      <w:rPr>
                        <w:rFonts w:ascii="Arial" w:hAnsi="Arial" w:cs="Arial"/>
                      </w:rPr>
                      <w:t>Outdo</w:t>
                    </w:r>
                    <w:r w:rsidRPr="00C673E9">
                      <w:rPr>
                        <w:rFonts w:ascii="Arial" w:hAnsi="Arial" w:cs="Arial"/>
                      </w:rPr>
                      <w:lastRenderedPageBreak/>
                      <w:t>or range</w:t>
                    </w:r>
                  </w:ins>
                </w:p>
              </w:tc>
              <w:tc>
                <w:tcPr>
                  <w:tcW w:w="7126" w:type="dxa"/>
                </w:tcPr>
                <w:p w14:paraId="2532B540" w14:textId="77777777" w:rsidR="007C0A0D" w:rsidRPr="00C673E9" w:rsidRDefault="007C0A0D" w:rsidP="0047611C">
                  <w:pPr>
                    <w:pStyle w:val="Compact"/>
                    <w:jc w:val="center"/>
                    <w:rPr>
                      <w:ins w:id="696" w:author="zusammenlegung" w:date="2025-12-12T19:01:00Z" w16du:dateUtc="2025-12-12T18:01:00Z"/>
                      <w:rFonts w:ascii="Arial" w:hAnsi="Arial" w:cs="Arial"/>
                    </w:rPr>
                  </w:pPr>
                  <w:ins w:id="697" w:author="zusammenlegung" w:date="2025-12-12T19:01:00Z" w16du:dateUtc="2025-12-12T18:01:00Z">
                    <w:r w:rsidRPr="00C673E9">
                      <w:rPr>
                        <w:rFonts w:ascii="Arial" w:hAnsi="Arial" w:cs="Arial"/>
                      </w:rPr>
                      <w:lastRenderedPageBreak/>
                      <w:t xml:space="preserve">$\textrm{illuminance}, {[1000,2000)lx \textrm{,  Outdoor bright} \\ </w:t>
                    </w:r>
                    <w:r w:rsidRPr="00C673E9">
                      <w:rPr>
                        <w:rFonts w:ascii="Arial" w:hAnsi="Arial" w:cs="Arial"/>
                      </w:rPr>
                      <w:lastRenderedPageBreak/>
                      <w:t>[2000,3000)lx \textrm{,  Outdoor very bright} \\ [3000, \infty) lx \textrm{,  Outdoor extremely bright}}$</w:t>
                    </w:r>
                  </w:ins>
                </w:p>
              </w:tc>
            </w:tr>
            <w:tr w:rsidR="007C0A0D" w:rsidRPr="00C673E9" w14:paraId="3EF00989" w14:textId="77777777" w:rsidTr="00DF50B6">
              <w:trPr>
                <w:ins w:id="698" w:author="zusammenlegung" w:date="2025-12-12T19:01:00Z" w16du:dateUtc="2025-12-12T18:01:00Z"/>
              </w:trPr>
              <w:tc>
                <w:tcPr>
                  <w:tcW w:w="793" w:type="dxa"/>
                </w:tcPr>
                <w:p w14:paraId="7385EF85" w14:textId="77777777" w:rsidR="007C0A0D" w:rsidRPr="00C673E9" w:rsidRDefault="007C0A0D" w:rsidP="0047611C">
                  <w:pPr>
                    <w:pStyle w:val="Compact"/>
                    <w:jc w:val="center"/>
                    <w:rPr>
                      <w:ins w:id="699" w:author="zusammenlegung" w:date="2025-12-12T19:01:00Z" w16du:dateUtc="2025-12-12T18:01:00Z"/>
                      <w:rFonts w:ascii="Arial" w:hAnsi="Arial" w:cs="Arial"/>
                    </w:rPr>
                  </w:pPr>
                  <w:ins w:id="700" w:author="zusammenlegung" w:date="2025-12-12T19:01:00Z" w16du:dateUtc="2025-12-12T18:01:00Z">
                    <w:r w:rsidRPr="00C673E9">
                      <w:rPr>
                        <w:rFonts w:ascii="Arial" w:hAnsi="Arial" w:cs="Arial"/>
                      </w:rPr>
                      <w:lastRenderedPageBreak/>
                      <w:t>Light exposure</w:t>
                    </w:r>
                    <w:r w:rsidRPr="00C673E9">
                      <w:rPr>
                        <w:rStyle w:val="Funotenzeichen"/>
                        <w:rFonts w:ascii="Arial" w:hAnsi="Arial" w:cs="Arial"/>
                      </w:rPr>
                      <w:footnoteReference w:id="4"/>
                    </w:r>
                  </w:ins>
                </w:p>
              </w:tc>
              <w:tc>
                <w:tcPr>
                  <w:tcW w:w="7126" w:type="dxa"/>
                </w:tcPr>
                <w:p w14:paraId="7442BA3F" w14:textId="77777777" w:rsidR="007C0A0D" w:rsidRPr="00C673E9" w:rsidRDefault="007C0A0D" w:rsidP="0047611C">
                  <w:pPr>
                    <w:pStyle w:val="Compact"/>
                    <w:jc w:val="center"/>
                    <w:rPr>
                      <w:ins w:id="702" w:author="zusammenlegung" w:date="2025-12-12T19:01:00Z" w16du:dateUtc="2025-12-12T18:01:00Z"/>
                      <w:rFonts w:ascii="Arial" w:hAnsi="Arial" w:cs="Arial"/>
                    </w:rPr>
                  </w:pPr>
                  <m:oMathPara>
                    <m:oMath>
                      <m:acc>
                        <m:accPr>
                          <m:chr m:val="‾"/>
                          <m:ctrlPr>
                            <w:ins w:id="703" w:author="zusammenlegung" w:date="2025-12-12T19:01:00Z" w16du:dateUtc="2025-12-12T18:01:00Z">
                              <w:rPr>
                                <w:rFonts w:ascii="Cambria Math" w:hAnsi="Cambria Math" w:cs="Arial"/>
                              </w:rPr>
                            </w:ins>
                          </m:ctrlPr>
                        </m:accPr>
                        <m:e>
                          <m:r>
                            <w:ins w:id="704" w:author="zusammenlegung" w:date="2025-12-12T19:01:00Z" w16du:dateUtc="2025-12-12T18:01:00Z">
                              <w:rPr>
                                <w:rFonts w:ascii="Cambria Math" w:hAnsi="Cambria Math" w:cs="Arial"/>
                              </w:rPr>
                              <m:t>illuminance</m:t>
                            </w:ins>
                          </m:r>
                        </m:e>
                      </m:acc>
                    </m:oMath>
                  </m:oMathPara>
                </w:p>
              </w:tc>
            </w:tr>
            <w:tr w:rsidR="007C0A0D" w:rsidRPr="00C673E9" w14:paraId="3D259E61" w14:textId="77777777" w:rsidTr="00DF50B6">
              <w:trPr>
                <w:ins w:id="705" w:author="zusammenlegung" w:date="2025-12-12T19:01:00Z" w16du:dateUtc="2025-12-12T18:01:00Z"/>
              </w:trPr>
              <w:tc>
                <w:tcPr>
                  <w:tcW w:w="793" w:type="dxa"/>
                </w:tcPr>
                <w:p w14:paraId="19AA8FFC" w14:textId="77777777" w:rsidR="007C0A0D" w:rsidRPr="00C673E9" w:rsidRDefault="007C0A0D" w:rsidP="0047611C">
                  <w:pPr>
                    <w:pStyle w:val="Compact"/>
                    <w:jc w:val="center"/>
                    <w:rPr>
                      <w:ins w:id="706" w:author="zusammenlegung" w:date="2025-12-12T19:01:00Z" w16du:dateUtc="2025-12-12T18:01:00Z"/>
                      <w:rFonts w:ascii="Arial" w:hAnsi="Arial" w:cs="Arial"/>
                    </w:rPr>
                  </w:pPr>
                  <w:ins w:id="707" w:author="zusammenlegung" w:date="2025-12-12T19:01:00Z" w16du:dateUtc="2025-12-12T18:01:00Z">
                    <w:r w:rsidRPr="00C673E9">
                      <w:rPr>
                        <w:rFonts w:ascii="Arial" w:hAnsi="Arial" w:cs="Arial"/>
                      </w:rPr>
                      <w:t>Spectral bands</w:t>
                    </w:r>
                  </w:ins>
                </w:p>
              </w:tc>
              <w:tc>
                <w:tcPr>
                  <w:tcW w:w="7126" w:type="dxa"/>
                </w:tcPr>
                <w:p w14:paraId="3F626767" w14:textId="77777777" w:rsidR="007C0A0D" w:rsidRPr="00C673E9" w:rsidRDefault="007C0A0D" w:rsidP="0047611C">
                  <w:pPr>
                    <w:pStyle w:val="Compact"/>
                    <w:jc w:val="center"/>
                    <w:rPr>
                      <w:ins w:id="708" w:author="zusammenlegung" w:date="2025-12-12T19:01:00Z" w16du:dateUtc="2025-12-12T18:01:00Z"/>
                      <w:rFonts w:ascii="Arial" w:hAnsi="Arial" w:cs="Arial"/>
                    </w:rPr>
                  </w:pPr>
                  <w:ins w:id="709" w:author="zusammenlegung" w:date="2025-12-12T19:01:00Z" w16du:dateUtc="2025-12-12T18:01:00Z">
                    <w:r w:rsidRPr="00C673E9">
                      <w:rPr>
                        <w:rFonts w:ascii="Arial" w:hAnsi="Arial" w:cs="Arial"/>
                      </w:rPr>
                      <w:t>$\textrm{spectral irradiance}, {[380,500]nm \textrm{,  short wavelength light} \\ [600, 780]nm \textrm{,  long wavelength light}}$</w:t>
                    </w:r>
                  </w:ins>
                </w:p>
              </w:tc>
            </w:tr>
            <w:tr w:rsidR="007C0A0D" w:rsidRPr="00C673E9" w14:paraId="6417D5AE" w14:textId="77777777" w:rsidTr="00DF50B6">
              <w:trPr>
                <w:ins w:id="710" w:author="zusammenlegung" w:date="2025-12-12T19:01:00Z" w16du:dateUtc="2025-12-12T18:01:00Z"/>
              </w:trPr>
              <w:tc>
                <w:tcPr>
                  <w:tcW w:w="793" w:type="dxa"/>
                </w:tcPr>
                <w:p w14:paraId="6739BF69" w14:textId="77777777" w:rsidR="007C0A0D" w:rsidRPr="00C673E9" w:rsidRDefault="007C0A0D" w:rsidP="0047611C">
                  <w:pPr>
                    <w:pStyle w:val="Compact"/>
                    <w:jc w:val="center"/>
                    <w:rPr>
                      <w:ins w:id="711" w:author="zusammenlegung" w:date="2025-12-12T19:01:00Z" w16du:dateUtc="2025-12-12T18:01:00Z"/>
                      <w:rFonts w:ascii="Arial" w:hAnsi="Arial" w:cs="Arial"/>
                    </w:rPr>
                  </w:pPr>
                  <w:ins w:id="712" w:author="zusammenlegung" w:date="2025-12-12T19:01:00Z" w16du:dateUtc="2025-12-12T18:01:00Z">
                    <w:r w:rsidRPr="00C673E9">
                      <w:rPr>
                        <w:rFonts w:ascii="Arial" w:hAnsi="Arial" w:cs="Arial"/>
                      </w:rPr>
                      <w:t xml:space="preserve">Ratio of </w:t>
                    </w:r>
                    <w:r w:rsidRPr="00C673E9">
                      <w:rPr>
                        <w:rFonts w:ascii="Arial" w:hAnsi="Arial" w:cs="Arial"/>
                      </w:rPr>
                      <w:lastRenderedPageBreak/>
                      <w:t>short vs. long wavelength light</w:t>
                    </w:r>
                  </w:ins>
                </w:p>
              </w:tc>
              <w:tc>
                <w:tcPr>
                  <w:tcW w:w="7126" w:type="dxa"/>
                </w:tcPr>
                <w:p w14:paraId="2D71069F" w14:textId="77777777" w:rsidR="007C0A0D" w:rsidRPr="00C673E9" w:rsidRDefault="007C0A0D" w:rsidP="0047611C">
                  <w:pPr>
                    <w:pStyle w:val="Compact"/>
                    <w:jc w:val="center"/>
                    <w:rPr>
                      <w:ins w:id="713" w:author="zusammenlegung" w:date="2025-12-12T19:01:00Z" w16du:dateUtc="2025-12-12T18:01:00Z"/>
                      <w:rFonts w:ascii="Arial" w:hAnsi="Arial" w:cs="Arial"/>
                    </w:rPr>
                  </w:pPr>
                  <m:oMathPara>
                    <m:oMath>
                      <m:f>
                        <m:fPr>
                          <m:ctrlPr>
                            <w:ins w:id="714" w:author="zusammenlegung" w:date="2025-12-12T19:01:00Z" w16du:dateUtc="2025-12-12T18:01:00Z">
                              <w:rPr>
                                <w:rFonts w:ascii="Cambria Math" w:hAnsi="Cambria Math" w:cs="Arial"/>
                              </w:rPr>
                            </w:ins>
                          </m:ctrlPr>
                        </m:fPr>
                        <m:num>
                          <m:sSub>
                            <m:sSubPr>
                              <m:ctrlPr>
                                <w:ins w:id="715" w:author="zusammenlegung" w:date="2025-12-12T19:01:00Z" w16du:dateUtc="2025-12-12T18:01:00Z">
                                  <w:rPr>
                                    <w:rFonts w:ascii="Cambria Math" w:hAnsi="Cambria Math" w:cs="Arial"/>
                                  </w:rPr>
                                </w:ins>
                              </m:ctrlPr>
                            </m:sSubPr>
                            <m:e>
                              <m:r>
                                <w:ins w:id="716" w:author="zusammenlegung" w:date="2025-12-12T19:01:00Z" w16du:dateUtc="2025-12-12T18:01:00Z">
                                  <w:rPr>
                                    <w:rFonts w:ascii="Cambria Math" w:hAnsi="Cambria Math" w:cs="Arial"/>
                                  </w:rPr>
                                  <m:t>E</m:t>
                                </w:ins>
                              </m:r>
                            </m:e>
                            <m:sub>
                              <m:r>
                                <w:ins w:id="717" w:author="zusammenlegung" w:date="2025-12-12T19:01:00Z" w16du:dateUtc="2025-12-12T18:01:00Z">
                                  <w:rPr>
                                    <w:rFonts w:ascii="Cambria Math" w:hAnsi="Cambria Math" w:cs="Arial"/>
                                  </w:rPr>
                                  <m:t>e</m:t>
                                </w:ins>
                              </m:r>
                              <m:r>
                                <w:ins w:id="718" w:author="zusammenlegung" w:date="2025-12-12T19:01:00Z" w16du:dateUtc="2025-12-12T18:01:00Z">
                                  <m:rPr>
                                    <m:nor/>
                                  </m:rPr>
                                  <w:rPr>
                                    <w:rFonts w:ascii="Arial" w:hAnsi="Arial" w:cs="Arial"/>
                                  </w:rPr>
                                  <m:t>,short wavelength</m:t>
                                </w:ins>
                              </m:r>
                            </m:sub>
                          </m:sSub>
                        </m:num>
                        <m:den>
                          <m:sSub>
                            <m:sSubPr>
                              <m:ctrlPr>
                                <w:ins w:id="719" w:author="zusammenlegung" w:date="2025-12-12T19:01:00Z" w16du:dateUtc="2025-12-12T18:01:00Z">
                                  <w:rPr>
                                    <w:rFonts w:ascii="Cambria Math" w:hAnsi="Cambria Math" w:cs="Arial"/>
                                  </w:rPr>
                                </w:ins>
                              </m:ctrlPr>
                            </m:sSubPr>
                            <m:e>
                              <m:r>
                                <w:ins w:id="720" w:author="zusammenlegung" w:date="2025-12-12T19:01:00Z" w16du:dateUtc="2025-12-12T18:01:00Z">
                                  <w:rPr>
                                    <w:rFonts w:ascii="Cambria Math" w:hAnsi="Cambria Math" w:cs="Arial"/>
                                  </w:rPr>
                                  <m:t>E</m:t>
                                </w:ins>
                              </m:r>
                            </m:e>
                            <m:sub>
                              <m:r>
                                <w:ins w:id="721" w:author="zusammenlegung" w:date="2025-12-12T19:01:00Z" w16du:dateUtc="2025-12-12T18:01:00Z">
                                  <w:rPr>
                                    <w:rFonts w:ascii="Cambria Math" w:hAnsi="Cambria Math" w:cs="Arial"/>
                                  </w:rPr>
                                  <m:t>e</m:t>
                                </w:ins>
                              </m:r>
                              <m:r>
                                <w:ins w:id="722" w:author="zusammenlegung" w:date="2025-12-12T19:01:00Z" w16du:dateUtc="2025-12-12T18:01:00Z">
                                  <m:rPr>
                                    <m:nor/>
                                  </m:rPr>
                                  <w:rPr>
                                    <w:rFonts w:ascii="Arial" w:hAnsi="Arial" w:cs="Arial"/>
                                  </w:rPr>
                                  <m:t>,long wavelength</m:t>
                                </w:ins>
                              </m:r>
                            </m:sub>
                          </m:sSub>
                        </m:den>
                      </m:f>
                    </m:oMath>
                  </m:oMathPara>
                </w:p>
              </w:tc>
            </w:tr>
            <w:bookmarkEnd w:id="559"/>
          </w:tbl>
          <w:p w14:paraId="016D5ED7" w14:textId="77777777" w:rsidR="007C0A0D" w:rsidRPr="00DF50B6" w:rsidRDefault="007C0A0D" w:rsidP="0047611C"/>
        </w:tc>
        <w:tc>
          <w:tcPr>
            <w:tcW w:w="6322" w:type="dxa"/>
            <w:cellDel w:id="723" w:author="zusammenlegung" w:date="2025-12-12T19:01:00Z"/>
          </w:tcPr>
          <w:p w14:paraId="7B133BF7" w14:textId="07E4BD3C" w:rsidR="00000000" w:rsidRDefault="00000000" w:rsidP="00EF17F7">
            <w:pPr>
              <w:rPr>
                <w:rFonts w:ascii="Arial" w:hAnsi="Arial"/>
                <w:sz w:val="20"/>
                <w:szCs w:val="20"/>
              </w:rPr>
            </w:pPr>
            <m:oMathPara>
              <m:oMath>
                <m:f>
                  <m:fPr>
                    <m:ctrlPr>
                      <w:del w:id="724" w:author="zusammenlegung" w:date="2025-12-12T19:01:00Z" w16du:dateUtc="2025-12-12T18:01:00Z">
                        <w:rPr>
                          <w:rFonts w:ascii="Cambria Math" w:hAnsi="Cambria Math"/>
                          <w:sz w:val="20"/>
                          <w:szCs w:val="20"/>
                        </w:rPr>
                      </w:del>
                    </m:ctrlPr>
                  </m:fPr>
                  <m:num>
                    <m:sSub>
                      <m:sSubPr>
                        <m:ctrlPr>
                          <w:del w:id="725" w:author="zusammenlegung" w:date="2025-12-12T19:01:00Z" w16du:dateUtc="2025-12-12T18:01:00Z">
                            <w:rPr>
                              <w:rFonts w:ascii="Cambria Math" w:hAnsi="Cambria Math"/>
                              <w:sz w:val="20"/>
                              <w:szCs w:val="20"/>
                            </w:rPr>
                          </w:del>
                        </m:ctrlPr>
                      </m:sSubPr>
                      <m:e>
                        <m:r>
                          <w:del w:id="726" w:author="zusammenlegung" w:date="2025-12-12T19:01:00Z" w16du:dateUtc="2025-12-12T18:01:00Z">
                            <w:rPr>
                              <w:rFonts w:ascii="Cambria Math" w:hAnsi="Cambria Math"/>
                              <w:sz w:val="20"/>
                              <w:szCs w:val="20"/>
                            </w:rPr>
                            <m:t>T</m:t>
                          </w:del>
                        </m:r>
                      </m:e>
                      <m:sub>
                        <m:r>
                          <w:del w:id="727" w:author="zusammenlegung" w:date="2025-12-12T19:01:00Z" w16du:dateUtc="2025-12-12T18:01:00Z">
                            <m:rPr>
                              <m:nor/>
                            </m:rPr>
                            <w:rPr>
                              <w:sz w:val="20"/>
                              <w:szCs w:val="20"/>
                            </w:rPr>
                            <m:t>near work</m:t>
                          </w:del>
                        </m:r>
                      </m:sub>
                    </m:sSub>
                  </m:num>
                  <m:den>
                    <m:sSub>
                      <m:sSubPr>
                        <m:ctrlPr>
                          <w:del w:id="728" w:author="zusammenlegung" w:date="2025-12-12T19:01:00Z" w16du:dateUtc="2025-12-12T18:01:00Z">
                            <w:rPr>
                              <w:rFonts w:ascii="Cambria Math" w:hAnsi="Cambria Math"/>
                              <w:sz w:val="20"/>
                              <w:szCs w:val="20"/>
                            </w:rPr>
                          </w:del>
                        </m:ctrlPr>
                      </m:sSubPr>
                      <m:e>
                        <m:r>
                          <w:del w:id="729" w:author="zusammenlegung" w:date="2025-12-12T19:01:00Z" w16du:dateUtc="2025-12-12T18:01:00Z">
                            <w:rPr>
                              <w:rFonts w:ascii="Cambria Math" w:hAnsi="Cambria Math"/>
                              <w:sz w:val="20"/>
                              <w:szCs w:val="20"/>
                            </w:rPr>
                            <m:t>T</m:t>
                          </w:del>
                        </m:r>
                      </m:e>
                      <m:sub>
                        <m:r>
                          <w:del w:id="730" w:author="zusammenlegung" w:date="2025-12-12T19:01:00Z" w16du:dateUtc="2025-12-12T18:01:00Z">
                            <m:rPr>
                              <m:nor/>
                            </m:rPr>
                            <w:rPr>
                              <w:sz w:val="20"/>
                              <w:szCs w:val="20"/>
                            </w:rPr>
                            <m:t>total wear</m:t>
                          </w:del>
                        </m:r>
                      </m:sub>
                    </m:sSub>
                  </m:den>
                </m:f>
              </m:oMath>
            </m:oMathPara>
          </w:p>
        </w:tc>
      </w:tr>
      <w:tr w:rsidR="000E570A" w:rsidRPr="00F055DD" w14:paraId="7BF41D9F" w14:textId="77777777" w:rsidTr="000E570A">
        <w:trPr>
          <w:del w:id="731" w:author="zusammenlegung" w:date="2025-12-12T19:01:00Z" w16du:dateUtc="2025-12-12T18:01:00Z"/>
        </w:trPr>
        <w:tc>
          <w:tcPr>
            <w:tcW w:w="2689" w:type="dxa"/>
          </w:tcPr>
          <w:p w14:paraId="58C35956" w14:textId="77777777" w:rsidR="000E570A" w:rsidRPr="00F055DD" w:rsidRDefault="000E570A" w:rsidP="00EF17F7">
            <w:pPr>
              <w:rPr>
                <w:del w:id="732" w:author="zusammenlegung" w:date="2025-12-12T19:01:00Z" w16du:dateUtc="2025-12-12T18:01:00Z"/>
                <w:sz w:val="20"/>
                <w:szCs w:val="20"/>
              </w:rPr>
            </w:pPr>
            <w:del w:id="733" w:author="zusammenlegung" w:date="2025-12-12T19:01:00Z" w16du:dateUtc="2025-12-12T18:01:00Z">
              <w:r w:rsidRPr="00F055DD">
                <w:rPr>
                  <w:sz w:val="20"/>
                  <w:szCs w:val="20"/>
                </w:rPr>
                <w:lastRenderedPageBreak/>
                <w:delText>Visual break</w:delText>
              </w:r>
            </w:del>
          </w:p>
        </w:tc>
        <w:tc>
          <w:tcPr>
            <w:tcW w:w="6322" w:type="dxa"/>
          </w:tcPr>
          <w:p w14:paraId="594717D9" w14:textId="77777777" w:rsidR="00B4640E" w:rsidRPr="00F055DD" w:rsidRDefault="00000000" w:rsidP="00EF17F7">
            <w:pPr>
              <w:rPr>
                <w:del w:id="734" w:author="zusammenlegung" w:date="2025-12-12T19:01:00Z" w16du:dateUtc="2025-12-12T18:01:00Z"/>
                <w:sz w:val="20"/>
                <w:szCs w:val="20"/>
              </w:rPr>
            </w:pPr>
            <m:oMathPara>
              <m:oMath>
                <m:sSub>
                  <m:sSubPr>
                    <m:ctrlPr>
                      <w:del w:id="735" w:author="zusammenlegung" w:date="2025-12-12T19:01:00Z" w16du:dateUtc="2025-12-12T18:01:00Z">
                        <w:rPr>
                          <w:rFonts w:ascii="Cambria Math" w:hAnsi="Cambria Math"/>
                          <w:sz w:val="20"/>
                          <w:szCs w:val="20"/>
                        </w:rPr>
                      </w:del>
                    </m:ctrlPr>
                  </m:sSubPr>
                  <m:e>
                    <m:r>
                      <w:del w:id="736" w:author="zusammenlegung" w:date="2025-12-12T19:01:00Z" w16du:dateUtc="2025-12-12T18:01:00Z">
                        <w:rPr>
                          <w:rFonts w:ascii="Cambria Math" w:hAnsi="Cambria Math"/>
                          <w:sz w:val="20"/>
                          <w:szCs w:val="20"/>
                        </w:rPr>
                        <m:t>T</m:t>
                      </w:del>
                    </m:r>
                  </m:e>
                  <m:sub>
                    <m:r>
                      <w:del w:id="737" w:author="zusammenlegung" w:date="2025-12-12T19:01:00Z" w16du:dateUtc="2025-12-12T18:01:00Z">
                        <m:rPr>
                          <m:nor/>
                        </m:rPr>
                        <w:rPr>
                          <w:sz w:val="20"/>
                          <w:szCs w:val="20"/>
                        </w:rPr>
                        <m:t>t</m:t>
                      </w:del>
                    </m:r>
                  </m:sub>
                </m:sSub>
                <m:r>
                  <w:del w:id="738" w:author="zusammenlegung" w:date="2025-12-12T19:01:00Z" w16du:dateUtc="2025-12-12T18:01:00Z">
                    <m:rPr>
                      <m:sty m:val="p"/>
                    </m:rPr>
                    <w:rPr>
                      <w:rFonts w:ascii="Cambria Math" w:hAnsi="Cambria Math"/>
                      <w:sz w:val="20"/>
                      <w:szCs w:val="20"/>
                    </w:rPr>
                    <m:t>=∑</m:t>
                  </w:del>
                </m:r>
                <m:d>
                  <m:dPr>
                    <m:ctrlPr>
                      <w:del w:id="739" w:author="zusammenlegung" w:date="2025-12-12T19:01:00Z" w16du:dateUtc="2025-12-12T18:01:00Z">
                        <w:rPr>
                          <w:rFonts w:ascii="Cambria Math" w:hAnsi="Cambria Math"/>
                          <w:sz w:val="20"/>
                          <w:szCs w:val="20"/>
                        </w:rPr>
                      </w:del>
                    </m:ctrlPr>
                  </m:dPr>
                  <m:e>
                    <m:r>
                      <w:del w:id="740" w:author="zusammenlegung" w:date="2025-12-12T19:01:00Z" w16du:dateUtc="2025-12-12T18:01:00Z">
                        <w:rPr>
                          <w:rFonts w:ascii="Cambria Math" w:hAnsi="Cambria Math"/>
                          <w:sz w:val="20"/>
                          <w:szCs w:val="20"/>
                        </w:rPr>
                        <m:t>t</m:t>
                      </w:del>
                    </m:r>
                  </m:e>
                </m:d>
                <m:r>
                  <w:del w:id="741" w:author="zusammenlegung" w:date="2025-12-12T19:01:00Z" w16du:dateUtc="2025-12-12T18:01:00Z">
                    <m:rPr>
                      <m:sty m:val="p"/>
                    </m:rPr>
                    <w:rPr>
                      <w:rFonts w:ascii="Cambria Math" w:hAnsi="Cambria Math"/>
                      <w:sz w:val="20"/>
                      <w:szCs w:val="20"/>
                    </w:rPr>
                    <m:t>*</m:t>
                  </w:del>
                </m:r>
                <m:r>
                  <w:del w:id="742" w:author="zusammenlegung" w:date="2025-12-12T19:01:00Z" w16du:dateUtc="2025-12-12T18:01:00Z">
                    <w:rPr>
                      <w:rFonts w:ascii="Cambria Math" w:hAnsi="Cambria Math"/>
                      <w:sz w:val="20"/>
                      <w:szCs w:val="20"/>
                    </w:rPr>
                    <m:t>dt</m:t>
                  </w:del>
                </m:r>
                <m:r>
                  <w:del w:id="743" w:author="zusammenlegung" w:date="2025-12-12T19:01:00Z" w16du:dateUtc="2025-12-12T18:01:00Z">
                    <m:rPr>
                      <m:sty m:val="p"/>
                    </m:rPr>
                    <w:rPr>
                      <w:rFonts w:ascii="Cambria Math" w:hAnsi="Cambria Math"/>
                      <w:sz w:val="20"/>
                      <w:szCs w:val="20"/>
                    </w:rPr>
                    <m:t>, where</m:t>
                  </w:del>
                </m:r>
              </m:oMath>
            </m:oMathPara>
          </w:p>
          <w:p w14:paraId="176AD758" w14:textId="77777777" w:rsidR="00B4640E" w:rsidRPr="00F055DD" w:rsidRDefault="00B4640E" w:rsidP="00EF17F7">
            <w:pPr>
              <w:rPr>
                <w:del w:id="744" w:author="zusammenlegung" w:date="2025-12-12T19:01:00Z" w16du:dateUtc="2025-12-12T18:01:00Z"/>
                <w:sz w:val="20"/>
                <w:szCs w:val="20"/>
              </w:rPr>
            </w:pPr>
            <m:oMathPara>
              <m:oMath>
                <m:r>
                  <w:del w:id="745" w:author="zusammenlegung" w:date="2025-12-12T19:01:00Z" w16du:dateUtc="2025-12-12T18:01:00Z">
                    <m:rPr>
                      <m:nor/>
                    </m:rPr>
                    <w:rPr>
                      <w:sz w:val="20"/>
                      <w:szCs w:val="20"/>
                    </w:rPr>
                    <m:t>working distance</m:t>
                  </w:del>
                </m:r>
                <m:r>
                  <w:del w:id="746" w:author="zusammenlegung" w:date="2025-12-12T19:01:00Z" w16du:dateUtc="2025-12-12T18:01:00Z">
                    <m:rPr>
                      <m:sty m:val="p"/>
                    </m:rPr>
                    <w:rPr>
                      <w:rFonts w:ascii="Cambria Math" w:hAnsi="Cambria Math"/>
                      <w:sz w:val="20"/>
                      <w:szCs w:val="20"/>
                    </w:rPr>
                    <m:t>≥100c</m:t>
                  </w:del>
                </m:r>
                <m:r>
                  <w:del w:id="747" w:author="zusammenlegung" w:date="2025-12-12T19:01:00Z" w16du:dateUtc="2025-12-12T18:01:00Z">
                    <w:rPr>
                      <w:rFonts w:ascii="Cambria Math" w:hAnsi="Cambria Math"/>
                      <w:sz w:val="20"/>
                      <w:szCs w:val="20"/>
                    </w:rPr>
                    <m:t>m</m:t>
                  </w:del>
                </m:r>
                <m:r>
                  <w:del w:id="748" w:author="zusammenlegung" w:date="2025-12-12T19:01:00Z" w16du:dateUtc="2025-12-12T18:01:00Z">
                    <m:rPr>
                      <m:sty m:val="p"/>
                    </m:rPr>
                    <w:rPr>
                      <w:rFonts w:ascii="Cambria Math" w:hAnsi="Cambria Math"/>
                      <w:sz w:val="20"/>
                      <w:szCs w:val="20"/>
                    </w:rPr>
                    <m:t>,</m:t>
                  </w:del>
                </m:r>
              </m:oMath>
            </m:oMathPara>
          </w:p>
          <w:p w14:paraId="78D419F1" w14:textId="77777777" w:rsidR="000E570A" w:rsidRPr="00F055DD" w:rsidRDefault="00000000" w:rsidP="00EF17F7">
            <w:pPr>
              <w:rPr>
                <w:del w:id="749" w:author="zusammenlegung" w:date="2025-12-12T19:01:00Z" w16du:dateUtc="2025-12-12T18:01:00Z"/>
                <w:sz w:val="20"/>
                <w:szCs w:val="20"/>
              </w:rPr>
            </w:pPr>
            <m:oMathPara>
              <m:oMath>
                <m:sSub>
                  <m:sSubPr>
                    <m:ctrlPr>
                      <w:del w:id="750" w:author="zusammenlegung" w:date="2025-12-12T19:01:00Z" w16du:dateUtc="2025-12-12T18:01:00Z">
                        <w:rPr>
                          <w:rFonts w:ascii="Cambria Math" w:hAnsi="Cambria Math"/>
                          <w:sz w:val="20"/>
                          <w:szCs w:val="20"/>
                        </w:rPr>
                      </w:del>
                    </m:ctrlPr>
                  </m:sSubPr>
                  <m:e>
                    <m:r>
                      <w:del w:id="751" w:author="zusammenlegung" w:date="2025-12-12T19:01:00Z" w16du:dateUtc="2025-12-12T18:01:00Z">
                        <w:rPr>
                          <w:rFonts w:ascii="Cambria Math" w:hAnsi="Cambria Math"/>
                          <w:sz w:val="20"/>
                          <w:szCs w:val="20"/>
                        </w:rPr>
                        <m:t>T</m:t>
                      </w:del>
                    </m:r>
                  </m:e>
                  <m:sub>
                    <m:r>
                      <w:del w:id="752" w:author="zusammenlegung" w:date="2025-12-12T19:01:00Z" w16du:dateUtc="2025-12-12T18:01:00Z">
                        <m:rPr>
                          <m:nor/>
                        </m:rPr>
                        <w:rPr>
                          <w:sz w:val="20"/>
                          <w:szCs w:val="20"/>
                        </w:rPr>
                        <m:t>t</m:t>
                      </w:del>
                    </m:r>
                  </m:sub>
                </m:sSub>
                <m:r>
                  <w:del w:id="753" w:author="zusammenlegung" w:date="2025-12-12T19:01:00Z" w16du:dateUtc="2025-12-12T18:01:00Z">
                    <m:rPr>
                      <m:sty m:val="p"/>
                    </m:rPr>
                    <w:rPr>
                      <w:rFonts w:ascii="Cambria Math" w:hAnsi="Cambria Math"/>
                      <w:sz w:val="20"/>
                      <w:szCs w:val="20"/>
                    </w:rPr>
                    <m:t>≥</m:t>
                  </w:del>
                </m:r>
                <m:r>
                  <w:del w:id="754" w:author="zusammenlegung" w:date="2025-12-12T19:01:00Z" w16du:dateUtc="2025-12-12T18:01:00Z">
                    <w:rPr>
                      <w:rFonts w:ascii="Cambria Math" w:hAnsi="Cambria Math"/>
                      <w:sz w:val="20"/>
                      <w:szCs w:val="20"/>
                    </w:rPr>
                    <m:t xml:space="preserve">20 </m:t>
                  </w:del>
                </m:r>
                <m:r>
                  <w:del w:id="755" w:author="zusammenlegung" w:date="2025-12-12T19:01:00Z" w16du:dateUtc="2025-12-12T18:01:00Z">
                    <m:rPr>
                      <m:nor/>
                    </m:rPr>
                    <w:rPr>
                      <w:sz w:val="20"/>
                      <w:szCs w:val="20"/>
                    </w:rPr>
                    <m:t>seconds</m:t>
                  </w:del>
                </m:r>
                <m:r>
                  <w:del w:id="756" w:author="zusammenlegung" w:date="2025-12-12T19:01:00Z" w16du:dateUtc="2025-12-12T18:01:00Z">
                    <m:rPr>
                      <m:sty m:val="p"/>
                    </m:rPr>
                    <w:rPr>
                      <w:rFonts w:ascii="Cambria Math" w:hAnsi="Cambria Math"/>
                      <w:sz w:val="20"/>
                      <w:szCs w:val="20"/>
                    </w:rPr>
                    <m:t>,</m:t>
                  </w:del>
                </m:r>
                <m:r>
                  <w:del w:id="757" w:author="zusammenlegung" w:date="2025-12-12T19:01:00Z" w16du:dateUtc="2025-12-12T18:01:00Z">
                    <m:rPr>
                      <m:nor/>
                    </m:rPr>
                    <w:rPr>
                      <w:sz w:val="20"/>
                      <w:szCs w:val="20"/>
                    </w:rPr>
                    <m:t xml:space="preserve"> </m:t>
                  </w:del>
                </m:r>
                <m:sSub>
                  <m:sSubPr>
                    <m:ctrlPr>
                      <w:del w:id="758" w:author="zusammenlegung" w:date="2025-12-12T19:01:00Z" w16du:dateUtc="2025-12-12T18:01:00Z">
                        <w:rPr>
                          <w:rFonts w:ascii="Cambria Math" w:hAnsi="Cambria Math"/>
                          <w:sz w:val="20"/>
                          <w:szCs w:val="20"/>
                        </w:rPr>
                      </w:del>
                    </m:ctrlPr>
                  </m:sSubPr>
                  <m:e>
                    <m:r>
                      <w:del w:id="759" w:author="zusammenlegung" w:date="2025-12-12T19:01:00Z" w16du:dateUtc="2025-12-12T18:01:00Z">
                        <w:rPr>
                          <w:rFonts w:ascii="Cambria Math" w:hAnsi="Cambria Math"/>
                          <w:sz w:val="20"/>
                          <w:szCs w:val="20"/>
                        </w:rPr>
                        <m:t>T</m:t>
                      </w:del>
                    </m:r>
                  </m:e>
                  <m:sub>
                    <m:r>
                      <w:del w:id="760" w:author="zusammenlegung" w:date="2025-12-12T19:01:00Z" w16du:dateUtc="2025-12-12T18:01:00Z">
                        <w:rPr>
                          <w:rFonts w:ascii="Cambria Math" w:hAnsi="Cambria Math"/>
                          <w:sz w:val="20"/>
                          <w:szCs w:val="20"/>
                        </w:rPr>
                        <m:t xml:space="preserve">t-1 </m:t>
                      </w:del>
                    </m:r>
                    <m:d>
                      <m:dPr>
                        <m:ctrlPr>
                          <w:del w:id="761" w:author="zusammenlegung" w:date="2025-12-12T19:01:00Z" w16du:dateUtc="2025-12-12T18:01:00Z">
                            <w:rPr>
                              <w:rFonts w:ascii="Cambria Math" w:hAnsi="Cambria Math"/>
                              <w:i/>
                              <w:sz w:val="20"/>
                              <w:szCs w:val="20"/>
                            </w:rPr>
                          </w:del>
                        </m:ctrlPr>
                      </m:dPr>
                      <m:e>
                        <m:r>
                          <w:del w:id="762" w:author="zusammenlegung" w:date="2025-12-12T19:01:00Z" w16du:dateUtc="2025-12-12T18:01:00Z">
                            <m:rPr>
                              <m:nor/>
                            </m:rPr>
                            <w:rPr>
                              <w:sz w:val="20"/>
                              <w:szCs w:val="20"/>
                            </w:rPr>
                            <m:t>working distance</m:t>
                          </w:del>
                        </m:r>
                        <m:r>
                          <w:del w:id="763" w:author="zusammenlegung" w:date="2025-12-12T19:01:00Z" w16du:dateUtc="2025-12-12T18:01:00Z">
                            <w:rPr>
                              <w:rFonts w:ascii="Cambria Math" w:hAnsi="Cambria Math"/>
                              <w:sz w:val="20"/>
                              <w:szCs w:val="20"/>
                            </w:rPr>
                            <m:t>&lt;100cm</m:t>
                          </w:del>
                        </m:r>
                      </m:e>
                    </m:d>
                  </m:sub>
                </m:sSub>
                <m:r>
                  <w:del w:id="764" w:author="zusammenlegung" w:date="2025-12-12T19:01:00Z" w16du:dateUtc="2025-12-12T18:01:00Z">
                    <m:rPr>
                      <m:sty m:val="p"/>
                    </m:rPr>
                    <w:rPr>
                      <w:rFonts w:ascii="Cambria Math" w:hAnsi="Cambria Math"/>
                      <w:sz w:val="20"/>
                      <w:szCs w:val="20"/>
                    </w:rPr>
                    <m:t>≤</m:t>
                  </w:del>
                </m:r>
                <m:r>
                  <w:del w:id="765" w:author="zusammenlegung" w:date="2025-12-12T19:01:00Z" w16du:dateUtc="2025-12-12T18:01:00Z">
                    <w:rPr>
                      <w:rFonts w:ascii="Cambria Math" w:hAnsi="Cambria Math"/>
                      <w:sz w:val="20"/>
                      <w:szCs w:val="20"/>
                    </w:rPr>
                    <m:t xml:space="preserve">20 </m:t>
                  </w:del>
                </m:r>
                <m:r>
                  <w:del w:id="766" w:author="zusammenlegung" w:date="2025-12-12T19:01:00Z" w16du:dateUtc="2025-12-12T18:01:00Z">
                    <m:rPr>
                      <m:nor/>
                    </m:rPr>
                    <w:rPr>
                      <w:sz w:val="20"/>
                      <w:szCs w:val="20"/>
                    </w:rPr>
                    <m:t>minutes</m:t>
                  </w:del>
                </m:r>
              </m:oMath>
            </m:oMathPara>
          </w:p>
        </w:tc>
      </w:tr>
      <w:tr w:rsidR="000E570A" w:rsidRPr="00F055DD" w14:paraId="14593BD1" w14:textId="77777777" w:rsidTr="000E570A">
        <w:trPr>
          <w:del w:id="767" w:author="zusammenlegung" w:date="2025-12-12T19:01:00Z" w16du:dateUtc="2025-12-12T18:01:00Z"/>
        </w:trPr>
        <w:tc>
          <w:tcPr>
            <w:tcW w:w="2689" w:type="dxa"/>
          </w:tcPr>
          <w:p w14:paraId="5F214C54" w14:textId="77777777" w:rsidR="000E570A" w:rsidRPr="00F055DD" w:rsidRDefault="000E570A" w:rsidP="00EF17F7">
            <w:pPr>
              <w:rPr>
                <w:del w:id="768" w:author="zusammenlegung" w:date="2025-12-12T19:01:00Z" w16du:dateUtc="2025-12-12T18:01:00Z"/>
                <w:sz w:val="20"/>
                <w:szCs w:val="20"/>
              </w:rPr>
            </w:pPr>
            <w:del w:id="769" w:author="zusammenlegung" w:date="2025-12-12T19:01:00Z" w16du:dateUtc="2025-12-12T18:01:00Z">
              <w:r w:rsidRPr="00F055DD">
                <w:rPr>
                  <w:sz w:val="20"/>
                  <w:szCs w:val="20"/>
                </w:rPr>
                <w:delText>Outdoor range</w:delText>
              </w:r>
            </w:del>
          </w:p>
        </w:tc>
        <w:tc>
          <w:tcPr>
            <w:tcW w:w="6322" w:type="dxa"/>
          </w:tcPr>
          <w:p w14:paraId="1B7A1E31" w14:textId="77777777" w:rsidR="00792645" w:rsidRPr="00F055DD" w:rsidRDefault="00792645" w:rsidP="00EF17F7">
            <w:pPr>
              <w:rPr>
                <w:del w:id="770" w:author="zusammenlegung" w:date="2025-12-12T19:01:00Z" w16du:dateUtc="2025-12-12T18:01:00Z"/>
                <w:sz w:val="20"/>
                <w:szCs w:val="20"/>
              </w:rPr>
            </w:pPr>
            <m:oMathPara>
              <m:oMath>
                <m:r>
                  <w:del w:id="771" w:author="zusammenlegung" w:date="2025-12-12T19:01:00Z" w16du:dateUtc="2025-12-12T18:01:00Z">
                    <m:rPr>
                      <m:nor/>
                    </m:rPr>
                    <w:rPr>
                      <w:sz w:val="20"/>
                      <w:szCs w:val="20"/>
                    </w:rPr>
                    <m:t>illuminance</m:t>
                  </w:del>
                </m:r>
                <m:r>
                  <w:del w:id="772" w:author="zusammenlegung" w:date="2025-12-12T19:01:00Z" w16du:dateUtc="2025-12-12T18:01:00Z">
                    <m:rPr>
                      <m:sty m:val="p"/>
                    </m:rPr>
                    <w:rPr>
                      <w:rFonts w:ascii="Cambria Math" w:hAnsi="Cambria Math"/>
                      <w:sz w:val="20"/>
                      <w:szCs w:val="20"/>
                    </w:rPr>
                    <m:t>,</m:t>
                  </w:del>
                </m:r>
              </m:oMath>
            </m:oMathPara>
          </w:p>
          <w:p w14:paraId="36E4F1F4" w14:textId="77777777" w:rsidR="00792645" w:rsidRPr="00F055DD" w:rsidRDefault="00000000" w:rsidP="00EF17F7">
            <w:pPr>
              <w:rPr>
                <w:del w:id="773" w:author="zusammenlegung" w:date="2025-12-12T19:01:00Z" w16du:dateUtc="2025-12-12T18:01:00Z"/>
                <w:sz w:val="20"/>
                <w:szCs w:val="20"/>
              </w:rPr>
            </w:pPr>
            <m:oMathPara>
              <m:oMathParaPr>
                <m:jc m:val="center"/>
              </m:oMathParaPr>
              <m:oMath>
                <m:d>
                  <m:dPr>
                    <m:begChr m:val="["/>
                    <m:ctrlPr>
                      <w:del w:id="774" w:author="zusammenlegung" w:date="2025-12-12T19:01:00Z" w16du:dateUtc="2025-12-12T18:01:00Z">
                        <w:rPr>
                          <w:rFonts w:ascii="Cambria Math" w:hAnsi="Cambria Math"/>
                          <w:sz w:val="20"/>
                          <w:szCs w:val="20"/>
                        </w:rPr>
                      </w:del>
                    </m:ctrlPr>
                  </m:dPr>
                  <m:e>
                    <m:r>
                      <w:del w:id="775" w:author="zusammenlegung" w:date="2025-12-12T19:01:00Z" w16du:dateUtc="2025-12-12T18:01:00Z">
                        <w:rPr>
                          <w:rFonts w:ascii="Cambria Math" w:hAnsi="Cambria Math"/>
                          <w:sz w:val="20"/>
                          <w:szCs w:val="20"/>
                        </w:rPr>
                        <m:t>1000</m:t>
                      </w:del>
                    </m:r>
                    <m:r>
                      <w:del w:id="776" w:author="zusammenlegung" w:date="2025-12-12T19:01:00Z" w16du:dateUtc="2025-12-12T18:01:00Z">
                        <m:rPr>
                          <m:sty m:val="p"/>
                        </m:rPr>
                        <w:rPr>
                          <w:rFonts w:ascii="Cambria Math" w:hAnsi="Cambria Math"/>
                          <w:sz w:val="20"/>
                          <w:szCs w:val="20"/>
                        </w:rPr>
                        <m:t>,</m:t>
                      </w:del>
                    </m:r>
                    <m:r>
                      <w:del w:id="777" w:author="zusammenlegung" w:date="2025-12-12T19:01:00Z" w16du:dateUtc="2025-12-12T18:01:00Z">
                        <w:rPr>
                          <w:rFonts w:ascii="Cambria Math" w:hAnsi="Cambria Math"/>
                          <w:sz w:val="20"/>
                          <w:szCs w:val="20"/>
                        </w:rPr>
                        <m:t>2000</m:t>
                      </w:del>
                    </m:r>
                  </m:e>
                </m:d>
                <m:r>
                  <w:del w:id="778" w:author="zusammenlegung" w:date="2025-12-12T19:01:00Z" w16du:dateUtc="2025-12-12T18:01:00Z">
                    <w:rPr>
                      <w:rFonts w:ascii="Cambria Math" w:hAnsi="Cambria Math"/>
                      <w:sz w:val="20"/>
                      <w:szCs w:val="20"/>
                    </w:rPr>
                    <m:t xml:space="preserve">lx, </m:t>
                  </w:del>
                </m:r>
                <m:r>
                  <w:del w:id="779" w:author="zusammenlegung" w:date="2025-12-12T19:01:00Z" w16du:dateUtc="2025-12-12T18:01:00Z">
                    <m:rPr>
                      <m:nor/>
                    </m:rPr>
                    <w:rPr>
                      <w:sz w:val="20"/>
                      <w:szCs w:val="20"/>
                    </w:rPr>
                    <m:t>Outdoor bright</m:t>
                  </w:del>
                </m:r>
              </m:oMath>
            </m:oMathPara>
          </w:p>
          <w:p w14:paraId="0822E14E" w14:textId="77777777" w:rsidR="00792645" w:rsidRPr="00F055DD" w:rsidRDefault="00000000" w:rsidP="00EF17F7">
            <w:pPr>
              <w:rPr>
                <w:del w:id="780" w:author="zusammenlegung" w:date="2025-12-12T19:01:00Z" w16du:dateUtc="2025-12-12T18:01:00Z"/>
                <w:sz w:val="20"/>
                <w:szCs w:val="20"/>
              </w:rPr>
            </w:pPr>
            <m:oMathPara>
              <m:oMathParaPr>
                <m:jc m:val="center"/>
              </m:oMathParaPr>
              <m:oMath>
                <m:d>
                  <m:dPr>
                    <m:begChr m:val="["/>
                    <m:ctrlPr>
                      <w:del w:id="781" w:author="zusammenlegung" w:date="2025-12-12T19:01:00Z" w16du:dateUtc="2025-12-12T18:01:00Z">
                        <w:rPr>
                          <w:rFonts w:ascii="Cambria Math" w:hAnsi="Cambria Math"/>
                          <w:sz w:val="20"/>
                          <w:szCs w:val="20"/>
                        </w:rPr>
                      </w:del>
                    </m:ctrlPr>
                  </m:dPr>
                  <m:e>
                    <m:r>
                      <w:del w:id="782" w:author="zusammenlegung" w:date="2025-12-12T19:01:00Z" w16du:dateUtc="2025-12-12T18:01:00Z">
                        <w:rPr>
                          <w:rFonts w:ascii="Cambria Math" w:hAnsi="Cambria Math"/>
                          <w:sz w:val="20"/>
                          <w:szCs w:val="20"/>
                        </w:rPr>
                        <m:t>2000</m:t>
                      </w:del>
                    </m:r>
                    <m:r>
                      <w:del w:id="783" w:author="zusammenlegung" w:date="2025-12-12T19:01:00Z" w16du:dateUtc="2025-12-12T18:01:00Z">
                        <m:rPr>
                          <m:sty m:val="p"/>
                        </m:rPr>
                        <w:rPr>
                          <w:rFonts w:ascii="Cambria Math" w:hAnsi="Cambria Math"/>
                          <w:sz w:val="20"/>
                          <w:szCs w:val="20"/>
                        </w:rPr>
                        <m:t>,</m:t>
                      </w:del>
                    </m:r>
                    <m:r>
                      <w:del w:id="784" w:author="zusammenlegung" w:date="2025-12-12T19:01:00Z" w16du:dateUtc="2025-12-12T18:01:00Z">
                        <w:rPr>
                          <w:rFonts w:ascii="Cambria Math" w:hAnsi="Cambria Math"/>
                          <w:sz w:val="20"/>
                          <w:szCs w:val="20"/>
                        </w:rPr>
                        <m:t>3000</m:t>
                      </w:del>
                    </m:r>
                  </m:e>
                </m:d>
                <m:r>
                  <w:del w:id="785" w:author="zusammenlegung" w:date="2025-12-12T19:01:00Z" w16du:dateUtc="2025-12-12T18:01:00Z">
                    <w:rPr>
                      <w:rFonts w:ascii="Cambria Math" w:hAnsi="Cambria Math"/>
                      <w:sz w:val="20"/>
                      <w:szCs w:val="20"/>
                    </w:rPr>
                    <m:t xml:space="preserve">lx, </m:t>
                  </w:del>
                </m:r>
                <m:r>
                  <w:del w:id="786" w:author="zusammenlegung" w:date="2025-12-12T19:01:00Z" w16du:dateUtc="2025-12-12T18:01:00Z">
                    <m:rPr>
                      <m:nor/>
                    </m:rPr>
                    <w:rPr>
                      <w:sz w:val="20"/>
                      <w:szCs w:val="20"/>
                    </w:rPr>
                    <m:t>Outdoor very bright</m:t>
                  </w:del>
                </m:r>
              </m:oMath>
            </m:oMathPara>
          </w:p>
          <w:p w14:paraId="3D2A21A3" w14:textId="77777777" w:rsidR="000E570A" w:rsidRPr="00F055DD" w:rsidRDefault="00000000" w:rsidP="00EF17F7">
            <w:pPr>
              <w:rPr>
                <w:del w:id="787" w:author="zusammenlegung" w:date="2025-12-12T19:01:00Z" w16du:dateUtc="2025-12-12T18:01:00Z"/>
                <w:sz w:val="20"/>
                <w:szCs w:val="20"/>
              </w:rPr>
            </w:pPr>
            <m:oMathPara>
              <m:oMath>
                <m:d>
                  <m:dPr>
                    <m:begChr m:val="["/>
                    <m:ctrlPr>
                      <w:del w:id="788" w:author="zusammenlegung" w:date="2025-12-12T19:01:00Z" w16du:dateUtc="2025-12-12T18:01:00Z">
                        <w:rPr>
                          <w:rFonts w:ascii="Cambria Math" w:hAnsi="Cambria Math"/>
                          <w:sz w:val="20"/>
                          <w:szCs w:val="20"/>
                        </w:rPr>
                      </w:del>
                    </m:ctrlPr>
                  </m:dPr>
                  <m:e>
                    <m:r>
                      <w:del w:id="789" w:author="zusammenlegung" w:date="2025-12-12T19:01:00Z" w16du:dateUtc="2025-12-12T18:01:00Z">
                        <w:rPr>
                          <w:rFonts w:ascii="Cambria Math" w:hAnsi="Cambria Math"/>
                          <w:sz w:val="20"/>
                          <w:szCs w:val="20"/>
                        </w:rPr>
                        <m:t>3000</m:t>
                      </w:del>
                    </m:r>
                    <m:r>
                      <w:del w:id="790" w:author="zusammenlegung" w:date="2025-12-12T19:01:00Z" w16du:dateUtc="2025-12-12T18:01:00Z">
                        <m:rPr>
                          <m:sty m:val="p"/>
                        </m:rPr>
                        <w:rPr>
                          <w:rFonts w:ascii="Cambria Math" w:hAnsi="Cambria Math"/>
                          <w:sz w:val="20"/>
                          <w:szCs w:val="20"/>
                        </w:rPr>
                        <m:t>,</m:t>
                      </w:del>
                    </m:r>
                    <m:r>
                      <w:del w:id="791" w:author="zusammenlegung" w:date="2025-12-12T19:01:00Z" w16du:dateUtc="2025-12-12T18:01:00Z">
                        <m:rPr>
                          <m:sty m:val="p"/>
                        </m:rPr>
                        <w:rPr>
                          <w:rFonts w:ascii="Cambria Math" w:hAnsi="Cambria Math"/>
                          <w:color w:val="373A3C"/>
                          <w:sz w:val="20"/>
                          <w:szCs w:val="20"/>
                          <w:shd w:val="clear" w:color="auto" w:fill="FFFFFF"/>
                        </w:rPr>
                        <m:t>∞</m:t>
                      </w:del>
                    </m:r>
                  </m:e>
                </m:d>
                <m:r>
                  <w:del w:id="792" w:author="zusammenlegung" w:date="2025-12-12T19:01:00Z" w16du:dateUtc="2025-12-12T18:01:00Z">
                    <w:rPr>
                      <w:rFonts w:ascii="Cambria Math" w:hAnsi="Cambria Math"/>
                      <w:sz w:val="20"/>
                      <w:szCs w:val="20"/>
                    </w:rPr>
                    <m:t xml:space="preserve">lx, </m:t>
                  </w:del>
                </m:r>
                <m:r>
                  <w:del w:id="793" w:author="zusammenlegung" w:date="2025-12-12T19:01:00Z" w16du:dateUtc="2025-12-12T18:01:00Z">
                    <m:rPr>
                      <m:nor/>
                    </m:rPr>
                    <w:rPr>
                      <w:sz w:val="20"/>
                      <w:szCs w:val="20"/>
                    </w:rPr>
                    <m:t>Outdoor extremely bright</m:t>
                  </w:del>
                </m:r>
              </m:oMath>
            </m:oMathPara>
          </w:p>
        </w:tc>
      </w:tr>
      <w:tr w:rsidR="000E570A" w:rsidRPr="00F055DD" w14:paraId="4DD60992" w14:textId="77777777" w:rsidTr="000E570A">
        <w:trPr>
          <w:del w:id="794" w:author="zusammenlegung" w:date="2025-12-12T19:01:00Z" w16du:dateUtc="2025-12-12T18:01:00Z"/>
        </w:trPr>
        <w:tc>
          <w:tcPr>
            <w:tcW w:w="2689" w:type="dxa"/>
          </w:tcPr>
          <w:p w14:paraId="3E586CFC" w14:textId="77777777" w:rsidR="000E570A" w:rsidRPr="00F055DD" w:rsidRDefault="000E570A" w:rsidP="00EF17F7">
            <w:pPr>
              <w:rPr>
                <w:del w:id="795" w:author="zusammenlegung" w:date="2025-12-12T19:01:00Z" w16du:dateUtc="2025-12-12T18:01:00Z"/>
                <w:sz w:val="20"/>
                <w:szCs w:val="20"/>
              </w:rPr>
            </w:pPr>
            <w:del w:id="796" w:author="zusammenlegung" w:date="2025-12-12T19:01:00Z" w16du:dateUtc="2025-12-12T18:01:00Z">
              <w:r w:rsidRPr="00F055DD">
                <w:rPr>
                  <w:sz w:val="20"/>
                  <w:szCs w:val="20"/>
                </w:rPr>
                <w:delText>Light exposure</w:delText>
              </w:r>
              <w:r w:rsidR="00B4640E" w:rsidRPr="00F055DD">
                <w:rPr>
                  <w:sz w:val="20"/>
                  <w:szCs w:val="20"/>
                  <w:vertAlign w:val="superscript"/>
                </w:rPr>
                <w:delText>1</w:delText>
              </w:r>
            </w:del>
          </w:p>
        </w:tc>
        <w:tc>
          <w:tcPr>
            <w:tcW w:w="6322" w:type="dxa"/>
          </w:tcPr>
          <w:p w14:paraId="6159D1E4" w14:textId="77777777" w:rsidR="000E570A" w:rsidRPr="00F055DD" w:rsidRDefault="00000000" w:rsidP="00EF17F7">
            <w:pPr>
              <w:rPr>
                <w:del w:id="797" w:author="zusammenlegung" w:date="2025-12-12T19:01:00Z" w16du:dateUtc="2025-12-12T18:01:00Z"/>
                <w:sz w:val="20"/>
                <w:szCs w:val="20"/>
              </w:rPr>
            </w:pPr>
            <m:oMathPara>
              <m:oMath>
                <m:acc>
                  <m:accPr>
                    <m:chr m:val="‾"/>
                    <m:ctrlPr>
                      <w:del w:id="798" w:author="zusammenlegung" w:date="2025-12-12T19:01:00Z" w16du:dateUtc="2025-12-12T18:01:00Z">
                        <w:rPr>
                          <w:rFonts w:ascii="Cambria Math" w:hAnsi="Cambria Math"/>
                          <w:sz w:val="20"/>
                          <w:szCs w:val="20"/>
                        </w:rPr>
                      </w:del>
                    </m:ctrlPr>
                  </m:accPr>
                  <m:e>
                    <m:r>
                      <w:del w:id="799" w:author="zusammenlegung" w:date="2025-12-12T19:01:00Z" w16du:dateUtc="2025-12-12T18:01:00Z">
                        <w:rPr>
                          <w:rFonts w:ascii="Cambria Math" w:hAnsi="Cambria Math"/>
                          <w:sz w:val="20"/>
                          <w:szCs w:val="20"/>
                        </w:rPr>
                        <m:t>Illuminance</m:t>
                      </w:del>
                    </m:r>
                  </m:e>
                </m:acc>
              </m:oMath>
            </m:oMathPara>
          </w:p>
        </w:tc>
      </w:tr>
      <w:tr w:rsidR="000E570A" w:rsidRPr="00F055DD" w14:paraId="6E908356" w14:textId="77777777" w:rsidTr="000E570A">
        <w:trPr>
          <w:del w:id="800" w:author="zusammenlegung" w:date="2025-12-12T19:01:00Z" w16du:dateUtc="2025-12-12T18:01:00Z"/>
        </w:trPr>
        <w:tc>
          <w:tcPr>
            <w:tcW w:w="2689" w:type="dxa"/>
          </w:tcPr>
          <w:p w14:paraId="2739F58A" w14:textId="77777777" w:rsidR="000E570A" w:rsidRPr="00F055DD" w:rsidRDefault="000E570A" w:rsidP="00EF17F7">
            <w:pPr>
              <w:rPr>
                <w:del w:id="801" w:author="zusammenlegung" w:date="2025-12-12T19:01:00Z" w16du:dateUtc="2025-12-12T18:01:00Z"/>
                <w:sz w:val="20"/>
                <w:szCs w:val="20"/>
              </w:rPr>
            </w:pPr>
            <w:del w:id="802" w:author="zusammenlegung" w:date="2025-12-12T19:01:00Z" w16du:dateUtc="2025-12-12T18:01:00Z">
              <w:r w:rsidRPr="00F055DD">
                <w:rPr>
                  <w:sz w:val="20"/>
                  <w:szCs w:val="20"/>
                </w:rPr>
                <w:delText>Spectral bands</w:delText>
              </w:r>
            </w:del>
          </w:p>
        </w:tc>
        <w:tc>
          <w:tcPr>
            <w:tcW w:w="6322" w:type="dxa"/>
          </w:tcPr>
          <w:p w14:paraId="758D7E41" w14:textId="77777777" w:rsidR="00FF0803" w:rsidRPr="00F055DD" w:rsidRDefault="00FF0803" w:rsidP="00EF17F7">
            <w:pPr>
              <w:rPr>
                <w:del w:id="803" w:author="zusammenlegung" w:date="2025-12-12T19:01:00Z" w16du:dateUtc="2025-12-12T18:01:00Z"/>
                <w:sz w:val="20"/>
                <w:szCs w:val="20"/>
              </w:rPr>
            </w:pPr>
            <m:oMathPara>
              <m:oMath>
                <m:r>
                  <w:del w:id="804" w:author="zusammenlegung" w:date="2025-12-12T19:01:00Z" w16du:dateUtc="2025-12-12T18:01:00Z">
                    <m:rPr>
                      <m:nor/>
                    </m:rPr>
                    <w:rPr>
                      <w:sz w:val="20"/>
                      <w:szCs w:val="20"/>
                    </w:rPr>
                    <m:t>spectral irradiance</m:t>
                  </w:del>
                </m:r>
                <m:r>
                  <w:del w:id="805" w:author="zusammenlegung" w:date="2025-12-12T19:01:00Z" w16du:dateUtc="2025-12-12T18:01:00Z">
                    <m:rPr>
                      <m:sty m:val="p"/>
                    </m:rPr>
                    <w:rPr>
                      <w:rFonts w:ascii="Cambria Math" w:hAnsi="Cambria Math"/>
                      <w:sz w:val="20"/>
                      <w:szCs w:val="20"/>
                    </w:rPr>
                    <m:t>,</m:t>
                  </w:del>
                </m:r>
              </m:oMath>
            </m:oMathPara>
          </w:p>
          <w:p w14:paraId="50317C9F" w14:textId="77777777" w:rsidR="00FF0803" w:rsidRPr="00F055DD" w:rsidRDefault="00FF0803" w:rsidP="00EF17F7">
            <w:pPr>
              <w:rPr>
                <w:del w:id="806" w:author="zusammenlegung" w:date="2025-12-12T19:01:00Z" w16du:dateUtc="2025-12-12T18:01:00Z"/>
                <w:sz w:val="20"/>
                <w:szCs w:val="20"/>
              </w:rPr>
            </w:pPr>
            <m:oMathPara>
              <m:oMathParaPr>
                <m:jc m:val="center"/>
              </m:oMathParaPr>
              <m:oMath>
                <m:r>
                  <w:del w:id="807" w:author="zusammenlegung" w:date="2025-12-12T19:01:00Z" w16du:dateUtc="2025-12-12T18:01:00Z">
                    <m:rPr>
                      <m:sty m:val="p"/>
                    </m:rPr>
                    <w:rPr>
                      <w:rFonts w:ascii="Cambria Math" w:hAnsi="Cambria Math"/>
                      <w:sz w:val="20"/>
                      <w:szCs w:val="20"/>
                    </w:rPr>
                    <m:t>[400,500]</m:t>
                  </w:del>
                </m:r>
                <m:r>
                  <w:del w:id="808" w:author="zusammenlegung" w:date="2025-12-12T19:01:00Z" w16du:dateUtc="2025-12-12T18:01:00Z">
                    <w:rPr>
                      <w:rFonts w:ascii="Cambria Math" w:hAnsi="Cambria Math"/>
                      <w:sz w:val="20"/>
                      <w:szCs w:val="20"/>
                    </w:rPr>
                    <m:t xml:space="preserve">nm, </m:t>
                  </w:del>
                </m:r>
                <m:r>
                  <w:del w:id="809" w:author="zusammenlegung" w:date="2025-12-12T19:01:00Z" w16du:dateUtc="2025-12-12T18:01:00Z">
                    <m:rPr>
                      <m:nor/>
                    </m:rPr>
                    <w:rPr>
                      <w:sz w:val="20"/>
                      <w:szCs w:val="20"/>
                    </w:rPr>
                    <m:t>short wavelength light</m:t>
                  </w:del>
                </m:r>
              </m:oMath>
            </m:oMathPara>
          </w:p>
          <w:p w14:paraId="1586C717" w14:textId="77777777" w:rsidR="000E570A" w:rsidRPr="00F055DD" w:rsidRDefault="00FF0803" w:rsidP="00EF17F7">
            <w:pPr>
              <w:rPr>
                <w:del w:id="810" w:author="zusammenlegung" w:date="2025-12-12T19:01:00Z" w16du:dateUtc="2025-12-12T18:01:00Z"/>
                <w:sz w:val="20"/>
                <w:szCs w:val="20"/>
              </w:rPr>
            </w:pPr>
            <m:oMathPara>
              <m:oMath>
                <m:r>
                  <w:del w:id="811" w:author="zusammenlegung" w:date="2025-12-12T19:01:00Z" w16du:dateUtc="2025-12-12T18:01:00Z">
                    <m:rPr>
                      <m:sty m:val="p"/>
                    </m:rPr>
                    <w:rPr>
                      <w:rFonts w:ascii="Cambria Math" w:hAnsi="Cambria Math"/>
                      <w:sz w:val="20"/>
                      <w:szCs w:val="20"/>
                    </w:rPr>
                    <m:t>[600, 700]</m:t>
                  </w:del>
                </m:r>
                <m:r>
                  <w:del w:id="812" w:author="zusammenlegung" w:date="2025-12-12T19:01:00Z" w16du:dateUtc="2025-12-12T18:01:00Z">
                    <w:rPr>
                      <w:rFonts w:ascii="Cambria Math" w:hAnsi="Cambria Math"/>
                      <w:sz w:val="20"/>
                      <w:szCs w:val="20"/>
                    </w:rPr>
                    <m:t xml:space="preserve">nm, </m:t>
                  </w:del>
                </m:r>
                <m:r>
                  <w:del w:id="813" w:author="zusammenlegung" w:date="2025-12-12T19:01:00Z" w16du:dateUtc="2025-12-12T18:01:00Z">
                    <m:rPr>
                      <m:nor/>
                    </m:rPr>
                    <w:rPr>
                      <w:sz w:val="20"/>
                      <w:szCs w:val="20"/>
                    </w:rPr>
                    <m:t>long wavelength light</m:t>
                  </w:del>
                </m:r>
              </m:oMath>
            </m:oMathPara>
          </w:p>
        </w:tc>
      </w:tr>
      <w:tr w:rsidR="000E570A" w:rsidRPr="00F055DD" w14:paraId="015919B8" w14:textId="77777777" w:rsidTr="000E570A">
        <w:trPr>
          <w:del w:id="814" w:author="zusammenlegung" w:date="2025-12-12T19:01:00Z" w16du:dateUtc="2025-12-12T18:01:00Z"/>
        </w:trPr>
        <w:tc>
          <w:tcPr>
            <w:tcW w:w="2689" w:type="dxa"/>
          </w:tcPr>
          <w:p w14:paraId="390B6D1C" w14:textId="77777777" w:rsidR="000E570A" w:rsidRPr="00F055DD" w:rsidRDefault="000E570A" w:rsidP="00EF17F7">
            <w:pPr>
              <w:rPr>
                <w:del w:id="815" w:author="zusammenlegung" w:date="2025-12-12T19:01:00Z" w16du:dateUtc="2025-12-12T18:01:00Z"/>
                <w:sz w:val="20"/>
                <w:szCs w:val="20"/>
              </w:rPr>
            </w:pPr>
            <w:del w:id="816" w:author="zusammenlegung" w:date="2025-12-12T19:01:00Z" w16du:dateUtc="2025-12-12T18:01:00Z">
              <w:r w:rsidRPr="00F055DD">
                <w:rPr>
                  <w:sz w:val="20"/>
                  <w:szCs w:val="20"/>
                </w:rPr>
                <w:delText>Ratio of short vs. long wavelength light</w:delText>
              </w:r>
            </w:del>
          </w:p>
        </w:tc>
        <w:tc>
          <w:tcPr>
            <w:tcW w:w="6322" w:type="dxa"/>
          </w:tcPr>
          <w:p w14:paraId="0665902F" w14:textId="77777777" w:rsidR="000E570A" w:rsidRPr="00F055DD" w:rsidRDefault="00000000" w:rsidP="00EF17F7">
            <w:pPr>
              <w:rPr>
                <w:del w:id="817" w:author="zusammenlegung" w:date="2025-12-12T19:01:00Z" w16du:dateUtc="2025-12-12T18:01:00Z"/>
                <w:sz w:val="20"/>
                <w:szCs w:val="20"/>
              </w:rPr>
            </w:pPr>
            <m:oMathPara>
              <m:oMath>
                <m:f>
                  <m:fPr>
                    <m:ctrlPr>
                      <w:del w:id="818" w:author="zusammenlegung" w:date="2025-12-12T19:01:00Z" w16du:dateUtc="2025-12-12T18:01:00Z">
                        <w:rPr>
                          <w:rFonts w:ascii="Cambria Math" w:hAnsi="Cambria Math"/>
                          <w:sz w:val="20"/>
                          <w:szCs w:val="20"/>
                        </w:rPr>
                      </w:del>
                    </m:ctrlPr>
                  </m:fPr>
                  <m:num>
                    <m:sSub>
                      <m:sSubPr>
                        <m:ctrlPr>
                          <w:del w:id="819" w:author="zusammenlegung" w:date="2025-12-12T19:01:00Z" w16du:dateUtc="2025-12-12T18:01:00Z">
                            <w:rPr>
                              <w:rFonts w:ascii="Cambria Math" w:hAnsi="Cambria Math"/>
                              <w:sz w:val="20"/>
                              <w:szCs w:val="20"/>
                            </w:rPr>
                          </w:del>
                        </m:ctrlPr>
                      </m:sSubPr>
                      <m:e>
                        <m:r>
                          <w:del w:id="820" w:author="zusammenlegung" w:date="2025-12-12T19:01:00Z" w16du:dateUtc="2025-12-12T18:01:00Z">
                            <w:rPr>
                              <w:rFonts w:ascii="Cambria Math" w:hAnsi="Cambria Math"/>
                              <w:sz w:val="20"/>
                              <w:szCs w:val="20"/>
                            </w:rPr>
                            <m:t>E</m:t>
                          </w:del>
                        </m:r>
                      </m:e>
                      <m:sub>
                        <m:r>
                          <w:del w:id="821" w:author="zusammenlegung" w:date="2025-12-12T19:01:00Z" w16du:dateUtc="2025-12-12T18:01:00Z">
                            <w:rPr>
                              <w:rFonts w:ascii="Cambria Math" w:hAnsi="Cambria Math"/>
                              <w:sz w:val="20"/>
                              <w:szCs w:val="20"/>
                            </w:rPr>
                            <m:t>e</m:t>
                          </w:del>
                        </m:r>
                        <m:r>
                          <w:del w:id="822" w:author="zusammenlegung" w:date="2025-12-12T19:01:00Z" w16du:dateUtc="2025-12-12T18:01:00Z">
                            <m:rPr>
                              <m:nor/>
                            </m:rPr>
                            <w:rPr>
                              <w:sz w:val="20"/>
                              <w:szCs w:val="20"/>
                            </w:rPr>
                            <m:t>,short wavelength</m:t>
                          </w:del>
                        </m:r>
                      </m:sub>
                    </m:sSub>
                  </m:num>
                  <m:den>
                    <m:sSub>
                      <m:sSubPr>
                        <m:ctrlPr>
                          <w:del w:id="823" w:author="zusammenlegung" w:date="2025-12-12T19:01:00Z" w16du:dateUtc="2025-12-12T18:01:00Z">
                            <w:rPr>
                              <w:rFonts w:ascii="Cambria Math" w:hAnsi="Cambria Math"/>
                              <w:sz w:val="20"/>
                              <w:szCs w:val="20"/>
                            </w:rPr>
                          </w:del>
                        </m:ctrlPr>
                      </m:sSubPr>
                      <m:e>
                        <m:r>
                          <w:del w:id="824" w:author="zusammenlegung" w:date="2025-12-12T19:01:00Z" w16du:dateUtc="2025-12-12T18:01:00Z">
                            <w:rPr>
                              <w:rFonts w:ascii="Cambria Math" w:hAnsi="Cambria Math"/>
                              <w:sz w:val="20"/>
                              <w:szCs w:val="20"/>
                            </w:rPr>
                            <m:t>E</m:t>
                          </w:del>
                        </m:r>
                      </m:e>
                      <m:sub>
                        <m:r>
                          <w:del w:id="825" w:author="zusammenlegung" w:date="2025-12-12T19:01:00Z" w16du:dateUtc="2025-12-12T18:01:00Z">
                            <w:rPr>
                              <w:rFonts w:ascii="Cambria Math" w:hAnsi="Cambria Math"/>
                              <w:sz w:val="20"/>
                              <w:szCs w:val="20"/>
                            </w:rPr>
                            <m:t>e</m:t>
                          </w:del>
                        </m:r>
                        <m:r>
                          <w:del w:id="826" w:author="zusammenlegung" w:date="2025-12-12T19:01:00Z" w16du:dateUtc="2025-12-12T18:01:00Z">
                            <m:rPr>
                              <m:nor/>
                            </m:rPr>
                            <w:rPr>
                              <w:sz w:val="20"/>
                              <w:szCs w:val="20"/>
                            </w:rPr>
                            <m:t>,long wavelength</m:t>
                          </w:del>
                        </m:r>
                      </m:sub>
                    </m:sSub>
                  </m:den>
                </m:f>
              </m:oMath>
            </m:oMathPara>
          </w:p>
        </w:tc>
      </w:tr>
    </w:tbl>
    <w:p w14:paraId="523C55A0" w14:textId="77777777" w:rsidR="00616E9E" w:rsidDel="00D80458" w:rsidRDefault="00B4640E" w:rsidP="007C0A0D">
      <w:pPr>
        <w:pStyle w:val="Textkrper"/>
        <w:rPr>
          <w:del w:id="827" w:author="zusammenlegung" w:date="2025-12-12T19:01:00Z" w16du:dateUtc="2025-12-12T18:01:00Z"/>
        </w:rPr>
      </w:pPr>
      <w:del w:id="828" w:author="zusammenlegung" w:date="2025-12-12T19:01:00Z" w16du:dateUtc="2025-12-12T18:01:00Z">
        <w:r>
          <w:rPr>
            <w:rStyle w:val="Funotenzeichen"/>
          </w:rPr>
          <w:footnoteRef/>
        </w:r>
        <w:r>
          <w:delText xml:space="preserve"> This deviates from the common definition of luminous exposure, which is the sum of illuminance measurements scaled to hourly observation intervals</w:delText>
        </w:r>
      </w:del>
    </w:p>
    <w:p w14:paraId="6C92C1DB" w14:textId="77777777" w:rsidR="00D80458" w:rsidRDefault="00D80458" w:rsidP="00EF17F7">
      <w:pPr>
        <w:rPr>
          <w:ins w:id="829" w:author="Johannes Zauner" w:date="2025-12-12T20:12:00Z" w16du:dateUtc="2025-12-12T19:12:00Z"/>
        </w:rPr>
      </w:pPr>
    </w:p>
    <w:p w14:paraId="6FADB44A" w14:textId="77777777" w:rsidR="00B05E74" w:rsidRPr="00B05E74" w:rsidRDefault="00B05E74" w:rsidP="00EF17F7">
      <w:pPr>
        <w:rPr>
          <w:del w:id="830" w:author="zusammenlegung" w:date="2025-12-12T19:01:00Z" w16du:dateUtc="2025-12-12T18:01:00Z"/>
          <w:rStyle w:val="Hervorhebung"/>
        </w:rPr>
      </w:pPr>
      <w:del w:id="831" w:author="zusammenlegung" w:date="2025-12-12T19:01:00Z" w16du:dateUtc="2025-12-12T18:01:00Z">
        <w:r w:rsidRPr="00B05E74">
          <w:rPr>
            <w:rStyle w:val="Hervorhebung"/>
          </w:rPr>
          <w:delText>Table 2: Definitions of terms and metrics</w:delText>
        </w:r>
      </w:del>
    </w:p>
    <w:p w14:paraId="21961598" w14:textId="77777777" w:rsidR="007C0A0D" w:rsidRPr="00C673E9" w:rsidRDefault="007C0A0D" w:rsidP="007C0A0D">
      <w:pPr>
        <w:pStyle w:val="Textkrper"/>
        <w:rPr>
          <w:ins w:id="832" w:author="zusammenlegung" w:date="2025-12-12T19:01:00Z" w16du:dateUtc="2025-12-12T18:01:00Z"/>
          <w:rFonts w:ascii="Arial" w:hAnsi="Arial" w:cs="Arial"/>
        </w:rPr>
      </w:pPr>
      <w:ins w:id="833" w:author="zusammenlegung" w:date="2025-12-12T19:01:00Z" w16du:dateUtc="2025-12-12T18:01:00Z">
        <w:r w:rsidRPr="00C673E9">
          <w:rPr>
            <w:rFonts w:ascii="Arial" w:hAnsi="Arial" w:cs="Arial"/>
          </w:rPr>
          <w:t xml:space="preserve">It should be noted that although daylight levels can far exceed the thresholds defined in </w:t>
        </w:r>
        <w:r w:rsidRPr="00C673E9">
          <w:rPr>
            <w:rFonts w:ascii="Arial" w:hAnsi="Arial" w:cs="Arial"/>
          </w:rPr>
          <w:fldChar w:fldCharType="begin"/>
        </w:r>
        <w:r w:rsidRPr="00C673E9">
          <w:rPr>
            <w:rFonts w:ascii="Arial" w:hAnsi="Arial" w:cs="Arial"/>
          </w:rPr>
          <w:instrText>HYPERLINK \l "tbl-two"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2</w:t>
        </w:r>
        <w:r w:rsidRPr="00C673E9">
          <w:rPr>
            <w:rFonts w:ascii="Arial" w:hAnsi="Arial" w:cs="Arial"/>
          </w:rPr>
          <w:fldChar w:fldCharType="end"/>
        </w:r>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ins>
    </w:p>
    <w:p w14:paraId="15C722BE" w14:textId="77777777" w:rsidR="007C0A0D" w:rsidRPr="00DF50B6" w:rsidRDefault="007C0A0D" w:rsidP="007C0A0D">
      <w:pPr>
        <w:pStyle w:val="berschrift3"/>
      </w:pPr>
      <w:bookmarkStart w:id="834" w:name="devices"/>
      <w:bookmarkEnd w:id="84"/>
      <w:r w:rsidRPr="00DF50B6">
        <w:t>Devices</w:t>
      </w:r>
    </w:p>
    <w:p w14:paraId="138C812F" w14:textId="77777777" w:rsidR="007C0A0D" w:rsidRPr="00DF50B6" w:rsidRDefault="007C0A0D" w:rsidP="00DF50B6">
      <w:r w:rsidRPr="00DF50B6">
        <w:t>Data from two wearable devices are used in this analysis:</w:t>
      </w:r>
    </w:p>
    <w:p w14:paraId="1044975B" w14:textId="3C591101" w:rsidR="007C0A0D" w:rsidRPr="00DF50B6" w:rsidRDefault="007C0A0D" w:rsidP="00DF50B6">
      <w:pPr>
        <w:pStyle w:val="Listenabsatz"/>
        <w:numPr>
          <w:ilvl w:val="0"/>
          <w:numId w:val="57"/>
        </w:numPr>
      </w:pPr>
      <w:r w:rsidRPr="00DF50B6">
        <w:rPr>
          <w:rStyle w:val="SchwacherVerweis"/>
        </w:rPr>
        <w:t>Clouclip</w:t>
      </w:r>
      <w:r w:rsidRPr="00DF50B6">
        <w:t xml:space="preserve">: A wearable device that measures viewing distance and ambient light </w:t>
      </w:r>
      <w:ins w:id="835" w:author="zusammenlegung" w:date="2025-12-12T19:01:00Z" w16du:dateUtc="2025-12-12T18:01:00Z">
        <w:r w:rsidRPr="00C673E9">
          <w:rPr>
            <w:rFonts w:ascii="Arial" w:hAnsi="Arial" w:cs="Arial"/>
          </w:rPr>
          <w:t xml:space="preserve">simultaneously </w:t>
        </w:r>
      </w:ins>
      <w:r w:rsidRPr="00DF50B6">
        <w:t xml:space="preserve">[Glasson Technology Co., Ltd, Hangzhou, China; Wen et al. (2021); Wen et al. (2020)]. The Clouclip provides a simple data output with only </w:t>
      </w:r>
      <w:del w:id="836" w:author="zusammenlegung" w:date="2025-12-12T19:01:00Z" w16du:dateUtc="2025-12-12T18:01:00Z">
        <w:r w:rsidR="00C33A9B" w:rsidRPr="00C33A9B">
          <w:delText>Distance</w:delText>
        </w:r>
      </w:del>
      <w:ins w:id="837" w:author="zusammenlegung" w:date="2025-12-12T19:01:00Z" w16du:dateUtc="2025-12-12T18:01:00Z">
        <w:r w:rsidRPr="00C673E9">
          <w:rPr>
            <w:rFonts w:ascii="Arial" w:hAnsi="Arial" w:cs="Arial"/>
          </w:rPr>
          <w:t>distance</w:t>
        </w:r>
      </w:ins>
      <w:r w:rsidRPr="00DF50B6">
        <w:t xml:space="preserve"> (working distance, in centimeters) and </w:t>
      </w:r>
      <w:del w:id="838" w:author="zusammenlegung" w:date="2025-12-12T19:01:00Z" w16du:dateUtc="2025-12-12T18:01:00Z">
        <w:r w:rsidR="00C33A9B" w:rsidRPr="00C33A9B">
          <w:delText>Illuminance</w:delText>
        </w:r>
      </w:del>
      <w:ins w:id="839" w:author="zusammenlegung" w:date="2025-12-12T19:01:00Z" w16du:dateUtc="2025-12-12T18:01:00Z">
        <w:r w:rsidRPr="00C673E9">
          <w:rPr>
            <w:rFonts w:ascii="Arial" w:hAnsi="Arial" w:cs="Arial"/>
          </w:rPr>
          <w:t>illuminance</w:t>
        </w:r>
      </w:ins>
      <w:r w:rsidRPr="00DF50B6">
        <w:t xml:space="preserve"> (ambient light, in lux). Data in our example were recorded at 5-second intervals. Approximately one week of data (~120,960 observations) is about 1.6 MB in size.</w:t>
      </w:r>
    </w:p>
    <w:p w14:paraId="326F4923" w14:textId="3FEE33F2" w:rsidR="007C0A0D" w:rsidRPr="00DF50B6" w:rsidRDefault="007C0A0D" w:rsidP="00DF50B6">
      <w:pPr>
        <w:pStyle w:val="Listenabsatz"/>
        <w:numPr>
          <w:ilvl w:val="0"/>
          <w:numId w:val="57"/>
        </w:numPr>
      </w:pPr>
      <w:r w:rsidRPr="00DF50B6">
        <w:rPr>
          <w:rStyle w:val="SchwacherVerweis"/>
        </w:rPr>
        <w:lastRenderedPageBreak/>
        <w:t>Visual Environment Evaluation Tool</w:t>
      </w:r>
      <w:r w:rsidRPr="00DF50B6">
        <w:t xml:space="preserve"> (VEET): A head-mounted multi-modal device that logs multiple data streams [</w:t>
      </w:r>
      <w:del w:id="840" w:author="zusammenlegung" w:date="2025-12-12T19:01:00Z" w16du:dateUtc="2025-12-12T18:01:00Z">
        <w:r w:rsidR="00C33A9B" w:rsidRPr="00C33A9B">
          <w:delText>Meta Platforms, Inc.,</w:delText>
        </w:r>
      </w:del>
      <w:ins w:id="841" w:author="zusammenlegung" w:date="2025-12-12T19:01:00Z" w16du:dateUtc="2025-12-12T18:01:00Z">
        <w:r w:rsidRPr="00C673E9">
          <w:rPr>
            <w:rFonts w:ascii="Arial" w:hAnsi="Arial" w:cs="Arial"/>
          </w:rPr>
          <w:t>Reality Labs Research,</w:t>
        </w:r>
      </w:ins>
      <w:r w:rsidRPr="00DF50B6">
        <w:t xml:space="preserve">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p w14:paraId="72559DB3" w14:textId="77777777" w:rsidR="007C0A0D" w:rsidRPr="00DF50B6" w:rsidRDefault="007C0A0D" w:rsidP="007C0A0D">
      <w:pPr>
        <w:pStyle w:val="berschrift3"/>
      </w:pPr>
      <w:bookmarkStart w:id="842" w:name="data-processing-summary"/>
      <w:bookmarkEnd w:id="834"/>
      <w:r w:rsidRPr="00DF50B6">
        <w:t>Data processing summary</w:t>
      </w:r>
    </w:p>
    <w:p w14:paraId="598FE1FF" w14:textId="61C2A8DC" w:rsidR="007C0A0D" w:rsidRPr="00DF50B6" w:rsidRDefault="007C0A0D" w:rsidP="00DF50B6">
      <w:r w:rsidRPr="00DF50B6">
        <w:t xml:space="preserve">The </w:t>
      </w:r>
      <w:del w:id="843" w:author="zusammenlegung" w:date="2025-12-12T19:01:00Z" w16du:dateUtc="2025-12-12T18:01:00Z">
        <w:r w:rsidR="00C33A9B" w:rsidRPr="00C33A9B">
          <w:delText>Results</w:delText>
        </w:r>
      </w:del>
      <w:ins w:id="844" w:author="zusammenlegung" w:date="2025-12-12T19:01:00Z" w16du:dateUtc="2025-12-12T18:01:00Z">
        <w:r w:rsidRPr="00C673E9">
          <w:rPr>
            <w:rFonts w:ascii="Arial" w:hAnsi="Arial" w:cs="Arial"/>
          </w:rPr>
          <w:fldChar w:fldCharType="begin"/>
        </w:r>
        <w:r w:rsidRPr="00C673E9">
          <w:rPr>
            <w:rFonts w:ascii="Arial" w:hAnsi="Arial" w:cs="Arial"/>
          </w:rPr>
          <w:instrText>HYPERLINK \l "results"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Results</w:t>
        </w:r>
        <w:r w:rsidRPr="00C673E9">
          <w:rPr>
            <w:rFonts w:ascii="Arial" w:hAnsi="Arial" w:cs="Arial"/>
          </w:rPr>
          <w:fldChar w:fldCharType="end"/>
        </w:r>
      </w:ins>
      <w:r w:rsidRPr="00DF50B6">
        <w:t xml:space="preserve"> section uses imported and pre-processed data from the two devices to calculate metrics. </w:t>
      </w:r>
      <w:del w:id="845" w:author="zusammenlegung" w:date="2025-12-12T19:01:00Z" w16du:dateUtc="2025-12-12T18:01:00Z">
        <w:r w:rsidR="00C33A9B" w:rsidRPr="00C33A9B">
          <w:delText>Supplement 1</w:delText>
        </w:r>
      </w:del>
      <w:ins w:id="846" w:author="zusammenlegung" w:date="2025-12-12T19:01:00Z" w16du:dateUtc="2025-12-12T18:01:00Z">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ins>
      <w:r w:rsidRPr="00DF50B6">
        <w:t xml:space="preserve"> contains the annotated code and description for the steps involved. The following summarizes the steps involved</w:t>
      </w:r>
      <w:ins w:id="847" w:author="zusammenlegung" w:date="2025-12-12T19:01:00Z" w16du:dateUtc="2025-12-12T18:01:00Z">
        <w:r w:rsidRPr="00C673E9">
          <w:rPr>
            <w:rFonts w:ascii="Arial" w:hAnsi="Arial" w:cs="Arial"/>
          </w:rPr>
          <w:t>, please refer to the supplement for details</w:t>
        </w:r>
      </w:ins>
      <w:r w:rsidRPr="00DF50B6">
        <w:t>:</w:t>
      </w:r>
    </w:p>
    <w:p w14:paraId="7FDDEB25" w14:textId="03D4EFDE" w:rsidR="007C0A0D" w:rsidRPr="00C673E9" w:rsidRDefault="007C0A0D" w:rsidP="007C0A0D">
      <w:pPr>
        <w:pStyle w:val="Textkrper"/>
        <w:rPr>
          <w:ins w:id="848" w:author="zusammenlegung" w:date="2025-12-12T19:01:00Z" w16du:dateUtc="2025-12-12T18:01:00Z"/>
          <w:rFonts w:ascii="Arial" w:hAnsi="Arial" w:cs="Arial"/>
        </w:rPr>
      </w:pPr>
      <w:r w:rsidRPr="00DF50B6">
        <w:rPr>
          <w:b/>
        </w:rPr>
        <w:t>Data import:</w:t>
      </w:r>
      <w:r w:rsidRPr="00DF50B6">
        <w:t xml:space="preserve"> We imported raw data from the </w:t>
      </w:r>
      <w:r w:rsidRPr="00DF50B6">
        <w:rPr>
          <w:rStyle w:val="SchwacherVerweis"/>
        </w:rPr>
        <w:t>Clouclip</w:t>
      </w:r>
      <w:r w:rsidRPr="00DF50B6">
        <w:t xml:space="preserve"> and </w:t>
      </w:r>
      <w:r w:rsidRPr="00DF50B6">
        <w:rPr>
          <w:rStyle w:val="SchwacherVerweis"/>
        </w:rPr>
        <w:t>VEET</w:t>
      </w:r>
      <w:r w:rsidRPr="00DF50B6">
        <w:t xml:space="preserve"> devices using LightLogR’s built-in import functions, which automatically handle device-specific formats and idiosyncrasies.</w:t>
      </w:r>
      <w:del w:id="849" w:author="zusammenlegung" w:date="2025-12-12T19:01:00Z" w16du:dateUtc="2025-12-12T18:01:00Z">
        <w:r w:rsidR="00C33A9B" w:rsidRPr="00C33A9B">
          <w:delText xml:space="preserve"> </w:delText>
        </w:r>
      </w:del>
    </w:p>
    <w:p w14:paraId="7F92DFC7" w14:textId="1B02D95D" w:rsidR="007C0A0D" w:rsidRPr="00636EE9" w:rsidRDefault="007C0A0D" w:rsidP="00DF50B6">
      <w:r w:rsidRPr="00DF50B6">
        <w:t xml:space="preserve">The </w:t>
      </w:r>
      <w:r w:rsidRPr="00DF50B6">
        <w:rPr>
          <w:rStyle w:val="SchwacherVerweis"/>
        </w:rPr>
        <w:t>Clouclip</w:t>
      </w:r>
      <w:r w:rsidRPr="00DF50B6">
        <w:t xml:space="preserve"> export file (provided as a tab-delimited text file) contains timestamped records of distance (cm) and illuminance (lux). LightLogR’s </w:t>
      </w:r>
      <w:r w:rsidRPr="00DF50B6">
        <w:rPr>
          <w:rStyle w:val="SchwacherVerweis"/>
        </w:rPr>
        <w:t>import$Clouclip</w:t>
      </w:r>
      <w:r w:rsidRPr="00DF50B6">
        <w:t xml:space="preserve"> function reads this file, after specifying the device’s recording timezone, and converts device-specific sentinel codes into proper missing values. For instance, the Clouclip uses special numeric codes to indicate when it is in “sleep mode” or when a reading is out of the sensor’s range, rather than recording a normal value. LightLogR identifies </w:t>
      </w:r>
      <w:r w:rsidRPr="00636EE9">
        <w:rPr>
          <w:rStyle w:val="SchwacherVerweis"/>
        </w:rPr>
        <w:t>-1</w:t>
      </w:r>
      <w:r w:rsidRPr="00636EE9">
        <w:t xml:space="preserve"> (for both distance and </w:t>
      </w:r>
      <w:del w:id="850" w:author="zusammenlegung" w:date="2025-12-12T19:01:00Z" w16du:dateUtc="2025-12-12T18:01:00Z">
        <w:r w:rsidR="00C33A9B">
          <w:delText>illuminance</w:delText>
        </w:r>
      </w:del>
      <w:ins w:id="851" w:author="zusammenlegung" w:date="2025-12-12T19:01:00Z" w16du:dateUtc="2025-12-12T18:01:00Z">
        <w:r w:rsidRPr="00C673E9">
          <w:rPr>
            <w:rFonts w:ascii="Arial" w:hAnsi="Arial" w:cs="Arial"/>
          </w:rPr>
          <w:t>lux</w:t>
        </w:r>
      </w:ins>
      <w:r w:rsidRPr="00636EE9">
        <w:t xml:space="preserve">) as indicating the device’s sleep mode and </w:t>
      </w:r>
      <w:r w:rsidRPr="00636EE9">
        <w:rPr>
          <w:rStyle w:val="SchwacherVerweis"/>
        </w:rPr>
        <w:t>204</w:t>
      </w:r>
      <w:r w:rsidRPr="00636EE9">
        <w:t xml:space="preserve"> (for distance) as indicating the object was beyond the measurable range, replacing these with </w:t>
      </w:r>
      <w:r w:rsidRPr="00636EE9">
        <w:rPr>
          <w:rStyle w:val="SchwacherVerweis"/>
        </w:rPr>
        <w:t>NA</w:t>
      </w:r>
      <w:r w:rsidRPr="00636EE9">
        <w:t xml:space="preserve"> and logging their status in separate columns. The import routine also provides an initial summary of the dataset, including start and end times and any irregular sampling intervals or gaps.</w:t>
      </w:r>
    </w:p>
    <w:p w14:paraId="409FC05E" w14:textId="201F403A" w:rsidR="007C0A0D" w:rsidRPr="00636EE9" w:rsidRDefault="007C0A0D" w:rsidP="00DF50B6">
      <w:r w:rsidRPr="00636EE9">
        <w:t xml:space="preserve">For the </w:t>
      </w:r>
      <w:r w:rsidRPr="00636EE9">
        <w:rPr>
          <w:rStyle w:val="SchwacherVerweis"/>
        </w:rPr>
        <w:t>VEET</w:t>
      </w:r>
      <w:r w:rsidRPr="00636EE9">
        <w:t xml:space="preserve"> device, data were provided as CSV logs (zipped on Github, due to size). We focused on the ambient light sensor modality first. Using </w:t>
      </w:r>
      <w:r w:rsidRPr="00636EE9">
        <w:rPr>
          <w:rStyle w:val="SchwacherVerweis"/>
        </w:rPr>
        <w:t>import$VEET(..., modality = "ALS")</w:t>
      </w:r>
      <w:r w:rsidRPr="00636EE9">
        <w:t>, we extracted the illuminance (</w:t>
      </w:r>
      <w:r w:rsidRPr="00636EE9">
        <w:rPr>
          <w:rStyle w:val="SchwacherVerweis"/>
        </w:rPr>
        <w:t>Lux</w:t>
      </w:r>
      <w:r w:rsidRPr="00636EE9">
        <w:t xml:space="preserve">) data stream and its timestamps. The raw VEET data similarly </w:t>
      </w:r>
      <w:del w:id="852" w:author="zusammenlegung" w:date="2025-12-12T19:01:00Z" w16du:dateUtc="2025-12-12T18:01:00Z">
        <w:r w:rsidR="00C33A9B" w:rsidRPr="00C33A9B">
          <w:delText>can contain</w:delText>
        </w:r>
      </w:del>
      <w:ins w:id="853" w:author="zusammenlegung" w:date="2025-12-12T19:01:00Z" w16du:dateUtc="2025-12-12T18:01:00Z">
        <w:r w:rsidRPr="00C673E9">
          <w:rPr>
            <w:rFonts w:ascii="Arial" w:hAnsi="Arial" w:cs="Arial"/>
          </w:rPr>
          <w:t>contains</w:t>
        </w:r>
      </w:ins>
      <w:r w:rsidRPr="00636EE9">
        <w:t xml:space="preserve"> irregular intervals </w:t>
      </w:r>
      <w:del w:id="854" w:author="zusammenlegung" w:date="2025-12-12T19:01:00Z" w16du:dateUtc="2025-12-12T18:01:00Z">
        <w:r w:rsidR="00C33A9B" w:rsidRPr="00C33A9B">
          <w:delText>or</w:delText>
        </w:r>
      </w:del>
      <w:ins w:id="855" w:author="zusammenlegung" w:date="2025-12-12T19:01:00Z" w16du:dateUtc="2025-12-12T18:01:00Z">
        <w:r w:rsidRPr="00C673E9">
          <w:rPr>
            <w:rFonts w:ascii="Arial" w:hAnsi="Arial" w:cs="Arial"/>
          </w:rPr>
          <w:t>and can contain</w:t>
        </w:r>
      </w:ins>
      <w:r w:rsidRPr="00636EE9">
        <w:t xml:space="preserve"> </w:t>
      </w:r>
      <w:r w:rsidRPr="00636EE9">
        <w:lastRenderedPageBreak/>
        <w:t>missing periods (e.g., if the device stopped recording or was reset); the import summary flags these issues.</w:t>
      </w:r>
    </w:p>
    <w:p w14:paraId="4BA39F5A" w14:textId="77777777" w:rsidR="007C0A0D" w:rsidRPr="00C673E9" w:rsidRDefault="007C0A0D" w:rsidP="007C0A0D">
      <w:pPr>
        <w:pStyle w:val="Textkrper"/>
        <w:rPr>
          <w:ins w:id="856" w:author="zusammenlegung" w:date="2025-12-12T19:01:00Z" w16du:dateUtc="2025-12-12T18:01:00Z"/>
          <w:rFonts w:ascii="Arial" w:hAnsi="Arial" w:cs="Arial"/>
        </w:rPr>
      </w:pPr>
      <w:ins w:id="857" w:author="zusammenlegung" w:date="2025-12-12T19:01:00Z" w16du:dateUtc="2025-12-12T18:01:00Z">
        <w:r w:rsidRPr="00C673E9">
          <w:rPr>
            <w:rFonts w:ascii="Arial" w:hAnsi="Arial" w:cs="Arial"/>
          </w:rPr>
          <w:t xml:space="preserve">Besides the </w:t>
        </w:r>
        <w:r w:rsidRPr="00C673E9">
          <w:rPr>
            <w:rStyle w:val="VerbatimChar"/>
            <w:rFonts w:ascii="Arial" w:hAnsi="Arial" w:cs="Arial"/>
          </w:rPr>
          <w:t>Clouclip</w:t>
        </w:r>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LightLogR 0.10.0 contains import functions for 18 more wearable devices. The package further supports versions due to evolving data formats, and includes documentation for both </w:t>
        </w:r>
        <w:r w:rsidRPr="00C673E9">
          <w:rPr>
            <w:rFonts w:ascii="Arial" w:hAnsi="Arial" w:cs="Arial"/>
          </w:rPr>
          <w:fldChar w:fldCharType="begin"/>
        </w:r>
        <w:r w:rsidRPr="00C673E9">
          <w:rPr>
            <w:rFonts w:ascii="Arial" w:hAnsi="Arial" w:cs="Arial"/>
          </w:rPr>
          <w:instrText>HYPERLINK "https://tscnlab.github.io/LightLogR/reference/import_adjustment.html"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code-based</w:t>
        </w:r>
        <w:r w:rsidRPr="00C673E9">
          <w:rPr>
            <w:rFonts w:ascii="Arial" w:hAnsi="Arial" w:cs="Arial"/>
          </w:rPr>
          <w:fldChar w:fldCharType="end"/>
        </w:r>
        <w:r w:rsidRPr="00C673E9">
          <w:rPr>
            <w:rFonts w:ascii="Arial" w:hAnsi="Arial" w:cs="Arial"/>
          </w:rPr>
          <w:t xml:space="preserve"> and </w:t>
        </w:r>
        <w:r w:rsidRPr="00C673E9">
          <w:rPr>
            <w:rFonts w:ascii="Arial" w:hAnsi="Arial" w:cs="Arial"/>
          </w:rPr>
          <w:fldChar w:fldCharType="begin"/>
        </w:r>
        <w:r w:rsidRPr="00C673E9">
          <w:rPr>
            <w:rFonts w:ascii="Arial" w:hAnsi="Arial" w:cs="Arial"/>
          </w:rPr>
          <w:instrText>HYPERLINK "https://tscnlab.github.io/LightLogR/articles/Import.html" \l "from-which-devices-can-i-import-data"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code-less</w:t>
        </w:r>
        <w:r w:rsidRPr="00C673E9">
          <w:rPr>
            <w:rFonts w:ascii="Arial" w:hAnsi="Arial" w:cs="Arial"/>
          </w:rPr>
          <w:fldChar w:fldCharType="end"/>
        </w:r>
        <w:r w:rsidRPr="00C673E9">
          <w:rPr>
            <w:rFonts w:ascii="Arial" w:hAnsi="Arial" w:cs="Arial"/>
          </w:rPr>
          <w:t xml:space="preserve"> additions of new device import-functions.</w:t>
        </w:r>
      </w:ins>
    </w:p>
    <w:p w14:paraId="5F252B4A" w14:textId="57C329DA" w:rsidR="007C0A0D" w:rsidRPr="00636EE9" w:rsidRDefault="007C0A0D" w:rsidP="00636EE9">
      <w:r w:rsidRPr="00636EE9">
        <w:rPr>
          <w:b/>
        </w:rPr>
        <w:t>Irregular intervals</w:t>
      </w:r>
      <w:del w:id="858" w:author="zusammenlegung" w:date="2025-12-12T19:01:00Z" w16du:dateUtc="2025-12-12T18:01:00Z">
        <w:r w:rsidR="00C33A9B" w:rsidRPr="00C33A9B">
          <w:rPr>
            <w:b/>
            <w:bCs/>
          </w:rPr>
          <w:delText xml:space="preserve"> and</w:delText>
        </w:r>
      </w:del>
      <w:ins w:id="859" w:author="zusammenlegung" w:date="2025-12-12T19:01:00Z" w16du:dateUtc="2025-12-12T18:01:00Z">
        <w:r w:rsidRPr="00C673E9">
          <w:rPr>
            <w:rFonts w:ascii="Arial" w:hAnsi="Arial" w:cs="Arial"/>
            <w:b/>
            <w:bCs/>
          </w:rPr>
          <w:t>,</w:t>
        </w:r>
      </w:ins>
      <w:r w:rsidRPr="00636EE9">
        <w:rPr>
          <w:b/>
        </w:rPr>
        <w:t xml:space="preserve"> gaps</w:t>
      </w:r>
      <w:ins w:id="860" w:author="zusammenlegung" w:date="2025-12-12T19:01:00Z" w16du:dateUtc="2025-12-12T18:01:00Z">
        <w:r w:rsidRPr="00C673E9">
          <w:rPr>
            <w:rFonts w:ascii="Arial" w:hAnsi="Arial" w:cs="Arial"/>
            <w:b/>
            <w:bCs/>
          </w:rPr>
          <w:t>, non-wear times</w:t>
        </w:r>
      </w:ins>
      <w:r w:rsidRPr="00636EE9">
        <w:rPr>
          <w:b/>
        </w:rPr>
        <w:t>:</w:t>
      </w:r>
      <w:r w:rsidRPr="00636EE9">
        <w:t xml:space="preserve"> Both datasets showed irregular timing and missing data, i.e., gaps. Irregular data means that some observations did not align </w:t>
      </w:r>
      <w:del w:id="861" w:author="zusammenlegung" w:date="2025-12-12T19:01:00Z" w16du:dateUtc="2025-12-12T18:01:00Z">
        <w:r w:rsidR="00C33A9B">
          <w:delText>with</w:delText>
        </w:r>
      </w:del>
      <w:ins w:id="862" w:author="zusammenlegung" w:date="2025-12-12T19:01:00Z" w16du:dateUtc="2025-12-12T18:01:00Z">
        <w:r w:rsidRPr="00C673E9">
          <w:rPr>
            <w:rFonts w:ascii="Arial" w:hAnsi="Arial" w:cs="Arial"/>
          </w:rPr>
          <w:t>to</w:t>
        </w:r>
      </w:ins>
      <w:r w:rsidRPr="00636EE9">
        <w:t xml:space="preserve"> the nominal sampling interval (e.g., slight timing drift or pauses in recording). For the </w:t>
      </w:r>
      <w:r w:rsidRPr="00636EE9">
        <w:rPr>
          <w:rStyle w:val="SchwacherVerweis"/>
        </w:rPr>
        <w:t>Clouclip</w:t>
      </w:r>
      <w:del w:id="863" w:author="zusammenlegung" w:date="2025-12-12T19:01:00Z" w16du:dateUtc="2025-12-12T18:01:00Z">
        <w:r w:rsidR="00D43624">
          <w:delText>‘s</w:delText>
        </w:r>
      </w:del>
      <w:r w:rsidRPr="00636EE9">
        <w:t xml:space="preserve"> 5-second data, we detected irregular timestamps spanning all but the first and last day of the recording. Handling such irregularities is important because many downstream analyses assume a regular time series. We evaluated strategies to address this, including:</w:t>
      </w:r>
    </w:p>
    <w:p w14:paraId="2FFAAFCB" w14:textId="77777777" w:rsidR="007C0A0D" w:rsidRPr="00636EE9" w:rsidRDefault="007C0A0D" w:rsidP="00636EE9">
      <w:pPr>
        <w:pStyle w:val="Listenabsatz"/>
        <w:numPr>
          <w:ilvl w:val="0"/>
          <w:numId w:val="57"/>
        </w:numPr>
      </w:pPr>
      <w:r w:rsidRPr="00636EE9">
        <w:t>Removing an initial portion of data if irregularities occur mainly during device start-up.</w:t>
      </w:r>
    </w:p>
    <w:p w14:paraId="3F36C687" w14:textId="77777777" w:rsidR="007C0A0D" w:rsidRPr="00636EE9" w:rsidRDefault="007C0A0D" w:rsidP="00636EE9">
      <w:pPr>
        <w:pStyle w:val="Listenabsatz"/>
        <w:numPr>
          <w:ilvl w:val="0"/>
          <w:numId w:val="57"/>
        </w:numPr>
      </w:pPr>
      <w:r w:rsidRPr="00636EE9">
        <w:t>Rounding all timestamps to the nearest regular interval (5 s in this case).</w:t>
      </w:r>
    </w:p>
    <w:p w14:paraId="336B0355" w14:textId="77777777" w:rsidR="007C0A0D" w:rsidRPr="00636EE9" w:rsidRDefault="007C0A0D" w:rsidP="00636EE9">
      <w:pPr>
        <w:pStyle w:val="Listenabsatz"/>
        <w:numPr>
          <w:ilvl w:val="0"/>
          <w:numId w:val="57"/>
        </w:numPr>
      </w:pPr>
      <w:r w:rsidRPr="00636EE9">
        <w:t>Aggregating to a coarser time interval (with some loss of temporal resolution).</w:t>
      </w:r>
    </w:p>
    <w:p w14:paraId="2B6BA900" w14:textId="77777777" w:rsidR="007C0A0D" w:rsidRPr="00636EE9" w:rsidRDefault="007C0A0D" w:rsidP="00636EE9">
      <w:r w:rsidRPr="00636EE9">
        <w:t>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14:paraId="5C3F25A9" w14:textId="537C0E6B" w:rsidR="007C0A0D" w:rsidRPr="00636EE9" w:rsidRDefault="007C0A0D" w:rsidP="00636EE9">
      <w:r w:rsidRPr="00636EE9">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w:t>
      </w:r>
      <w:del w:id="864" w:author="zusammenlegung" w:date="2025-12-12T19:01:00Z" w16du:dateUtc="2025-12-12T18:01:00Z">
        <w:r w:rsidR="00C33A9B" w:rsidRPr="00C33A9B">
          <w:delText>(in</w:delText>
        </w:r>
      </w:del>
      <w:ins w:id="865" w:author="zusammenlegung" w:date="2025-12-12T19:01:00Z" w16du:dateUtc="2025-12-12T18:01:00Z">
        <w:r w:rsidRPr="00C673E9">
          <w:rPr>
            <w:rFonts w:ascii="Arial" w:hAnsi="Arial" w:cs="Arial"/>
          </w:rPr>
          <w:t>to focus on days with substantial wear time. In</w:t>
        </w:r>
      </w:ins>
      <w:r w:rsidRPr="00636EE9">
        <w:t xml:space="preserve"> our </w:t>
      </w:r>
      <w:r w:rsidRPr="00636EE9">
        <w:rPr>
          <w:rStyle w:val="SchwacherVerweis"/>
        </w:rPr>
        <w:t>Clouclip</w:t>
      </w:r>
      <w:r w:rsidRPr="00636EE9">
        <w:t xml:space="preserve"> example, days with &lt;1 hour of recordings were dropped</w:t>
      </w:r>
      <w:del w:id="866" w:author="zusammenlegung" w:date="2025-12-12T19:01:00Z" w16du:dateUtc="2025-12-12T18:01:00Z">
        <w:r w:rsidR="00C33A9B" w:rsidRPr="00C33A9B">
          <w:delText>) to focus on days with substantial wear time</w:delText>
        </w:r>
      </w:del>
      <w:ins w:id="867" w:author="zusammenlegung" w:date="2025-12-12T19:01:00Z" w16du:dateUtc="2025-12-12T18:01:00Z">
        <w:r w:rsidRPr="00C673E9">
          <w:rPr>
            <w:rFonts w:ascii="Arial" w:hAnsi="Arial" w:cs="Arial"/>
          </w:rPr>
          <w:t xml:space="preserve">. This threshold should be adjusted based on how much complete days matter for a given analysis at hand. E.g., in circadian science, the metrics of </w:t>
        </w:r>
        <w:r w:rsidRPr="00C673E9">
          <w:rPr>
            <w:rFonts w:ascii="Arial" w:hAnsi="Arial" w:cs="Arial"/>
            <w:i/>
            <w:iCs/>
          </w:rPr>
          <w:t>interdaily stability</w:t>
        </w:r>
        <w:r w:rsidRPr="00C673E9">
          <w:rPr>
            <w:rFonts w:ascii="Arial" w:hAnsi="Arial" w:cs="Arial"/>
          </w:rPr>
          <w:t xml:space="preserve"> and </w:t>
        </w:r>
        <w:r w:rsidRPr="00C673E9">
          <w:rPr>
            <w:rFonts w:ascii="Arial" w:hAnsi="Arial" w:cs="Arial"/>
            <w:i/>
            <w:iCs/>
          </w:rPr>
          <w:t>intradaily variation</w:t>
        </w:r>
        <w:r w:rsidRPr="00C673E9">
          <w:rPr>
            <w:rFonts w:ascii="Arial" w:hAnsi="Arial" w:cs="Arial"/>
          </w:rPr>
          <w:t xml:space="preserve"> require measurements for each hour of the day</w:t>
        </w:r>
      </w:ins>
      <w:r w:rsidRPr="00636EE9">
        <w:t>.</w:t>
      </w:r>
    </w:p>
    <w:p w14:paraId="7D94BB3A" w14:textId="77777777" w:rsidR="007C0A0D" w:rsidRPr="00636EE9" w:rsidRDefault="007C0A0D" w:rsidP="00636EE9">
      <w:r w:rsidRPr="00636EE9">
        <w:t xml:space="preserve">After these preprocessing steps, the </w:t>
      </w:r>
      <w:r w:rsidRPr="00636EE9">
        <w:rPr>
          <w:rStyle w:val="SchwacherVerweis"/>
        </w:rPr>
        <w:t>Clouclip</w:t>
      </w:r>
      <w:r w:rsidRPr="00636EE9">
        <w:t xml:space="preserve"> dataset had no irregular timestamps remaining and contained explicit markers for all periods of missing data (e.g., times </w:t>
      </w:r>
      <w:r w:rsidRPr="00636EE9">
        <w:lastRenderedPageBreak/>
        <w:t>when the device was off or not worn). The distance and illuminance values were now ready for metric calculations.</w:t>
      </w:r>
      <w:ins w:id="868" w:author="zusammenlegung" w:date="2025-12-12T19:01:00Z" w16du:dateUtc="2025-12-12T18:01:00Z">
        <w:r w:rsidRPr="00C673E9">
          <w:rPr>
            <w:rFonts w:ascii="Arial" w:hAnsi="Arial" w:cs="Arial"/>
          </w:rPr>
          <w:t xml:space="preserve">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ins>
    </w:p>
    <w:p w14:paraId="4DDFA36B" w14:textId="569845A1" w:rsidR="007C0A0D" w:rsidRPr="00636EE9" w:rsidRDefault="007C0A0D" w:rsidP="00636EE9">
      <w:r w:rsidRPr="00636EE9">
        <w:t xml:space="preserve">The </w:t>
      </w:r>
      <w:r w:rsidRPr="00636EE9">
        <w:rPr>
          <w:rStyle w:val="VerbatimChar"/>
        </w:rPr>
        <w:t>VEET</w:t>
      </w:r>
      <w:r w:rsidRPr="00636EE9">
        <w:t xml:space="preserve"> illuminance data underwent a similar cleaning procedure. To make the </w:t>
      </w:r>
      <w:r w:rsidRPr="00636EE9">
        <w:rPr>
          <w:rStyle w:val="VerbatimChar"/>
        </w:rPr>
        <w:t>VEET</w:t>
      </w:r>
      <w:r w:rsidRPr="00636EE9">
        <w:t xml:space="preserve">’s 2-second illuminance data more comparable to the </w:t>
      </w:r>
      <w:r w:rsidRPr="00636EE9">
        <w:rPr>
          <w:rStyle w:val="VerbatimChar"/>
        </w:rPr>
        <w:t>Clouclip</w:t>
      </w:r>
      <w:r w:rsidRPr="00636EE9">
        <w:t xml:space="preserve">’s and to reduce computational load, we aggregated the illuminance time series to 5-second intervals. </w:t>
      </w:r>
      <w:ins w:id="869" w:author="zusammenlegung" w:date="2025-12-12T19:01:00Z" w16du:dateUtc="2025-12-12T18:01:00Z">
        <w:r w:rsidRPr="00C673E9">
          <w:rPr>
            <w:rFonts w:ascii="Arial" w:hAnsi="Arial" w:cs="Arial"/>
          </w:rPr>
          <w:t xml:space="preserve">Aggregation was performed with the arithmetic mean of values in a 5-second bin. </w:t>
        </w:r>
      </w:ins>
      <w:r w:rsidRPr="00636EE9">
        <w:t xml:space="preserve">We then inserted explicit missing entries for </w:t>
      </w:r>
      <w:del w:id="870" w:author="zusammenlegung" w:date="2025-12-12T19:01:00Z" w16du:dateUtc="2025-12-12T18:01:00Z">
        <w:r w:rsidR="00C33A9B" w:rsidRPr="00C33A9B">
          <w:delText>any gaps</w:delText>
        </w:r>
      </w:del>
      <w:ins w:id="871" w:author="zusammenlegung" w:date="2025-12-12T19:01:00Z" w16du:dateUtc="2025-12-12T18:01:00Z">
        <w:r w:rsidRPr="00C673E9">
          <w:rPr>
            <w:rFonts w:ascii="Arial" w:hAnsi="Arial" w:cs="Arial"/>
          </w:rPr>
          <w:t>each whole day</w:t>
        </w:r>
      </w:ins>
      <w:r w:rsidRPr="00636EE9">
        <w:t xml:space="preserve"> and removed days with more than one hour of missing illuminance data. After cleaning, six days of VEET illuminance data with good coverage remained for analysis (see </w:t>
      </w:r>
      <w:del w:id="872" w:author="zusammenlegung" w:date="2025-12-12T19:01:00Z" w16du:dateUtc="2025-12-12T18:01:00Z">
        <w:r w:rsidR="00C33A9B" w:rsidRPr="00C33A9B">
          <w:delText>Supplementary Material</w:delText>
        </w:r>
      </w:del>
      <w:ins w:id="873" w:author="zusammenlegung" w:date="2025-12-12T19:01:00Z" w16du:dateUtc="2025-12-12T18:01:00Z">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ins>
      <w:r w:rsidRPr="00636EE9">
        <w:t xml:space="preserve"> for details).</w:t>
      </w:r>
    </w:p>
    <w:p w14:paraId="178D29BF" w14:textId="7852E45E" w:rsidR="007C0A0D" w:rsidRPr="00636EE9" w:rsidRDefault="007C0A0D" w:rsidP="00636EE9">
      <w:r w:rsidRPr="00636EE9">
        <w:t xml:space="preserve">Finally, for spectral analysis, we imported the </w:t>
      </w:r>
      <w:r w:rsidRPr="00636EE9">
        <w:rPr>
          <w:rStyle w:val="VerbatimChar"/>
        </w:rPr>
        <w:t>VEET</w:t>
      </w:r>
      <w:r w:rsidRPr="00636EE9">
        <w:t xml:space="preserve">’s spectral sensor modality, and, for the distance analysis, the time-of-flight modality. This required additional processing: the raw spectral data consists of counts from 10 wavelength-specific channels (approximately 415 nm through 940 nm, </w:t>
      </w:r>
      <w:ins w:id="874" w:author="zusammenlegung" w:date="2025-12-12T19:01:00Z" w16du:dateUtc="2025-12-12T18:01:00Z">
        <w:r w:rsidRPr="00C673E9">
          <w:rPr>
            <w:rFonts w:ascii="Arial" w:hAnsi="Arial" w:cs="Arial"/>
          </w:rPr>
          <w:t xml:space="preserve">unequally spaced between 30 and 50 nm, </w:t>
        </w:r>
      </w:ins>
      <w:r w:rsidRPr="00636EE9">
        <w:t xml:space="preserve">plus </w:t>
      </w:r>
      <w:del w:id="875" w:author="zusammenlegung" w:date="2025-12-12T19:01:00Z" w16du:dateUtc="2025-12-12T18:01:00Z">
        <w:r w:rsidR="00C33A9B" w:rsidRPr="00C33A9B">
          <w:delText>two</w:delText>
        </w:r>
      </w:del>
      <w:ins w:id="876" w:author="zusammenlegung" w:date="2025-12-12T19:01:00Z" w16du:dateUtc="2025-12-12T18:01:00Z">
        <w:r w:rsidRPr="00C673E9">
          <w:rPr>
            <w:rFonts w:ascii="Arial" w:hAnsi="Arial" w:cs="Arial"/>
          </w:rPr>
          <w:t>one</w:t>
        </w:r>
      </w:ins>
      <w:r w:rsidRPr="00636EE9">
        <w:t xml:space="preserve"> broadband clear</w:t>
      </w:r>
      <w:ins w:id="877" w:author="zusammenlegung" w:date="2025-12-12T19:01:00Z" w16du:dateUtc="2025-12-12T18:01:00Z">
        <w:r w:rsidRPr="00C673E9">
          <w:rPr>
            <w:rFonts w:ascii="Arial" w:hAnsi="Arial" w:cs="Arial"/>
          </w:rPr>
          <w:t xml:space="preserve"> channel covering the whole range of individual</w:t>
        </w:r>
      </w:ins>
      <w:r w:rsidRPr="00636EE9">
        <w:t xml:space="preserve"> channels and a dark channel) along with a sensor gain setting. We aggregated the spectral data to 5-minute intervals to focus on broader trends and reduce data volume. Each channel’s counts were normalized by the appropriate gain</w:t>
      </w:r>
      <w:del w:id="878" w:author="zusammenlegung" w:date="2025-12-12T19:01:00Z" w16du:dateUtc="2025-12-12T18:01:00Z">
        <w:r w:rsidR="00C33A9B" w:rsidRPr="00C33A9B">
          <w:delText xml:space="preserve"> at each moment, and the two clear channels were averaged.</w:delText>
        </w:r>
      </w:del>
      <w:ins w:id="879" w:author="zusammenlegung" w:date="2025-12-12T19:01:00Z" w16du:dateUtc="2025-12-12T18:01:00Z">
        <w:r w:rsidRPr="00C673E9">
          <w:rPr>
            <w:rFonts w:ascii="Arial" w:hAnsi="Arial" w:cs="Arial"/>
          </w:rPr>
          <w:t>.</w:t>
        </w:r>
      </w:ins>
      <w:r w:rsidRPr="00636EE9">
        <w:t xml:space="preserve">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w:t>
      </w:r>
      <w:del w:id="880" w:author="zusammenlegung" w:date="2025-12-12T19:01:00Z" w16du:dateUtc="2025-12-12T18:01:00Z">
        <w:r w:rsidR="00C33A9B" w:rsidRPr="00C33A9B">
          <w:delText>(</w:delText>
        </w:r>
      </w:del>
      <w:r w:rsidRPr="00636EE9">
        <w:t xml:space="preserve">Detailed spectral preprocessing steps, including the calibration and normalization, are provided in the </w:t>
      </w:r>
      <w:del w:id="881" w:author="zusammenlegung" w:date="2025-12-12T19:01:00Z" w16du:dateUtc="2025-12-12T18:01:00Z">
        <w:r w:rsidR="00C33A9B" w:rsidRPr="00C33A9B">
          <w:delText>Supplement.)</w:delText>
        </w:r>
      </w:del>
      <w:ins w:id="882" w:author="zusammenlegung" w:date="2025-12-12T19:01:00Z" w16du:dateUtc="2025-12-12T18:01:00Z">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w:t>
        </w:r>
      </w:ins>
      <w:r w:rsidRPr="00636EE9">
        <w:t xml:space="preserve"> After spectral reconstruction, the dataset was ready for calculating example spectrum-based metrics.</w:t>
      </w:r>
      <w:del w:id="883" w:author="zusammenlegung" w:date="2025-12-12T19:01:00Z" w16du:dateUtc="2025-12-12T18:01:00Z">
        <w:r w:rsidR="00D43624">
          <w:delText xml:space="preserve"> </w:delText>
        </w:r>
      </w:del>
    </w:p>
    <w:p w14:paraId="1D87511E" w14:textId="41F460FA" w:rsidR="007C0A0D" w:rsidRPr="00636EE9" w:rsidRDefault="007C0A0D" w:rsidP="00636EE9">
      <w:r w:rsidRPr="00636EE9">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w:t>
      </w:r>
      <w:ins w:id="884" w:author="zusammenlegung" w:date="2025-12-12T19:01:00Z" w16du:dateUtc="2025-12-12T18:01:00Z">
        <w:r w:rsidRPr="00C673E9">
          <w:rPr>
            <w:rFonts w:ascii="Arial" w:hAnsi="Arial" w:cs="Arial"/>
          </w:rPr>
          <w:t xml:space="preserve">For computational reasons, only the first object was kept. </w:t>
        </w:r>
      </w:ins>
      <w:r w:rsidRPr="00636EE9">
        <w:t xml:space="preserve">These data were pivoted into a long format, where each row contains the distance and confidence data for </w:t>
      </w:r>
      <w:del w:id="885" w:author="zusammenlegung" w:date="2025-12-12T19:01:00Z" w16du:dateUtc="2025-12-12T18:01:00Z">
        <w:r w:rsidR="00D43624" w:rsidRPr="00EF17F7">
          <w:delText xml:space="preserve">both objects for </w:delText>
        </w:r>
      </w:del>
      <w:r w:rsidRPr="00636EE9">
        <w:t xml:space="preserve">a given position in the grid and a given datetime. After </w:t>
      </w:r>
      <w:r w:rsidRPr="00636EE9">
        <w:lastRenderedPageBreak/>
        <w:t xml:space="preserve">pivoting and converting grid positions into a deviation angle from central view, the </w:t>
      </w:r>
      <w:del w:id="886" w:author="zusammenlegung" w:date="2025-12-12T19:01:00Z" w16du:dateUtc="2025-12-12T18:01:00Z">
        <w:r w:rsidR="00D43624" w:rsidRPr="00EF17F7">
          <w:delText>dataswert</w:delText>
        </w:r>
      </w:del>
      <w:ins w:id="887" w:author="zusammenlegung" w:date="2025-12-12T19:01:00Z" w16du:dateUtc="2025-12-12T18:01:00Z">
        <w:r w:rsidRPr="00C673E9">
          <w:rPr>
            <w:rFonts w:ascii="Arial" w:hAnsi="Arial" w:cs="Arial"/>
          </w:rPr>
          <w:t>dataset</w:t>
        </w:r>
      </w:ins>
      <w:r w:rsidRPr="00636EE9">
        <w:t xml:space="preserve"> was ready to be used for distance analysis.</w:t>
      </w:r>
    </w:p>
    <w:p w14:paraId="6B3F9F5F" w14:textId="77777777" w:rsidR="007C0A0D" w:rsidRPr="00C673E9" w:rsidRDefault="007C0A0D" w:rsidP="007C0A0D">
      <w:pPr>
        <w:pStyle w:val="Textkrper"/>
        <w:rPr>
          <w:ins w:id="888" w:author="zusammenlegung" w:date="2025-12-12T19:01:00Z" w16du:dateUtc="2025-12-12T18:01:00Z"/>
          <w:rFonts w:ascii="Arial" w:hAnsi="Arial" w:cs="Arial"/>
        </w:rPr>
      </w:pPr>
      <w:ins w:id="889" w:author="zusammenlegung" w:date="2025-12-12T19:01:00Z" w16du:dateUtc="2025-12-12T18:01:00Z">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ins>
    </w:p>
    <w:p w14:paraId="02D1F78D" w14:textId="19E71C32" w:rsidR="007C0A0D" w:rsidRPr="00636EE9" w:rsidRDefault="007C0A0D" w:rsidP="00636EE9">
      <w:r w:rsidRPr="00636EE9">
        <w:t xml:space="preserve">This tutorial will start by importing a </w:t>
      </w:r>
      <w:r w:rsidRPr="00636EE9">
        <w:rPr>
          <w:rStyle w:val="VerbatimChar"/>
        </w:rPr>
        <w:t>Clouclip</w:t>
      </w:r>
      <w:r w:rsidRPr="00636EE9">
        <w:t xml:space="preserve"> dataset and providing an overview of the data. The </w:t>
      </w:r>
      <w:r w:rsidRPr="00636EE9">
        <w:rPr>
          <w:rStyle w:val="VerbatimChar"/>
        </w:rPr>
        <w:t>Clouclip</w:t>
      </w:r>
      <w:r w:rsidRPr="00636EE9">
        <w:t xml:space="preserve"> export is considerably simpler compared to the </w:t>
      </w:r>
      <w:r w:rsidRPr="00636EE9">
        <w:rPr>
          <w:rStyle w:val="VerbatimChar"/>
        </w:rPr>
        <w:t>VEET</w:t>
      </w:r>
      <w:r w:rsidRPr="00636EE9">
        <w:t xml:space="preserve"> export, only containing </w:t>
      </w:r>
      <w:r w:rsidRPr="00636EE9">
        <w:rPr>
          <w:rStyle w:val="VerbatimChar"/>
        </w:rPr>
        <w:t>Distance</w:t>
      </w:r>
      <w:r w:rsidRPr="00636EE9">
        <w:t xml:space="preserve"> and </w:t>
      </w:r>
      <w:r w:rsidRPr="00636EE9">
        <w:rPr>
          <w:rStyle w:val="VerbatimChar"/>
        </w:rPr>
        <w:t>Illuminance</w:t>
      </w:r>
      <w:r w:rsidRPr="00636EE9">
        <w:t xml:space="preserve"> measurements. The </w:t>
      </w:r>
      <w:r w:rsidRPr="00636EE9">
        <w:rPr>
          <w:rStyle w:val="VerbatimChar"/>
        </w:rPr>
        <w:t>VEET</w:t>
      </w:r>
      <w:r w:rsidRPr="00636EE9">
        <w:t xml:space="preserve"> </w:t>
      </w:r>
      <w:del w:id="890" w:author="zusammenlegung" w:date="2025-12-12T19:01:00Z" w16du:dateUtc="2025-12-12T18:01:00Z">
        <w:r w:rsidR="00C33A9B" w:rsidRPr="00C33A9B">
          <w:delText>data</w:delText>
        </w:r>
      </w:del>
      <w:ins w:id="891" w:author="zusammenlegung" w:date="2025-12-12T19:01:00Z" w16du:dateUtc="2025-12-12T18:01:00Z">
        <w:r w:rsidRPr="00C673E9">
          <w:rPr>
            <w:rFonts w:ascii="Arial" w:hAnsi="Arial" w:cs="Arial"/>
          </w:rPr>
          <w:t>dataset</w:t>
        </w:r>
      </w:ins>
      <w:r w:rsidRPr="00636EE9">
        <w:t xml:space="preserve"> will be </w:t>
      </w:r>
      <w:del w:id="892" w:author="zusammenlegung" w:date="2025-12-12T19:01:00Z" w16du:dateUtc="2025-12-12T18:01:00Z">
        <w:r w:rsidR="00D43624">
          <w:delText>used</w:delText>
        </w:r>
      </w:del>
      <w:ins w:id="893" w:author="zusammenlegung" w:date="2025-12-12T19:01:00Z" w16du:dateUtc="2025-12-12T18:01:00Z">
        <w:r w:rsidRPr="00C673E9">
          <w:rPr>
            <w:rFonts w:ascii="Arial" w:hAnsi="Arial" w:cs="Arial"/>
          </w:rPr>
          <w:t>imported</w:t>
        </w:r>
      </w:ins>
      <w:r w:rsidRPr="00636EE9">
        <w:t xml:space="preserve"> later </w:t>
      </w:r>
      <w:del w:id="894" w:author="zusammenlegung" w:date="2025-12-12T19:01:00Z" w16du:dateUtc="2025-12-12T18:01:00Z">
        <w:r w:rsidR="00D43624">
          <w:delText xml:space="preserve">to discuss </w:delText>
        </w:r>
        <w:r w:rsidR="00893B18">
          <w:delText>pipelines with</w:delText>
        </w:r>
      </w:del>
      <w:ins w:id="895" w:author="zusammenlegung" w:date="2025-12-12T19:01:00Z" w16du:dateUtc="2025-12-12T18:01:00Z">
        <w:r w:rsidRPr="00C673E9">
          <w:rPr>
            <w:rFonts w:ascii="Arial" w:hAnsi="Arial" w:cs="Arial"/>
          </w:rPr>
          <w:t>for</w:t>
        </w:r>
      </w:ins>
      <w:r w:rsidRPr="00636EE9">
        <w:t xml:space="preserve"> the </w:t>
      </w:r>
      <w:del w:id="896" w:author="zusammenlegung" w:date="2025-12-12T19:01:00Z" w16du:dateUtc="2025-12-12T18:01:00Z">
        <w:r w:rsidR="00893B18">
          <w:delText>richer dataset</w:delText>
        </w:r>
      </w:del>
      <w:ins w:id="897" w:author="zusammenlegung" w:date="2025-12-12T19:01:00Z" w16du:dateUtc="2025-12-12T18:01:00Z">
        <w:r w:rsidRPr="00C673E9">
          <w:rPr>
            <w:rFonts w:ascii="Arial" w:hAnsi="Arial" w:cs="Arial"/>
          </w:rPr>
          <w:t>spectrum related metrics</w:t>
        </w:r>
      </w:ins>
      <w:r w:rsidRPr="00636EE9">
        <w:t>.</w:t>
      </w:r>
    </w:p>
    <w:p w14:paraId="4AD98EA3" w14:textId="2ECB7D63" w:rsidR="00EF17F7" w:rsidRPr="008C4DD3" w:rsidRDefault="008C4DD3" w:rsidP="00F61D20">
      <w:pPr>
        <w:pStyle w:val="SourceCode"/>
        <w:spacing w:line="240" w:lineRule="auto"/>
        <w:rPr>
          <w:del w:id="898" w:author="zusammenlegung" w:date="2025-12-12T19:01:00Z" w16du:dateUtc="2025-12-12T18:01:00Z"/>
          <w:color w:val="4758AB"/>
          <w:shd w:val="clear" w:color="auto" w:fill="F1F3F5"/>
          <w:lang w:val="de-DE"/>
          <w:rPrChange w:id="899" w:author="Johannes Zauner" w:date="2025-12-13T05:03:00Z" w16du:dateUtc="2025-12-13T04:03:00Z">
            <w:rPr>
              <w:del w:id="900" w:author="zusammenlegung" w:date="2025-12-12T19:01:00Z" w16du:dateUtc="2025-12-12T18:01:00Z"/>
            </w:rPr>
          </w:rPrChange>
        </w:rPr>
        <w:pPrChange w:id="901" w:author="Johannes Zauner" w:date="2025-12-13T05:29:00Z" w16du:dateUtc="2025-12-13T04:29:00Z">
          <w:pPr>
            <w:pStyle w:val="SourceCode"/>
            <w:spacing w:line="240" w:lineRule="auto"/>
          </w:pPr>
        </w:pPrChange>
      </w:pPr>
      <w:ins w:id="902" w:author="Johannes Zauner" w:date="2025-12-13T05:03:00Z">
        <w:r w:rsidRPr="00E75DA2">
          <w:rPr>
            <w:b/>
            <w:bCs/>
            <w:rPrChange w:id="903" w:author="Johannes Zauner" w:date="2025-12-13T05:11:00Z" w16du:dateUtc="2025-12-13T04:11:00Z">
              <w:rPr>
                <w:color w:val="4758AB"/>
                <w:shd w:val="clear" w:color="auto" w:fill="F1F3F5"/>
                <w:lang w:val="de-DE"/>
              </w:rPr>
            </w:rPrChange>
          </w:rPr>
          <w:t>Load libraries and preprocessed data</w:t>
        </w:r>
      </w:ins>
      <w:ins w:id="904" w:author="Johannes Zauner" w:date="2025-12-13T05:03:00Z" w16du:dateUtc="2025-12-13T04:03:00Z">
        <w:r>
          <w:rPr>
            <w:color w:val="4758AB"/>
            <w:shd w:val="clear" w:color="auto" w:fill="F1F3F5"/>
            <w:lang w:val="de-DE"/>
          </w:rPr>
          <w:br/>
        </w:r>
      </w:ins>
      <w:ins w:id="905" w:author="Johannes Zauner" w:date="2025-12-12T19:19:00Z" w16du:dateUtc="2025-12-12T18:19:00Z">
        <w:r w:rsidR="00636EE9" w:rsidRPr="0056723D">
          <w:rPr>
            <w:rStyle w:val="FunctionTok"/>
            <w:rPrChange w:id="906" w:author="Johannes Zauner" w:date="2025-12-12T20:50:00Z" w16du:dateUtc="2025-12-12T19:50:00Z">
              <w:rPr>
                <w:rStyle w:val="CommentTok"/>
              </w:rPr>
            </w:rPrChange>
          </w:rPr>
          <w:t>1</w:t>
        </w:r>
      </w:ins>
      <w:ins w:id="907" w:author="Johannes Zauner" w:date="2025-12-12T20:50:00Z" w16du:dateUtc="2025-12-12T19:50:00Z">
        <w:r w:rsidR="0056723D">
          <w:rPr>
            <w:rStyle w:val="NormalTok"/>
          </w:rPr>
          <w:t xml:space="preserve"> </w:t>
        </w:r>
      </w:ins>
      <w:ins w:id="908" w:author="Johannes Zauner" w:date="2025-12-12T19:19:00Z" w16du:dateUtc="2025-12-12T18:19:00Z">
        <w:r w:rsidR="00636EE9">
          <w:rPr>
            <w:rStyle w:val="CommentTok"/>
          </w:rPr>
          <w:t xml:space="preserve"> </w:t>
        </w:r>
      </w:ins>
      <w:del w:id="909" w:author="zusammenlegung" w:date="2025-12-12T19:01:00Z" w16du:dateUtc="2025-12-12T18:01:00Z">
        <w:r w:rsidR="00EF17F7">
          <w:rPr>
            <w:rStyle w:val="CommentTok"/>
          </w:rPr>
          <w:delText># load libraries</w:delText>
        </w:r>
        <w:r w:rsidR="00EF17F7">
          <w:br/>
        </w:r>
      </w:del>
      <w:r w:rsidR="007C0A0D" w:rsidRPr="00636EE9">
        <w:rPr>
          <w:rStyle w:val="FunctionTok"/>
        </w:rPr>
        <w:t>library</w:t>
      </w:r>
      <w:r w:rsidR="007C0A0D" w:rsidRPr="00636EE9">
        <w:rPr>
          <w:rStyle w:val="NormalTok"/>
        </w:rPr>
        <w:t>(LightLogR)</w:t>
      </w:r>
      <w:r w:rsidR="007C0A0D" w:rsidRPr="00636EE9">
        <w:br/>
      </w:r>
      <w:ins w:id="910" w:author="Johannes Zauner" w:date="2025-12-12T19:20:00Z" w16du:dateUtc="2025-12-12T18:20:00Z">
        <w:r w:rsidR="00636EE9">
          <w:rPr>
            <w:rStyle w:val="FunctionTok"/>
          </w:rPr>
          <w:t>2</w:t>
        </w:r>
      </w:ins>
      <w:ins w:id="911" w:author="Johannes Zauner" w:date="2025-12-12T20:50:00Z" w16du:dateUtc="2025-12-12T19:50:00Z">
        <w:r w:rsidR="0056723D">
          <w:rPr>
            <w:rStyle w:val="NormalTok"/>
          </w:rPr>
          <w:t xml:space="preserve"> </w:t>
        </w:r>
      </w:ins>
      <w:ins w:id="912" w:author="Johannes Zauner" w:date="2025-12-12T19:20:00Z" w16du:dateUtc="2025-12-12T18:20:00Z">
        <w:r w:rsidR="00636EE9">
          <w:rPr>
            <w:rStyle w:val="FunctionTok"/>
          </w:rPr>
          <w:t xml:space="preserve"> </w:t>
        </w:r>
      </w:ins>
      <w:r w:rsidR="007C0A0D" w:rsidRPr="00636EE9">
        <w:rPr>
          <w:rStyle w:val="FunctionTok"/>
        </w:rPr>
        <w:t>library</w:t>
      </w:r>
      <w:r w:rsidR="007C0A0D" w:rsidRPr="00636EE9">
        <w:rPr>
          <w:rStyle w:val="NormalTok"/>
        </w:rPr>
        <w:t>(tidyverse)</w:t>
      </w:r>
      <w:r w:rsidR="007C0A0D" w:rsidRPr="00636EE9">
        <w:br/>
      </w:r>
      <w:ins w:id="913" w:author="Johannes Zauner" w:date="2025-12-12T19:20:00Z" w16du:dateUtc="2025-12-12T18:20:00Z">
        <w:r w:rsidR="00636EE9">
          <w:rPr>
            <w:rStyle w:val="FunctionTok"/>
          </w:rPr>
          <w:t>3</w:t>
        </w:r>
      </w:ins>
      <w:ins w:id="914" w:author="Johannes Zauner" w:date="2025-12-12T20:50:00Z" w16du:dateUtc="2025-12-12T19:50:00Z">
        <w:r w:rsidR="0056723D">
          <w:rPr>
            <w:rStyle w:val="NormalTok"/>
          </w:rPr>
          <w:t xml:space="preserve"> </w:t>
        </w:r>
      </w:ins>
      <w:ins w:id="915" w:author="Johannes Zauner" w:date="2025-12-12T19:20:00Z" w16du:dateUtc="2025-12-12T18:20:00Z">
        <w:r w:rsidR="00636EE9">
          <w:rPr>
            <w:rStyle w:val="FunctionTok"/>
          </w:rPr>
          <w:t xml:space="preserve"> </w:t>
        </w:r>
      </w:ins>
      <w:r w:rsidR="007C0A0D" w:rsidRPr="00636EE9">
        <w:rPr>
          <w:rStyle w:val="FunctionTok"/>
        </w:rPr>
        <w:t>library</w:t>
      </w:r>
      <w:r w:rsidR="007C0A0D" w:rsidRPr="00636EE9">
        <w:rPr>
          <w:rStyle w:val="NormalTok"/>
        </w:rPr>
        <w:t>(gt)</w:t>
      </w:r>
    </w:p>
    <w:p w14:paraId="4C128F40" w14:textId="44815463" w:rsidR="007C0A0D" w:rsidRPr="00C673E9" w:rsidRDefault="007C0A0D" w:rsidP="00F61D20">
      <w:pPr>
        <w:pStyle w:val="SourceCode"/>
        <w:spacing w:line="240" w:lineRule="auto"/>
        <w:rPr>
          <w:ins w:id="916" w:author="zusammenlegung" w:date="2025-12-12T19:01:00Z" w16du:dateUtc="2025-12-12T18:01:00Z"/>
          <w:rFonts w:ascii="Arial" w:hAnsi="Arial" w:cs="Arial"/>
        </w:rPr>
      </w:pPr>
      <w:ins w:id="917" w:author="zusammenlegung" w:date="2025-12-12T19:01:00Z" w16du:dateUtc="2025-12-12T18:01:00Z">
        <w:r w:rsidRPr="00C673E9">
          <w:rPr>
            <w:rFonts w:ascii="Arial" w:hAnsi="Arial" w:cs="Arial"/>
          </w:rPr>
          <w:br/>
        </w:r>
      </w:ins>
      <w:ins w:id="918" w:author="Johannes Zauner" w:date="2025-12-12T19:20:00Z" w16du:dateUtc="2025-12-12T18:20:00Z">
        <w:r w:rsidR="00636EE9">
          <w:rPr>
            <w:rStyle w:val="FunctionTok"/>
          </w:rPr>
          <w:t>4</w:t>
        </w:r>
      </w:ins>
      <w:ins w:id="919" w:author="Johannes Zauner" w:date="2025-12-12T20:50:00Z" w16du:dateUtc="2025-12-12T19:50:00Z">
        <w:r w:rsidR="0056723D">
          <w:rPr>
            <w:rStyle w:val="NormalTok"/>
          </w:rPr>
          <w:t xml:space="preserve"> </w:t>
        </w:r>
      </w:ins>
      <w:ins w:id="920" w:author="Johannes Zauner" w:date="2025-12-12T19:20:00Z" w16du:dateUtc="2025-12-12T18:20:00Z">
        <w:r w:rsidR="00636EE9">
          <w:rPr>
            <w:rStyle w:val="FunctionTok"/>
          </w:rPr>
          <w:t xml:space="preserve"> </w:t>
        </w:r>
      </w:ins>
      <w:r w:rsidRPr="00636EE9">
        <w:rPr>
          <w:rStyle w:val="FunctionTok"/>
        </w:rPr>
        <w:t>load</w:t>
      </w:r>
      <w:r w:rsidRPr="00636EE9">
        <w:rPr>
          <w:rStyle w:val="NormalTok"/>
        </w:rPr>
        <w:t>(</w:t>
      </w:r>
      <w:r w:rsidRPr="00636EE9">
        <w:rPr>
          <w:rStyle w:val="StringTok"/>
        </w:rPr>
        <w:t>"data/cleaned/data.RData"</w:t>
      </w:r>
      <w:r w:rsidRPr="00636EE9">
        <w:rPr>
          <w:rStyle w:val="NormalTok"/>
        </w:rPr>
        <w:t>)</w:t>
      </w:r>
      <w:del w:id="921" w:author="zusammenlegung" w:date="2025-12-12T19:01:00Z" w16du:dateUtc="2025-12-12T18:01:00Z">
        <w:r w:rsidR="00EF17F7">
          <w:br/>
        </w:r>
      </w:del>
    </w:p>
    <w:p w14:paraId="7F0E5879" w14:textId="4E813431" w:rsidR="007C0A0D" w:rsidRPr="00C673E9" w:rsidDel="00E75DA2" w:rsidRDefault="007C0A0D" w:rsidP="00E15100">
      <w:pPr>
        <w:pStyle w:val="SourceCode"/>
        <w:spacing w:line="240" w:lineRule="auto"/>
        <w:rPr>
          <w:ins w:id="922" w:author="zusammenlegung" w:date="2025-12-12T19:01:00Z" w16du:dateUtc="2025-12-12T18:01:00Z"/>
          <w:del w:id="923" w:author="Johannes Zauner" w:date="2025-12-13T05:12:00Z" w16du:dateUtc="2025-12-13T04:12:00Z"/>
          <w:rFonts w:ascii="Arial" w:hAnsi="Arial" w:cs="Arial"/>
        </w:rPr>
      </w:pPr>
      <w:bookmarkStart w:id="924" w:name="annotated-cell-2"/>
      <w:del w:id="925" w:author="Johannes Zauner" w:date="2025-12-13T05:12:00Z" w16du:dateUtc="2025-12-13T04:12:00Z">
        <w:r w:rsidRPr="00636EE9" w:rsidDel="00E75DA2">
          <w:rPr>
            <w:rStyle w:val="NormalTok"/>
          </w:rPr>
          <w:delText xml:space="preserve">coordinates </w:delText>
        </w:r>
        <w:r w:rsidRPr="00636EE9" w:rsidDel="00E75DA2">
          <w:rPr>
            <w:rStyle w:val="OtherTok"/>
          </w:rPr>
          <w:delText>&lt;-</w:delText>
        </w:r>
        <w:r w:rsidRPr="00636EE9" w:rsidDel="00E75DA2">
          <w:rPr>
            <w:rStyle w:val="NormalTok"/>
          </w:rPr>
          <w:delText xml:space="preserve"> </w:delText>
        </w:r>
        <w:r w:rsidRPr="00636EE9" w:rsidDel="00E75DA2">
          <w:rPr>
            <w:rStyle w:val="FunctionTok"/>
          </w:rPr>
          <w:delText>c</w:delText>
        </w:r>
        <w:r w:rsidRPr="00636EE9" w:rsidDel="00E75DA2">
          <w:rPr>
            <w:rStyle w:val="NormalTok"/>
          </w:rPr>
          <w:delText>(</w:delText>
        </w:r>
        <w:r w:rsidRPr="00636EE9" w:rsidDel="00E75DA2">
          <w:rPr>
            <w:rStyle w:val="FloatTok"/>
          </w:rPr>
          <w:delText>29.75</w:delText>
        </w:r>
        <w:r w:rsidRPr="00636EE9" w:rsidDel="00E75DA2">
          <w:rPr>
            <w:rStyle w:val="NormalTok"/>
          </w:rPr>
          <w:delText xml:space="preserve">, </w:delText>
        </w:r>
        <w:r w:rsidRPr="00636EE9" w:rsidDel="00E75DA2">
          <w:rPr>
            <w:rStyle w:val="SpecialCharTok"/>
          </w:rPr>
          <w:delText>-</w:delText>
        </w:r>
        <w:r w:rsidRPr="00636EE9" w:rsidDel="00E75DA2">
          <w:rPr>
            <w:rStyle w:val="FloatTok"/>
          </w:rPr>
          <w:delText>95.36</w:delText>
        </w:r>
        <w:r w:rsidRPr="00636EE9" w:rsidDel="00E75DA2">
          <w:rPr>
            <w:rStyle w:val="NormalTok"/>
          </w:rPr>
          <w:delText>)</w:delText>
        </w:r>
        <w:r w:rsidR="00EF17F7" w:rsidDel="00E75DA2">
          <w:rPr>
            <w:rStyle w:val="NormalTok"/>
          </w:rPr>
          <w:delText xml:space="preserve"> </w:delText>
        </w:r>
        <w:r w:rsidR="00EF17F7" w:rsidDel="00E75DA2">
          <w:rPr>
            <w:rStyle w:val="CommentTok"/>
          </w:rPr>
          <w:delText>#coordinates</w:delText>
        </w:r>
      </w:del>
    </w:p>
    <w:bookmarkEnd w:id="924"/>
    <w:p w14:paraId="136A11F3" w14:textId="77777777" w:rsidR="00E75DA2" w:rsidRDefault="00E75DA2" w:rsidP="00CE1EC2">
      <w:pPr>
        <w:pStyle w:val="DefinitionTerm"/>
        <w:rPr>
          <w:ins w:id="926" w:author="Johannes Zauner" w:date="2025-12-13T05:12:00Z" w16du:dateUtc="2025-12-13T04:12:00Z"/>
          <w:rFonts w:ascii="Arial" w:hAnsi="Arial" w:cs="Arial"/>
        </w:rPr>
      </w:pPr>
    </w:p>
    <w:p w14:paraId="31C40FB4" w14:textId="639C6BFE" w:rsidR="00E75DA2" w:rsidRPr="00784737" w:rsidRDefault="00784737" w:rsidP="00F61D20">
      <w:pPr>
        <w:pStyle w:val="SourceCode"/>
        <w:spacing w:line="240" w:lineRule="auto"/>
        <w:rPr>
          <w:ins w:id="927" w:author="Johannes Zauner" w:date="2025-12-13T05:12:00Z" w16du:dateUtc="2025-12-13T04:12:00Z"/>
          <w:b/>
          <w:bCs/>
          <w:lang w:val="de-DE"/>
          <w:rPrChange w:id="928" w:author="Johannes Zauner" w:date="2025-12-13T05:13:00Z" w16du:dateUtc="2025-12-13T04:13:00Z">
            <w:rPr>
              <w:ins w:id="929" w:author="Johannes Zauner" w:date="2025-12-13T05:12:00Z" w16du:dateUtc="2025-12-13T04:12:00Z"/>
              <w:rFonts w:ascii="Arial" w:hAnsi="Arial" w:cs="Arial"/>
            </w:rPr>
          </w:rPrChange>
        </w:rPr>
        <w:pPrChange w:id="930" w:author="Johannes Zauner" w:date="2025-12-13T05:29:00Z" w16du:dateUtc="2025-12-13T04:29:00Z">
          <w:pPr>
            <w:pStyle w:val="DefinitionTerm"/>
          </w:pPr>
        </w:pPrChange>
      </w:pPr>
      <w:ins w:id="931" w:author="Johannes Zauner" w:date="2025-12-13T05:13:00Z">
        <w:r w:rsidRPr="00784737">
          <w:rPr>
            <w:b/>
            <w:bCs/>
            <w:lang w:val="de-DE"/>
          </w:rPr>
          <w:t>Store coordinates of data collection</w:t>
        </w:r>
      </w:ins>
      <w:ins w:id="932" w:author="Johannes Zauner" w:date="2025-12-13T05:13:00Z" w16du:dateUtc="2025-12-13T04:13:00Z">
        <w:r w:rsidR="00E75DA2">
          <w:rPr>
            <w:color w:val="4758AB"/>
            <w:shd w:val="clear" w:color="auto" w:fill="F1F3F5"/>
            <w:lang w:val="de-DE"/>
          </w:rPr>
          <w:br/>
        </w:r>
        <w:r w:rsidR="00E75DA2">
          <w:rPr>
            <w:rStyle w:val="NormalTok"/>
          </w:rPr>
          <w:t>1</w:t>
        </w:r>
      </w:ins>
      <w:ins w:id="933" w:author="Johannes Zauner" w:date="2025-12-13T05:12:00Z" w16du:dateUtc="2025-12-13T04:12:00Z">
        <w:r w:rsidR="00E75DA2">
          <w:rPr>
            <w:rStyle w:val="NormalTok"/>
          </w:rPr>
          <w:t xml:space="preserve">  </w:t>
        </w:r>
        <w:r w:rsidR="00E75DA2" w:rsidRPr="00636EE9">
          <w:rPr>
            <w:rStyle w:val="NormalTok"/>
          </w:rPr>
          <w:t xml:space="preserve">coordinates </w:t>
        </w:r>
        <w:r w:rsidR="00E75DA2" w:rsidRPr="00636EE9">
          <w:rPr>
            <w:rStyle w:val="OtherTok"/>
          </w:rPr>
          <w:t>&lt;-</w:t>
        </w:r>
        <w:r w:rsidR="00E75DA2" w:rsidRPr="00636EE9">
          <w:rPr>
            <w:rStyle w:val="NormalTok"/>
          </w:rPr>
          <w:t xml:space="preserve"> </w:t>
        </w:r>
        <w:r w:rsidR="00E75DA2" w:rsidRPr="00636EE9">
          <w:rPr>
            <w:rStyle w:val="FunctionTok"/>
          </w:rPr>
          <w:t>c</w:t>
        </w:r>
        <w:r w:rsidR="00E75DA2" w:rsidRPr="00636EE9">
          <w:rPr>
            <w:rStyle w:val="NormalTok"/>
          </w:rPr>
          <w:t>(</w:t>
        </w:r>
        <w:r w:rsidR="00E75DA2" w:rsidRPr="00636EE9">
          <w:rPr>
            <w:rStyle w:val="FloatTok"/>
          </w:rPr>
          <w:t>29.75</w:t>
        </w:r>
        <w:r w:rsidR="00E75DA2" w:rsidRPr="00636EE9">
          <w:rPr>
            <w:rStyle w:val="NormalTok"/>
          </w:rPr>
          <w:t xml:space="preserve">, </w:t>
        </w:r>
        <w:r w:rsidR="00E75DA2" w:rsidRPr="00636EE9">
          <w:rPr>
            <w:rStyle w:val="SpecialCharTok"/>
          </w:rPr>
          <w:t>-</w:t>
        </w:r>
        <w:r w:rsidR="00E75DA2" w:rsidRPr="00636EE9">
          <w:rPr>
            <w:rStyle w:val="FloatTok"/>
          </w:rPr>
          <w:t>95.36</w:t>
        </w:r>
        <w:r w:rsidR="00E75DA2" w:rsidRPr="00636EE9">
          <w:rPr>
            <w:rStyle w:val="NormalTok"/>
          </w:rPr>
          <w:t>)</w:t>
        </w:r>
      </w:ins>
    </w:p>
    <w:p w14:paraId="64652313" w14:textId="2EAC560C" w:rsidR="007C0A0D" w:rsidRPr="00CE1EC2" w:rsidDel="00CE1EC2" w:rsidRDefault="007C0A0D" w:rsidP="007C0A0D">
      <w:pPr>
        <w:pStyle w:val="DefinitionTerm"/>
        <w:rPr>
          <w:ins w:id="934" w:author="zusammenlegung" w:date="2025-12-12T19:01:00Z" w16du:dateUtc="2025-12-12T18:01:00Z"/>
          <w:del w:id="935" w:author="Johannes Zauner" w:date="2025-12-12T20:13:00Z" w16du:dateUtc="2025-12-12T19:13:00Z"/>
          <w:rFonts w:ascii="Arial" w:hAnsi="Arial" w:cs="Arial"/>
          <w:b w:val="0"/>
          <w:bCs/>
          <w:rPrChange w:id="936" w:author="Johannes Zauner" w:date="2025-12-12T20:13:00Z" w16du:dateUtc="2025-12-12T19:13:00Z">
            <w:rPr>
              <w:ins w:id="937" w:author="zusammenlegung" w:date="2025-12-12T19:01:00Z" w16du:dateUtc="2025-12-12T18:01:00Z"/>
              <w:del w:id="938" w:author="Johannes Zauner" w:date="2025-12-12T20:13:00Z" w16du:dateUtc="2025-12-12T19:13:00Z"/>
              <w:rFonts w:ascii="Arial" w:hAnsi="Arial" w:cs="Arial"/>
            </w:rPr>
          </w:rPrChange>
        </w:rPr>
      </w:pPr>
      <w:ins w:id="939" w:author="zusammenlegung" w:date="2025-12-12T19:01:00Z" w16du:dateUtc="2025-12-12T18:01:00Z">
        <w:r w:rsidRPr="00C673E9">
          <w:rPr>
            <w:rFonts w:ascii="Arial" w:hAnsi="Arial" w:cs="Arial"/>
          </w:rPr>
          <w:t xml:space="preserve">Line </w:t>
        </w:r>
      </w:ins>
      <w:ins w:id="940" w:author="Johannes Zauner" w:date="2025-12-13T05:12:00Z" w16du:dateUtc="2025-12-13T04:12:00Z">
        <w:r w:rsidR="00E75DA2">
          <w:rPr>
            <w:rFonts w:ascii="Arial" w:hAnsi="Arial" w:cs="Arial"/>
          </w:rPr>
          <w:t>1</w:t>
        </w:r>
      </w:ins>
      <w:ins w:id="941" w:author="zusammenlegung" w:date="2025-12-12T19:01:00Z" w16du:dateUtc="2025-12-12T18:01:00Z">
        <w:del w:id="942" w:author="Johannes Zauner" w:date="2025-12-12T19:20:00Z" w16du:dateUtc="2025-12-12T18:20:00Z">
          <w:r w:rsidRPr="00C673E9" w:rsidDel="00636EE9">
            <w:rPr>
              <w:rFonts w:ascii="Arial" w:hAnsi="Arial" w:cs="Arial"/>
            </w:rPr>
            <w:delText>1</w:delText>
          </w:r>
        </w:del>
      </w:ins>
      <w:ins w:id="943" w:author="Johannes Zauner" w:date="2025-12-12T20:13:00Z" w16du:dateUtc="2025-12-12T19:13:00Z">
        <w:r w:rsidR="00CE1EC2">
          <w:rPr>
            <w:rFonts w:ascii="Arial" w:hAnsi="Arial" w:cs="Arial"/>
          </w:rPr>
          <w:t xml:space="preserve"> </w:t>
        </w:r>
      </w:ins>
    </w:p>
    <w:p w14:paraId="16FF792E" w14:textId="26194D1E" w:rsidR="007C0A0D" w:rsidRPr="00CE1EC2" w:rsidRDefault="007C0A0D" w:rsidP="00CE1EC2">
      <w:pPr>
        <w:pStyle w:val="DefinitionTerm"/>
        <w:rPr>
          <w:b w:val="0"/>
          <w:bCs/>
          <w:rPrChange w:id="944" w:author="Johannes Zauner" w:date="2025-12-12T20:13:00Z" w16du:dateUtc="2025-12-12T19:13:00Z">
            <w:rPr/>
          </w:rPrChange>
        </w:rPr>
        <w:pPrChange w:id="945" w:author="Johannes Zauner" w:date="2025-12-12T20:13:00Z" w16du:dateUtc="2025-12-12T19:13:00Z">
          <w:pPr>
            <w:pStyle w:val="Definition"/>
          </w:pPr>
        </w:pPrChange>
      </w:pPr>
      <w:ins w:id="946" w:author="zusammenlegung" w:date="2025-12-12T19:01:00Z" w16du:dateUtc="2025-12-12T18:01:00Z">
        <w:r w:rsidRPr="00CE1EC2">
          <w:rPr>
            <w:rFonts w:cs="Arial"/>
            <w:b w:val="0"/>
            <w:bCs/>
            <w:rPrChange w:id="947" w:author="Johannes Zauner" w:date="2025-12-12T20:13:00Z" w16du:dateUtc="2025-12-12T19:13:00Z">
              <w:rPr>
                <w:rFonts w:cs="Arial"/>
              </w:rPr>
            </w:rPrChange>
          </w:rPr>
          <w:t>Coordinates</w:t>
        </w:r>
      </w:ins>
      <w:r w:rsidRPr="00CE1EC2">
        <w:rPr>
          <w:b w:val="0"/>
          <w:bCs/>
          <w:rPrChange w:id="948" w:author="Johannes Zauner" w:date="2025-12-12T20:13:00Z" w16du:dateUtc="2025-12-12T19:13:00Z">
            <w:rPr/>
          </w:rPrChange>
        </w:rPr>
        <w:t xml:space="preserve"> for Houston, Texas</w:t>
      </w:r>
      <w:del w:id="949" w:author="zusammenlegung" w:date="2025-12-12T19:01:00Z" w16du:dateUtc="2025-12-12T18:01:00Z">
        <w:r w:rsidR="00EF17F7" w:rsidRPr="00CE1EC2">
          <w:rPr>
            <w:b w:val="0"/>
            <w:bCs/>
            <w:rPrChange w:id="950" w:author="Johannes Zauner" w:date="2025-12-12T20:13:00Z" w16du:dateUtc="2025-12-12T19:13:00Z">
              <w:rPr/>
            </w:rPrChange>
          </w:rPr>
          <w:br/>
        </w:r>
        <w:r w:rsidR="00EF17F7" w:rsidRPr="00CE1EC2">
          <w:rPr>
            <w:rStyle w:val="CommentTok"/>
            <w:b w:val="0"/>
            <w:bCs/>
            <w:rPrChange w:id="951" w:author="Johannes Zauner" w:date="2025-12-12T20:13:00Z" w16du:dateUtc="2025-12-12T19:13:00Z">
              <w:rPr>
                <w:rStyle w:val="CommentTok"/>
              </w:rPr>
            </w:rPrChange>
          </w:rPr>
          <w:delText>#</w:delText>
        </w:r>
      </w:del>
      <w:ins w:id="952" w:author="zusammenlegung" w:date="2025-12-12T19:01:00Z" w16du:dateUtc="2025-12-12T18:01:00Z">
        <w:r w:rsidRPr="00CE1EC2">
          <w:rPr>
            <w:rFonts w:cs="Arial"/>
            <w:b w:val="0"/>
            <w:bCs/>
            <w:rPrChange w:id="953" w:author="Johannes Zauner" w:date="2025-12-12T20:13:00Z" w16du:dateUtc="2025-12-12T19:13:00Z">
              <w:rPr>
                <w:rFonts w:cs="Arial"/>
              </w:rPr>
            </w:rPrChange>
          </w:rPr>
          <w:t xml:space="preserve">; </w:t>
        </w:r>
      </w:ins>
      <w:r w:rsidRPr="00CE1EC2">
        <w:rPr>
          <w:b w:val="0"/>
          <w:bCs/>
          <w:rPrChange w:id="954" w:author="Johannes Zauner" w:date="2025-12-12T20:13:00Z" w16du:dateUtc="2025-12-12T19:13:00Z">
            <w:rPr/>
          </w:rPrChange>
        </w:rPr>
        <w:t>coordinates are important to calculate and visualize photoperiods later</w:t>
      </w:r>
    </w:p>
    <w:p w14:paraId="6C98C7C2" w14:textId="77777777" w:rsidR="00636EE9" w:rsidRDefault="00636EE9">
      <w:pPr>
        <w:spacing w:line="276" w:lineRule="auto"/>
        <w:rPr>
          <w:ins w:id="955" w:author="Johannes Zauner" w:date="2025-12-12T19:19:00Z" w16du:dateUtc="2025-12-12T18:19:00Z"/>
          <w:b/>
          <w:color w:val="000000" w:themeColor="text1"/>
          <w:sz w:val="32"/>
          <w:szCs w:val="32"/>
        </w:rPr>
      </w:pPr>
      <w:bookmarkStart w:id="956" w:name="results"/>
      <w:bookmarkEnd w:id="68"/>
      <w:bookmarkEnd w:id="842"/>
      <w:ins w:id="957" w:author="Johannes Zauner" w:date="2025-12-12T19:19:00Z" w16du:dateUtc="2025-12-12T18:19:00Z">
        <w:r>
          <w:rPr>
            <w:color w:val="000000" w:themeColor="text1"/>
          </w:rPr>
          <w:br w:type="page"/>
        </w:r>
      </w:ins>
    </w:p>
    <w:p w14:paraId="61D8950D" w14:textId="263223EB" w:rsidR="007C0A0D" w:rsidRPr="00636EE9" w:rsidRDefault="007C0A0D" w:rsidP="00636EE9">
      <w:pPr>
        <w:pStyle w:val="berschrift2"/>
        <w:rPr>
          <w:color w:val="000000" w:themeColor="text1"/>
        </w:rPr>
      </w:pPr>
      <w:r w:rsidRPr="00636EE9">
        <w:rPr>
          <w:color w:val="000000" w:themeColor="text1"/>
        </w:rPr>
        <w:lastRenderedPageBreak/>
        <w:t>Results</w:t>
      </w:r>
    </w:p>
    <w:p w14:paraId="4CDB0E88" w14:textId="77777777" w:rsidR="007C0A0D" w:rsidRPr="00636EE9" w:rsidRDefault="007C0A0D" w:rsidP="007C0A0D">
      <w:pPr>
        <w:pStyle w:val="berschrift3"/>
      </w:pPr>
      <w:bookmarkStart w:id="958" w:name="distance"/>
      <w:r w:rsidRPr="00636EE9">
        <w:t>Distance</w:t>
      </w:r>
    </w:p>
    <w:p w14:paraId="0AC94616" w14:textId="33B02CCD" w:rsidR="007C0A0D" w:rsidRPr="00636EE9" w:rsidRDefault="007C0A0D" w:rsidP="007C0A0D">
      <w:pPr>
        <w:pStyle w:val="FirstParagraph"/>
      </w:pPr>
      <w:r w:rsidRPr="00636EE9">
        <w:t xml:space="preserve">We first examine metrics related to viewing distance, using the processed </w:t>
      </w:r>
      <w:r w:rsidRPr="00636EE9">
        <w:rPr>
          <w:rStyle w:val="VerbatimChar"/>
        </w:rPr>
        <w:t>Clouclip</w:t>
      </w:r>
      <w:r w:rsidRPr="00636EE9">
        <w:t xml:space="preserve"> dataset. Many distance-based metrics are computed for each day and then averaged over weekdays, weekends, or across all days. To facilitate this, we define a helper function that </w:t>
      </w:r>
      <w:del w:id="959" w:author="zusammenlegung" w:date="2025-12-12T19:01:00Z" w16du:dateUtc="2025-12-12T18:01:00Z">
        <w:r w:rsidR="004014FB">
          <w:delText>produces a table</w:delText>
        </w:r>
      </w:del>
      <w:ins w:id="960" w:author="zusammenlegung" w:date="2025-12-12T19:01:00Z" w16du:dateUtc="2025-12-12T18:01:00Z">
        <w:r w:rsidRPr="00C673E9">
          <w:rPr>
            <w:rFonts w:ascii="Arial" w:hAnsi="Arial" w:cs="Arial"/>
          </w:rPr>
          <w:t>will take daily metric values and calculate the mean values for weekdays, weekends, and the overall daily average</w:t>
        </w:r>
      </w:ins>
      <w:r w:rsidRPr="00636EE9">
        <w:t>:</w:t>
      </w:r>
    </w:p>
    <w:p w14:paraId="669262D3" w14:textId="5096B85E" w:rsidR="007C0A0D" w:rsidRPr="00AF5701" w:rsidRDefault="00AF5701" w:rsidP="00F61D20">
      <w:pPr>
        <w:pStyle w:val="SourceCode"/>
        <w:spacing w:line="240" w:lineRule="auto"/>
        <w:rPr>
          <w:ins w:id="961" w:author="zusammenlegung" w:date="2025-12-12T19:01:00Z" w16du:dateUtc="2025-12-12T18:01:00Z"/>
          <w:b/>
          <w:bCs/>
          <w:lang w:val="de-DE"/>
          <w:rPrChange w:id="962" w:author="Johannes Zauner" w:date="2025-12-13T05:13:00Z" w16du:dateUtc="2025-12-13T04:13:00Z">
            <w:rPr>
              <w:ins w:id="963" w:author="zusammenlegung" w:date="2025-12-12T19:01:00Z" w16du:dateUtc="2025-12-12T18:01:00Z"/>
              <w:rFonts w:ascii="Arial" w:hAnsi="Arial" w:cs="Arial"/>
            </w:rPr>
          </w:rPrChange>
        </w:rPr>
      </w:pPr>
      <w:bookmarkStart w:id="964" w:name="annotated-cell-3"/>
      <w:ins w:id="965" w:author="Johannes Zauner" w:date="2025-12-13T05:13:00Z">
        <w:r w:rsidRPr="00AF5701">
          <w:rPr>
            <w:b/>
            <w:bCs/>
            <w:lang w:val="de-DE"/>
          </w:rPr>
          <w:t>Define helper function to_mean_daily()</w:t>
        </w:r>
      </w:ins>
      <w:ins w:id="966" w:author="Johannes Zauner" w:date="2025-12-13T05:07:00Z" w16du:dateUtc="2025-12-13T04:07:00Z">
        <w:r w:rsidR="008C4DD3">
          <w:rPr>
            <w:color w:val="4758AB"/>
            <w:shd w:val="clear" w:color="auto" w:fill="F1F3F5"/>
            <w:lang w:val="de-DE"/>
          </w:rPr>
          <w:br/>
        </w:r>
      </w:ins>
      <w:ins w:id="967" w:author="Johannes Zauner" w:date="2025-12-12T19:21:00Z" w16du:dateUtc="2025-12-12T18:21:00Z">
        <w:r w:rsidR="00636EE9">
          <w:rPr>
            <w:rStyle w:val="NormalTok"/>
          </w:rPr>
          <w:t>1</w:t>
        </w:r>
      </w:ins>
      <w:ins w:id="968" w:author="Johannes Zauner" w:date="2025-12-12T20:50:00Z" w16du:dateUtc="2025-12-12T19:50:00Z">
        <w:r w:rsidR="0056723D">
          <w:rPr>
            <w:rStyle w:val="NormalTok"/>
          </w:rPr>
          <w:t xml:space="preserve"> </w:t>
        </w:r>
      </w:ins>
      <w:ins w:id="969" w:author="Johannes Zauner" w:date="2025-12-12T19:21:00Z" w16du:dateUtc="2025-12-12T18:21:00Z">
        <w:r w:rsidR="00636EE9">
          <w:rPr>
            <w:rStyle w:val="NormalTok"/>
          </w:rPr>
          <w:t xml:space="preserve"> </w:t>
        </w:r>
      </w:ins>
      <w:r w:rsidR="007C0A0D" w:rsidRPr="00636EE9">
        <w:rPr>
          <w:rStyle w:val="NormalTok"/>
        </w:rPr>
        <w:t xml:space="preserve">to_mean_daily </w:t>
      </w:r>
      <w:r w:rsidR="007C0A0D" w:rsidRPr="00636EE9">
        <w:rPr>
          <w:rStyle w:val="OtherTok"/>
        </w:rPr>
        <w:t>&lt;-</w:t>
      </w:r>
      <w:r w:rsidR="007C0A0D" w:rsidRPr="00636EE9">
        <w:rPr>
          <w:rStyle w:val="NormalTok"/>
        </w:rPr>
        <w:t xml:space="preserve"> </w:t>
      </w:r>
      <w:r w:rsidR="007C0A0D" w:rsidRPr="00636EE9">
        <w:rPr>
          <w:rStyle w:val="ControlFlowTok"/>
        </w:rPr>
        <w:t>function</w:t>
      </w:r>
      <w:r w:rsidR="007C0A0D" w:rsidRPr="00636EE9">
        <w:rPr>
          <w:rStyle w:val="NormalTok"/>
        </w:rPr>
        <w:t xml:space="preserve">(data, </w:t>
      </w:r>
      <w:r w:rsidR="007C0A0D" w:rsidRPr="00636EE9">
        <w:rPr>
          <w:rStyle w:val="AttributeTok"/>
        </w:rPr>
        <w:t>prefix =</w:t>
      </w:r>
      <w:r w:rsidR="007C0A0D" w:rsidRPr="00636EE9">
        <w:rPr>
          <w:rStyle w:val="NormalTok"/>
        </w:rPr>
        <w:t xml:space="preserve"> </w:t>
      </w:r>
      <w:r w:rsidR="007C0A0D" w:rsidRPr="00636EE9">
        <w:rPr>
          <w:rStyle w:val="StringTok"/>
        </w:rPr>
        <w:t>"average_"</w:t>
      </w:r>
      <w:r w:rsidR="007C0A0D" w:rsidRPr="00636EE9">
        <w:rPr>
          <w:rStyle w:val="NormalTok"/>
        </w:rPr>
        <w:t>) {</w:t>
      </w:r>
      <w:r w:rsidR="007C0A0D" w:rsidRPr="00636EE9">
        <w:br/>
      </w:r>
      <w:ins w:id="970" w:author="Johannes Zauner" w:date="2025-12-12T19:21:00Z" w16du:dateUtc="2025-12-12T18:21:00Z">
        <w:r w:rsidR="00636EE9">
          <w:rPr>
            <w:rStyle w:val="NormalTok"/>
          </w:rPr>
          <w:t>2</w:t>
        </w:r>
      </w:ins>
      <w:ins w:id="971" w:author="Johannes Zauner" w:date="2025-12-12T20:50:00Z" w16du:dateUtc="2025-12-12T19:50:00Z">
        <w:r w:rsidR="0056723D">
          <w:rPr>
            <w:rStyle w:val="NormalTok"/>
          </w:rPr>
          <w:t xml:space="preserve"> </w:t>
        </w:r>
      </w:ins>
      <w:r w:rsidR="007C0A0D" w:rsidRPr="00636EE9">
        <w:rPr>
          <w:rStyle w:val="NormalTok"/>
        </w:rPr>
        <w:t xml:space="preserve">  data </w:t>
      </w:r>
      <w:r w:rsidR="007C0A0D" w:rsidRPr="00636EE9">
        <w:rPr>
          <w:rStyle w:val="SpecialCharTok"/>
        </w:rPr>
        <w:t>|&gt;</w:t>
      </w:r>
      <w:r w:rsidR="007C0A0D" w:rsidRPr="00636EE9">
        <w:rPr>
          <w:rStyle w:val="NormalTok"/>
        </w:rPr>
        <w:t xml:space="preserve"> </w:t>
      </w:r>
      <w:r w:rsidR="007C0A0D" w:rsidRPr="00636EE9">
        <w:br/>
      </w:r>
      <w:ins w:id="972" w:author="Johannes Zauner" w:date="2025-12-12T19:21:00Z" w16du:dateUtc="2025-12-12T18:21:00Z">
        <w:r w:rsidR="00636EE9">
          <w:rPr>
            <w:rStyle w:val="NormalTok"/>
          </w:rPr>
          <w:t>3</w:t>
        </w:r>
      </w:ins>
      <w:ins w:id="973" w:author="Johannes Zauner" w:date="2025-12-12T20:50:00Z" w16du:dateUtc="2025-12-12T19:50:00Z">
        <w:r w:rsidR="0056723D">
          <w:rPr>
            <w:rStyle w:val="NormalTok"/>
          </w:rPr>
          <w:t xml:space="preserve"> </w:t>
        </w:r>
      </w:ins>
      <w:ins w:id="974"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ungroup</w:t>
      </w:r>
      <w:r w:rsidR="007C0A0D" w:rsidRPr="00636EE9">
        <w:rPr>
          <w:rStyle w:val="NormalTok"/>
        </w:rPr>
        <w:t xml:space="preserve">(Date) </w:t>
      </w:r>
      <w:r w:rsidR="007C0A0D" w:rsidRPr="00636EE9">
        <w:rPr>
          <w:rStyle w:val="SpecialCharTok"/>
        </w:rPr>
        <w:t>|&gt;</w:t>
      </w:r>
      <w:del w:id="975" w:author="zusammenlegung" w:date="2025-12-12T19:01:00Z" w16du:dateUtc="2025-12-12T18:01:00Z">
        <w:r w:rsidR="00EF17F7">
          <w:rPr>
            <w:rStyle w:val="NormalTok"/>
          </w:rPr>
          <w:delText xml:space="preserve">        </w:delText>
        </w:r>
        <w:r w:rsidR="00EF17F7">
          <w:rPr>
            <w:rStyle w:val="CommentTok"/>
          </w:rPr>
          <w:delText># ungroup “by days”</w:delText>
        </w:r>
      </w:del>
      <w:r w:rsidR="007C0A0D" w:rsidRPr="00636EE9">
        <w:br/>
      </w:r>
      <w:ins w:id="976" w:author="Johannes Zauner" w:date="2025-12-12T19:21:00Z" w16du:dateUtc="2025-12-12T18:21:00Z">
        <w:r w:rsidR="00636EE9">
          <w:rPr>
            <w:rStyle w:val="NormalTok"/>
          </w:rPr>
          <w:t>4</w:t>
        </w:r>
      </w:ins>
      <w:ins w:id="977" w:author="Johannes Zauner" w:date="2025-12-12T20:50:00Z" w16du:dateUtc="2025-12-12T19:50:00Z">
        <w:r w:rsidR="0056723D">
          <w:rPr>
            <w:rStyle w:val="NormalTok"/>
          </w:rPr>
          <w:t xml:space="preserve"> </w:t>
        </w:r>
      </w:ins>
      <w:ins w:id="978"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mean_daily</w:t>
      </w:r>
      <w:r w:rsidR="007C0A0D" w:rsidRPr="00636EE9">
        <w:rPr>
          <w:rStyle w:val="NormalTok"/>
        </w:rPr>
        <w:t>(</w:t>
      </w:r>
      <w:r w:rsidR="007C0A0D" w:rsidRPr="00636EE9">
        <w:rPr>
          <w:rStyle w:val="AttributeTok"/>
        </w:rPr>
        <w:t>prefix =</w:t>
      </w:r>
      <w:r w:rsidR="007C0A0D" w:rsidRPr="00636EE9">
        <w:rPr>
          <w:rStyle w:val="NormalTok"/>
        </w:rPr>
        <w:t xml:space="preserve"> prefix) </w:t>
      </w:r>
      <w:r w:rsidR="007C0A0D" w:rsidRPr="00636EE9">
        <w:rPr>
          <w:rStyle w:val="SpecialCharTok"/>
        </w:rPr>
        <w:t>|&gt;</w:t>
      </w:r>
      <w:del w:id="979" w:author="zusammenlegung" w:date="2025-12-12T19:01:00Z" w16du:dateUtc="2025-12-12T18:01:00Z">
        <w:r w:rsidR="00EF17F7">
          <w:rPr>
            <w:rStyle w:val="NormalTok"/>
          </w:rPr>
          <w:delText xml:space="preserve">   </w:delText>
        </w:r>
        <w:r w:rsidR="00EF17F7">
          <w:rPr>
            <w:rStyle w:val="CommentTok"/>
          </w:rPr>
          <w:delText># calculate the averages per grouping</w:delText>
        </w:r>
        <w:r w:rsidR="00EF17F7">
          <w:rPr>
            <w:rStyle w:val="CommentTok"/>
          </w:rPr>
          <w:br/>
          <w:delText xml:space="preserve">    # remove underscores in names</w:delText>
        </w:r>
      </w:del>
      <w:r w:rsidR="007C0A0D" w:rsidRPr="00636EE9">
        <w:br/>
      </w:r>
      <w:ins w:id="980" w:author="Johannes Zauner" w:date="2025-12-12T19:21:00Z" w16du:dateUtc="2025-12-12T18:21:00Z">
        <w:r w:rsidR="00636EE9">
          <w:rPr>
            <w:rStyle w:val="NormalTok"/>
          </w:rPr>
          <w:t>5</w:t>
        </w:r>
      </w:ins>
      <w:ins w:id="981" w:author="Johannes Zauner" w:date="2025-12-12T20:50:00Z" w16du:dateUtc="2025-12-12T19:50:00Z">
        <w:r w:rsidR="0056723D">
          <w:rPr>
            <w:rStyle w:val="NormalTok"/>
          </w:rPr>
          <w:t xml:space="preserve"> </w:t>
        </w:r>
      </w:ins>
      <w:ins w:id="982"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rename_with</w:t>
      </w:r>
      <w:r w:rsidR="007C0A0D" w:rsidRPr="00636EE9">
        <w:rPr>
          <w:rStyle w:val="NormalTok"/>
        </w:rPr>
        <w:t>(</w:t>
      </w:r>
      <w:r w:rsidR="007C0A0D" w:rsidRPr="00636EE9">
        <w:rPr>
          <w:rStyle w:val="AttributeTok"/>
        </w:rPr>
        <w:t>.fn =</w:t>
      </w:r>
      <w:r w:rsidR="007C0A0D" w:rsidRPr="00636EE9">
        <w:rPr>
          <w:rStyle w:val="NormalTok"/>
        </w:rPr>
        <w:t xml:space="preserve"> \(x) </w:t>
      </w:r>
      <w:r w:rsidR="007C0A0D" w:rsidRPr="00636EE9">
        <w:rPr>
          <w:rStyle w:val="FunctionTok"/>
        </w:rPr>
        <w:t>str_replace_all</w:t>
      </w:r>
      <w:r w:rsidR="007C0A0D" w:rsidRPr="00636EE9">
        <w:rPr>
          <w:rStyle w:val="NormalTok"/>
        </w:rPr>
        <w:t>(x,</w:t>
      </w:r>
      <w:r w:rsidR="007C0A0D" w:rsidRPr="00636EE9">
        <w:rPr>
          <w:rStyle w:val="StringTok"/>
        </w:rPr>
        <w:t>"_"</w:t>
      </w:r>
      <w:r w:rsidR="007C0A0D" w:rsidRPr="00636EE9">
        <w:rPr>
          <w:rStyle w:val="NormalTok"/>
        </w:rPr>
        <w:t>,</w:t>
      </w:r>
      <w:r w:rsidR="007C0A0D" w:rsidRPr="00636EE9">
        <w:rPr>
          <w:rStyle w:val="StringTok"/>
        </w:rPr>
        <w:t>" "</w:t>
      </w:r>
      <w:r w:rsidR="007C0A0D" w:rsidRPr="00636EE9">
        <w:rPr>
          <w:rStyle w:val="NormalTok"/>
        </w:rPr>
        <w:t xml:space="preserve">)) </w:t>
      </w:r>
      <w:r w:rsidR="007C0A0D" w:rsidRPr="00636EE9">
        <w:rPr>
          <w:rStyle w:val="SpecialCharTok"/>
        </w:rPr>
        <w:t>|&gt;</w:t>
      </w:r>
      <w:del w:id="983" w:author="zusammenlegung" w:date="2025-12-12T19:01:00Z" w16du:dateUtc="2025-12-12T18:01:00Z">
        <w:r w:rsidR="00EF17F7">
          <w:rPr>
            <w:rStyle w:val="NormalTok"/>
          </w:rPr>
          <w:delText xml:space="preserve"> </w:delText>
        </w:r>
      </w:del>
      <w:r w:rsidR="007C0A0D" w:rsidRPr="00636EE9">
        <w:br/>
      </w:r>
      <w:ins w:id="984" w:author="Johannes Zauner" w:date="2025-12-12T19:21:00Z" w16du:dateUtc="2025-12-12T18:21:00Z">
        <w:r w:rsidR="00636EE9">
          <w:rPr>
            <w:rStyle w:val="NormalTok"/>
          </w:rPr>
          <w:t>6</w:t>
        </w:r>
      </w:ins>
      <w:ins w:id="985" w:author="Johannes Zauner" w:date="2025-12-12T20:50:00Z" w16du:dateUtc="2025-12-12T19:50:00Z">
        <w:r w:rsidR="0056723D">
          <w:rPr>
            <w:rStyle w:val="NormalTok"/>
          </w:rPr>
          <w:t xml:space="preserve"> </w:t>
        </w:r>
      </w:ins>
      <w:ins w:id="986"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gt</w:t>
      </w:r>
      <w:r w:rsidR="007C0A0D" w:rsidRPr="00636EE9">
        <w:rPr>
          <w:rStyle w:val="NormalTok"/>
        </w:rPr>
        <w:t>()</w:t>
      </w:r>
      <w:del w:id="987" w:author="zusammenlegung" w:date="2025-12-12T19:01:00Z" w16du:dateUtc="2025-12-12T18:01:00Z">
        <w:r w:rsidR="00EF17F7">
          <w:rPr>
            <w:rStyle w:val="NormalTok"/>
          </w:rPr>
          <w:delText xml:space="preserve">               </w:delText>
        </w:r>
        <w:r w:rsidR="00EF17F7">
          <w:rPr>
            <w:rStyle w:val="CommentTok"/>
          </w:rPr>
          <w:delText># format</w:delText>
        </w:r>
      </w:del>
      <w:ins w:id="988" w:author="zusammenlegung" w:date="2025-12-12T19:01:00Z" w16du:dateUtc="2025-12-12T18:01:00Z">
        <w:r w:rsidR="007C0A0D" w:rsidRPr="00C673E9">
          <w:rPr>
            <w:rFonts w:ascii="Arial" w:hAnsi="Arial" w:cs="Arial"/>
          </w:rPr>
          <w:br/>
        </w:r>
      </w:ins>
      <w:ins w:id="989" w:author="Johannes Zauner" w:date="2025-12-12T19:25:00Z" w16du:dateUtc="2025-12-12T18:25:00Z">
        <w:r w:rsidR="00EA2CA9">
          <w:rPr>
            <w:rStyle w:val="NormalTok"/>
          </w:rPr>
          <w:t>7</w:t>
        </w:r>
      </w:ins>
      <w:ins w:id="990" w:author="Johannes Zauner" w:date="2025-12-12T20:50:00Z" w16du:dateUtc="2025-12-12T19:50:00Z">
        <w:r w:rsidR="0056723D">
          <w:rPr>
            <w:rStyle w:val="NormalTok"/>
          </w:rPr>
          <w:t xml:space="preserve"> </w:t>
        </w:r>
      </w:ins>
      <w:ins w:id="991" w:author="Johannes Zauner" w:date="2025-12-12T19:25:00Z" w16du:dateUtc="2025-12-12T18:25:00Z">
        <w:r w:rsidR="00EA2CA9">
          <w:rPr>
            <w:rStyle w:val="NormalTok"/>
          </w:rPr>
          <w:t xml:space="preserve"> </w:t>
        </w:r>
      </w:ins>
      <w:ins w:id="992" w:author="zusammenlegung" w:date="2025-12-12T19:01:00Z" w16du:dateUtc="2025-12-12T18:01:00Z">
        <w:r w:rsidR="007C0A0D" w:rsidRPr="00C673E9">
          <w:rPr>
            <w:rStyle w:val="NormalTok"/>
            <w:rFonts w:ascii="Arial" w:hAnsi="Arial" w:cs="Arial"/>
          </w:rPr>
          <w:t>}</w:t>
        </w:r>
      </w:ins>
    </w:p>
    <w:bookmarkEnd w:id="964"/>
    <w:p w14:paraId="18E638A2" w14:textId="11751ED6" w:rsidR="007C0A0D" w:rsidRPr="00CE1EC2" w:rsidDel="00CE1EC2" w:rsidRDefault="007C0A0D" w:rsidP="008A0236">
      <w:pPr>
        <w:pStyle w:val="DefinitionTerm"/>
        <w:rPr>
          <w:ins w:id="993" w:author="zusammenlegung" w:date="2025-12-12T19:01:00Z" w16du:dateUtc="2025-12-12T18:01:00Z"/>
          <w:del w:id="994" w:author="Johannes Zauner" w:date="2025-12-12T20:13:00Z" w16du:dateUtc="2025-12-12T19:13:00Z"/>
          <w:rFonts w:ascii="Arial" w:hAnsi="Arial" w:cs="Arial"/>
          <w:b w:val="0"/>
          <w:bCs/>
          <w:rPrChange w:id="995" w:author="Johannes Zauner" w:date="2025-12-12T20:14:00Z" w16du:dateUtc="2025-12-12T19:14:00Z">
            <w:rPr>
              <w:ins w:id="996" w:author="zusammenlegung" w:date="2025-12-12T19:01:00Z" w16du:dateUtc="2025-12-12T18:01:00Z"/>
              <w:del w:id="997" w:author="Johannes Zauner" w:date="2025-12-12T20:13:00Z" w16du:dateUtc="2025-12-12T19:13:00Z"/>
              <w:rFonts w:ascii="Arial" w:hAnsi="Arial" w:cs="Arial"/>
            </w:rPr>
          </w:rPrChange>
        </w:rPr>
      </w:pPr>
      <w:ins w:id="998" w:author="zusammenlegung" w:date="2025-12-12T19:01:00Z" w16du:dateUtc="2025-12-12T18:01:00Z">
        <w:r w:rsidRPr="00C673E9">
          <w:rPr>
            <w:rFonts w:ascii="Arial" w:hAnsi="Arial" w:cs="Arial"/>
          </w:rPr>
          <w:t>Line 3</w:t>
        </w:r>
      </w:ins>
      <w:ins w:id="999" w:author="Johannes Zauner" w:date="2025-12-12T20:13:00Z" w16du:dateUtc="2025-12-12T19:13:00Z">
        <w:r w:rsidR="00CE1EC2">
          <w:rPr>
            <w:rFonts w:ascii="Arial" w:hAnsi="Arial" w:cs="Arial"/>
          </w:rPr>
          <w:t xml:space="preserve"> </w:t>
        </w:r>
      </w:ins>
    </w:p>
    <w:p w14:paraId="53175B9E" w14:textId="77777777" w:rsidR="007C0A0D" w:rsidRPr="00CE1EC2" w:rsidRDefault="007C0A0D" w:rsidP="00CE1EC2">
      <w:pPr>
        <w:pStyle w:val="DefinitionTerm"/>
        <w:rPr>
          <w:ins w:id="1000" w:author="zusammenlegung" w:date="2025-12-12T19:01:00Z" w16du:dateUtc="2025-12-12T18:01:00Z"/>
          <w:b w:val="0"/>
          <w:bCs/>
          <w:rPrChange w:id="1001" w:author="Johannes Zauner" w:date="2025-12-12T20:14:00Z" w16du:dateUtc="2025-12-12T19:14:00Z">
            <w:rPr>
              <w:ins w:id="1002" w:author="zusammenlegung" w:date="2025-12-12T19:01:00Z" w16du:dateUtc="2025-12-12T18:01:00Z"/>
            </w:rPr>
          </w:rPrChange>
        </w:rPr>
        <w:pPrChange w:id="1003" w:author="Johannes Zauner" w:date="2025-12-12T20:13:00Z" w16du:dateUtc="2025-12-12T19:13:00Z">
          <w:pPr>
            <w:pStyle w:val="Definition"/>
            <w:spacing w:after="0"/>
          </w:pPr>
        </w:pPrChange>
      </w:pPr>
      <w:ins w:id="1004" w:author="zusammenlegung" w:date="2025-12-12T19:01:00Z" w16du:dateUtc="2025-12-12T18:01:00Z">
        <w:r w:rsidRPr="00CE1EC2">
          <w:rPr>
            <w:b w:val="0"/>
            <w:bCs/>
            <w:rPrChange w:id="1005" w:author="Johannes Zauner" w:date="2025-12-12T20:14:00Z" w16du:dateUtc="2025-12-12T19:14:00Z">
              <w:rPr/>
            </w:rPrChange>
          </w:rPr>
          <w:t>Ungroup by days</w:t>
        </w:r>
      </w:ins>
    </w:p>
    <w:p w14:paraId="4222A227" w14:textId="1FD4403D" w:rsidR="007C0A0D" w:rsidRPr="00CE1EC2" w:rsidDel="00CE1EC2" w:rsidRDefault="007C0A0D" w:rsidP="008A0236">
      <w:pPr>
        <w:pStyle w:val="DefinitionTerm"/>
        <w:rPr>
          <w:ins w:id="1006" w:author="zusammenlegung" w:date="2025-12-12T19:01:00Z" w16du:dateUtc="2025-12-12T18:01:00Z"/>
          <w:del w:id="1007" w:author="Johannes Zauner" w:date="2025-12-12T20:14:00Z" w16du:dateUtc="2025-12-12T19:14:00Z"/>
          <w:rFonts w:ascii="Arial" w:hAnsi="Arial" w:cs="Arial"/>
          <w:b w:val="0"/>
          <w:bCs/>
          <w:rPrChange w:id="1008" w:author="Johannes Zauner" w:date="2025-12-12T20:14:00Z" w16du:dateUtc="2025-12-12T19:14:00Z">
            <w:rPr>
              <w:ins w:id="1009" w:author="zusammenlegung" w:date="2025-12-12T19:01:00Z" w16du:dateUtc="2025-12-12T18:01:00Z"/>
              <w:del w:id="1010" w:author="Johannes Zauner" w:date="2025-12-12T20:14:00Z" w16du:dateUtc="2025-12-12T19:14:00Z"/>
              <w:rFonts w:ascii="Arial" w:hAnsi="Arial" w:cs="Arial"/>
            </w:rPr>
          </w:rPrChange>
        </w:rPr>
      </w:pPr>
      <w:ins w:id="1011" w:author="zusammenlegung" w:date="2025-12-12T19:01:00Z" w16du:dateUtc="2025-12-12T18:01:00Z">
        <w:r w:rsidRPr="00C673E9">
          <w:rPr>
            <w:rFonts w:ascii="Arial" w:hAnsi="Arial" w:cs="Arial"/>
          </w:rPr>
          <w:t>Line 4</w:t>
        </w:r>
      </w:ins>
      <w:ins w:id="1012" w:author="Johannes Zauner" w:date="2025-12-12T20:14:00Z" w16du:dateUtc="2025-12-12T19:14:00Z">
        <w:r w:rsidR="00CE1EC2">
          <w:rPr>
            <w:rFonts w:ascii="Arial" w:hAnsi="Arial" w:cs="Arial"/>
          </w:rPr>
          <w:t xml:space="preserve"> </w:t>
        </w:r>
      </w:ins>
    </w:p>
    <w:p w14:paraId="45B37F45" w14:textId="77777777" w:rsidR="007C0A0D" w:rsidRPr="00CE1EC2" w:rsidRDefault="007C0A0D" w:rsidP="00CE1EC2">
      <w:pPr>
        <w:pStyle w:val="DefinitionTerm"/>
        <w:rPr>
          <w:ins w:id="1013" w:author="zusammenlegung" w:date="2025-12-12T19:01:00Z" w16du:dateUtc="2025-12-12T18:01:00Z"/>
          <w:b w:val="0"/>
          <w:bCs/>
          <w:rPrChange w:id="1014" w:author="Johannes Zauner" w:date="2025-12-12T20:14:00Z" w16du:dateUtc="2025-12-12T19:14:00Z">
            <w:rPr>
              <w:ins w:id="1015" w:author="zusammenlegung" w:date="2025-12-12T19:01:00Z" w16du:dateUtc="2025-12-12T18:01:00Z"/>
            </w:rPr>
          </w:rPrChange>
        </w:rPr>
        <w:pPrChange w:id="1016" w:author="Johannes Zauner" w:date="2025-12-12T20:14:00Z" w16du:dateUtc="2025-12-12T19:14:00Z">
          <w:pPr>
            <w:pStyle w:val="Definition"/>
            <w:spacing w:after="0"/>
          </w:pPr>
        </w:pPrChange>
      </w:pPr>
      <w:ins w:id="1017" w:author="zusammenlegung" w:date="2025-12-12T19:01:00Z" w16du:dateUtc="2025-12-12T18:01:00Z">
        <w:r w:rsidRPr="00CE1EC2">
          <w:rPr>
            <w:b w:val="0"/>
            <w:bCs/>
            <w:rPrChange w:id="1018" w:author="Johannes Zauner" w:date="2025-12-12T20:14:00Z" w16du:dateUtc="2025-12-12T19:14:00Z">
              <w:rPr/>
            </w:rPrChange>
          </w:rPr>
          <w:t>Calculate the averages per grouping</w:t>
        </w:r>
      </w:ins>
    </w:p>
    <w:p w14:paraId="12265063" w14:textId="1D1001DD" w:rsidR="007C0A0D" w:rsidRPr="00CE1EC2" w:rsidDel="00CE1EC2" w:rsidRDefault="007C0A0D" w:rsidP="008A0236">
      <w:pPr>
        <w:pStyle w:val="DefinitionTerm"/>
        <w:rPr>
          <w:ins w:id="1019" w:author="zusammenlegung" w:date="2025-12-12T19:01:00Z" w16du:dateUtc="2025-12-12T18:01:00Z"/>
          <w:del w:id="1020" w:author="Johannes Zauner" w:date="2025-12-12T20:14:00Z" w16du:dateUtc="2025-12-12T19:14:00Z"/>
          <w:rFonts w:ascii="Arial" w:hAnsi="Arial" w:cs="Arial"/>
          <w:b w:val="0"/>
          <w:bCs/>
          <w:rPrChange w:id="1021" w:author="Johannes Zauner" w:date="2025-12-12T20:14:00Z" w16du:dateUtc="2025-12-12T19:14:00Z">
            <w:rPr>
              <w:ins w:id="1022" w:author="zusammenlegung" w:date="2025-12-12T19:01:00Z" w16du:dateUtc="2025-12-12T18:01:00Z"/>
              <w:del w:id="1023" w:author="Johannes Zauner" w:date="2025-12-12T20:14:00Z" w16du:dateUtc="2025-12-12T19:14:00Z"/>
              <w:rFonts w:ascii="Arial" w:hAnsi="Arial" w:cs="Arial"/>
            </w:rPr>
          </w:rPrChange>
        </w:rPr>
      </w:pPr>
      <w:ins w:id="1024" w:author="zusammenlegung" w:date="2025-12-12T19:01:00Z" w16du:dateUtc="2025-12-12T18:01:00Z">
        <w:r w:rsidRPr="00C673E9">
          <w:rPr>
            <w:rFonts w:ascii="Arial" w:hAnsi="Arial" w:cs="Arial"/>
          </w:rPr>
          <w:t>Line 5</w:t>
        </w:r>
      </w:ins>
      <w:ins w:id="1025" w:author="Johannes Zauner" w:date="2025-12-12T20:14:00Z" w16du:dateUtc="2025-12-12T19:14:00Z">
        <w:r w:rsidR="00CE1EC2">
          <w:rPr>
            <w:rFonts w:ascii="Arial" w:hAnsi="Arial" w:cs="Arial"/>
          </w:rPr>
          <w:t xml:space="preserve"> </w:t>
        </w:r>
      </w:ins>
    </w:p>
    <w:p w14:paraId="62E6A308" w14:textId="77777777" w:rsidR="007C0A0D" w:rsidRPr="00CE1EC2" w:rsidRDefault="007C0A0D" w:rsidP="00CE1EC2">
      <w:pPr>
        <w:pStyle w:val="DefinitionTerm"/>
        <w:rPr>
          <w:ins w:id="1026" w:author="zusammenlegung" w:date="2025-12-12T19:01:00Z" w16du:dateUtc="2025-12-12T18:01:00Z"/>
          <w:b w:val="0"/>
          <w:bCs/>
          <w:rPrChange w:id="1027" w:author="Johannes Zauner" w:date="2025-12-12T20:14:00Z" w16du:dateUtc="2025-12-12T19:14:00Z">
            <w:rPr>
              <w:ins w:id="1028" w:author="zusammenlegung" w:date="2025-12-12T19:01:00Z" w16du:dateUtc="2025-12-12T18:01:00Z"/>
            </w:rPr>
          </w:rPrChange>
        </w:rPr>
        <w:pPrChange w:id="1029" w:author="Johannes Zauner" w:date="2025-12-12T20:14:00Z" w16du:dateUtc="2025-12-12T19:14:00Z">
          <w:pPr>
            <w:pStyle w:val="Definition"/>
            <w:spacing w:after="0"/>
          </w:pPr>
        </w:pPrChange>
      </w:pPr>
      <w:ins w:id="1030" w:author="zusammenlegung" w:date="2025-12-12T19:01:00Z" w16du:dateUtc="2025-12-12T18:01:00Z">
        <w:r w:rsidRPr="00CE1EC2">
          <w:rPr>
            <w:b w:val="0"/>
            <w:bCs/>
            <w:rPrChange w:id="1031" w:author="Johannes Zauner" w:date="2025-12-12T20:14:00Z" w16du:dateUtc="2025-12-12T19:14:00Z">
              <w:rPr/>
            </w:rPrChange>
          </w:rPr>
          <w:t>Remove underscores in names</w:t>
        </w:r>
      </w:ins>
    </w:p>
    <w:p w14:paraId="4509452B" w14:textId="512DFCB2" w:rsidR="007C0A0D" w:rsidRPr="00CE1EC2" w:rsidDel="00CE1EC2" w:rsidRDefault="007C0A0D" w:rsidP="008A0236">
      <w:pPr>
        <w:pStyle w:val="DefinitionTerm"/>
        <w:rPr>
          <w:ins w:id="1032" w:author="zusammenlegung" w:date="2025-12-12T19:01:00Z" w16du:dateUtc="2025-12-12T18:01:00Z"/>
          <w:del w:id="1033" w:author="Johannes Zauner" w:date="2025-12-12T20:14:00Z" w16du:dateUtc="2025-12-12T19:14:00Z"/>
          <w:rFonts w:ascii="Arial" w:hAnsi="Arial" w:cs="Arial"/>
          <w:b w:val="0"/>
          <w:bCs/>
          <w:rPrChange w:id="1034" w:author="Johannes Zauner" w:date="2025-12-12T20:14:00Z" w16du:dateUtc="2025-12-12T19:14:00Z">
            <w:rPr>
              <w:ins w:id="1035" w:author="zusammenlegung" w:date="2025-12-12T19:01:00Z" w16du:dateUtc="2025-12-12T18:01:00Z"/>
              <w:del w:id="1036" w:author="Johannes Zauner" w:date="2025-12-12T20:14:00Z" w16du:dateUtc="2025-12-12T19:14:00Z"/>
              <w:rFonts w:ascii="Arial" w:hAnsi="Arial" w:cs="Arial"/>
            </w:rPr>
          </w:rPrChange>
        </w:rPr>
      </w:pPr>
      <w:ins w:id="1037" w:author="zusammenlegung" w:date="2025-12-12T19:01:00Z" w16du:dateUtc="2025-12-12T18:01:00Z">
        <w:r w:rsidRPr="00C673E9">
          <w:rPr>
            <w:rFonts w:ascii="Arial" w:hAnsi="Arial" w:cs="Arial"/>
          </w:rPr>
          <w:t>Line 6</w:t>
        </w:r>
      </w:ins>
      <w:ins w:id="1038" w:author="Johannes Zauner" w:date="2025-12-12T20:14:00Z" w16du:dateUtc="2025-12-12T19:14:00Z">
        <w:r w:rsidR="00CE1EC2">
          <w:rPr>
            <w:rFonts w:ascii="Arial" w:hAnsi="Arial" w:cs="Arial"/>
          </w:rPr>
          <w:t xml:space="preserve"> </w:t>
        </w:r>
      </w:ins>
    </w:p>
    <w:p w14:paraId="0FAF659B" w14:textId="5225941A" w:rsidR="007C0A0D" w:rsidRPr="00CE1EC2" w:rsidRDefault="007C0A0D" w:rsidP="00CE1EC2">
      <w:pPr>
        <w:pStyle w:val="DefinitionTerm"/>
        <w:rPr>
          <w:b w:val="0"/>
          <w:bCs/>
          <w:rPrChange w:id="1039" w:author="Johannes Zauner" w:date="2025-12-12T20:14:00Z" w16du:dateUtc="2025-12-12T19:14:00Z">
            <w:rPr/>
          </w:rPrChange>
        </w:rPr>
        <w:pPrChange w:id="1040" w:author="Johannes Zauner" w:date="2025-12-12T20:14:00Z" w16du:dateUtc="2025-12-12T19:14:00Z">
          <w:pPr>
            <w:pStyle w:val="Definition"/>
            <w:spacing w:after="0"/>
          </w:pPr>
        </w:pPrChange>
      </w:pPr>
      <w:ins w:id="1041" w:author="zusammenlegung" w:date="2025-12-12T19:01:00Z" w16du:dateUtc="2025-12-12T18:01:00Z">
        <w:r w:rsidRPr="00CE1EC2">
          <w:rPr>
            <w:rFonts w:cs="Arial"/>
            <w:b w:val="0"/>
            <w:bCs/>
            <w:rPrChange w:id="1042" w:author="Johannes Zauner" w:date="2025-12-12T20:14:00Z" w16du:dateUtc="2025-12-12T19:14:00Z">
              <w:rPr>
                <w:rFonts w:cs="Arial"/>
              </w:rPr>
            </w:rPrChange>
          </w:rPr>
          <w:t>Format</w:t>
        </w:r>
      </w:ins>
      <w:r w:rsidRPr="00CE1EC2">
        <w:rPr>
          <w:b w:val="0"/>
          <w:bCs/>
          <w:rPrChange w:id="1043" w:author="Johannes Zauner" w:date="2025-12-12T20:14:00Z" w16du:dateUtc="2025-12-12T19:14:00Z">
            <w:rPr/>
          </w:rPrChange>
        </w:rPr>
        <w:t xml:space="preserve"> as a gt table for display</w:t>
      </w:r>
      <w:del w:id="1044" w:author="zusammenlegung" w:date="2025-12-12T19:01:00Z" w16du:dateUtc="2025-12-12T18:01:00Z">
        <w:r w:rsidR="00EF17F7" w:rsidRPr="00CE1EC2">
          <w:rPr>
            <w:b w:val="0"/>
            <w:bCs/>
            <w:rPrChange w:id="1045" w:author="Johannes Zauner" w:date="2025-12-12T20:14:00Z" w16du:dateUtc="2025-12-12T19:14:00Z">
              <w:rPr/>
            </w:rPrChange>
          </w:rPr>
          <w:br/>
        </w:r>
        <w:r w:rsidR="00EF17F7" w:rsidRPr="00CE1EC2">
          <w:rPr>
            <w:rStyle w:val="NormalTok"/>
            <w:b w:val="0"/>
            <w:bCs/>
            <w:rPrChange w:id="1046" w:author="Johannes Zauner" w:date="2025-12-12T20:14:00Z" w16du:dateUtc="2025-12-12T19:14:00Z">
              <w:rPr>
                <w:rStyle w:val="NormalTok"/>
              </w:rPr>
            </w:rPrChange>
          </w:rPr>
          <w:delText>}</w:delText>
        </w:r>
      </w:del>
    </w:p>
    <w:p w14:paraId="73BA03F9" w14:textId="77777777" w:rsidR="003527B9" w:rsidRDefault="003527B9" w:rsidP="007C0A0D">
      <w:pPr>
        <w:pStyle w:val="berschrift4"/>
        <w:rPr>
          <w:ins w:id="1047" w:author="Johannes Zauner" w:date="2025-12-12T19:28:00Z" w16du:dateUtc="2025-12-12T18:28:00Z"/>
        </w:rPr>
      </w:pPr>
      <w:bookmarkStart w:id="1048" w:name="total-wear-time-daily"/>
    </w:p>
    <w:p w14:paraId="56D99CC3" w14:textId="20BFA8C3" w:rsidR="007C0A0D" w:rsidRPr="00C673E9" w:rsidRDefault="007C0A0D" w:rsidP="007C0A0D">
      <w:pPr>
        <w:pStyle w:val="berschrift4"/>
      </w:pPr>
      <w:r w:rsidRPr="00C673E9">
        <w:t>Total wear time daily</w:t>
      </w:r>
    </w:p>
    <w:p w14:paraId="755FBA2E" w14:textId="06AF878F" w:rsidR="007C0A0D" w:rsidRPr="003527B9" w:rsidRDefault="007C0A0D" w:rsidP="007C0A0D">
      <w:pPr>
        <w:pStyle w:val="FirstParagraph"/>
      </w:pPr>
      <w:r w:rsidRPr="003527B9">
        <w:rPr>
          <w:i/>
        </w:rPr>
        <w:t>Total wear time daily</w:t>
      </w:r>
      <w:r w:rsidRPr="003527B9">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del w:id="1049" w:author="zusammenlegung" w:date="2025-12-12T19:01:00Z" w16du:dateUtc="2025-12-12T18:01:00Z">
        <w:r w:rsidR="00EF17F7" w:rsidRPr="00EF17F7">
          <w:delText>Table 3</w:delText>
        </w:r>
        <w:r w:rsidR="00EF17F7">
          <w:delText xml:space="preserve">. The preprocessed </w:delText>
        </w:r>
        <w:r w:rsidR="00EF17F7" w:rsidRPr="00EF17F7">
          <w:rPr>
            <w:rStyle w:val="VerbatimChar"/>
          </w:rPr>
          <w:delText>Clouclip</w:delText>
        </w:r>
        <w:r w:rsidR="00EF17F7">
          <w:delText xml:space="preserve"> dataset is encoded in the variable </w:delText>
        </w:r>
        <w:r w:rsidR="00EF17F7" w:rsidRPr="00EF17F7">
          <w:rPr>
            <w:rStyle w:val="VerbatimChar"/>
          </w:rPr>
          <w:delText>dataCC.</w:delText>
        </w:r>
      </w:del>
      <w:ins w:id="1050" w:author="zusammenlegung" w:date="2025-12-12T19:01:00Z" w16du:dateUtc="2025-12-12T18:01:00Z">
        <w:r w:rsidRPr="00C673E9">
          <w:rPr>
            <w:rFonts w:ascii="Arial" w:hAnsi="Arial" w:cs="Arial"/>
          </w:rPr>
          <w:fldChar w:fldCharType="begin"/>
        </w:r>
        <w:r w:rsidRPr="00C673E9">
          <w:rPr>
            <w:rFonts w:ascii="Arial" w:hAnsi="Arial" w:cs="Arial"/>
          </w:rPr>
          <w:instrText>HYPERLINK \l "tbl-wear"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3</w:t>
        </w:r>
        <w:r w:rsidRPr="00C673E9">
          <w:rPr>
            <w:rFonts w:ascii="Arial" w:hAnsi="Arial" w:cs="Arial"/>
          </w:rPr>
          <w:fldChar w:fldCharType="end"/>
        </w:r>
        <w:r w:rsidRPr="00C673E9">
          <w:rPr>
            <w:rFonts w:ascii="Arial" w:hAnsi="Arial" w:cs="Arial"/>
          </w:rPr>
          <w:t>.</w:t>
        </w:r>
      </w:ins>
    </w:p>
    <w:p w14:paraId="747672A4" w14:textId="59CEB6DC" w:rsidR="007C0A0D" w:rsidRPr="00565DCB" w:rsidRDefault="00565DCB" w:rsidP="00F61D20">
      <w:pPr>
        <w:pStyle w:val="SourceCode"/>
        <w:spacing w:line="240" w:lineRule="auto"/>
        <w:rPr>
          <w:lang w:val="de-DE"/>
          <w:rPrChange w:id="1051" w:author="Johannes Zauner" w:date="2025-12-13T05:14:00Z" w16du:dateUtc="2025-12-13T04:14:00Z">
            <w:rPr/>
          </w:rPrChange>
        </w:rPr>
      </w:pPr>
      <w:bookmarkStart w:id="1052" w:name="annotated-cell-4"/>
      <w:ins w:id="1053" w:author="Johannes Zauner" w:date="2025-12-13T05:14:00Z">
        <w:r w:rsidRPr="00565DCB">
          <w:rPr>
            <w:b/>
            <w:bCs/>
            <w:lang w:val="de-DE"/>
            <w:rPrChange w:id="1054" w:author="Johannes Zauner" w:date="2025-12-13T05:14:00Z" w16du:dateUtc="2025-12-13T04:14:00Z">
              <w:rPr>
                <w:lang w:val="de-DE"/>
              </w:rPr>
            </w:rPrChange>
          </w:rPr>
          <w:t>Calculate total wear time</w:t>
        </w:r>
      </w:ins>
      <w:ins w:id="1055" w:author="Johannes Zauner" w:date="2025-12-13T05:07:00Z" w16du:dateUtc="2025-12-13T04:07:00Z">
        <w:r w:rsidR="008C4DD3">
          <w:rPr>
            <w:color w:val="4758AB"/>
            <w:shd w:val="clear" w:color="auto" w:fill="F1F3F5"/>
            <w:lang w:val="de-DE"/>
          </w:rPr>
          <w:br/>
        </w:r>
      </w:ins>
      <w:ins w:id="1056" w:author="Johannes Zauner" w:date="2025-12-12T19:27:00Z" w16du:dateUtc="2025-12-12T18:27:00Z">
        <w:r w:rsidR="003527B9">
          <w:rPr>
            <w:rStyle w:val="NormalTok"/>
          </w:rPr>
          <w:t>1</w:t>
        </w:r>
      </w:ins>
      <w:ins w:id="1057" w:author="Johannes Zauner" w:date="2025-12-12T20:50:00Z" w16du:dateUtc="2025-12-12T19:50:00Z">
        <w:r w:rsidR="0056723D">
          <w:rPr>
            <w:rStyle w:val="NormalTok"/>
          </w:rPr>
          <w:t xml:space="preserve"> </w:t>
        </w:r>
      </w:ins>
      <w:ins w:id="1058" w:author="Johannes Zauner" w:date="2025-12-12T19:27:00Z" w16du:dateUtc="2025-12-12T18:27:00Z">
        <w:r w:rsidR="003527B9">
          <w:rPr>
            <w:rStyle w:val="NormalTok"/>
          </w:rPr>
          <w:t xml:space="preserve"> </w:t>
        </w:r>
      </w:ins>
      <w:r w:rsidR="007C0A0D" w:rsidRPr="003527B9">
        <w:rPr>
          <w:rStyle w:val="NormalTok"/>
        </w:rPr>
        <w:t xml:space="preserve">dataCC </w:t>
      </w:r>
      <w:r w:rsidR="007C0A0D" w:rsidRPr="003527B9">
        <w:rPr>
          <w:rStyle w:val="SpecialCharTok"/>
        </w:rPr>
        <w:t>|&gt;</w:t>
      </w:r>
      <w:r w:rsidR="007C0A0D" w:rsidRPr="003527B9">
        <w:rPr>
          <w:rStyle w:val="NormalTok"/>
        </w:rPr>
        <w:t xml:space="preserve"> </w:t>
      </w:r>
      <w:r w:rsidR="007C0A0D" w:rsidRPr="003527B9">
        <w:br/>
      </w:r>
      <w:ins w:id="1059" w:author="Johannes Zauner" w:date="2025-12-12T19:27:00Z" w16du:dateUtc="2025-12-12T18:27:00Z">
        <w:r w:rsidR="003527B9">
          <w:rPr>
            <w:rStyle w:val="NormalTok"/>
          </w:rPr>
          <w:t>2</w:t>
        </w:r>
      </w:ins>
      <w:ins w:id="1060" w:author="Johannes Zauner" w:date="2025-12-12T20:50:00Z" w16du:dateUtc="2025-12-12T19:50:00Z">
        <w:r w:rsidR="0056723D">
          <w:rPr>
            <w:rStyle w:val="NormalTok"/>
          </w:rPr>
          <w:t xml:space="preserve"> </w:t>
        </w:r>
      </w:ins>
      <w:ins w:id="1061" w:author="Johannes Zauner" w:date="2025-12-12T19:27:00Z" w16du:dateUtc="2025-12-12T18:27:00Z">
        <w:r w:rsidR="003527B9">
          <w:rPr>
            <w:rStyle w:val="NormalTok"/>
          </w:rPr>
          <w:t xml:space="preserve"> </w:t>
        </w:r>
      </w:ins>
      <w:r w:rsidR="007C0A0D" w:rsidRPr="003527B9">
        <w:rPr>
          <w:rStyle w:val="NormalTok"/>
        </w:rPr>
        <w:t xml:space="preserve">  </w:t>
      </w:r>
      <w:r w:rsidR="007C0A0D" w:rsidRPr="003527B9">
        <w:rPr>
          <w:rStyle w:val="FunctionTok"/>
        </w:rPr>
        <w:t>durations</w:t>
      </w:r>
      <w:r w:rsidR="007C0A0D" w:rsidRPr="003527B9">
        <w:rPr>
          <w:rStyle w:val="NormalTok"/>
        </w:rPr>
        <w:t xml:space="preserve">(Dis) </w:t>
      </w:r>
      <w:r w:rsidR="007C0A0D" w:rsidRPr="003527B9">
        <w:rPr>
          <w:rStyle w:val="SpecialCharTok"/>
        </w:rPr>
        <w:t>|&gt;</w:t>
      </w:r>
      <w:del w:id="1062" w:author="zusammenlegung" w:date="2025-12-12T19:01:00Z" w16du:dateUtc="2025-12-12T18:01:00Z">
        <w:r w:rsidR="00EF17F7">
          <w:rPr>
            <w:rStyle w:val="NormalTok"/>
          </w:rPr>
          <w:delText xml:space="preserve">  </w:delText>
        </w:r>
        <w:r w:rsidR="00EF17F7">
          <w:rPr>
            <w:rStyle w:val="CommentTok"/>
          </w:rPr>
          <w:delText># calculate total duration of data per day</w:delText>
        </w:r>
      </w:del>
      <w:r w:rsidR="007C0A0D" w:rsidRPr="003527B9">
        <w:br/>
      </w:r>
      <w:ins w:id="1063" w:author="Johannes Zauner" w:date="2025-12-12T19:27:00Z" w16du:dateUtc="2025-12-12T18:27:00Z">
        <w:r w:rsidR="003527B9">
          <w:rPr>
            <w:rStyle w:val="NormalTok"/>
          </w:rPr>
          <w:t>3</w:t>
        </w:r>
      </w:ins>
      <w:ins w:id="1064" w:author="Johannes Zauner" w:date="2025-12-12T20:50:00Z" w16du:dateUtc="2025-12-12T19:50:00Z">
        <w:r w:rsidR="0056723D">
          <w:rPr>
            <w:rStyle w:val="NormalTok"/>
          </w:rPr>
          <w:t xml:space="preserve"> </w:t>
        </w:r>
      </w:ins>
      <w:r w:rsidR="007C0A0D" w:rsidRPr="003527B9">
        <w:rPr>
          <w:rStyle w:val="NormalTok"/>
        </w:rPr>
        <w:t xml:space="preserve"> </w:t>
      </w:r>
      <w:ins w:id="1065" w:author="Johannes Zauner" w:date="2025-12-12T19:27:00Z" w16du:dateUtc="2025-12-12T18:27:00Z">
        <w:r w:rsidR="003527B9">
          <w:rPr>
            <w:rStyle w:val="NormalTok"/>
          </w:rPr>
          <w:t xml:space="preserve"> </w:t>
        </w:r>
      </w:ins>
      <w:r w:rsidR="007C0A0D" w:rsidRPr="003527B9">
        <w:rPr>
          <w:rStyle w:val="NormalTok"/>
        </w:rPr>
        <w:t xml:space="preserve"> </w:t>
      </w:r>
      <w:r w:rsidR="007C0A0D" w:rsidRPr="003527B9">
        <w:rPr>
          <w:rStyle w:val="FunctionTok"/>
        </w:rPr>
        <w:t>to_mean_daily</w:t>
      </w:r>
      <w:r w:rsidR="007C0A0D" w:rsidRPr="003527B9">
        <w:rPr>
          <w:rStyle w:val="NormalTok"/>
        </w:rPr>
        <w:t>(</w:t>
      </w:r>
      <w:r w:rsidR="007C0A0D" w:rsidRPr="003527B9">
        <w:rPr>
          <w:rStyle w:val="StringTok"/>
        </w:rPr>
        <w:t>"Total wear "</w:t>
      </w:r>
      <w:r w:rsidR="007C0A0D" w:rsidRPr="003527B9">
        <w:rPr>
          <w:rStyle w:val="NormalTok"/>
        </w:rPr>
        <w:t>)</w:t>
      </w:r>
    </w:p>
    <w:bookmarkEnd w:id="1052"/>
    <w:p w14:paraId="7F18E80C" w14:textId="48FC115F" w:rsidR="007C0A0D" w:rsidRPr="00121C84" w:rsidDel="00121C84" w:rsidRDefault="007C0A0D" w:rsidP="008A0236">
      <w:pPr>
        <w:pStyle w:val="DefinitionTerm"/>
        <w:rPr>
          <w:ins w:id="1066" w:author="zusammenlegung" w:date="2025-12-12T19:01:00Z" w16du:dateUtc="2025-12-12T18:01:00Z"/>
          <w:del w:id="1067" w:author="Johannes Zauner" w:date="2025-12-12T20:14:00Z" w16du:dateUtc="2025-12-12T19:14:00Z"/>
          <w:rFonts w:ascii="Arial" w:hAnsi="Arial" w:cs="Arial"/>
          <w:b w:val="0"/>
          <w:bCs/>
          <w:rPrChange w:id="1068" w:author="Johannes Zauner" w:date="2025-12-12T20:14:00Z" w16du:dateUtc="2025-12-12T19:14:00Z">
            <w:rPr>
              <w:ins w:id="1069" w:author="zusammenlegung" w:date="2025-12-12T19:01:00Z" w16du:dateUtc="2025-12-12T18:01:00Z"/>
              <w:del w:id="1070" w:author="Johannes Zauner" w:date="2025-12-12T20:14:00Z" w16du:dateUtc="2025-12-12T19:14:00Z"/>
              <w:rFonts w:ascii="Arial" w:hAnsi="Arial" w:cs="Arial"/>
            </w:rPr>
          </w:rPrChange>
        </w:rPr>
      </w:pPr>
      <w:ins w:id="1071" w:author="zusammenlegung" w:date="2025-12-12T19:01:00Z" w16du:dateUtc="2025-12-12T18:01:00Z">
        <w:r w:rsidRPr="00C673E9">
          <w:rPr>
            <w:rFonts w:ascii="Arial" w:hAnsi="Arial" w:cs="Arial"/>
          </w:rPr>
          <w:t>Line 2</w:t>
        </w:r>
      </w:ins>
      <w:ins w:id="1072" w:author="Johannes Zauner" w:date="2025-12-12T20:14:00Z" w16du:dateUtc="2025-12-12T19:14:00Z">
        <w:r w:rsidR="00121C84">
          <w:rPr>
            <w:rFonts w:ascii="Arial" w:hAnsi="Arial" w:cs="Arial"/>
          </w:rPr>
          <w:t xml:space="preserve"> </w:t>
        </w:r>
      </w:ins>
    </w:p>
    <w:p w14:paraId="798B18E8" w14:textId="77777777" w:rsidR="007C0A0D" w:rsidRPr="00121C84" w:rsidRDefault="007C0A0D" w:rsidP="00121C84">
      <w:pPr>
        <w:pStyle w:val="DefinitionTerm"/>
        <w:rPr>
          <w:ins w:id="1073" w:author="zusammenlegung" w:date="2025-12-12T19:01:00Z" w16du:dateUtc="2025-12-12T18:01:00Z"/>
          <w:b w:val="0"/>
          <w:bCs/>
          <w:rPrChange w:id="1074" w:author="Johannes Zauner" w:date="2025-12-12T20:14:00Z" w16du:dateUtc="2025-12-12T19:14:00Z">
            <w:rPr>
              <w:ins w:id="1075" w:author="zusammenlegung" w:date="2025-12-12T19:01:00Z" w16du:dateUtc="2025-12-12T18:01:00Z"/>
            </w:rPr>
          </w:rPrChange>
        </w:rPr>
        <w:pPrChange w:id="1076" w:author="Johannes Zauner" w:date="2025-12-12T20:14:00Z" w16du:dateUtc="2025-12-12T19:14:00Z">
          <w:pPr>
            <w:pStyle w:val="Definition"/>
            <w:spacing w:after="0"/>
          </w:pPr>
        </w:pPrChange>
      </w:pPr>
      <w:ins w:id="1077" w:author="zusammenlegung" w:date="2025-12-12T19:01:00Z" w16du:dateUtc="2025-12-12T18:01:00Z">
        <w:r w:rsidRPr="00121C84">
          <w:rPr>
            <w:b w:val="0"/>
            <w:bCs/>
            <w:rPrChange w:id="1078" w:author="Johannes Zauner" w:date="2025-12-12T20:14:00Z" w16du:dateUtc="2025-12-12T19:14:00Z">
              <w:rPr/>
            </w:rPrChange>
          </w:rPr>
          <w:t>Calculate total duration of data per day</w:t>
        </w:r>
      </w:ins>
    </w:p>
    <w:p w14:paraId="6847628E" w14:textId="58EE5917" w:rsidR="007C0A0D" w:rsidRPr="00121C84" w:rsidDel="00121C84" w:rsidRDefault="007C0A0D" w:rsidP="008A0236">
      <w:pPr>
        <w:pStyle w:val="DefinitionTerm"/>
        <w:rPr>
          <w:ins w:id="1079" w:author="zusammenlegung" w:date="2025-12-12T19:01:00Z" w16du:dateUtc="2025-12-12T18:01:00Z"/>
          <w:del w:id="1080" w:author="Johannes Zauner" w:date="2025-12-12T20:14:00Z" w16du:dateUtc="2025-12-12T19:14:00Z"/>
          <w:rFonts w:ascii="Arial" w:hAnsi="Arial" w:cs="Arial"/>
          <w:b w:val="0"/>
          <w:bCs/>
          <w:rPrChange w:id="1081" w:author="Johannes Zauner" w:date="2025-12-12T20:14:00Z" w16du:dateUtc="2025-12-12T19:14:00Z">
            <w:rPr>
              <w:ins w:id="1082" w:author="zusammenlegung" w:date="2025-12-12T19:01:00Z" w16du:dateUtc="2025-12-12T18:01:00Z"/>
              <w:del w:id="1083" w:author="Johannes Zauner" w:date="2025-12-12T20:14:00Z" w16du:dateUtc="2025-12-12T19:14:00Z"/>
              <w:rFonts w:ascii="Arial" w:hAnsi="Arial" w:cs="Arial"/>
            </w:rPr>
          </w:rPrChange>
        </w:rPr>
      </w:pPr>
      <w:ins w:id="1084" w:author="zusammenlegung" w:date="2025-12-12T19:01:00Z" w16du:dateUtc="2025-12-12T18:01:00Z">
        <w:r w:rsidRPr="00C673E9">
          <w:rPr>
            <w:rFonts w:ascii="Arial" w:hAnsi="Arial" w:cs="Arial"/>
          </w:rPr>
          <w:t>Line 3</w:t>
        </w:r>
      </w:ins>
      <w:ins w:id="1085" w:author="Johannes Zauner" w:date="2025-12-12T20:14:00Z" w16du:dateUtc="2025-12-12T19:14:00Z">
        <w:r w:rsidR="00121C84">
          <w:rPr>
            <w:rFonts w:ascii="Arial" w:hAnsi="Arial" w:cs="Arial"/>
          </w:rPr>
          <w:t xml:space="preserve"> </w:t>
        </w:r>
      </w:ins>
    </w:p>
    <w:p w14:paraId="159CDF8B" w14:textId="77777777" w:rsidR="007C0A0D" w:rsidRPr="00121C84" w:rsidRDefault="007C0A0D" w:rsidP="00121C84">
      <w:pPr>
        <w:pStyle w:val="DefinitionTerm"/>
        <w:rPr>
          <w:ins w:id="1086" w:author="Johannes Zauner" w:date="2025-12-12T20:14:00Z" w16du:dateUtc="2025-12-12T19:14:00Z"/>
          <w:b w:val="0"/>
          <w:bCs/>
          <w:rPrChange w:id="1087" w:author="Johannes Zauner" w:date="2025-12-12T20:14:00Z" w16du:dateUtc="2025-12-12T19:14:00Z">
            <w:rPr>
              <w:ins w:id="1088" w:author="Johannes Zauner" w:date="2025-12-12T20:14:00Z" w16du:dateUtc="2025-12-12T19:14:00Z"/>
            </w:rPr>
          </w:rPrChange>
        </w:rPr>
      </w:pPr>
      <w:ins w:id="1089" w:author="zusammenlegung" w:date="2025-12-12T19:01:00Z" w16du:dateUtc="2025-12-12T18:01:00Z">
        <w:r w:rsidRPr="00121C84">
          <w:rPr>
            <w:b w:val="0"/>
            <w:bCs/>
            <w:rPrChange w:id="1090" w:author="Johannes Zauner" w:date="2025-12-12T20:14:00Z" w16du:dateUtc="2025-12-12T19:14:00Z">
              <w:rPr/>
            </w:rPrChange>
          </w:rPr>
          <w:t>Using the helper function defined above</w:t>
        </w:r>
      </w:ins>
    </w:p>
    <w:p w14:paraId="5F807B3F" w14:textId="77777777" w:rsidR="00121C84" w:rsidRPr="00121C84" w:rsidRDefault="00121C84" w:rsidP="00121C84">
      <w:pPr>
        <w:pStyle w:val="Definition"/>
        <w:rPr>
          <w:ins w:id="1091" w:author="zusammenlegung" w:date="2025-12-12T19:01:00Z" w16du:dateUtc="2025-12-12T18:01:00Z"/>
        </w:rPr>
        <w:pPrChange w:id="1092" w:author="Johannes Zauner" w:date="2025-12-12T20:14:00Z" w16du:dateUtc="2025-12-12T19:14:00Z">
          <w:pPr>
            <w:pStyle w:val="Definition"/>
            <w:spacing w:after="0"/>
          </w:pPr>
        </w:pPrChange>
      </w:pPr>
    </w:p>
    <w:tbl>
      <w:tblPr>
        <w:tblStyle w:val="Tabellenraster"/>
        <w:tblW w:w="0" w:type="auto"/>
        <w:tblLook w:val="0000" w:firstRow="0" w:lastRow="0" w:firstColumn="0" w:lastColumn="0" w:noHBand="0" w:noVBand="0"/>
      </w:tblPr>
      <w:tblGrid>
        <w:gridCol w:w="1696"/>
        <w:gridCol w:w="3402"/>
      </w:tblGrid>
      <w:tr w:rsidR="007C0A0D" w:rsidRPr="00C673E9" w14:paraId="17F4B8F0" w14:textId="77777777" w:rsidTr="003527B9">
        <w:tc>
          <w:tcPr>
            <w:tcW w:w="1696" w:type="dxa"/>
            <w:cellDel w:id="1093" w:author="zusammenlegung" w:date="2025-12-12T19:01:00Z"/>
          </w:tcPr>
          <w:p w14:paraId="665C2F55" w14:textId="48C89F4F" w:rsidR="00EF17F7" w:rsidRPr="00EF7BE0" w:rsidRDefault="00EF17F7" w:rsidP="00EF7BE0">
            <w:pPr>
              <w:rPr>
                <w:sz w:val="20"/>
                <w:szCs w:val="20"/>
              </w:rPr>
            </w:pPr>
          </w:p>
        </w:tc>
        <w:tc>
          <w:tcPr>
            <w:tcW w:w="3402" w:type="dxa"/>
            <w:tcBorders>
              <w:bottom w:val="single" w:sz="4" w:space="0" w:color="auto"/>
            </w:tcBorders>
          </w:tcPr>
          <w:p w14:paraId="3E3897EF" w14:textId="11054022" w:rsidR="007C0A0D" w:rsidRPr="00C673E9" w:rsidRDefault="007C0A0D" w:rsidP="0047611C">
            <w:pPr>
              <w:pStyle w:val="ImageCaption"/>
              <w:spacing w:before="200"/>
              <w:rPr>
                <w:ins w:id="1094" w:author="zusammenlegung" w:date="2025-12-12T19:01:00Z" w16du:dateUtc="2025-12-12T18:01:00Z"/>
                <w:rFonts w:ascii="Arial" w:hAnsi="Arial" w:cs="Arial"/>
              </w:rPr>
            </w:pPr>
            <w:bookmarkStart w:id="1095" w:name="tbl-wear"/>
            <w:ins w:id="1096" w:author="zusammenlegung" w:date="2025-12-12T19:01:00Z" w16du:dateUtc="2025-12-12T18:01:00Z">
              <w:r w:rsidRPr="00C673E9">
                <w:rPr>
                  <w:rFonts w:ascii="Arial" w:hAnsi="Arial" w:cs="Arial"/>
                </w:rPr>
                <w:t xml:space="preserve">Table 3: </w:t>
              </w:r>
            </w:ins>
            <w:r w:rsidRPr="003527B9">
              <w:rPr>
                <w:sz w:val="20"/>
              </w:rPr>
              <w:t xml:space="preserve">Total wear </w:t>
            </w:r>
            <w:del w:id="1097" w:author="zusammenlegung" w:date="2025-12-12T19:01:00Z" w16du:dateUtc="2025-12-12T18:01:00Z">
              <w:r w:rsidR="00EF17F7" w:rsidRPr="00EF7BE0">
                <w:rPr>
                  <w:sz w:val="20"/>
                  <w:szCs w:val="20"/>
                </w:rPr>
                <w:delText>duration</w:delText>
              </w:r>
            </w:del>
            <w:ins w:id="1098" w:author="zusammenlegung" w:date="2025-12-12T19:01:00Z" w16du:dateUtc="2025-12-12T18:01:00Z">
              <w:r w:rsidRPr="00C673E9">
                <w:rPr>
                  <w:rFonts w:ascii="Arial" w:hAnsi="Arial" w:cs="Arial"/>
                </w:rPr>
                <w:t>time per day (average across days)</w:t>
              </w:r>
            </w:ins>
          </w:p>
          <w:tbl>
            <w:tblPr>
              <w:tblStyle w:val="Table"/>
              <w:tblW w:w="0" w:type="auto"/>
              <w:jc w:val="center"/>
              <w:tblCellMar>
                <w:left w:w="60" w:type="dxa"/>
                <w:right w:w="60" w:type="dxa"/>
              </w:tblCellMar>
              <w:tblLook w:val="0000" w:firstRow="0" w:lastRow="0" w:firstColumn="0" w:lastColumn="0" w:noHBand="0" w:noVBand="0"/>
            </w:tblPr>
            <w:tblGrid>
              <w:gridCol w:w="965"/>
              <w:gridCol w:w="843"/>
            </w:tblGrid>
            <w:tr w:rsidR="007C0A0D" w:rsidRPr="00C673E9" w14:paraId="2BA7AD8B" w14:textId="77777777" w:rsidTr="003527B9">
              <w:trPr>
                <w:cantSplit/>
                <w:tblHeader/>
                <w:jc w:val="center"/>
                <w:ins w:id="1099" w:author="zusammenlegung" w:date="2025-12-12T19:01:00Z" w16du:dateUtc="2025-12-12T18:01:00Z"/>
              </w:trPr>
              <w:tc>
                <w:tcPr>
                  <w:tcW w:w="360" w:type="dxa"/>
                </w:tcPr>
                <w:p w14:paraId="1C298DC2" w14:textId="77777777" w:rsidR="007C0A0D" w:rsidRPr="00C673E9" w:rsidRDefault="007C0A0D" w:rsidP="0047611C">
                  <w:pPr>
                    <w:keepNext/>
                    <w:spacing w:after="60"/>
                    <w:rPr>
                      <w:ins w:id="1100" w:author="zusammenlegung" w:date="2025-12-12T19:01:00Z" w16du:dateUtc="2025-12-12T18:01:00Z"/>
                      <w:rFonts w:ascii="Arial" w:hAnsi="Arial" w:cs="Arial"/>
                    </w:rPr>
                  </w:pPr>
                  <w:ins w:id="1101" w:author="zusammenlegung" w:date="2025-12-12T19:01:00Z" w16du:dateUtc="2025-12-12T18:01:00Z">
                    <w:r w:rsidRPr="00C673E9">
                      <w:rPr>
                        <w:rFonts w:ascii="Arial" w:hAnsi="Arial" w:cs="Arial"/>
                      </w:rPr>
                      <w:t>Date</w:t>
                    </w:r>
                  </w:ins>
                </w:p>
              </w:tc>
              <w:tc>
                <w:tcPr>
                  <w:tcW w:w="360" w:type="dxa"/>
                </w:tcPr>
                <w:p w14:paraId="01300E77" w14:textId="77777777" w:rsidR="007C0A0D" w:rsidRPr="00C673E9" w:rsidRDefault="007C0A0D" w:rsidP="0047611C">
                  <w:pPr>
                    <w:keepNext/>
                    <w:spacing w:after="60"/>
                    <w:jc w:val="center"/>
                    <w:rPr>
                      <w:ins w:id="1102" w:author="zusammenlegung" w:date="2025-12-12T19:01:00Z" w16du:dateUtc="2025-12-12T18:01:00Z"/>
                      <w:rFonts w:ascii="Arial" w:hAnsi="Arial" w:cs="Arial"/>
                    </w:rPr>
                  </w:pPr>
                  <w:ins w:id="1103" w:author="zusammenlegung" w:date="2025-12-12T19:01:00Z" w16du:dateUtc="2025-12-12T18:01:00Z">
                    <w:r w:rsidRPr="00C673E9">
                      <w:rPr>
                        <w:rFonts w:ascii="Arial" w:hAnsi="Arial" w:cs="Arial"/>
                      </w:rPr>
                      <w:t>Total wear duration</w:t>
                    </w:r>
                  </w:ins>
                </w:p>
              </w:tc>
            </w:tr>
            <w:tr w:rsidR="007C0A0D" w:rsidRPr="00C673E9" w14:paraId="191CBBD8" w14:textId="77777777" w:rsidTr="003527B9">
              <w:trPr>
                <w:cantSplit/>
                <w:jc w:val="center"/>
                <w:ins w:id="1104" w:author="zusammenlegung" w:date="2025-12-12T19:01:00Z" w16du:dateUtc="2025-12-12T18:01:00Z"/>
              </w:trPr>
              <w:tc>
                <w:tcPr>
                  <w:tcW w:w="720" w:type="dxa"/>
                  <w:gridSpan w:val="2"/>
                  <w:tcMar>
                    <w:top w:w="25" w:type="dxa"/>
                  </w:tcMar>
                </w:tcPr>
                <w:p w14:paraId="5AB97DD2" w14:textId="77777777" w:rsidR="007C0A0D" w:rsidRPr="00C673E9" w:rsidRDefault="007C0A0D" w:rsidP="0047611C">
                  <w:pPr>
                    <w:keepNext/>
                    <w:spacing w:after="60"/>
                    <w:rPr>
                      <w:ins w:id="1105" w:author="zusammenlegung" w:date="2025-12-12T19:01:00Z" w16du:dateUtc="2025-12-12T18:01:00Z"/>
                      <w:rFonts w:ascii="Arial" w:hAnsi="Arial" w:cs="Arial"/>
                    </w:rPr>
                  </w:pPr>
                  <w:ins w:id="1106" w:author="zusammenlegung" w:date="2025-12-12T19:01:00Z" w16du:dateUtc="2025-12-12T18:01:00Z">
                    <w:r w:rsidRPr="00C673E9">
                      <w:rPr>
                        <w:rFonts w:ascii="Arial" w:hAnsi="Arial" w:cs="Arial"/>
                      </w:rPr>
                      <w:t>Clouclip</w:t>
                    </w:r>
                  </w:ins>
                </w:p>
              </w:tc>
            </w:tr>
            <w:tr w:rsidR="007C0A0D" w:rsidRPr="00C673E9" w14:paraId="2499DA31" w14:textId="77777777" w:rsidTr="003527B9">
              <w:trPr>
                <w:cantSplit/>
                <w:jc w:val="center"/>
                <w:ins w:id="1107" w:author="zusammenlegung" w:date="2025-12-12T19:01:00Z" w16du:dateUtc="2025-12-12T18:01:00Z"/>
              </w:trPr>
              <w:tc>
                <w:tcPr>
                  <w:tcW w:w="360" w:type="dxa"/>
                </w:tcPr>
                <w:p w14:paraId="7E5F0177" w14:textId="77777777" w:rsidR="007C0A0D" w:rsidRPr="00C673E9" w:rsidRDefault="007C0A0D" w:rsidP="0047611C">
                  <w:pPr>
                    <w:keepNext/>
                    <w:spacing w:after="60"/>
                    <w:rPr>
                      <w:ins w:id="1108" w:author="zusammenlegung" w:date="2025-12-12T19:01:00Z" w16du:dateUtc="2025-12-12T18:01:00Z"/>
                      <w:rFonts w:ascii="Arial" w:hAnsi="Arial" w:cs="Arial"/>
                    </w:rPr>
                  </w:pPr>
                  <w:ins w:id="1109" w:author="zusammenlegung" w:date="2025-12-12T19:01:00Z" w16du:dateUtc="2025-12-12T18:01:00Z">
                    <w:r w:rsidRPr="00C673E9">
                      <w:rPr>
                        <w:rFonts w:ascii="Arial" w:hAnsi="Arial" w:cs="Arial"/>
                      </w:rPr>
                      <w:t>Mean daily</w:t>
                    </w:r>
                  </w:ins>
                </w:p>
              </w:tc>
              <w:tc>
                <w:tcPr>
                  <w:tcW w:w="360" w:type="dxa"/>
                </w:tcPr>
                <w:p w14:paraId="1DC834AF" w14:textId="77777777" w:rsidR="007C0A0D" w:rsidRPr="00C673E9" w:rsidRDefault="007C0A0D" w:rsidP="0047611C">
                  <w:pPr>
                    <w:keepNext/>
                    <w:spacing w:after="60"/>
                    <w:jc w:val="center"/>
                    <w:rPr>
                      <w:ins w:id="1110" w:author="zusammenlegung" w:date="2025-12-12T19:01:00Z" w16du:dateUtc="2025-12-12T18:01:00Z"/>
                      <w:rFonts w:ascii="Arial" w:hAnsi="Arial" w:cs="Arial"/>
                    </w:rPr>
                  </w:pPr>
                  <w:ins w:id="1111" w:author="zusammenlegung" w:date="2025-12-12T19:01:00Z" w16du:dateUtc="2025-12-12T18:01:00Z">
                    <w:r w:rsidRPr="00C673E9">
                      <w:rPr>
                        <w:rFonts w:ascii="Arial" w:hAnsi="Arial" w:cs="Arial"/>
                      </w:rPr>
                      <w:t>31448s (~8.74 hours)</w:t>
                    </w:r>
                  </w:ins>
                </w:p>
              </w:tc>
            </w:tr>
            <w:tr w:rsidR="007C0A0D" w:rsidRPr="00C673E9" w14:paraId="3495B198" w14:textId="77777777" w:rsidTr="003527B9">
              <w:trPr>
                <w:cantSplit/>
                <w:jc w:val="center"/>
                <w:ins w:id="1112" w:author="zusammenlegung" w:date="2025-12-12T19:01:00Z" w16du:dateUtc="2025-12-12T18:01:00Z"/>
              </w:trPr>
              <w:tc>
                <w:tcPr>
                  <w:tcW w:w="360" w:type="dxa"/>
                </w:tcPr>
                <w:p w14:paraId="3D54619E" w14:textId="77777777" w:rsidR="007C0A0D" w:rsidRPr="00C673E9" w:rsidRDefault="007C0A0D" w:rsidP="0047611C">
                  <w:pPr>
                    <w:keepNext/>
                    <w:spacing w:after="60"/>
                    <w:rPr>
                      <w:ins w:id="1113" w:author="zusammenlegung" w:date="2025-12-12T19:01:00Z" w16du:dateUtc="2025-12-12T18:01:00Z"/>
                      <w:rFonts w:ascii="Arial" w:hAnsi="Arial" w:cs="Arial"/>
                    </w:rPr>
                  </w:pPr>
                  <w:ins w:id="1114" w:author="zusammenlegung" w:date="2025-12-12T19:01:00Z" w16du:dateUtc="2025-12-12T18:01:00Z">
                    <w:r w:rsidRPr="00C673E9">
                      <w:rPr>
                        <w:rFonts w:ascii="Arial" w:hAnsi="Arial" w:cs="Arial"/>
                      </w:rPr>
                      <w:t>Weekday</w:t>
                    </w:r>
                  </w:ins>
                </w:p>
              </w:tc>
              <w:tc>
                <w:tcPr>
                  <w:tcW w:w="360" w:type="dxa"/>
                </w:tcPr>
                <w:p w14:paraId="6931BFBD" w14:textId="77777777" w:rsidR="007C0A0D" w:rsidRPr="00C673E9" w:rsidRDefault="007C0A0D" w:rsidP="0047611C">
                  <w:pPr>
                    <w:keepNext/>
                    <w:spacing w:after="60"/>
                    <w:jc w:val="center"/>
                    <w:rPr>
                      <w:ins w:id="1115" w:author="zusammenlegung" w:date="2025-12-12T19:01:00Z" w16du:dateUtc="2025-12-12T18:01:00Z"/>
                      <w:rFonts w:ascii="Arial" w:hAnsi="Arial" w:cs="Arial"/>
                    </w:rPr>
                  </w:pPr>
                  <w:ins w:id="1116" w:author="zusammenlegung" w:date="2025-12-12T19:01:00Z" w16du:dateUtc="2025-12-12T18:01:00Z">
                    <w:r w:rsidRPr="00C673E9">
                      <w:rPr>
                        <w:rFonts w:ascii="Arial" w:hAnsi="Arial" w:cs="Arial"/>
                      </w:rPr>
                      <w:t>34460s (~9.57 hours)</w:t>
                    </w:r>
                  </w:ins>
                </w:p>
              </w:tc>
            </w:tr>
            <w:tr w:rsidR="007C0A0D" w:rsidRPr="00C673E9" w14:paraId="5857955C" w14:textId="77777777" w:rsidTr="003527B9">
              <w:trPr>
                <w:cantSplit/>
                <w:jc w:val="center"/>
                <w:ins w:id="1117" w:author="zusammenlegung" w:date="2025-12-12T19:01:00Z" w16du:dateUtc="2025-12-12T18:01:00Z"/>
              </w:trPr>
              <w:tc>
                <w:tcPr>
                  <w:tcW w:w="360" w:type="dxa"/>
                </w:tcPr>
                <w:p w14:paraId="6DCAD853" w14:textId="77777777" w:rsidR="007C0A0D" w:rsidRPr="00C673E9" w:rsidRDefault="007C0A0D" w:rsidP="0047611C">
                  <w:pPr>
                    <w:keepNext/>
                    <w:spacing w:after="60"/>
                    <w:rPr>
                      <w:ins w:id="1118" w:author="zusammenlegung" w:date="2025-12-12T19:01:00Z" w16du:dateUtc="2025-12-12T18:01:00Z"/>
                      <w:rFonts w:ascii="Arial" w:hAnsi="Arial" w:cs="Arial"/>
                    </w:rPr>
                  </w:pPr>
                  <w:ins w:id="1119" w:author="zusammenlegung" w:date="2025-12-12T19:01:00Z" w16du:dateUtc="2025-12-12T18:01:00Z">
                    <w:r w:rsidRPr="00C673E9">
                      <w:rPr>
                        <w:rFonts w:ascii="Arial" w:hAnsi="Arial" w:cs="Arial"/>
                      </w:rPr>
                      <w:t>Weekend</w:t>
                    </w:r>
                  </w:ins>
                </w:p>
              </w:tc>
              <w:tc>
                <w:tcPr>
                  <w:tcW w:w="360" w:type="dxa"/>
                </w:tcPr>
                <w:p w14:paraId="19D9ECA1" w14:textId="77777777" w:rsidR="007C0A0D" w:rsidRPr="00C673E9" w:rsidRDefault="007C0A0D" w:rsidP="0047611C">
                  <w:pPr>
                    <w:keepNext/>
                    <w:spacing w:after="60"/>
                    <w:jc w:val="center"/>
                    <w:rPr>
                      <w:ins w:id="1120" w:author="zusammenlegung" w:date="2025-12-12T19:01:00Z" w16du:dateUtc="2025-12-12T18:01:00Z"/>
                      <w:rFonts w:ascii="Arial" w:hAnsi="Arial" w:cs="Arial"/>
                    </w:rPr>
                  </w:pPr>
                  <w:ins w:id="1121" w:author="zusammenlegung" w:date="2025-12-12T19:01:00Z" w16du:dateUtc="2025-12-12T18:01:00Z">
                    <w:r w:rsidRPr="00C673E9">
                      <w:rPr>
                        <w:rFonts w:ascii="Arial" w:hAnsi="Arial" w:cs="Arial"/>
                      </w:rPr>
                      <w:t>23918s (~6.64 hours)</w:t>
                    </w:r>
                  </w:ins>
                </w:p>
              </w:tc>
            </w:tr>
            <w:bookmarkEnd w:id="1095"/>
          </w:tbl>
          <w:p w14:paraId="3309BF18" w14:textId="77777777" w:rsidR="007C0A0D" w:rsidRPr="003527B9" w:rsidRDefault="007C0A0D" w:rsidP="003527B9">
            <w:pPr>
              <w:rPr>
                <w:sz w:val="20"/>
              </w:rPr>
            </w:pPr>
          </w:p>
        </w:tc>
      </w:tr>
    </w:tbl>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F17F7" w14:paraId="4C1A8B3A" w14:textId="77777777" w:rsidTr="00EF7BE0">
        <w:trPr>
          <w:del w:id="1122" w:author="zusammenlegung" w:date="2025-12-12T19:01:00Z" w16du:dateUtc="2025-12-12T18:01:00Z"/>
        </w:trPr>
        <w:tc>
          <w:tcPr>
            <w:tcW w:w="1696" w:type="dxa"/>
            <w:tcBorders>
              <w:top w:val="single" w:sz="4" w:space="0" w:color="auto"/>
            </w:tcBorders>
          </w:tcPr>
          <w:p w14:paraId="117A02FD" w14:textId="77777777" w:rsidR="00EF17F7" w:rsidRPr="00EF7BE0" w:rsidRDefault="00EF17F7" w:rsidP="00EF7BE0">
            <w:pPr>
              <w:rPr>
                <w:del w:id="1123" w:author="zusammenlegung" w:date="2025-12-12T19:01:00Z" w16du:dateUtc="2025-12-12T18:01:00Z"/>
                <w:sz w:val="20"/>
                <w:szCs w:val="20"/>
              </w:rPr>
            </w:pPr>
            <w:del w:id="1124" w:author="zusammenlegung" w:date="2025-12-12T19:01:00Z" w16du:dateUtc="2025-12-12T18:01:00Z">
              <w:r w:rsidRPr="00EF7BE0">
                <w:rPr>
                  <w:sz w:val="20"/>
                  <w:szCs w:val="20"/>
                </w:rPr>
                <w:delText>Mean daily</w:delText>
              </w:r>
            </w:del>
          </w:p>
        </w:tc>
        <w:tc>
          <w:tcPr>
            <w:tcW w:w="3402" w:type="dxa"/>
            <w:tcBorders>
              <w:top w:val="single" w:sz="4" w:space="0" w:color="auto"/>
            </w:tcBorders>
          </w:tcPr>
          <w:p w14:paraId="10D164F3" w14:textId="77777777" w:rsidR="00EF17F7" w:rsidRPr="00EF7BE0" w:rsidRDefault="00EF17F7" w:rsidP="00EF7BE0">
            <w:pPr>
              <w:rPr>
                <w:del w:id="1125" w:author="zusammenlegung" w:date="2025-12-12T19:01:00Z" w16du:dateUtc="2025-12-12T18:01:00Z"/>
                <w:sz w:val="20"/>
                <w:szCs w:val="20"/>
              </w:rPr>
            </w:pPr>
            <w:del w:id="1126" w:author="zusammenlegung" w:date="2025-12-12T19:01:00Z" w16du:dateUtc="2025-12-12T18:01:00Z">
              <w:r w:rsidRPr="00EF7BE0">
                <w:rPr>
                  <w:sz w:val="20"/>
                  <w:szCs w:val="20"/>
                </w:rPr>
                <w:delText>31448s (~8.74 hours)</w:delText>
              </w:r>
            </w:del>
          </w:p>
        </w:tc>
      </w:tr>
      <w:tr w:rsidR="00EF17F7" w14:paraId="2AFDC150" w14:textId="77777777" w:rsidTr="00EF7BE0">
        <w:trPr>
          <w:del w:id="1127" w:author="zusammenlegung" w:date="2025-12-12T19:01:00Z" w16du:dateUtc="2025-12-12T18:01:00Z"/>
        </w:trPr>
        <w:tc>
          <w:tcPr>
            <w:tcW w:w="1696" w:type="dxa"/>
          </w:tcPr>
          <w:p w14:paraId="315C1ED1" w14:textId="77777777" w:rsidR="00EF17F7" w:rsidRPr="00EF7BE0" w:rsidRDefault="00EF17F7" w:rsidP="00EF7BE0">
            <w:pPr>
              <w:rPr>
                <w:del w:id="1128" w:author="zusammenlegung" w:date="2025-12-12T19:01:00Z" w16du:dateUtc="2025-12-12T18:01:00Z"/>
                <w:sz w:val="20"/>
                <w:szCs w:val="20"/>
              </w:rPr>
            </w:pPr>
            <w:del w:id="1129" w:author="zusammenlegung" w:date="2025-12-12T19:01:00Z" w16du:dateUtc="2025-12-12T18:01:00Z">
              <w:r w:rsidRPr="00EF7BE0">
                <w:rPr>
                  <w:sz w:val="20"/>
                  <w:szCs w:val="20"/>
                </w:rPr>
                <w:delText>Weekday</w:delText>
              </w:r>
            </w:del>
          </w:p>
        </w:tc>
        <w:tc>
          <w:tcPr>
            <w:tcW w:w="3402" w:type="dxa"/>
          </w:tcPr>
          <w:p w14:paraId="3616FD3C" w14:textId="77777777" w:rsidR="00EF17F7" w:rsidRPr="00EF7BE0" w:rsidRDefault="00EF17F7" w:rsidP="00EF7BE0">
            <w:pPr>
              <w:rPr>
                <w:del w:id="1130" w:author="zusammenlegung" w:date="2025-12-12T19:01:00Z" w16du:dateUtc="2025-12-12T18:01:00Z"/>
                <w:sz w:val="20"/>
                <w:szCs w:val="20"/>
              </w:rPr>
            </w:pPr>
            <w:del w:id="1131" w:author="zusammenlegung" w:date="2025-12-12T19:01:00Z" w16du:dateUtc="2025-12-12T18:01:00Z">
              <w:r w:rsidRPr="00EF7BE0">
                <w:rPr>
                  <w:sz w:val="20"/>
                  <w:szCs w:val="20"/>
                </w:rPr>
                <w:delText>34460s (~9.57 hours)</w:delText>
              </w:r>
            </w:del>
          </w:p>
        </w:tc>
      </w:tr>
      <w:tr w:rsidR="00EF17F7" w14:paraId="73A9289B" w14:textId="77777777" w:rsidTr="00EF7BE0">
        <w:trPr>
          <w:del w:id="1132" w:author="zusammenlegung" w:date="2025-12-12T19:01:00Z" w16du:dateUtc="2025-12-12T18:01:00Z"/>
        </w:trPr>
        <w:tc>
          <w:tcPr>
            <w:tcW w:w="1696" w:type="dxa"/>
          </w:tcPr>
          <w:p w14:paraId="63EDDDB9" w14:textId="77777777" w:rsidR="00EF17F7" w:rsidRPr="00EF7BE0" w:rsidRDefault="00EF17F7" w:rsidP="00EF7BE0">
            <w:pPr>
              <w:rPr>
                <w:del w:id="1133" w:author="zusammenlegung" w:date="2025-12-12T19:01:00Z" w16du:dateUtc="2025-12-12T18:01:00Z"/>
                <w:sz w:val="20"/>
                <w:szCs w:val="20"/>
              </w:rPr>
            </w:pPr>
            <w:del w:id="1134" w:author="zusammenlegung" w:date="2025-12-12T19:01:00Z" w16du:dateUtc="2025-12-12T18:01:00Z">
              <w:r w:rsidRPr="00EF7BE0">
                <w:rPr>
                  <w:sz w:val="20"/>
                  <w:szCs w:val="20"/>
                </w:rPr>
                <w:delText>Weekend</w:delText>
              </w:r>
            </w:del>
          </w:p>
        </w:tc>
        <w:tc>
          <w:tcPr>
            <w:tcW w:w="3402" w:type="dxa"/>
          </w:tcPr>
          <w:p w14:paraId="375FDCDF" w14:textId="77777777" w:rsidR="00EF17F7" w:rsidRPr="00EF7BE0" w:rsidRDefault="00EF17F7" w:rsidP="00EF7BE0">
            <w:pPr>
              <w:rPr>
                <w:del w:id="1135" w:author="zusammenlegung" w:date="2025-12-12T19:01:00Z" w16du:dateUtc="2025-12-12T18:01:00Z"/>
                <w:sz w:val="20"/>
                <w:szCs w:val="20"/>
              </w:rPr>
            </w:pPr>
            <w:del w:id="1136" w:author="zusammenlegung" w:date="2025-12-12T19:01:00Z" w16du:dateUtc="2025-12-12T18:01:00Z">
              <w:r w:rsidRPr="00EF7BE0">
                <w:rPr>
                  <w:sz w:val="20"/>
                  <w:szCs w:val="20"/>
                </w:rPr>
                <w:delText>23918s (~6.64 hours)</w:delText>
              </w:r>
            </w:del>
          </w:p>
        </w:tc>
      </w:tr>
    </w:tbl>
    <w:p w14:paraId="3B87BB18" w14:textId="77777777" w:rsidR="00C33A9B" w:rsidDel="003527B9" w:rsidRDefault="00B05E74" w:rsidP="007C0A0D">
      <w:pPr>
        <w:pStyle w:val="berschrift4"/>
        <w:rPr>
          <w:del w:id="1137" w:author="zusammenlegung" w:date="2025-12-12T19:01:00Z" w16du:dateUtc="2025-12-12T18:01:00Z"/>
          <w:rStyle w:val="Hervorhebung"/>
        </w:rPr>
      </w:pPr>
      <w:del w:id="1138" w:author="zusammenlegung" w:date="2025-12-12T19:01:00Z" w16du:dateUtc="2025-12-12T18:01:00Z">
        <w:r w:rsidRPr="00B05E74">
          <w:rPr>
            <w:rStyle w:val="Hervorhebung"/>
          </w:rPr>
          <w:delText>Table 3: Total wear time per day (average across days)</w:delText>
        </w:r>
      </w:del>
    </w:p>
    <w:p w14:paraId="39CF66D8" w14:textId="77777777" w:rsidR="003527B9" w:rsidRPr="003527B9" w:rsidRDefault="003527B9" w:rsidP="003527B9">
      <w:pPr>
        <w:rPr>
          <w:ins w:id="1139" w:author="Johannes Zauner" w:date="2025-12-12T19:28:00Z" w16du:dateUtc="2025-12-12T18:28:00Z"/>
        </w:rPr>
      </w:pPr>
    </w:p>
    <w:p w14:paraId="22679207" w14:textId="77777777" w:rsidR="007C0A0D" w:rsidRPr="00C673E9" w:rsidRDefault="007C0A0D" w:rsidP="007C0A0D">
      <w:pPr>
        <w:pStyle w:val="berschrift4"/>
      </w:pPr>
      <w:bookmarkStart w:id="1140" w:name="distance-range"/>
      <w:bookmarkEnd w:id="1048"/>
      <w:r w:rsidRPr="00C673E9">
        <w:t>Duration within distance ranges</w:t>
      </w:r>
    </w:p>
    <w:p w14:paraId="7A59CAEA" w14:textId="2319871E" w:rsidR="007C0A0D" w:rsidRPr="003527B9" w:rsidRDefault="007C0A0D" w:rsidP="007C0A0D">
      <w:pPr>
        <w:pStyle w:val="FirstParagraph"/>
      </w:pPr>
      <w:r w:rsidRPr="003527B9">
        <w:t xml:space="preserve">Many myopia-relevant metrics concern the time spent at certain viewing distances (e.g., “near work” vs. intermediate or far distances). We calculate the duration of time spent in specific distance ranges. </w:t>
      </w:r>
      <w:del w:id="1141" w:author="zusammenlegung" w:date="2025-12-12T19:01:00Z" w16du:dateUtc="2025-12-12T18:01:00Z">
        <w:r w:rsidR="00646A22" w:rsidRPr="00EF7BE0">
          <w:rPr>
            <w:b/>
            <w:bCs/>
          </w:rPr>
          <w:delText>Table 4</w:delText>
        </w:r>
      </w:del>
      <w:ins w:id="1142" w:author="zusammenlegung" w:date="2025-12-12T19:01:00Z" w16du:dateUtc="2025-12-12T18:01:00Z">
        <w:r w:rsidRPr="00C673E9">
          <w:rPr>
            <w:rFonts w:ascii="Arial" w:hAnsi="Arial" w:cs="Arial"/>
          </w:rPr>
          <w:fldChar w:fldCharType="begin"/>
        </w:r>
        <w:r w:rsidRPr="00C673E9">
          <w:rPr>
            <w:rFonts w:ascii="Arial" w:hAnsi="Arial" w:cs="Arial"/>
          </w:rPr>
          <w:instrText>HYPERLINK \l "tbl-nearwork"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4</w:t>
        </w:r>
        <w:r w:rsidRPr="00C673E9">
          <w:rPr>
            <w:rFonts w:ascii="Arial" w:hAnsi="Arial" w:cs="Arial"/>
          </w:rPr>
          <w:fldChar w:fldCharType="end"/>
        </w:r>
      </w:ins>
      <w:r w:rsidRPr="003527B9">
        <w:t xml:space="preserve"> shows the average daily </w:t>
      </w:r>
      <w:r w:rsidRPr="003527B9">
        <w:rPr>
          <w:i/>
        </w:rPr>
        <w:t>duration of near work</w:t>
      </w:r>
      <w:r w:rsidRPr="003527B9">
        <w:t xml:space="preserve">, defined here as time </w:t>
      </w:r>
      <w:del w:id="1143" w:author="zusammenlegung" w:date="2025-12-12T19:01:00Z" w16du:dateUtc="2025-12-12T18:01:00Z">
        <w:r w:rsidR="00EF7BE0">
          <w:delText xml:space="preserve">spent </w:delText>
        </w:r>
      </w:del>
      <w:r w:rsidRPr="003527B9">
        <w:t xml:space="preserve">viewing at </w:t>
      </w:r>
      <w:del w:id="1144" w:author="zusammenlegung" w:date="2025-12-12T19:01:00Z" w16du:dateUtc="2025-12-12T18:01:00Z">
        <w:r w:rsidR="00EF7BE0">
          <w:delText>distances between</w:delText>
        </w:r>
        <w:r w:rsidR="00646A22">
          <w:delText xml:space="preserve"> 10</w:delText>
        </w:r>
      </w:del>
      <w:ins w:id="1145" w:author="zusammenlegung" w:date="2025-12-12T19:01:00Z" w16du:dateUtc="2025-12-12T18:01:00Z">
        <w:r w:rsidRPr="00C673E9">
          <w:rPr>
            <w:rFonts w:ascii="Arial" w:hAnsi="Arial" w:cs="Arial"/>
          </w:rPr>
          <w:t>15</w:t>
        </w:r>
      </w:ins>
      <w:r w:rsidRPr="003527B9">
        <w:t>–60 cm</w:t>
      </w:r>
      <w:del w:id="1146" w:author="zusammenlegung" w:date="2025-12-12T19:01:00Z" w16du:dateUtc="2025-12-12T18:01:00Z">
        <w:r w:rsidR="00646A22">
          <w:delText xml:space="preserve"> (a commonly used definition for near-work distance). </w:delText>
        </w:r>
        <w:r w:rsidR="00646A22" w:rsidRPr="00EF7BE0">
          <w:rPr>
            <w:b/>
            <w:bCs/>
          </w:rPr>
          <w:delText>Table 5</w:delText>
        </w:r>
      </w:del>
      <w:ins w:id="1147" w:author="zusammenlegung" w:date="2025-12-12T19:01:00Z" w16du:dateUtc="2025-12-12T18:01:00Z">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\l "tbl-ranges"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5</w:t>
        </w:r>
        <w:r w:rsidRPr="00C673E9">
          <w:rPr>
            <w:rFonts w:ascii="Arial" w:hAnsi="Arial" w:cs="Arial"/>
          </w:rPr>
          <w:fldChar w:fldCharType="end"/>
        </w:r>
      </w:ins>
      <w:r w:rsidRPr="003527B9">
        <w:t xml:space="preserve"> provides a more detailed breakdown across multiple distance bands.</w:t>
      </w:r>
    </w:p>
    <w:bookmarkEnd w:id="1140"/>
    <w:p w14:paraId="61CA71EF" w14:textId="77777777" w:rsidR="007C0A0D" w:rsidRPr="00C673E9" w:rsidRDefault="007C0A0D" w:rsidP="003527B9">
      <w:pPr>
        <w:pStyle w:val="berschrift5"/>
        <w:rPr>
          <w:rFonts w:ascii="Arial" w:hAnsi="Arial" w:cs="Arial"/>
        </w:rPr>
      </w:pPr>
      <w:r w:rsidRPr="00C673E9">
        <w:rPr>
          <w:rFonts w:ascii="Arial" w:hAnsi="Arial" w:cs="Arial"/>
        </w:rPr>
        <w:t>Duration of near work</w:t>
      </w:r>
    </w:p>
    <w:p w14:paraId="2E81D27D" w14:textId="73736E7E" w:rsidR="007C0A0D" w:rsidRPr="0074377D" w:rsidRDefault="0074377D" w:rsidP="00F61D20">
      <w:pPr>
        <w:pStyle w:val="SourceCode"/>
        <w:spacing w:line="240" w:lineRule="auto"/>
        <w:rPr>
          <w:b/>
          <w:bCs/>
          <w:lang w:val="de-DE"/>
          <w:rPrChange w:id="1148" w:author="Johannes Zauner" w:date="2025-12-13T05:15:00Z" w16du:dateUtc="2025-12-13T04:15:00Z">
            <w:rPr/>
          </w:rPrChange>
        </w:rPr>
      </w:pPr>
      <w:bookmarkStart w:id="1149" w:name="annotated-cell-29"/>
      <w:ins w:id="1150" w:author="Johannes Zauner" w:date="2025-12-13T05:15:00Z">
        <w:r w:rsidRPr="0074377D">
          <w:rPr>
            <w:b/>
            <w:bCs/>
            <w:lang w:val="de-DE"/>
          </w:rPr>
          <w:t>Calculate daily duration of near work</w:t>
        </w:r>
      </w:ins>
      <w:ins w:id="1151" w:author="Johannes Zauner" w:date="2025-12-13T05:07:00Z" w16du:dateUtc="2025-12-13T04:07:00Z">
        <w:r w:rsidR="008C4DD3">
          <w:rPr>
            <w:color w:val="4758AB"/>
            <w:shd w:val="clear" w:color="auto" w:fill="F1F3F5"/>
            <w:lang w:val="de-DE"/>
          </w:rPr>
          <w:br/>
        </w:r>
      </w:ins>
      <w:ins w:id="1152" w:author="Johannes Zauner" w:date="2025-12-12T19:28:00Z" w16du:dateUtc="2025-12-12T18:28:00Z">
        <w:r w:rsidR="003527B9">
          <w:rPr>
            <w:rStyle w:val="NormalTok"/>
          </w:rPr>
          <w:t>1</w:t>
        </w:r>
      </w:ins>
      <w:ins w:id="1153" w:author="Johannes Zauner" w:date="2025-12-12T20:50:00Z" w16du:dateUtc="2025-12-12T19:50:00Z">
        <w:r w:rsidR="0056723D">
          <w:rPr>
            <w:rStyle w:val="NormalTok"/>
          </w:rPr>
          <w:t xml:space="preserve"> </w:t>
        </w:r>
      </w:ins>
      <w:ins w:id="1154" w:author="Johannes Zauner" w:date="2025-12-12T19:28:00Z" w16du:dateUtc="2025-12-12T18:28:00Z">
        <w:r w:rsidR="003527B9">
          <w:rPr>
            <w:rStyle w:val="NormalTok"/>
          </w:rPr>
          <w:t xml:space="preserve"> </w:t>
        </w:r>
      </w:ins>
      <w:r w:rsidR="007C0A0D" w:rsidRPr="003527B9">
        <w:rPr>
          <w:rStyle w:val="NormalTok"/>
        </w:rPr>
        <w:t xml:space="preserve">dataCC </w:t>
      </w:r>
      <w:r w:rsidR="007C0A0D" w:rsidRPr="003527B9">
        <w:rPr>
          <w:rStyle w:val="SpecialCharTok"/>
        </w:rPr>
        <w:t>|&gt;</w:t>
      </w:r>
      <w:r w:rsidR="007C0A0D" w:rsidRPr="003527B9">
        <w:rPr>
          <w:rStyle w:val="NormalTok"/>
        </w:rPr>
        <w:t xml:space="preserve"> </w:t>
      </w:r>
      <w:r w:rsidR="007C0A0D" w:rsidRPr="003527B9">
        <w:br/>
      </w:r>
      <w:ins w:id="1155" w:author="Johannes Zauner" w:date="2025-12-12T19:29:00Z" w16du:dateUtc="2025-12-12T18:29:00Z">
        <w:r w:rsidR="003527B9">
          <w:rPr>
            <w:rStyle w:val="NormalTok"/>
          </w:rPr>
          <w:t>2</w:t>
        </w:r>
      </w:ins>
      <w:ins w:id="1156" w:author="Johannes Zauner" w:date="2025-12-12T20:50:00Z" w16du:dateUtc="2025-12-12T19:50:00Z">
        <w:r w:rsidR="0056723D">
          <w:rPr>
            <w:rStyle w:val="NormalTok"/>
          </w:rPr>
          <w:t xml:space="preserve"> </w:t>
        </w:r>
      </w:ins>
      <w:r w:rsidR="007C0A0D" w:rsidRPr="003527B9">
        <w:rPr>
          <w:rStyle w:val="NormalTok"/>
        </w:rPr>
        <w:t xml:space="preserve"> </w:t>
      </w:r>
      <w:ins w:id="1157" w:author="Johannes Zauner" w:date="2025-12-12T19:29:00Z" w16du:dateUtc="2025-12-12T18:29:00Z">
        <w:r w:rsidR="003527B9">
          <w:rPr>
            <w:rStyle w:val="NormalTok"/>
          </w:rPr>
          <w:t xml:space="preserve"> </w:t>
        </w:r>
      </w:ins>
      <w:r w:rsidR="007C0A0D" w:rsidRPr="003527B9">
        <w:rPr>
          <w:rStyle w:val="NormalTok"/>
        </w:rPr>
        <w:t xml:space="preserve"> </w:t>
      </w:r>
      <w:r w:rsidR="007C0A0D" w:rsidRPr="003527B9">
        <w:rPr>
          <w:rStyle w:val="FunctionTok"/>
        </w:rPr>
        <w:t>filter</w:t>
      </w:r>
      <w:r w:rsidR="007C0A0D" w:rsidRPr="003527B9">
        <w:rPr>
          <w:rStyle w:val="NormalTok"/>
        </w:rPr>
        <w:t xml:space="preserve">(Dis </w:t>
      </w:r>
      <w:r w:rsidR="007C0A0D" w:rsidRPr="003527B9">
        <w:rPr>
          <w:rStyle w:val="SpecialCharTok"/>
        </w:rPr>
        <w:t>&gt;=</w:t>
      </w:r>
      <w:r w:rsidR="007C0A0D" w:rsidRPr="003527B9">
        <w:rPr>
          <w:rStyle w:val="NormalTok"/>
        </w:rPr>
        <w:t xml:space="preserve"> </w:t>
      </w:r>
      <w:del w:id="1158" w:author="zusammenlegung" w:date="2025-12-12T19:01:00Z" w16du:dateUtc="2025-12-12T18:01:00Z">
        <w:r w:rsidR="00646A22">
          <w:rPr>
            <w:rStyle w:val="DecValTok"/>
          </w:rPr>
          <w:delText>10</w:delText>
        </w:r>
      </w:del>
      <w:ins w:id="1159" w:author="zusammenlegung" w:date="2025-12-12T19:01:00Z" w16du:dateUtc="2025-12-12T18:01:00Z">
        <w:r w:rsidR="007C0A0D" w:rsidRPr="00C673E9">
          <w:rPr>
            <w:rStyle w:val="DecValTok"/>
            <w:rFonts w:ascii="Arial" w:hAnsi="Arial" w:cs="Arial"/>
          </w:rPr>
          <w:t>15</w:t>
        </w:r>
      </w:ins>
      <w:r w:rsidR="007C0A0D" w:rsidRPr="003527B9">
        <w:rPr>
          <w:rStyle w:val="NormalTok"/>
        </w:rPr>
        <w:t xml:space="preserve">, Dis </w:t>
      </w:r>
      <w:r w:rsidR="007C0A0D" w:rsidRPr="003527B9">
        <w:rPr>
          <w:rStyle w:val="SpecialCharTok"/>
        </w:rPr>
        <w:t>&lt;</w:t>
      </w:r>
      <w:r w:rsidR="007C0A0D" w:rsidRPr="003527B9">
        <w:rPr>
          <w:rStyle w:val="NormalTok"/>
        </w:rPr>
        <w:t xml:space="preserve"> </w:t>
      </w:r>
      <w:r w:rsidR="007C0A0D" w:rsidRPr="003527B9">
        <w:rPr>
          <w:rStyle w:val="DecValTok"/>
        </w:rPr>
        <w:t>60</w:t>
      </w:r>
      <w:r w:rsidR="007C0A0D" w:rsidRPr="003527B9">
        <w:rPr>
          <w:rStyle w:val="NormalTok"/>
        </w:rPr>
        <w:t xml:space="preserve">) </w:t>
      </w:r>
      <w:r w:rsidR="007C0A0D" w:rsidRPr="003527B9">
        <w:rPr>
          <w:rStyle w:val="SpecialCharTok"/>
        </w:rPr>
        <w:t>|&gt;</w:t>
      </w:r>
      <w:del w:id="1160" w:author="zusammenlegung" w:date="2025-12-12T19:01:00Z" w16du:dateUtc="2025-12-12T18:01:00Z">
        <w:r w:rsidR="00646A22">
          <w:rPr>
            <w:rStyle w:val="NormalTok"/>
          </w:rPr>
          <w:delText xml:space="preserve">  </w:delText>
        </w:r>
        <w:r w:rsidR="00646A22">
          <w:rPr>
            <w:rStyle w:val="CommentTok"/>
          </w:rPr>
          <w:delText># consider only distances [10, 60) cm</w:delText>
        </w:r>
      </w:del>
      <w:r w:rsidR="007C0A0D" w:rsidRPr="003527B9">
        <w:br/>
      </w:r>
      <w:ins w:id="1161" w:author="Johannes Zauner" w:date="2025-12-12T19:29:00Z" w16du:dateUtc="2025-12-12T18:29:00Z">
        <w:r w:rsidR="003527B9">
          <w:rPr>
            <w:rStyle w:val="NormalTok"/>
          </w:rPr>
          <w:t>3</w:t>
        </w:r>
      </w:ins>
      <w:ins w:id="1162" w:author="Johannes Zauner" w:date="2025-12-12T20:50:00Z" w16du:dateUtc="2025-12-12T19:50:00Z">
        <w:r w:rsidR="0056723D">
          <w:rPr>
            <w:rStyle w:val="NormalTok"/>
          </w:rPr>
          <w:t xml:space="preserve"> </w:t>
        </w:r>
      </w:ins>
      <w:r w:rsidR="007C0A0D" w:rsidRPr="003527B9">
        <w:rPr>
          <w:rStyle w:val="NormalTok"/>
        </w:rPr>
        <w:t xml:space="preserve"> </w:t>
      </w:r>
      <w:ins w:id="1163" w:author="Johannes Zauner" w:date="2025-12-12T19:29:00Z" w16du:dateUtc="2025-12-12T18:29:00Z">
        <w:r w:rsidR="003527B9">
          <w:rPr>
            <w:rStyle w:val="NormalTok"/>
          </w:rPr>
          <w:t xml:space="preserve"> </w:t>
        </w:r>
      </w:ins>
      <w:r w:rsidR="007C0A0D" w:rsidRPr="003527B9">
        <w:rPr>
          <w:rStyle w:val="NormalTok"/>
        </w:rPr>
        <w:t xml:space="preserve"> </w:t>
      </w:r>
      <w:r w:rsidR="007C0A0D" w:rsidRPr="003527B9">
        <w:rPr>
          <w:rStyle w:val="FunctionTok"/>
        </w:rPr>
        <w:t>durations</w:t>
      </w:r>
      <w:r w:rsidR="007C0A0D" w:rsidRPr="003527B9">
        <w:rPr>
          <w:rStyle w:val="NormalTok"/>
        </w:rPr>
        <w:t xml:space="preserve">(Dis) </w:t>
      </w:r>
      <w:r w:rsidR="007C0A0D" w:rsidRPr="003527B9">
        <w:rPr>
          <w:rStyle w:val="SpecialCharTok"/>
        </w:rPr>
        <w:t>|&gt;</w:t>
      </w:r>
      <w:del w:id="1164" w:author="zusammenlegung" w:date="2025-12-12T19:01:00Z" w16du:dateUtc="2025-12-12T18:01:00Z">
        <w:r w:rsidR="00646A22">
          <w:rPr>
            <w:rStyle w:val="NormalTok"/>
          </w:rPr>
          <w:delText xml:space="preserve">               </w:delText>
        </w:r>
        <w:r w:rsidR="00646A22">
          <w:rPr>
            <w:rStyle w:val="CommentTok"/>
          </w:rPr>
          <w:delText># total duration in that range per day</w:delText>
        </w:r>
      </w:del>
      <w:r w:rsidR="007C0A0D" w:rsidRPr="003527B9">
        <w:br/>
      </w:r>
      <w:ins w:id="1165" w:author="Johannes Zauner" w:date="2025-12-12T19:29:00Z" w16du:dateUtc="2025-12-12T18:29:00Z">
        <w:r w:rsidR="003527B9">
          <w:rPr>
            <w:rStyle w:val="NormalTok"/>
          </w:rPr>
          <w:t>4</w:t>
        </w:r>
      </w:ins>
      <w:ins w:id="1166" w:author="Johannes Zauner" w:date="2025-12-12T20:50:00Z" w16du:dateUtc="2025-12-12T19:50:00Z">
        <w:r w:rsidR="0056723D">
          <w:rPr>
            <w:rStyle w:val="NormalTok"/>
          </w:rPr>
          <w:t xml:space="preserve"> </w:t>
        </w:r>
      </w:ins>
      <w:ins w:id="1167" w:author="Johannes Zauner" w:date="2025-12-12T19:29:00Z" w16du:dateUtc="2025-12-12T18:29:00Z">
        <w:r w:rsidR="003527B9">
          <w:rPr>
            <w:rStyle w:val="NormalTok"/>
          </w:rPr>
          <w:t xml:space="preserve"> </w:t>
        </w:r>
      </w:ins>
      <w:r w:rsidR="007C0A0D" w:rsidRPr="003527B9">
        <w:rPr>
          <w:rStyle w:val="NormalTok"/>
        </w:rPr>
        <w:t xml:space="preserve">  </w:t>
      </w:r>
      <w:r w:rsidR="007C0A0D" w:rsidRPr="003527B9">
        <w:rPr>
          <w:rStyle w:val="FunctionTok"/>
        </w:rPr>
        <w:t>to_mean_daily</w:t>
      </w:r>
      <w:r w:rsidR="007C0A0D" w:rsidRPr="003527B9">
        <w:rPr>
          <w:rStyle w:val="NormalTok"/>
        </w:rPr>
        <w:t>(</w:t>
      </w:r>
      <w:r w:rsidR="007C0A0D" w:rsidRPr="003527B9">
        <w:rPr>
          <w:rStyle w:val="StringTok"/>
        </w:rPr>
        <w:t>"Near work "</w:t>
      </w:r>
      <w:r w:rsidR="007C0A0D" w:rsidRPr="003527B9">
        <w:rPr>
          <w:rStyle w:val="NormalTok"/>
        </w:rPr>
        <w:t>)</w:t>
      </w:r>
    </w:p>
    <w:bookmarkEnd w:id="1149"/>
    <w:p w14:paraId="4574D822" w14:textId="5A155E87" w:rsidR="007C0A0D" w:rsidRPr="003E211A" w:rsidDel="003E211A" w:rsidRDefault="007C0A0D" w:rsidP="008A0236">
      <w:pPr>
        <w:pStyle w:val="DefinitionTerm"/>
        <w:rPr>
          <w:ins w:id="1168" w:author="zusammenlegung" w:date="2025-12-12T19:01:00Z" w16du:dateUtc="2025-12-12T18:01:00Z"/>
          <w:del w:id="1169" w:author="Johannes Zauner" w:date="2025-12-12T20:14:00Z" w16du:dateUtc="2025-12-12T19:14:00Z"/>
          <w:rFonts w:ascii="Arial" w:hAnsi="Arial" w:cs="Arial"/>
          <w:b w:val="0"/>
          <w:bCs/>
          <w:rPrChange w:id="1170" w:author="Johannes Zauner" w:date="2025-12-12T20:14:00Z" w16du:dateUtc="2025-12-12T19:14:00Z">
            <w:rPr>
              <w:ins w:id="1171" w:author="zusammenlegung" w:date="2025-12-12T19:01:00Z" w16du:dateUtc="2025-12-12T18:01:00Z"/>
              <w:del w:id="1172" w:author="Johannes Zauner" w:date="2025-12-12T20:14:00Z" w16du:dateUtc="2025-12-12T19:14:00Z"/>
              <w:rFonts w:ascii="Arial" w:hAnsi="Arial" w:cs="Arial"/>
            </w:rPr>
          </w:rPrChange>
        </w:rPr>
      </w:pPr>
      <w:ins w:id="1173" w:author="zusammenlegung" w:date="2025-12-12T19:01:00Z" w16du:dateUtc="2025-12-12T18:01:00Z">
        <w:r w:rsidRPr="00C673E9">
          <w:rPr>
            <w:rFonts w:ascii="Arial" w:hAnsi="Arial" w:cs="Arial"/>
          </w:rPr>
          <w:t>Line 2</w:t>
        </w:r>
      </w:ins>
      <w:ins w:id="1174" w:author="Johannes Zauner" w:date="2025-12-12T20:14:00Z" w16du:dateUtc="2025-12-12T19:14:00Z">
        <w:r w:rsidR="003E211A">
          <w:rPr>
            <w:rFonts w:ascii="Arial" w:hAnsi="Arial" w:cs="Arial"/>
          </w:rPr>
          <w:t xml:space="preserve"> </w:t>
        </w:r>
      </w:ins>
    </w:p>
    <w:p w14:paraId="2E945836" w14:textId="77777777" w:rsidR="007C0A0D" w:rsidRPr="003E211A" w:rsidRDefault="007C0A0D" w:rsidP="003E211A">
      <w:pPr>
        <w:pStyle w:val="DefinitionTerm"/>
        <w:rPr>
          <w:ins w:id="1175" w:author="zusammenlegung" w:date="2025-12-12T19:01:00Z" w16du:dateUtc="2025-12-12T18:01:00Z"/>
          <w:b w:val="0"/>
          <w:bCs/>
          <w:rPrChange w:id="1176" w:author="Johannes Zauner" w:date="2025-12-12T20:14:00Z" w16du:dateUtc="2025-12-12T19:14:00Z">
            <w:rPr>
              <w:ins w:id="1177" w:author="zusammenlegung" w:date="2025-12-12T19:01:00Z" w16du:dateUtc="2025-12-12T18:01:00Z"/>
            </w:rPr>
          </w:rPrChange>
        </w:rPr>
        <w:pPrChange w:id="1178" w:author="Johannes Zauner" w:date="2025-12-12T20:14:00Z" w16du:dateUtc="2025-12-12T19:14:00Z">
          <w:pPr>
            <w:pStyle w:val="Definition"/>
            <w:spacing w:after="0"/>
          </w:pPr>
        </w:pPrChange>
      </w:pPr>
      <w:ins w:id="1179" w:author="zusammenlegung" w:date="2025-12-12T19:01:00Z" w16du:dateUtc="2025-12-12T18:01:00Z">
        <w:r w:rsidRPr="003E211A">
          <w:rPr>
            <w:b w:val="0"/>
            <w:bCs/>
            <w:rPrChange w:id="1180" w:author="Johannes Zauner" w:date="2025-12-12T20:14:00Z" w16du:dateUtc="2025-12-12T19:14:00Z">
              <w:rPr/>
            </w:rPrChange>
          </w:rPr>
          <w:t>Consider only distances in [15, 60) cm</w:t>
        </w:r>
      </w:ins>
    </w:p>
    <w:p w14:paraId="0C08CA84" w14:textId="3A4B0D0A" w:rsidR="007C0A0D" w:rsidRPr="003E211A" w:rsidDel="003E211A" w:rsidRDefault="007C0A0D" w:rsidP="008A0236">
      <w:pPr>
        <w:pStyle w:val="DefinitionTerm"/>
        <w:rPr>
          <w:ins w:id="1181" w:author="zusammenlegung" w:date="2025-12-12T19:01:00Z" w16du:dateUtc="2025-12-12T18:01:00Z"/>
          <w:del w:id="1182" w:author="Johannes Zauner" w:date="2025-12-12T20:14:00Z" w16du:dateUtc="2025-12-12T19:14:00Z"/>
          <w:rFonts w:ascii="Arial" w:hAnsi="Arial" w:cs="Arial"/>
          <w:b w:val="0"/>
          <w:bCs/>
          <w:rPrChange w:id="1183" w:author="Johannes Zauner" w:date="2025-12-12T20:15:00Z" w16du:dateUtc="2025-12-12T19:15:00Z">
            <w:rPr>
              <w:ins w:id="1184" w:author="zusammenlegung" w:date="2025-12-12T19:01:00Z" w16du:dateUtc="2025-12-12T18:01:00Z"/>
              <w:del w:id="1185" w:author="Johannes Zauner" w:date="2025-12-12T20:14:00Z" w16du:dateUtc="2025-12-12T19:14:00Z"/>
              <w:rFonts w:ascii="Arial" w:hAnsi="Arial" w:cs="Arial"/>
            </w:rPr>
          </w:rPrChange>
        </w:rPr>
      </w:pPr>
      <w:ins w:id="1186" w:author="zusammenlegung" w:date="2025-12-12T19:01:00Z" w16du:dateUtc="2025-12-12T18:01:00Z">
        <w:r w:rsidRPr="00C673E9">
          <w:rPr>
            <w:rFonts w:ascii="Arial" w:hAnsi="Arial" w:cs="Arial"/>
          </w:rPr>
          <w:t>Line 3</w:t>
        </w:r>
      </w:ins>
      <w:ins w:id="1187" w:author="Johannes Zauner" w:date="2025-12-12T20:14:00Z" w16du:dateUtc="2025-12-12T19:14:00Z">
        <w:r w:rsidR="003E211A">
          <w:rPr>
            <w:rFonts w:ascii="Arial" w:hAnsi="Arial" w:cs="Arial"/>
          </w:rPr>
          <w:t xml:space="preserve"> </w:t>
        </w:r>
      </w:ins>
    </w:p>
    <w:p w14:paraId="484DD496" w14:textId="77777777" w:rsidR="007C0A0D" w:rsidRDefault="007C0A0D" w:rsidP="003E211A">
      <w:pPr>
        <w:pStyle w:val="DefinitionTerm"/>
        <w:rPr>
          <w:ins w:id="1188" w:author="Johannes Zauner" w:date="2025-12-12T20:15:00Z" w16du:dateUtc="2025-12-12T19:15:00Z"/>
          <w:b w:val="0"/>
          <w:bCs/>
        </w:rPr>
      </w:pPr>
      <w:ins w:id="1189" w:author="zusammenlegung" w:date="2025-12-12T19:01:00Z" w16du:dateUtc="2025-12-12T18:01:00Z">
        <w:r w:rsidRPr="003E211A">
          <w:rPr>
            <w:b w:val="0"/>
            <w:bCs/>
            <w:rPrChange w:id="1190" w:author="Johannes Zauner" w:date="2025-12-12T20:15:00Z" w16du:dateUtc="2025-12-12T19:15:00Z">
              <w:rPr/>
            </w:rPrChange>
          </w:rPr>
          <w:t>Total duration in that range per day</w:t>
        </w:r>
      </w:ins>
    </w:p>
    <w:p w14:paraId="3DCED459" w14:textId="77777777" w:rsidR="003E211A" w:rsidRPr="003E211A" w:rsidRDefault="003E211A" w:rsidP="003E211A">
      <w:pPr>
        <w:pStyle w:val="Definition"/>
        <w:rPr>
          <w:ins w:id="1191" w:author="zusammenlegung" w:date="2025-12-12T19:01:00Z" w16du:dateUtc="2025-12-12T18:01:00Z"/>
        </w:rPr>
        <w:pPrChange w:id="1192" w:author="Johannes Zauner" w:date="2025-12-12T20:15:00Z" w16du:dateUtc="2025-12-12T19:15:00Z">
          <w:pPr>
            <w:pStyle w:val="Definition"/>
            <w:spacing w:after="0"/>
          </w:pPr>
        </w:pPrChange>
      </w:pPr>
    </w:p>
    <w:tbl>
      <w:tblPr>
        <w:tblStyle w:val="Tabellenraster"/>
        <w:tblW w:w="0" w:type="auto"/>
        <w:tblLook w:val="0000" w:firstRow="0" w:lastRow="0" w:firstColumn="0" w:lastColumn="0" w:noHBand="0" w:noVBand="0"/>
      </w:tblPr>
      <w:tblGrid>
        <w:gridCol w:w="1413"/>
        <w:gridCol w:w="2126"/>
      </w:tblGrid>
      <w:tr w:rsidR="007C0A0D" w:rsidRPr="00C673E9" w14:paraId="1A2CAA8C" w14:textId="77777777" w:rsidTr="00863A8E">
        <w:tc>
          <w:tcPr>
            <w:tcW w:w="1413" w:type="dxa"/>
            <w:cellDel w:id="1193" w:author="zusammenlegung" w:date="2025-12-12T19:01:00Z"/>
          </w:tcPr>
          <w:p w14:paraId="2447D89F" w14:textId="083E6FDF" w:rsidR="00EF7BE0" w:rsidRPr="00EF7BE0" w:rsidRDefault="00EF7BE0" w:rsidP="00EF7BE0">
            <w:pPr>
              <w:rPr>
                <w:rFonts w:ascii="Arial" w:hAnsi="Arial" w:cs="Arial"/>
              </w:rPr>
            </w:pPr>
          </w:p>
        </w:tc>
        <w:tc>
          <w:tcPr>
            <w:tcW w:w="2126" w:type="dxa"/>
            <w:tcBorders>
              <w:bottom w:val="single" w:sz="4" w:space="0" w:color="auto"/>
            </w:tcBorders>
          </w:tcPr>
          <w:p w14:paraId="581AE0BD" w14:textId="5124E7D7" w:rsidR="007C0A0D" w:rsidRPr="00C673E9" w:rsidRDefault="00EF7BE0" w:rsidP="00863A8E">
            <w:pPr>
              <w:rPr>
                <w:rFonts w:ascii="Arial" w:hAnsi="Arial" w:cs="Arial"/>
              </w:rPr>
            </w:pPr>
            <w:r w:rsidRPr="00EF7BE0">
              <w:rPr>
                <w:rFonts w:ascii="Arial" w:hAnsi="Arial" w:cs="Arial"/>
                <w:sz w:val="20"/>
              </w:rPr>
              <w:t>Near work duration</w:t>
            </w:r>
          </w:p>
        </w:tc>
      </w:tr>
    </w:tbl>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F7BE0" w:rsidRPr="00EF7BE0" w14:paraId="3E7887A3" w14:textId="77777777" w:rsidTr="00EF7BE0">
        <w:trPr>
          <w:del w:id="1194" w:author="zusammenlegung" w:date="2025-12-12T19:01:00Z" w16du:dateUtc="2025-12-12T18:01:00Z"/>
        </w:trPr>
        <w:tc>
          <w:tcPr>
            <w:tcW w:w="1413" w:type="dxa"/>
            <w:tcBorders>
              <w:top w:val="single" w:sz="4" w:space="0" w:color="auto"/>
            </w:tcBorders>
          </w:tcPr>
          <w:p w14:paraId="5A5E037D" w14:textId="77777777" w:rsidR="00EF7BE0" w:rsidRPr="00EF7BE0" w:rsidRDefault="00EF7BE0" w:rsidP="00EF7BE0">
            <w:pPr>
              <w:rPr>
                <w:del w:id="1195" w:author="zusammenlegung" w:date="2025-12-12T19:01:00Z" w16du:dateUtc="2025-12-12T18:01:00Z"/>
                <w:rFonts w:ascii="Arial" w:hAnsi="Arial" w:cs="Arial"/>
              </w:rPr>
            </w:pPr>
            <w:del w:id="1196" w:author="zusammenlegung" w:date="2025-12-12T19:01:00Z" w16du:dateUtc="2025-12-12T18:01:00Z">
              <w:r w:rsidRPr="00EF7BE0">
                <w:rPr>
                  <w:rFonts w:ascii="Arial" w:hAnsi="Arial" w:cs="Arial"/>
                  <w:sz w:val="20"/>
                </w:rPr>
                <w:delText>Mean daily</w:delText>
              </w:r>
            </w:del>
          </w:p>
        </w:tc>
        <w:tc>
          <w:tcPr>
            <w:tcW w:w="2126" w:type="dxa"/>
            <w:tcBorders>
              <w:top w:val="single" w:sz="4" w:space="0" w:color="auto"/>
            </w:tcBorders>
          </w:tcPr>
          <w:p w14:paraId="63B8AAAD" w14:textId="77777777" w:rsidR="00EF7BE0" w:rsidRPr="00EF7BE0" w:rsidRDefault="00EF7BE0" w:rsidP="00EF7BE0">
            <w:pPr>
              <w:rPr>
                <w:del w:id="1197" w:author="zusammenlegung" w:date="2025-12-12T19:01:00Z" w16du:dateUtc="2025-12-12T18:01:00Z"/>
                <w:rFonts w:ascii="Arial" w:hAnsi="Arial" w:cs="Arial"/>
              </w:rPr>
            </w:pPr>
            <w:del w:id="1198" w:author="zusammenlegung" w:date="2025-12-12T19:01:00Z" w16du:dateUtc="2025-12-12T18:01:00Z">
              <w:r w:rsidRPr="00EF7BE0">
                <w:rPr>
                  <w:rFonts w:ascii="Arial" w:hAnsi="Arial" w:cs="Arial"/>
                  <w:sz w:val="20"/>
                </w:rPr>
                <w:delText>22586s (~6.27 hours)</w:delText>
              </w:r>
            </w:del>
          </w:p>
        </w:tc>
      </w:tr>
      <w:tr w:rsidR="00EF7BE0" w:rsidRPr="00EF7BE0" w14:paraId="74350432" w14:textId="77777777" w:rsidTr="00EF7BE0">
        <w:trPr>
          <w:del w:id="1199" w:author="zusammenlegung" w:date="2025-12-12T19:01:00Z" w16du:dateUtc="2025-12-12T18:01:00Z"/>
        </w:trPr>
        <w:tc>
          <w:tcPr>
            <w:tcW w:w="1413" w:type="dxa"/>
          </w:tcPr>
          <w:p w14:paraId="30F85B6C" w14:textId="77777777" w:rsidR="00EF7BE0" w:rsidRPr="00EF7BE0" w:rsidRDefault="00EF7BE0" w:rsidP="00EF7BE0">
            <w:pPr>
              <w:rPr>
                <w:del w:id="1200" w:author="zusammenlegung" w:date="2025-12-12T19:01:00Z" w16du:dateUtc="2025-12-12T18:01:00Z"/>
                <w:rFonts w:ascii="Arial" w:hAnsi="Arial" w:cs="Arial"/>
              </w:rPr>
            </w:pPr>
            <w:del w:id="1201" w:author="zusammenlegung" w:date="2025-12-12T19:01:00Z" w16du:dateUtc="2025-12-12T18:01:00Z">
              <w:r w:rsidRPr="00EF7BE0">
                <w:rPr>
                  <w:rFonts w:ascii="Arial" w:hAnsi="Arial" w:cs="Arial"/>
                  <w:sz w:val="20"/>
                </w:rPr>
                <w:delText>Weekday</w:delText>
              </w:r>
            </w:del>
          </w:p>
        </w:tc>
        <w:tc>
          <w:tcPr>
            <w:tcW w:w="2126" w:type="dxa"/>
          </w:tcPr>
          <w:p w14:paraId="42D80498" w14:textId="77777777" w:rsidR="00EF7BE0" w:rsidRPr="00EF7BE0" w:rsidRDefault="00EF7BE0" w:rsidP="00EF7BE0">
            <w:pPr>
              <w:rPr>
                <w:del w:id="1202" w:author="zusammenlegung" w:date="2025-12-12T19:01:00Z" w16du:dateUtc="2025-12-12T18:01:00Z"/>
                <w:rFonts w:ascii="Arial" w:hAnsi="Arial" w:cs="Arial"/>
              </w:rPr>
            </w:pPr>
            <w:del w:id="1203" w:author="zusammenlegung" w:date="2025-12-12T19:01:00Z" w16du:dateUtc="2025-12-12T18:01:00Z">
              <w:r w:rsidRPr="00EF7BE0">
                <w:rPr>
                  <w:rFonts w:ascii="Arial" w:hAnsi="Arial" w:cs="Arial"/>
                  <w:sz w:val="20"/>
                </w:rPr>
                <w:delText>26343s (~7.32 hours)</w:delText>
              </w:r>
            </w:del>
          </w:p>
        </w:tc>
      </w:tr>
      <w:tr w:rsidR="00EF7BE0" w:rsidRPr="00EF7BE0" w14:paraId="3CF7BF24" w14:textId="77777777" w:rsidTr="00EF7BE0">
        <w:trPr>
          <w:del w:id="1204" w:author="zusammenlegung" w:date="2025-12-12T19:01:00Z" w16du:dateUtc="2025-12-12T18:01:00Z"/>
        </w:trPr>
        <w:tc>
          <w:tcPr>
            <w:tcW w:w="1413" w:type="dxa"/>
          </w:tcPr>
          <w:p w14:paraId="30EEEF38" w14:textId="77777777" w:rsidR="00EF7BE0" w:rsidRPr="00EF7BE0" w:rsidRDefault="00EF7BE0" w:rsidP="00EF7BE0">
            <w:pPr>
              <w:rPr>
                <w:del w:id="1205" w:author="zusammenlegung" w:date="2025-12-12T19:01:00Z" w16du:dateUtc="2025-12-12T18:01:00Z"/>
                <w:rFonts w:ascii="Arial" w:hAnsi="Arial" w:cs="Arial"/>
              </w:rPr>
            </w:pPr>
            <w:del w:id="1206" w:author="zusammenlegung" w:date="2025-12-12T19:01:00Z" w16du:dateUtc="2025-12-12T18:01:00Z">
              <w:r w:rsidRPr="00EF7BE0">
                <w:rPr>
                  <w:rFonts w:ascii="Arial" w:hAnsi="Arial" w:cs="Arial"/>
                  <w:sz w:val="20"/>
                </w:rPr>
                <w:delText>Weekend</w:delText>
              </w:r>
            </w:del>
          </w:p>
        </w:tc>
        <w:tc>
          <w:tcPr>
            <w:tcW w:w="2126" w:type="dxa"/>
          </w:tcPr>
          <w:p w14:paraId="595C1753" w14:textId="77777777" w:rsidR="00EF7BE0" w:rsidRPr="00EF7BE0" w:rsidRDefault="00EF7BE0" w:rsidP="00EF7BE0">
            <w:pPr>
              <w:rPr>
                <w:del w:id="1207" w:author="zusammenlegung" w:date="2025-12-12T19:01:00Z" w16du:dateUtc="2025-12-12T18:01:00Z"/>
                <w:rFonts w:ascii="Arial" w:hAnsi="Arial" w:cs="Arial"/>
              </w:rPr>
            </w:pPr>
            <w:del w:id="1208" w:author="zusammenlegung" w:date="2025-12-12T19:01:00Z" w16du:dateUtc="2025-12-12T18:01:00Z">
              <w:r w:rsidRPr="00EF7BE0">
                <w:rPr>
                  <w:rFonts w:ascii="Arial" w:hAnsi="Arial" w:cs="Arial"/>
                  <w:sz w:val="20"/>
                </w:rPr>
                <w:delText>13192s (~3.66 hours)</w:delText>
              </w:r>
            </w:del>
          </w:p>
        </w:tc>
      </w:tr>
    </w:tbl>
    <w:p w14:paraId="076CA8D0" w14:textId="77777777" w:rsidR="00EF7BE0" w:rsidDel="008A0236" w:rsidRDefault="00EF7BE0" w:rsidP="00863A8E">
      <w:pPr>
        <w:pStyle w:val="berschrift5"/>
        <w:rPr>
          <w:del w:id="1209" w:author="zusammenlegung" w:date="2025-12-12T19:01:00Z" w16du:dateUtc="2025-12-12T18:01:00Z"/>
          <w:rStyle w:val="Hervorhebung"/>
        </w:rPr>
      </w:pPr>
      <w:del w:id="1210" w:author="zusammenlegung" w:date="2025-12-12T19:01:00Z" w16du:dateUtc="2025-12-12T18:01:00Z">
        <w:r w:rsidRPr="00EF7BE0">
          <w:rPr>
            <w:rStyle w:val="Hervorhebung"/>
          </w:rPr>
          <w:delText>Table 4: Daily duration of near work (10–60 cm viewing distance)</w:delText>
        </w:r>
      </w:del>
    </w:p>
    <w:p w14:paraId="177888FE" w14:textId="77777777" w:rsidR="008A0236" w:rsidRPr="00D845A8" w:rsidRDefault="008A0236" w:rsidP="008A0236">
      <w:pPr>
        <w:rPr>
          <w:ins w:id="1211" w:author="Johannes Zauner" w:date="2025-12-12T19:54:00Z" w16du:dateUtc="2025-12-12T18:54:00Z"/>
        </w:rPr>
      </w:pPr>
    </w:p>
    <w:p w14:paraId="3E978850" w14:textId="77777777" w:rsidR="007C0A0D" w:rsidRPr="00C673E9" w:rsidRDefault="007C0A0D" w:rsidP="00863A8E">
      <w:pPr>
        <w:pStyle w:val="berschrift5"/>
        <w:rPr>
          <w:rFonts w:ascii="Arial" w:hAnsi="Arial" w:cs="Arial"/>
        </w:rPr>
      </w:pPr>
      <w:r w:rsidRPr="00C673E9">
        <w:rPr>
          <w:rFonts w:ascii="Arial" w:hAnsi="Arial" w:cs="Arial"/>
        </w:rPr>
        <w:lastRenderedPageBreak/>
        <w:t>Duration within distance ranges</w:t>
      </w:r>
    </w:p>
    <w:p w14:paraId="56553B87" w14:textId="77777777" w:rsidR="007C0A0D" w:rsidRPr="00863A8E" w:rsidRDefault="007C0A0D" w:rsidP="007C0A0D">
      <w:pPr>
        <w:pStyle w:val="FirstParagraph"/>
      </w:pPr>
      <w:r w:rsidRPr="00863A8E">
        <w:t>First, we define a set of distance breakpoints and descriptive labels for each range:</w:t>
      </w:r>
    </w:p>
    <w:p w14:paraId="1ED99B69" w14:textId="57473C80" w:rsidR="007C0A0D" w:rsidRPr="00160B18" w:rsidRDefault="00160B18" w:rsidP="00F61D20">
      <w:pPr>
        <w:pStyle w:val="SourceCode"/>
        <w:spacing w:line="240" w:lineRule="auto"/>
        <w:rPr>
          <w:lang w:val="de-DE"/>
          <w:rPrChange w:id="1212" w:author="Johannes Zauner" w:date="2025-12-13T05:15:00Z" w16du:dateUtc="2025-12-13T04:15:00Z">
            <w:rPr/>
          </w:rPrChange>
        </w:rPr>
      </w:pPr>
      <w:ins w:id="1213" w:author="Johannes Zauner" w:date="2025-12-13T05:15:00Z">
        <w:r w:rsidRPr="00160B18">
          <w:rPr>
            <w:b/>
            <w:bCs/>
            <w:lang w:val="de-DE"/>
            <w:rPrChange w:id="1214" w:author="Johannes Zauner" w:date="2025-12-13T05:15:00Z" w16du:dateUtc="2025-12-13T04:15:00Z">
              <w:rPr>
                <w:lang w:val="de-DE"/>
              </w:rPr>
            </w:rPrChange>
          </w:rPr>
          <w:t>Defining distance ranges (in cm)</w:t>
        </w:r>
      </w:ins>
      <w:ins w:id="1215" w:author="Johannes Zauner" w:date="2025-12-13T05:08:00Z" w16du:dateUtc="2025-12-13T04:08:00Z">
        <w:r w:rsidR="008C4DD3">
          <w:rPr>
            <w:color w:val="4758AB"/>
            <w:shd w:val="clear" w:color="auto" w:fill="F1F3F5"/>
            <w:lang w:val="de-DE"/>
          </w:rPr>
          <w:br/>
        </w:r>
      </w:ins>
      <w:ins w:id="1216" w:author="Johannes Zauner" w:date="2025-12-12T19:29:00Z" w16du:dateUtc="2025-12-12T18:29:00Z">
        <w:r w:rsidR="00863A8E">
          <w:rPr>
            <w:rStyle w:val="CommentTok"/>
          </w:rPr>
          <w:t>1</w:t>
        </w:r>
      </w:ins>
      <w:ins w:id="1217" w:author="Johannes Zauner" w:date="2025-12-12T20:50:00Z" w16du:dateUtc="2025-12-12T19:50:00Z">
        <w:r w:rsidR="0056723D">
          <w:rPr>
            <w:rStyle w:val="NormalTok"/>
          </w:rPr>
          <w:t xml:space="preserve"> </w:t>
        </w:r>
      </w:ins>
      <w:ins w:id="1218" w:author="Johannes Zauner" w:date="2025-12-12T19:29:00Z" w16du:dateUtc="2025-12-12T18:29:00Z">
        <w:r w:rsidR="00863A8E">
          <w:rPr>
            <w:rStyle w:val="CommentTok"/>
          </w:rPr>
          <w:t xml:space="preserve"> </w:t>
        </w:r>
      </w:ins>
      <w:del w:id="1219" w:author="zusammenlegung" w:date="2025-12-12T19:01:00Z" w16du:dateUtc="2025-12-12T18:01:00Z">
        <w:r w:rsidR="00504768">
          <w:rPr>
            <w:rStyle w:val="CommentTok"/>
          </w:rPr>
          <w:delText># defining distance ranges (in cm)</w:delText>
        </w:r>
        <w:r w:rsidR="00504768">
          <w:br/>
        </w:r>
      </w:del>
      <w:r w:rsidR="007C0A0D" w:rsidRPr="00863A8E">
        <w:rPr>
          <w:rStyle w:val="NormalTok"/>
        </w:rPr>
        <w:t xml:space="preserve">dist_breaks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del w:id="1220" w:author="zusammenlegung" w:date="2025-12-12T19:01:00Z" w16du:dateUtc="2025-12-12T18:01:00Z">
        <w:r w:rsidR="00504768">
          <w:rPr>
            <w:rStyle w:val="DecValTok"/>
          </w:rPr>
          <w:delText>10</w:delText>
        </w:r>
      </w:del>
      <w:ins w:id="1221" w:author="zusammenlegung" w:date="2025-12-12T19:01:00Z" w16du:dateUtc="2025-12-12T18:01:00Z">
        <w:r w:rsidR="007C0A0D" w:rsidRPr="00C673E9">
          <w:rPr>
            <w:rStyle w:val="DecValTok"/>
            <w:rFonts w:ascii="Arial" w:hAnsi="Arial" w:cs="Arial"/>
          </w:rPr>
          <w:t>15</w:t>
        </w:r>
      </w:ins>
      <w:r w:rsidR="007C0A0D" w:rsidRPr="00863A8E">
        <w:rPr>
          <w:rStyle w:val="NormalTok"/>
        </w:rPr>
        <w:t xml:space="preserve">, </w:t>
      </w:r>
      <w:r w:rsidR="007C0A0D" w:rsidRPr="00863A8E">
        <w:rPr>
          <w:rStyle w:val="DecValTok"/>
        </w:rPr>
        <w:t>20</w:t>
      </w:r>
      <w:r w:rsidR="007C0A0D" w:rsidRPr="00863A8E">
        <w:rPr>
          <w:rStyle w:val="NormalTok"/>
        </w:rPr>
        <w:t xml:space="preserve">, </w:t>
      </w:r>
      <w:r w:rsidR="007C0A0D" w:rsidRPr="00863A8E">
        <w:rPr>
          <w:rStyle w:val="DecValTok"/>
        </w:rPr>
        <w:t>30</w:t>
      </w:r>
      <w:r w:rsidR="007C0A0D" w:rsidRPr="00863A8E">
        <w:rPr>
          <w:rStyle w:val="NormalTok"/>
        </w:rPr>
        <w:t xml:space="preserve">, </w:t>
      </w:r>
      <w:r w:rsidR="007C0A0D" w:rsidRPr="00863A8E">
        <w:rPr>
          <w:rStyle w:val="DecValTok"/>
        </w:rPr>
        <w:t>40</w:t>
      </w:r>
      <w:r w:rsidR="007C0A0D" w:rsidRPr="00863A8E">
        <w:rPr>
          <w:rStyle w:val="NormalTok"/>
        </w:rPr>
        <w:t xml:space="preserve">, </w:t>
      </w:r>
      <w:r w:rsidR="007C0A0D" w:rsidRPr="00863A8E">
        <w:rPr>
          <w:rStyle w:val="DecValTok"/>
        </w:rPr>
        <w:t>50</w:t>
      </w:r>
      <w:r w:rsidR="007C0A0D" w:rsidRPr="00863A8E">
        <w:rPr>
          <w:rStyle w:val="NormalTok"/>
        </w:rPr>
        <w:t xml:space="preserve">, </w:t>
      </w:r>
      <w:r w:rsidR="007C0A0D" w:rsidRPr="00863A8E">
        <w:rPr>
          <w:rStyle w:val="DecValTok"/>
        </w:rPr>
        <w:t>60</w:t>
      </w:r>
      <w:r w:rsidR="007C0A0D" w:rsidRPr="00863A8E">
        <w:rPr>
          <w:rStyle w:val="NormalTok"/>
        </w:rPr>
        <w:t xml:space="preserve">, </w:t>
      </w:r>
      <w:r w:rsidR="007C0A0D" w:rsidRPr="00863A8E">
        <w:rPr>
          <w:rStyle w:val="DecValTok"/>
        </w:rPr>
        <w:t>70</w:t>
      </w:r>
      <w:r w:rsidR="007C0A0D" w:rsidRPr="00863A8E">
        <w:rPr>
          <w:rStyle w:val="NormalTok"/>
        </w:rPr>
        <w:t xml:space="preserve">, </w:t>
      </w:r>
      <w:r w:rsidR="007C0A0D" w:rsidRPr="00863A8E">
        <w:rPr>
          <w:rStyle w:val="DecValTok"/>
        </w:rPr>
        <w:t>80</w:t>
      </w:r>
      <w:r w:rsidR="007C0A0D" w:rsidRPr="00863A8E">
        <w:rPr>
          <w:rStyle w:val="NormalTok"/>
        </w:rPr>
        <w:t xml:space="preserve">, </w:t>
      </w:r>
      <w:r w:rsidR="007C0A0D" w:rsidRPr="00863A8E">
        <w:rPr>
          <w:rStyle w:val="DecValTok"/>
        </w:rPr>
        <w:t>90</w:t>
      </w:r>
      <w:r w:rsidR="007C0A0D" w:rsidRPr="00863A8E">
        <w:rPr>
          <w:rStyle w:val="NormalTok"/>
        </w:rPr>
        <w:t xml:space="preserve">, </w:t>
      </w:r>
      <w:r w:rsidR="007C0A0D" w:rsidRPr="00863A8E">
        <w:rPr>
          <w:rStyle w:val="DecValTok"/>
        </w:rPr>
        <w:t>100</w:t>
      </w:r>
      <w:r w:rsidR="007C0A0D" w:rsidRPr="00863A8E">
        <w:rPr>
          <w:rStyle w:val="NormalTok"/>
        </w:rPr>
        <w:t xml:space="preserve">, </w:t>
      </w:r>
      <w:r w:rsidR="007C0A0D" w:rsidRPr="00863A8E">
        <w:rPr>
          <w:rStyle w:val="ConstantTok"/>
        </w:rPr>
        <w:t>Inf</w:t>
      </w:r>
      <w:r w:rsidR="007C0A0D" w:rsidRPr="00863A8E">
        <w:rPr>
          <w:rStyle w:val="NormalTok"/>
        </w:rPr>
        <w:t>)</w:t>
      </w:r>
      <w:r w:rsidR="007C0A0D" w:rsidRPr="00863A8E">
        <w:br/>
      </w:r>
      <w:ins w:id="1222" w:author="Johannes Zauner" w:date="2025-12-12T19:29:00Z" w16du:dateUtc="2025-12-12T18:29:00Z">
        <w:r w:rsidR="00863A8E">
          <w:rPr>
            <w:rStyle w:val="NormalTok"/>
          </w:rPr>
          <w:t>2</w:t>
        </w:r>
      </w:ins>
      <w:ins w:id="1223" w:author="Johannes Zauner" w:date="2025-12-12T20:50:00Z" w16du:dateUtc="2025-12-12T19:50:00Z">
        <w:r w:rsidR="0056723D">
          <w:rPr>
            <w:rStyle w:val="NormalTok"/>
          </w:rPr>
          <w:t xml:space="preserve"> </w:t>
        </w:r>
      </w:ins>
      <w:ins w:id="1224" w:author="Johannes Zauner" w:date="2025-12-12T19:29:00Z" w16du:dateUtc="2025-12-12T18:29:00Z">
        <w:r w:rsidR="00863A8E">
          <w:rPr>
            <w:rStyle w:val="NormalTok"/>
          </w:rPr>
          <w:t xml:space="preserve"> </w:t>
        </w:r>
      </w:ins>
      <w:r w:rsidR="007C0A0D" w:rsidRPr="00863A8E">
        <w:rPr>
          <w:rStyle w:val="NormalTok"/>
        </w:rPr>
        <w:t xml:space="preserve">dist_labels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863A8E">
        <w:br/>
      </w:r>
      <w:ins w:id="1225" w:author="Johannes Zauner" w:date="2025-12-12T19:29:00Z" w16du:dateUtc="2025-12-12T18:29:00Z">
        <w:r w:rsidR="00863A8E">
          <w:rPr>
            <w:rStyle w:val="NormalTok"/>
          </w:rPr>
          <w:t>3</w:t>
        </w:r>
      </w:ins>
      <w:ins w:id="1226" w:author="Johannes Zauner" w:date="2025-12-12T20:50:00Z" w16du:dateUtc="2025-12-12T19:50:00Z">
        <w:r w:rsidR="0056723D">
          <w:rPr>
            <w:rStyle w:val="NormalTok"/>
          </w:rPr>
          <w:t xml:space="preserve"> </w:t>
        </w:r>
      </w:ins>
      <w:ins w:id="1227"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"Extremely near"</w:t>
      </w:r>
      <w:r w:rsidR="007C0A0D" w:rsidRPr="00863A8E">
        <w:rPr>
          <w:rStyle w:val="NormalTok"/>
        </w:rPr>
        <w:t xml:space="preserve">,          </w:t>
      </w:r>
      <w:r w:rsidR="007C0A0D" w:rsidRPr="00863A8E">
        <w:rPr>
          <w:rStyle w:val="CommentTok"/>
        </w:rPr>
        <w:t># [</w:t>
      </w:r>
      <w:del w:id="1228" w:author="zusammenlegung" w:date="2025-12-12T19:01:00Z" w16du:dateUtc="2025-12-12T18:01:00Z">
        <w:r w:rsidR="00504768">
          <w:rPr>
            <w:rStyle w:val="CommentTok"/>
          </w:rPr>
          <w:delText>10</w:delText>
        </w:r>
      </w:del>
      <w:ins w:id="1229" w:author="zusammenlegung" w:date="2025-12-12T19:01:00Z" w16du:dateUtc="2025-12-12T18:01:00Z">
        <w:r w:rsidR="007C0A0D" w:rsidRPr="00C673E9">
          <w:rPr>
            <w:rStyle w:val="CommentTok"/>
            <w:rFonts w:ascii="Arial" w:hAnsi="Arial" w:cs="Arial"/>
          </w:rPr>
          <w:t>15</w:t>
        </w:r>
      </w:ins>
      <w:r w:rsidR="007C0A0D" w:rsidRPr="00863A8E">
        <w:rPr>
          <w:rStyle w:val="CommentTok"/>
        </w:rPr>
        <w:t>, 20)</w:t>
      </w:r>
      <w:r w:rsidR="007C0A0D" w:rsidRPr="00863A8E">
        <w:br/>
      </w:r>
      <w:ins w:id="1230" w:author="Johannes Zauner" w:date="2025-12-12T19:29:00Z" w16du:dateUtc="2025-12-12T18:29:00Z">
        <w:r w:rsidR="00863A8E">
          <w:rPr>
            <w:rStyle w:val="NormalTok"/>
          </w:rPr>
          <w:t>4</w:t>
        </w:r>
      </w:ins>
      <w:ins w:id="1231" w:author="Johannes Zauner" w:date="2025-12-12T20:50:00Z" w16du:dateUtc="2025-12-12T19:50:00Z">
        <w:r w:rsidR="0056723D">
          <w:rPr>
            <w:rStyle w:val="NormalTok"/>
          </w:rPr>
          <w:t xml:space="preserve"> </w:t>
        </w:r>
      </w:ins>
      <w:ins w:id="1232"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"Very near"</w:t>
      </w:r>
      <w:r w:rsidR="007C0A0D" w:rsidRPr="00863A8E">
        <w:rPr>
          <w:rStyle w:val="NormalTok"/>
        </w:rPr>
        <w:t xml:space="preserve">,               </w:t>
      </w:r>
      <w:r w:rsidR="007C0A0D" w:rsidRPr="00863A8E">
        <w:rPr>
          <w:rStyle w:val="CommentTok"/>
        </w:rPr>
        <w:t># [20, 30)</w:t>
      </w:r>
      <w:r w:rsidR="007C0A0D" w:rsidRPr="00863A8E">
        <w:br/>
      </w:r>
      <w:ins w:id="1233" w:author="Johannes Zauner" w:date="2025-12-12T19:29:00Z" w16du:dateUtc="2025-12-12T18:29:00Z">
        <w:r w:rsidR="00863A8E">
          <w:rPr>
            <w:rStyle w:val="NormalTok"/>
          </w:rPr>
          <w:t>5</w:t>
        </w:r>
      </w:ins>
      <w:ins w:id="1234" w:author="Johannes Zauner" w:date="2025-12-12T20:50:00Z" w16du:dateUtc="2025-12-12T19:50:00Z">
        <w:r w:rsidR="0056723D">
          <w:rPr>
            <w:rStyle w:val="NormalTok"/>
          </w:rPr>
          <w:t xml:space="preserve"> </w:t>
        </w:r>
      </w:ins>
      <w:ins w:id="1235"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"Fairly near"</w:t>
      </w:r>
      <w:r w:rsidR="007C0A0D" w:rsidRPr="00863A8E">
        <w:rPr>
          <w:rStyle w:val="NormalTok"/>
        </w:rPr>
        <w:t xml:space="preserve">,             </w:t>
      </w:r>
      <w:r w:rsidR="007C0A0D" w:rsidRPr="00863A8E">
        <w:rPr>
          <w:rStyle w:val="CommentTok"/>
        </w:rPr>
        <w:t># [30, 40)</w:t>
      </w:r>
      <w:r w:rsidR="007C0A0D" w:rsidRPr="00863A8E">
        <w:br/>
      </w:r>
      <w:ins w:id="1236" w:author="Johannes Zauner" w:date="2025-12-12T19:29:00Z" w16du:dateUtc="2025-12-12T18:29:00Z">
        <w:r w:rsidR="00863A8E">
          <w:rPr>
            <w:rStyle w:val="NormalTok"/>
          </w:rPr>
          <w:t>6</w:t>
        </w:r>
      </w:ins>
      <w:ins w:id="1237" w:author="Johannes Zauner" w:date="2025-12-12T20:50:00Z" w16du:dateUtc="2025-12-12T19:50:00Z">
        <w:r w:rsidR="0056723D">
          <w:rPr>
            <w:rStyle w:val="NormalTok"/>
          </w:rPr>
          <w:t xml:space="preserve"> </w:t>
        </w:r>
      </w:ins>
      <w:ins w:id="1238"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"Near"</w:t>
      </w:r>
      <w:r w:rsidR="007C0A0D" w:rsidRPr="00863A8E">
        <w:rPr>
          <w:rStyle w:val="NormalTok"/>
        </w:rPr>
        <w:t xml:space="preserve">,                    </w:t>
      </w:r>
      <w:r w:rsidR="007C0A0D" w:rsidRPr="00863A8E">
        <w:rPr>
          <w:rStyle w:val="CommentTok"/>
        </w:rPr>
        <w:t># [40, 50)</w:t>
      </w:r>
      <w:r w:rsidR="007C0A0D" w:rsidRPr="00863A8E">
        <w:br/>
      </w:r>
      <w:ins w:id="1239" w:author="Johannes Zauner" w:date="2025-12-12T19:29:00Z" w16du:dateUtc="2025-12-12T18:29:00Z">
        <w:r w:rsidR="00863A8E">
          <w:rPr>
            <w:rStyle w:val="NormalTok"/>
          </w:rPr>
          <w:t>7</w:t>
        </w:r>
      </w:ins>
      <w:ins w:id="1240" w:author="Johannes Zauner" w:date="2025-12-12T20:50:00Z" w16du:dateUtc="2025-12-12T19:50:00Z">
        <w:r w:rsidR="0056723D">
          <w:rPr>
            <w:rStyle w:val="NormalTok"/>
          </w:rPr>
          <w:t xml:space="preserve"> </w:t>
        </w:r>
      </w:ins>
      <w:ins w:id="1241"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"Moderately near"</w:t>
      </w:r>
      <w:r w:rsidR="007C0A0D" w:rsidRPr="00863A8E">
        <w:rPr>
          <w:rStyle w:val="NormalTok"/>
        </w:rPr>
        <w:t xml:space="preserve">,         </w:t>
      </w:r>
      <w:r w:rsidR="007C0A0D" w:rsidRPr="00863A8E">
        <w:rPr>
          <w:rStyle w:val="CommentTok"/>
        </w:rPr>
        <w:t># [50, 60)</w:t>
      </w:r>
      <w:r w:rsidR="007C0A0D" w:rsidRPr="00863A8E">
        <w:br/>
      </w:r>
      <w:ins w:id="1242" w:author="Johannes Zauner" w:date="2025-12-12T19:29:00Z" w16du:dateUtc="2025-12-12T18:29:00Z">
        <w:r w:rsidR="00863A8E">
          <w:rPr>
            <w:rStyle w:val="NormalTok"/>
          </w:rPr>
          <w:t>8</w:t>
        </w:r>
      </w:ins>
      <w:ins w:id="1243" w:author="Johannes Zauner" w:date="2025-12-12T20:50:00Z" w16du:dateUtc="2025-12-12T19:50:00Z">
        <w:r w:rsidR="0056723D">
          <w:rPr>
            <w:rStyle w:val="NormalTok"/>
          </w:rPr>
          <w:t xml:space="preserve"> </w:t>
        </w:r>
      </w:ins>
      <w:ins w:id="1244"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"Near intermediate"</w:t>
      </w:r>
      <w:r w:rsidR="007C0A0D" w:rsidRPr="00863A8E">
        <w:rPr>
          <w:rStyle w:val="NormalTok"/>
        </w:rPr>
        <w:t xml:space="preserve">,       </w:t>
      </w:r>
      <w:r w:rsidR="007C0A0D" w:rsidRPr="00863A8E">
        <w:rPr>
          <w:rStyle w:val="CommentTok"/>
        </w:rPr>
        <w:t># [60, 70)</w:t>
      </w:r>
      <w:r w:rsidR="007C0A0D" w:rsidRPr="00863A8E">
        <w:br/>
      </w:r>
      <w:ins w:id="1245" w:author="Johannes Zauner" w:date="2025-12-12T19:29:00Z" w16du:dateUtc="2025-12-12T18:29:00Z">
        <w:r w:rsidR="00863A8E">
          <w:rPr>
            <w:rStyle w:val="NormalTok"/>
          </w:rPr>
          <w:t>9</w:t>
        </w:r>
      </w:ins>
      <w:ins w:id="1246" w:author="Johannes Zauner" w:date="2025-12-12T20:50:00Z" w16du:dateUtc="2025-12-12T19:50:00Z">
        <w:r w:rsidR="0056723D">
          <w:rPr>
            <w:rStyle w:val="NormalTok"/>
          </w:rPr>
          <w:t xml:space="preserve"> </w:t>
        </w:r>
      </w:ins>
      <w:ins w:id="1247"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"Intermediate"</w:t>
      </w:r>
      <w:r w:rsidR="007C0A0D" w:rsidRPr="00863A8E">
        <w:rPr>
          <w:rStyle w:val="NormalTok"/>
        </w:rPr>
        <w:t xml:space="preserve">,            </w:t>
      </w:r>
      <w:r w:rsidR="007C0A0D" w:rsidRPr="00863A8E">
        <w:rPr>
          <w:rStyle w:val="CommentTok"/>
        </w:rPr>
        <w:t># [70, 80)</w:t>
      </w:r>
      <w:r w:rsidR="007C0A0D" w:rsidRPr="00863A8E">
        <w:br/>
      </w:r>
      <w:ins w:id="1248" w:author="Johannes Zauner" w:date="2025-12-12T19:29:00Z" w16du:dateUtc="2025-12-12T18:29:00Z">
        <w:r w:rsidR="00863A8E">
          <w:rPr>
            <w:rStyle w:val="NormalTok"/>
          </w:rPr>
          <w:t>10</w:t>
        </w:r>
      </w:ins>
      <w:ins w:id="1249" w:author="Johannes Zauner" w:date="2025-12-12T20:50:00Z" w16du:dateUtc="2025-12-12T19:50:00Z">
        <w:r w:rsidR="0056723D">
          <w:rPr>
            <w:rStyle w:val="NormalTok"/>
          </w:rPr>
          <w:t xml:space="preserve"> </w:t>
        </w:r>
      </w:ins>
      <w:r w:rsidR="007C0A0D" w:rsidRPr="00863A8E">
        <w:rPr>
          <w:rStyle w:val="NormalTok"/>
        </w:rPr>
        <w:t xml:space="preserve">    </w:t>
      </w:r>
      <w:r w:rsidR="007C0A0D" w:rsidRPr="00863A8E">
        <w:rPr>
          <w:rStyle w:val="StringTok"/>
        </w:rPr>
        <w:t>"Moderately intermediate"</w:t>
      </w:r>
      <w:r w:rsidR="007C0A0D" w:rsidRPr="00863A8E">
        <w:rPr>
          <w:rStyle w:val="NormalTok"/>
        </w:rPr>
        <w:t xml:space="preserve">, </w:t>
      </w:r>
      <w:r w:rsidR="007C0A0D" w:rsidRPr="00863A8E">
        <w:rPr>
          <w:rStyle w:val="CommentTok"/>
        </w:rPr>
        <w:t># [80, 90)</w:t>
      </w:r>
      <w:r w:rsidR="007C0A0D" w:rsidRPr="00863A8E">
        <w:br/>
      </w:r>
      <w:ins w:id="1250" w:author="Johannes Zauner" w:date="2025-12-12T19:29:00Z" w16du:dateUtc="2025-12-12T18:29:00Z">
        <w:r w:rsidR="00863A8E">
          <w:rPr>
            <w:rStyle w:val="NormalTok"/>
          </w:rPr>
          <w:t>11</w:t>
        </w:r>
      </w:ins>
      <w:ins w:id="1251" w:author="Johannes Zauner" w:date="2025-12-12T20:50:00Z" w16du:dateUtc="2025-12-12T19:50:00Z">
        <w:r w:rsidR="0056723D">
          <w:rPr>
            <w:rStyle w:val="NormalTok"/>
          </w:rPr>
          <w:t xml:space="preserve"> </w:t>
        </w:r>
      </w:ins>
      <w:r w:rsidR="007C0A0D" w:rsidRPr="00863A8E">
        <w:rPr>
          <w:rStyle w:val="NormalTok"/>
        </w:rPr>
        <w:t xml:space="preserve">    </w:t>
      </w:r>
      <w:r w:rsidR="007C0A0D" w:rsidRPr="00863A8E">
        <w:rPr>
          <w:rStyle w:val="StringTok"/>
        </w:rPr>
        <w:t>"Far intermediate"</w:t>
      </w:r>
      <w:r w:rsidR="007C0A0D" w:rsidRPr="00863A8E">
        <w:rPr>
          <w:rStyle w:val="NormalTok"/>
        </w:rPr>
        <w:t xml:space="preserve">,        </w:t>
      </w:r>
      <w:r w:rsidR="007C0A0D" w:rsidRPr="00863A8E">
        <w:rPr>
          <w:rStyle w:val="CommentTok"/>
        </w:rPr>
        <w:t># [90, 100)</w:t>
      </w:r>
      <w:r w:rsidR="007C0A0D" w:rsidRPr="00863A8E">
        <w:br/>
      </w:r>
      <w:ins w:id="1252" w:author="Johannes Zauner" w:date="2025-12-12T19:30:00Z" w16du:dateUtc="2025-12-12T18:30:00Z">
        <w:r w:rsidR="00863A8E">
          <w:rPr>
            <w:rStyle w:val="NormalTok"/>
          </w:rPr>
          <w:t>12</w:t>
        </w:r>
      </w:ins>
      <w:ins w:id="1253" w:author="Johannes Zauner" w:date="2025-12-12T20:49:00Z" w16du:dateUtc="2025-12-12T19:49:00Z">
        <w:r w:rsidR="0056723D">
          <w:rPr>
            <w:rStyle w:val="NormalTok"/>
          </w:rPr>
          <w:t xml:space="preserve"> </w:t>
        </w:r>
      </w:ins>
      <w:r w:rsidR="007C0A0D" w:rsidRPr="00863A8E">
        <w:rPr>
          <w:rStyle w:val="NormalTok"/>
        </w:rPr>
        <w:t xml:space="preserve">    </w:t>
      </w:r>
      <w:r w:rsidR="007C0A0D" w:rsidRPr="00863A8E">
        <w:rPr>
          <w:rStyle w:val="StringTok"/>
        </w:rPr>
        <w:t>"Far"</w:t>
      </w:r>
      <w:r w:rsidR="007C0A0D" w:rsidRPr="00863A8E">
        <w:rPr>
          <w:rStyle w:val="NormalTok"/>
        </w:rPr>
        <w:t xml:space="preserve">                      </w:t>
      </w:r>
      <w:r w:rsidR="007C0A0D" w:rsidRPr="00863A8E">
        <w:rPr>
          <w:rStyle w:val="CommentTok"/>
        </w:rPr>
        <w:t># [100, Inf)</w:t>
      </w:r>
      <w:r w:rsidR="007C0A0D" w:rsidRPr="00863A8E">
        <w:br/>
      </w:r>
      <w:ins w:id="1254" w:author="Johannes Zauner" w:date="2025-12-12T19:30:00Z" w16du:dateUtc="2025-12-12T18:30:00Z">
        <w:r w:rsidR="00863A8E">
          <w:rPr>
            <w:rStyle w:val="NormalTok"/>
          </w:rPr>
          <w:t>13</w:t>
        </w:r>
      </w:ins>
      <w:ins w:id="1255" w:author="Johannes Zauner" w:date="2025-12-12T20:49:00Z" w16du:dateUtc="2025-12-12T19:49:00Z">
        <w:r w:rsidR="0056723D">
          <w:rPr>
            <w:rStyle w:val="NormalTok"/>
          </w:rPr>
          <w:t xml:space="preserve"> </w:t>
        </w:r>
      </w:ins>
      <w:del w:id="1256" w:author="Johannes Zauner" w:date="2025-12-12T19:30:00Z" w16du:dateUtc="2025-12-12T18:30:00Z">
        <w:r w:rsidR="007C0A0D" w:rsidRPr="00863A8E" w:rsidDel="00863A8E">
          <w:rPr>
            <w:rStyle w:val="NormalTok"/>
          </w:rPr>
          <w:delText xml:space="preserve"> </w:delText>
        </w:r>
      </w:del>
      <w:r w:rsidR="007C0A0D" w:rsidRPr="00863A8E">
        <w:rPr>
          <w:rStyle w:val="NormalTok"/>
        </w:rPr>
        <w:t xml:space="preserve"> )</w:t>
      </w:r>
    </w:p>
    <w:p w14:paraId="1D2BDE2B" w14:textId="77777777" w:rsidR="007C0A0D" w:rsidRPr="00863A8E" w:rsidRDefault="007C0A0D" w:rsidP="007C0A0D">
      <w:pPr>
        <w:pStyle w:val="FirstParagraph"/>
      </w:pPr>
      <w:r w:rsidRPr="00863A8E">
        <w:t>Now we cut the distance data into these ranges and compute the daily duration spent in each range:</w:t>
      </w:r>
    </w:p>
    <w:p w14:paraId="36F6D4FD" w14:textId="678E5AC2" w:rsidR="007C0A0D" w:rsidRPr="00160B18" w:rsidRDefault="00160B18" w:rsidP="00F61D20">
      <w:pPr>
        <w:pStyle w:val="SourceCode"/>
        <w:spacing w:line="240" w:lineRule="auto"/>
        <w:rPr>
          <w:lang w:val="de-DE"/>
          <w:rPrChange w:id="1257" w:author="Johannes Zauner" w:date="2025-12-13T05:15:00Z" w16du:dateUtc="2025-12-13T04:15:00Z">
            <w:rPr>
              <w:color w:val="003B4F"/>
              <w:shd w:val="clear" w:color="auto" w:fill="F1F3F5"/>
            </w:rPr>
          </w:rPrChange>
        </w:rPr>
      </w:pPr>
      <w:bookmarkStart w:id="1258" w:name="annotated-cell-31"/>
      <w:ins w:id="1259" w:author="Johannes Zauner" w:date="2025-12-13T05:15:00Z">
        <w:r w:rsidRPr="00160B18">
          <w:rPr>
            <w:b/>
            <w:bCs/>
            <w:lang w:val="de-DE"/>
            <w:rPrChange w:id="1260" w:author="Johannes Zauner" w:date="2025-12-13T05:15:00Z" w16du:dateUtc="2025-12-13T04:15:00Z">
              <w:rPr>
                <w:lang w:val="de-DE"/>
              </w:rPr>
            </w:rPrChange>
          </w:rPr>
          <w:t>Calculate daily duration within viewing distance range</w:t>
        </w:r>
      </w:ins>
      <w:ins w:id="1261" w:author="Johannes Zauner" w:date="2025-12-13T05:08:00Z" w16du:dateUtc="2025-12-13T04:08:00Z">
        <w:r w:rsidR="008C4DD3">
          <w:rPr>
            <w:color w:val="4758AB"/>
            <w:shd w:val="clear" w:color="auto" w:fill="F1F3F5"/>
            <w:lang w:val="de-DE"/>
          </w:rPr>
          <w:br/>
        </w:r>
      </w:ins>
      <w:ins w:id="1262" w:author="Johannes Zauner" w:date="2025-12-12T19:31:00Z" w16du:dateUtc="2025-12-12T18:31:00Z">
        <w:r w:rsidR="00863A8E">
          <w:rPr>
            <w:rStyle w:val="NormalTok"/>
          </w:rPr>
          <w:t>1</w:t>
        </w:r>
      </w:ins>
      <w:ins w:id="1263" w:author="Johannes Zauner" w:date="2025-12-12T20:49:00Z" w16du:dateUtc="2025-12-12T19:49:00Z">
        <w:r w:rsidR="0056723D">
          <w:rPr>
            <w:rStyle w:val="NormalTok"/>
          </w:rPr>
          <w:t xml:space="preserve"> </w:t>
        </w:r>
      </w:ins>
      <w:ins w:id="1264" w:author="Johannes Zauner" w:date="2025-12-12T19:31:00Z" w16du:dateUtc="2025-12-12T18:31:00Z">
        <w:r w:rsidR="00863A8E">
          <w:rPr>
            <w:rStyle w:val="NormalTok"/>
          </w:rPr>
          <w:t xml:space="preserve"> </w:t>
        </w:r>
      </w:ins>
      <w:r w:rsidR="007C0A0D" w:rsidRPr="00863A8E">
        <w:rPr>
          <w:rStyle w:val="NormalTok"/>
        </w:rPr>
        <w:t xml:space="preserve">dataCC </w:t>
      </w:r>
      <w:r w:rsidR="007C0A0D" w:rsidRPr="00863A8E">
        <w:rPr>
          <w:rStyle w:val="SpecialCharTok"/>
        </w:rPr>
        <w:t>|&gt;</w:t>
      </w:r>
      <w:r w:rsidR="007C0A0D" w:rsidRPr="00863A8E">
        <w:rPr>
          <w:rStyle w:val="NormalTok"/>
        </w:rPr>
        <w:t xml:space="preserve"> </w:t>
      </w:r>
      <w:r w:rsidR="007C0A0D" w:rsidRPr="00863A8E">
        <w:br/>
      </w:r>
      <w:ins w:id="1265" w:author="Johannes Zauner" w:date="2025-12-12T19:31:00Z" w16du:dateUtc="2025-12-12T18:31:00Z">
        <w:r w:rsidR="00863A8E">
          <w:rPr>
            <w:rStyle w:val="NormalTok"/>
          </w:rPr>
          <w:t>2</w:t>
        </w:r>
      </w:ins>
      <w:ins w:id="1266" w:author="Johannes Zauner" w:date="2025-12-12T20:49:00Z" w16du:dateUtc="2025-12-12T19:49:00Z">
        <w:r w:rsidR="0056723D">
          <w:rPr>
            <w:rStyle w:val="NormalTok"/>
          </w:rPr>
          <w:t xml:space="preserve"> </w:t>
        </w:r>
      </w:ins>
      <w:r w:rsidR="007C0A0D" w:rsidRPr="00863A8E">
        <w:rPr>
          <w:rStyle w:val="NormalTok"/>
        </w:rPr>
        <w:t xml:space="preserve">  </w:t>
      </w:r>
      <w:r w:rsidR="007C0A0D" w:rsidRPr="00863A8E">
        <w:rPr>
          <w:rStyle w:val="FunctionTok"/>
        </w:rPr>
        <w:t>mutate</w:t>
      </w:r>
      <w:del w:id="1267" w:author="zusammenlegung" w:date="2025-12-12T19:01:00Z" w16du:dateUtc="2025-12-12T18:01:00Z">
        <w:r w:rsidR="00504768">
          <w:rPr>
            <w:rStyle w:val="NormalTok"/>
          </w:rPr>
          <w:delText>(</w:delText>
        </w:r>
        <w:r w:rsidR="00187CCB">
          <w:rPr>
            <w:rStyle w:val="CommentTok"/>
          </w:rPr>
          <w:delText># categorize distances:</w:delText>
        </w:r>
        <w:r w:rsidR="00187CCB">
          <w:br/>
        </w:r>
        <w:r w:rsidR="00187CCB">
          <w:rPr>
            <w:rStyle w:val="AttributeTok"/>
          </w:rPr>
          <w:delText xml:space="preserve">    </w:delText>
        </w:r>
      </w:del>
      <w:ins w:id="1268" w:author="zusammenlegung" w:date="2025-12-12T19:01:00Z" w16du:dateUtc="2025-12-12T18:01:00Z">
        <w:r w:rsidR="007C0A0D" w:rsidRPr="00C673E9">
          <w:rPr>
            <w:rStyle w:val="NormalTok"/>
            <w:rFonts w:ascii="Arial" w:hAnsi="Arial" w:cs="Arial"/>
          </w:rPr>
          <w:t>(</w:t>
        </w:r>
      </w:ins>
      <w:r w:rsidR="007C0A0D" w:rsidRPr="00863A8E">
        <w:rPr>
          <w:rStyle w:val="AttributeTok"/>
        </w:rPr>
        <w:t>Dis_range =</w:t>
      </w:r>
      <w:r w:rsidR="007C0A0D" w:rsidRPr="00863A8E">
        <w:rPr>
          <w:rStyle w:val="NormalTok"/>
        </w:rPr>
        <w:t xml:space="preserve"> </w:t>
      </w:r>
      <w:ins w:id="1269" w:author="Johannes Zauner" w:date="2025-12-12T19:31:00Z" w16du:dateUtc="2025-12-12T18:31:00Z">
        <w:r w:rsidR="00863A8E">
          <w:rPr>
            <w:rStyle w:val="NormalTok"/>
          </w:rPr>
          <w:br/>
        </w:r>
        <w:r w:rsidR="00863A8E" w:rsidRPr="00E15100">
          <w:rPr>
            <w:rStyle w:val="NormalTok"/>
          </w:rPr>
          <w:t>3</w:t>
        </w:r>
      </w:ins>
      <w:ins w:id="1270" w:author="Johannes Zauner" w:date="2025-12-12T20:49:00Z" w16du:dateUtc="2025-12-12T19:49:00Z">
        <w:r w:rsidR="0056723D">
          <w:rPr>
            <w:rStyle w:val="NormalTok"/>
          </w:rPr>
          <w:t xml:space="preserve"> </w:t>
        </w:r>
      </w:ins>
      <w:ins w:id="1271" w:author="Johannes Zauner" w:date="2025-12-12T19:31:00Z" w16du:dateUtc="2025-12-12T18:31:00Z">
        <w:r w:rsidR="00863A8E" w:rsidRPr="00E15100">
          <w:rPr>
            <w:rStyle w:val="NormalTok"/>
            <w:rFonts w:cs="Consolas"/>
          </w:rPr>
          <w:t xml:space="preserve"> </w:t>
        </w:r>
        <w:r w:rsidR="00863A8E">
          <w:rPr>
            <w:rStyle w:val="FunctionTok"/>
          </w:rPr>
          <w:t xml:space="preserve">           </w:t>
        </w:r>
      </w:ins>
      <w:r w:rsidR="007C0A0D" w:rsidRPr="00863A8E">
        <w:rPr>
          <w:rStyle w:val="FunctionTok"/>
        </w:rPr>
        <w:t>cut</w:t>
      </w:r>
      <w:r w:rsidR="007C0A0D" w:rsidRPr="00863A8E">
        <w:rPr>
          <w:rStyle w:val="NormalTok"/>
        </w:rPr>
        <w:t xml:space="preserve">(Dis, </w:t>
      </w:r>
      <w:r w:rsidR="007C0A0D" w:rsidRPr="00863A8E">
        <w:rPr>
          <w:rStyle w:val="AttributeTok"/>
        </w:rPr>
        <w:t>breaks =</w:t>
      </w:r>
      <w:r w:rsidR="007C0A0D" w:rsidRPr="00863A8E">
        <w:rPr>
          <w:rStyle w:val="NormalTok"/>
        </w:rPr>
        <w:t xml:space="preserve"> dist_breaks, </w:t>
      </w:r>
      <w:r w:rsidR="007C0A0D" w:rsidRPr="00863A8E">
        <w:rPr>
          <w:rStyle w:val="AttributeTok"/>
        </w:rPr>
        <w:t>labels =</w:t>
      </w:r>
      <w:r w:rsidR="007C0A0D" w:rsidRPr="00863A8E">
        <w:rPr>
          <w:rStyle w:val="NormalTok"/>
        </w:rPr>
        <w:t xml:space="preserve"> dist_labels</w:t>
      </w:r>
      <w:del w:id="1272" w:author="zusammenlegung" w:date="2025-12-12T19:01:00Z" w16du:dateUtc="2025-12-12T18:01:00Z">
        <w:r w:rsidR="00504768">
          <w:rPr>
            <w:rStyle w:val="NormalTok"/>
          </w:rPr>
          <w:delText>)</w:delText>
        </w:r>
        <w:r w:rsidR="00187CCB">
          <w:rPr>
            <w:rStyle w:val="NormalTok"/>
          </w:rPr>
          <w:br/>
          <w:delText xml:space="preserve">  </w:delText>
        </w:r>
        <w:r w:rsidR="00504768">
          <w:rPr>
            <w:rStyle w:val="NormalTok"/>
          </w:rPr>
          <w:delText>)</w:delText>
        </w:r>
      </w:del>
      <w:ins w:id="1273" w:author="zusammenlegung" w:date="2025-12-12T19:01:00Z" w16du:dateUtc="2025-12-12T18:01:00Z">
        <w:r w:rsidR="007C0A0D" w:rsidRPr="00C673E9">
          <w:rPr>
            <w:rStyle w:val="NormalTok"/>
            <w:rFonts w:ascii="Arial" w:hAnsi="Arial" w:cs="Arial"/>
          </w:rPr>
          <w:t>))</w:t>
        </w:r>
      </w:ins>
      <w:r w:rsidR="007C0A0D" w:rsidRPr="00863A8E">
        <w:rPr>
          <w:rStyle w:val="NormalTok"/>
        </w:rPr>
        <w:t xml:space="preserve"> </w:t>
      </w:r>
      <w:r w:rsidR="007C0A0D" w:rsidRPr="00863A8E">
        <w:rPr>
          <w:rStyle w:val="SpecialCharTok"/>
        </w:rPr>
        <w:t>|&gt;</w:t>
      </w:r>
      <w:r w:rsidR="007C0A0D" w:rsidRPr="00863A8E">
        <w:rPr>
          <w:rStyle w:val="NormalTok"/>
        </w:rPr>
        <w:br/>
      </w:r>
      <w:ins w:id="1274" w:author="Johannes Zauner" w:date="2025-12-12T19:32:00Z" w16du:dateUtc="2025-12-12T18:32:00Z">
        <w:r w:rsidR="00863A8E">
          <w:rPr>
            <w:rStyle w:val="NormalTok"/>
          </w:rPr>
          <w:t>4</w:t>
        </w:r>
      </w:ins>
      <w:ins w:id="1275" w:author="Johannes Zauner" w:date="2025-12-12T20:49:00Z" w16du:dateUtc="2025-12-12T19:49:00Z">
        <w:r w:rsidR="0056723D">
          <w:rPr>
            <w:rStyle w:val="NormalTok"/>
          </w:rPr>
          <w:t xml:space="preserve"> </w:t>
        </w:r>
      </w:ins>
      <w:ins w:id="1276" w:author="Johannes Zauner" w:date="2025-12-12T19:32:00Z" w16du:dateUtc="2025-12-12T18:32:00Z">
        <w:r w:rsidR="00863A8E">
          <w:rPr>
            <w:rStyle w:val="NormalTok"/>
          </w:rPr>
          <w:t xml:space="preserve"> </w:t>
        </w:r>
      </w:ins>
      <w:r w:rsidR="007C0A0D" w:rsidRPr="00E15100">
        <w:rPr>
          <w:rStyle w:val="NormalTok"/>
        </w:rPr>
        <w:t xml:space="preserve">  d</w:t>
      </w:r>
      <w:r w:rsidR="007C0A0D" w:rsidRPr="00E15100">
        <w:rPr>
          <w:rStyle w:val="FunctionTok"/>
        </w:rPr>
        <w:t>rop_na</w:t>
      </w:r>
      <w:r w:rsidR="007C0A0D" w:rsidRPr="00E15100">
        <w:rPr>
          <w:rStyle w:val="NormalTok"/>
        </w:rPr>
        <w:t>(Dis_range)</w:t>
      </w:r>
      <w:r w:rsidR="007C0A0D" w:rsidRPr="00863A8E">
        <w:rPr>
          <w:rStyle w:val="NormalTok"/>
          <w:color w:val="BFBFBF" w:themeColor="background1" w:themeShade="BF"/>
        </w:rPr>
        <w:t xml:space="preserve"> </w:t>
      </w:r>
      <w:r w:rsidR="007C0A0D" w:rsidRPr="00E15100">
        <w:rPr>
          <w:rStyle w:val="SpecialCharTok"/>
        </w:rPr>
        <w:t>|&gt;</w:t>
      </w:r>
      <w:del w:id="1277" w:author="zusammenlegung" w:date="2025-12-12T19:01:00Z" w16du:dateUtc="2025-12-12T18:01:00Z">
        <w:r w:rsidR="00504768" w:rsidRPr="00E15100">
          <w:rPr>
            <w:rStyle w:val="SpecialCharTok"/>
          </w:rPr>
          <w:delText xml:space="preserve">           </w:delText>
        </w:r>
        <w:r w:rsidR="00187CCB" w:rsidRPr="00E15100">
          <w:rPr>
            <w:rStyle w:val="SpecialCharTok"/>
          </w:rPr>
          <w:delText xml:space="preserve">     </w:delText>
        </w:r>
        <w:r w:rsidR="00504768" w:rsidRPr="00E15100">
          <w:rPr>
            <w:rStyle w:val="SpecialCharTok"/>
          </w:rPr>
          <w:delText># remove intervals with no data</w:delText>
        </w:r>
      </w:del>
      <w:r w:rsidR="007C0A0D" w:rsidRPr="00E15100">
        <w:rPr>
          <w:rStyle w:val="SpecialCharTok"/>
        </w:rPr>
        <w:br/>
      </w:r>
      <w:ins w:id="1278" w:author="Johannes Zauner" w:date="2025-12-12T19:32:00Z" w16du:dateUtc="2025-12-12T18:32:00Z">
        <w:r w:rsidR="00863A8E">
          <w:rPr>
            <w:rStyle w:val="NormalTok"/>
          </w:rPr>
          <w:t>5</w:t>
        </w:r>
      </w:ins>
      <w:ins w:id="1279" w:author="Johannes Zauner" w:date="2025-12-12T20:49:00Z" w16du:dateUtc="2025-12-12T19:49:00Z">
        <w:r w:rsidR="0056723D">
          <w:rPr>
            <w:rStyle w:val="NormalTok"/>
          </w:rPr>
          <w:t xml:space="preserve"> </w:t>
        </w:r>
      </w:ins>
      <w:ins w:id="1280" w:author="Johannes Zauner" w:date="2025-12-12T19:32:00Z" w16du:dateUtc="2025-12-12T18:32:00Z">
        <w:r w:rsidR="00863A8E">
          <w:rPr>
            <w:rStyle w:val="NormalTok"/>
          </w:rPr>
          <w:t xml:space="preserve"> </w:t>
        </w:r>
      </w:ins>
      <w:r w:rsidR="007C0A0D" w:rsidRPr="00863A8E">
        <w:rPr>
          <w:rStyle w:val="NormalTok"/>
        </w:rPr>
        <w:t xml:space="preserve">  </w:t>
      </w:r>
      <w:r w:rsidR="007C0A0D" w:rsidRPr="00863A8E">
        <w:rPr>
          <w:rStyle w:val="FunctionTok"/>
        </w:rPr>
        <w:t>group_by</w:t>
      </w:r>
      <w:r w:rsidR="007C0A0D" w:rsidRPr="00863A8E">
        <w:rPr>
          <w:rStyle w:val="NormalTok"/>
        </w:rPr>
        <w:t xml:space="preserve">(Dis_range, </w:t>
      </w:r>
      <w:r w:rsidR="007C0A0D" w:rsidRPr="00863A8E">
        <w:rPr>
          <w:rStyle w:val="AttributeTok"/>
        </w:rPr>
        <w:t>.add =</w:t>
      </w:r>
      <w:r w:rsidR="007C0A0D" w:rsidRPr="00863A8E">
        <w:rPr>
          <w:rStyle w:val="NormalTok"/>
        </w:rPr>
        <w:t xml:space="preserve"> </w:t>
      </w:r>
      <w:r w:rsidR="007C0A0D" w:rsidRPr="00863A8E">
        <w:rPr>
          <w:rStyle w:val="ConstantTok"/>
        </w:rPr>
        <w:t>TRUE</w:t>
      </w:r>
      <w:r w:rsidR="007C0A0D" w:rsidRPr="00863A8E">
        <w:rPr>
          <w:rStyle w:val="NormalTok"/>
        </w:rPr>
        <w:t xml:space="preserve">) </w:t>
      </w:r>
      <w:r w:rsidR="007C0A0D" w:rsidRPr="00863A8E">
        <w:rPr>
          <w:rStyle w:val="SpecialCharTok"/>
        </w:rPr>
        <w:t>|&gt;</w:t>
      </w:r>
      <w:del w:id="1281" w:author="zusammenlegung" w:date="2025-12-12T19:01:00Z" w16du:dateUtc="2025-12-12T18:01:00Z">
        <w:r w:rsidR="00504768">
          <w:rPr>
            <w:rStyle w:val="NormalTok"/>
          </w:rPr>
          <w:delText xml:space="preserve">  </w:delText>
        </w:r>
        <w:r w:rsidR="00504768">
          <w:rPr>
            <w:rStyle w:val="CommentTok"/>
          </w:rPr>
          <w:delText># group by distance range</w:delText>
        </w:r>
      </w:del>
      <w:r w:rsidR="007C0A0D" w:rsidRPr="00863A8E">
        <w:br/>
      </w:r>
      <w:ins w:id="1282" w:author="Johannes Zauner" w:date="2025-12-12T19:32:00Z" w16du:dateUtc="2025-12-12T18:32:00Z">
        <w:r w:rsidR="00863A8E">
          <w:rPr>
            <w:rStyle w:val="NormalTok"/>
          </w:rPr>
          <w:t>6</w:t>
        </w:r>
      </w:ins>
      <w:ins w:id="1283" w:author="Johannes Zauner" w:date="2025-12-12T20:49:00Z" w16du:dateUtc="2025-12-12T19:49:00Z">
        <w:r w:rsidR="0056723D">
          <w:rPr>
            <w:rStyle w:val="NormalTok"/>
          </w:rPr>
          <w:t xml:space="preserve"> </w:t>
        </w:r>
      </w:ins>
      <w:ins w:id="1284" w:author="Johannes Zauner" w:date="2025-12-12T19:32:00Z" w16du:dateUtc="2025-12-12T18:32:00Z">
        <w:r w:rsidR="00863A8E">
          <w:rPr>
            <w:rStyle w:val="NormalTok"/>
          </w:rPr>
          <w:t xml:space="preserve"> </w:t>
        </w:r>
      </w:ins>
      <w:r w:rsidR="007C0A0D" w:rsidRPr="00863A8E">
        <w:rPr>
          <w:rStyle w:val="NormalTok"/>
        </w:rPr>
        <w:t xml:space="preserve">  </w:t>
      </w:r>
      <w:r w:rsidR="007C0A0D" w:rsidRPr="00863A8E">
        <w:rPr>
          <w:rStyle w:val="FunctionTok"/>
        </w:rPr>
        <w:t>durations</w:t>
      </w:r>
      <w:r w:rsidR="007C0A0D" w:rsidRPr="00863A8E">
        <w:rPr>
          <w:rStyle w:val="NormalTok"/>
        </w:rPr>
        <w:t xml:space="preserve">(Dis) </w:t>
      </w:r>
      <w:r w:rsidR="007C0A0D" w:rsidRPr="00863A8E">
        <w:rPr>
          <w:rStyle w:val="SpecialCharTok"/>
        </w:rPr>
        <w:t>|&gt;</w:t>
      </w:r>
      <w:del w:id="1285" w:author="zusammenlegung" w:date="2025-12-12T19:01:00Z" w16du:dateUtc="2025-12-12T18:01:00Z">
        <w:r w:rsidR="00504768">
          <w:rPr>
            <w:rStyle w:val="NormalTok"/>
          </w:rPr>
          <w:delText xml:space="preserve">              </w:delText>
        </w:r>
        <w:r w:rsidR="00187CCB">
          <w:rPr>
            <w:rStyle w:val="NormalTok"/>
          </w:rPr>
          <w:delText xml:space="preserve">     </w:delText>
        </w:r>
        <w:r w:rsidR="00504768">
          <w:rPr>
            <w:rStyle w:val="NormalTok"/>
          </w:rPr>
          <w:delText xml:space="preserve"> </w:delText>
        </w:r>
        <w:r w:rsidR="00504768">
          <w:rPr>
            <w:rStyle w:val="CommentTok"/>
          </w:rPr>
          <w:delText># duration per range per day</w:delText>
        </w:r>
        <w:r w:rsidR="00504768">
          <w:br/>
        </w:r>
        <w:r w:rsidR="00187CCB">
          <w:rPr>
            <w:rStyle w:val="CommentTok"/>
          </w:rPr>
          <w:delText xml:space="preserve">  # wide format (ranges as columns):</w:delText>
        </w:r>
      </w:del>
      <w:r w:rsidR="007C0A0D" w:rsidRPr="00863A8E">
        <w:br/>
      </w:r>
      <w:ins w:id="1286" w:author="Johannes Zauner" w:date="2025-12-12T19:32:00Z" w16du:dateUtc="2025-12-12T18:32:00Z">
        <w:r w:rsidR="00863A8E">
          <w:rPr>
            <w:rStyle w:val="NormalTok"/>
          </w:rPr>
          <w:t>7</w:t>
        </w:r>
      </w:ins>
      <w:ins w:id="1287" w:author="Johannes Zauner" w:date="2025-12-12T20:49:00Z" w16du:dateUtc="2025-12-12T19:49:00Z">
        <w:r w:rsidR="0056723D">
          <w:rPr>
            <w:rStyle w:val="NormalTok"/>
          </w:rPr>
          <w:t xml:space="preserve"> </w:t>
        </w:r>
      </w:ins>
      <w:ins w:id="1288" w:author="Johannes Zauner" w:date="2025-12-12T19:32:00Z" w16du:dateUtc="2025-12-12T18:32:00Z">
        <w:r w:rsidR="00863A8E">
          <w:rPr>
            <w:rStyle w:val="NormalTok"/>
          </w:rPr>
          <w:t xml:space="preserve"> </w:t>
        </w:r>
      </w:ins>
      <w:r w:rsidR="007C0A0D" w:rsidRPr="00863A8E">
        <w:rPr>
          <w:rStyle w:val="NormalTok"/>
        </w:rPr>
        <w:t xml:space="preserve">  </w:t>
      </w:r>
      <w:r w:rsidR="007C0A0D" w:rsidRPr="00863A8E">
        <w:rPr>
          <w:rStyle w:val="FunctionTok"/>
        </w:rPr>
        <w:t>pivot_wider</w:t>
      </w:r>
      <w:r w:rsidR="007C0A0D" w:rsidRPr="00863A8E">
        <w:rPr>
          <w:rStyle w:val="NormalTok"/>
        </w:rPr>
        <w:t>(</w:t>
      </w:r>
      <w:r w:rsidR="007C0A0D" w:rsidRPr="00863A8E">
        <w:rPr>
          <w:rStyle w:val="AttributeTok"/>
        </w:rPr>
        <w:t>names_from =</w:t>
      </w:r>
      <w:r w:rsidR="007C0A0D" w:rsidRPr="00863A8E">
        <w:rPr>
          <w:rStyle w:val="NormalTok"/>
        </w:rPr>
        <w:t xml:space="preserve"> Dis_range, </w:t>
      </w:r>
      <w:r w:rsidR="007C0A0D" w:rsidRPr="00863A8E">
        <w:rPr>
          <w:rStyle w:val="AttributeTok"/>
        </w:rPr>
        <w:t>values_from =</w:t>
      </w:r>
      <w:r w:rsidR="007C0A0D" w:rsidRPr="00863A8E">
        <w:rPr>
          <w:rStyle w:val="NormalTok"/>
        </w:rPr>
        <w:t xml:space="preserve"> duration) </w:t>
      </w:r>
      <w:r w:rsidR="007C0A0D" w:rsidRPr="00863A8E">
        <w:rPr>
          <w:rStyle w:val="SpecialCharTok"/>
        </w:rPr>
        <w:t>|&gt;</w:t>
      </w:r>
      <w:r w:rsidR="007C0A0D" w:rsidRPr="00863A8E">
        <w:rPr>
          <w:rStyle w:val="SpecialCharTok"/>
        </w:rPr>
        <w:br/>
      </w:r>
      <w:ins w:id="1289" w:author="Johannes Zauner" w:date="2025-12-12T19:32:00Z" w16du:dateUtc="2025-12-12T18:32:00Z">
        <w:r w:rsidR="00863A8E">
          <w:rPr>
            <w:rStyle w:val="NormalTok"/>
            <w:rFonts w:cs="Consolas"/>
          </w:rPr>
          <w:t>8</w:t>
        </w:r>
      </w:ins>
      <w:ins w:id="1290" w:author="Johannes Zauner" w:date="2025-12-12T20:49:00Z" w16du:dateUtc="2025-12-12T19:49:00Z">
        <w:r w:rsidR="0056723D">
          <w:rPr>
            <w:rStyle w:val="NormalTok"/>
          </w:rPr>
          <w:t xml:space="preserve"> </w:t>
        </w:r>
      </w:ins>
      <w:ins w:id="1291" w:author="Johannes Zauner" w:date="2025-12-12T19:32:00Z" w16du:dateUtc="2025-12-12T18:32:00Z">
        <w:r w:rsidR="00863A8E">
          <w:rPr>
            <w:rStyle w:val="NormalTok"/>
            <w:rFonts w:cs="Consolas"/>
          </w:rPr>
          <w:t xml:space="preserve"> </w:t>
        </w:r>
      </w:ins>
      <w:r w:rsidR="007C0A0D" w:rsidRPr="00863A8E">
        <w:rPr>
          <w:rStyle w:val="NormalTok"/>
          <w:rFonts w:cs="Consolas"/>
        </w:rPr>
        <w:t xml:space="preserve">  </w:t>
      </w:r>
      <w:del w:id="1292" w:author="zusammenlegung" w:date="2025-12-12T19:01:00Z" w16du:dateUtc="2025-12-12T18:01:00Z">
        <w:r w:rsidR="00504768" w:rsidRPr="00863A8E">
          <w:rPr>
            <w:rStyle w:val="FunctionTok"/>
            <w:rFonts w:cs="Consolas"/>
          </w:rPr>
          <w:delText>to_</w:delText>
        </w:r>
      </w:del>
      <w:ins w:id="1293" w:author="zusammenlegung" w:date="2025-12-12T19:01:00Z" w16du:dateUtc="2025-12-12T18:01:00Z">
        <w:r w:rsidR="007C0A0D" w:rsidRPr="00863A8E">
          <w:rPr>
            <w:rStyle w:val="FunctionTok"/>
            <w:rFonts w:cs="Consolas"/>
          </w:rPr>
          <w:t>ungroup</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294" w:author="Johannes Zauner" w:date="2025-12-12T19:32:00Z" w16du:dateUtc="2025-12-12T18:32:00Z">
        <w:r w:rsidR="00863A8E">
          <w:rPr>
            <w:rStyle w:val="NormalTok"/>
            <w:rFonts w:cs="Consolas"/>
          </w:rPr>
          <w:t>9</w:t>
        </w:r>
      </w:ins>
      <w:ins w:id="1295" w:author="Johannes Zauner" w:date="2025-12-12T20:49:00Z" w16du:dateUtc="2025-12-12T19:49:00Z">
        <w:r w:rsidR="0056723D">
          <w:rPr>
            <w:rStyle w:val="NormalTok"/>
          </w:rPr>
          <w:t xml:space="preserve"> </w:t>
        </w:r>
      </w:ins>
      <w:ins w:id="1296" w:author="Johannes Zauner" w:date="2025-12-12T19:32:00Z" w16du:dateUtc="2025-12-12T18:32:00Z">
        <w:r w:rsidR="00863A8E">
          <w:rPr>
            <w:rStyle w:val="NormalTok"/>
            <w:rFonts w:cs="Consolas"/>
          </w:rPr>
          <w:t xml:space="preserve"> </w:t>
        </w:r>
      </w:ins>
      <w:ins w:id="1297" w:author="zusammenlegung" w:date="2025-12-12T19:01:00Z" w16du:dateUtc="2025-12-12T18:01:00Z">
        <w:r w:rsidR="007C0A0D" w:rsidRPr="00863A8E">
          <w:rPr>
            <w:rStyle w:val="NormalTok"/>
            <w:rFonts w:cs="Consolas"/>
          </w:rPr>
          <w:t xml:space="preserve">  </w:t>
        </w:r>
      </w:ins>
      <w:r w:rsidR="007C0A0D" w:rsidRPr="00863A8E">
        <w:rPr>
          <w:rStyle w:val="FunctionTok"/>
          <w:rFonts w:cs="Consolas"/>
        </w:rPr>
        <w:t>mean_daily</w:t>
      </w:r>
      <w:del w:id="1298" w:author="zusammenlegung" w:date="2025-12-12T19:01:00Z" w16du:dateUtc="2025-12-12T18:01:00Z">
        <w:r w:rsidR="00504768" w:rsidRPr="00863A8E">
          <w:rPr>
            <w:rStyle w:val="NormalTok"/>
            <w:rFonts w:cs="Consolas"/>
          </w:rPr>
          <w:delText>(</w:delText>
        </w:r>
        <w:r w:rsidR="00504768" w:rsidRPr="00863A8E">
          <w:rPr>
            <w:rStyle w:val="StringTok"/>
            <w:rFonts w:cs="Consolas"/>
          </w:rPr>
          <w:delText>""</w:delText>
        </w:r>
        <w:r w:rsidR="00504768" w:rsidRPr="00863A8E">
          <w:rPr>
            <w:rStyle w:val="NormalTok"/>
            <w:rFonts w:cs="Consolas"/>
          </w:rPr>
          <w:delText>)</w:delText>
        </w:r>
      </w:del>
      <w:ins w:id="1299" w:author="zusammenlegung" w:date="2025-12-12T19:01:00Z" w16du:dateUtc="2025-12-12T18:01:00Z">
        <w:r w:rsidR="007C0A0D" w:rsidRPr="00863A8E">
          <w:rPr>
            <w:rStyle w:val="NormalTok"/>
            <w:rFonts w:cs="Consolas"/>
          </w:rPr>
          <w:t>(</w:t>
        </w:r>
        <w:r w:rsidR="007C0A0D" w:rsidRPr="00863A8E">
          <w:rPr>
            <w:rStyle w:val="AttributeTok"/>
            <w:rFonts w:cs="Consolas"/>
          </w:rPr>
          <w:t>prefix =</w:t>
        </w:r>
        <w:r w:rsidR="007C0A0D" w:rsidRPr="00863A8E">
          <w:rPr>
            <w:rStyle w:val="NormalTok"/>
            <w:rFonts w:cs="Consolas"/>
          </w:rPr>
          <w:t xml:space="preserve"> </w:t>
        </w:r>
        <w:r w:rsidR="007C0A0D" w:rsidRPr="00863A8E">
          <w:rPr>
            <w:rStyle w:val="StringTok"/>
            <w:rFonts w:cs="Consolas"/>
          </w:rPr>
          <w: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300" w:author="Johannes Zauner" w:date="2025-12-12T19:32:00Z" w16du:dateUtc="2025-12-12T18:32:00Z">
        <w:r w:rsidR="00863A8E">
          <w:rPr>
            <w:rStyle w:val="NormalTok"/>
            <w:rFonts w:cs="Consolas"/>
          </w:rPr>
          <w:t>10</w:t>
        </w:r>
      </w:ins>
      <w:ins w:id="1301" w:author="Johannes Zauner" w:date="2025-12-12T20:49:00Z" w16du:dateUtc="2025-12-12T19:49:00Z">
        <w:r w:rsidR="0056723D">
          <w:rPr>
            <w:rStyle w:val="NormalTok"/>
          </w:rPr>
          <w:t xml:space="preserve"> </w:t>
        </w:r>
      </w:ins>
      <w:ins w:id="1302" w:author="zusammenlegung" w:date="2025-12-12T19:01:00Z" w16du:dateUtc="2025-12-12T18:01:00Z">
        <w:r w:rsidR="007C0A0D" w:rsidRPr="00863A8E">
          <w:rPr>
            <w:rStyle w:val="NormalTok"/>
            <w:rFonts w:cs="Consolas"/>
          </w:rPr>
          <w:t xml:space="preserve">  </w:t>
        </w:r>
        <w:r w:rsidR="007C0A0D" w:rsidRPr="00863A8E">
          <w:rPr>
            <w:rStyle w:val="FunctionTok"/>
            <w:rFonts w:cs="Consolas"/>
          </w:rPr>
          <w:t>pivot_longer</w:t>
        </w:r>
        <w:r w:rsidR="007C0A0D" w:rsidRPr="00863A8E">
          <w:rPr>
            <w:rStyle w:val="NormalTok"/>
            <w:rFonts w:cs="Consolas"/>
          </w:rPr>
          <w:t>(</w:t>
        </w:r>
        <w:r w:rsidR="007C0A0D" w:rsidRPr="00863A8E">
          <w:rPr>
            <w:rStyle w:val="SpecialCharTok"/>
            <w:rFonts w:cs="Consolas"/>
          </w:rPr>
          <w:t>-</w:t>
        </w:r>
        <w:r w:rsidR="007C0A0D" w:rsidRPr="00863A8E">
          <w:rPr>
            <w:rStyle w:val="NormalTok"/>
            <w:rFonts w:cs="Consolas"/>
          </w:rPr>
          <w:t xml:space="preserve">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303" w:author="Johannes Zauner" w:date="2025-12-12T19:32:00Z" w16du:dateUtc="2025-12-12T18:32:00Z">
        <w:r w:rsidR="00863A8E">
          <w:rPr>
            <w:rStyle w:val="NormalTok"/>
            <w:rFonts w:cs="Consolas"/>
          </w:rPr>
          <w:t>11</w:t>
        </w:r>
      </w:ins>
      <w:ins w:id="1304" w:author="Johannes Zauner" w:date="2025-12-12T20:49:00Z" w16du:dateUtc="2025-12-12T19:49:00Z">
        <w:r w:rsidR="0056723D">
          <w:rPr>
            <w:rStyle w:val="NormalTok"/>
          </w:rPr>
          <w:t xml:space="preserve"> </w:t>
        </w:r>
      </w:ins>
      <w:ins w:id="1305" w:author="zusammenlegung" w:date="2025-12-12T19:01:00Z" w16du:dateUtc="2025-12-12T18:01:00Z">
        <w:r w:rsidR="007C0A0D" w:rsidRPr="00863A8E">
          <w:rPr>
            <w:rStyle w:val="NormalTok"/>
            <w:rFonts w:cs="Consolas"/>
          </w:rPr>
          <w:t xml:space="preserve">  </w:t>
        </w:r>
        <w:r w:rsidR="007C0A0D" w:rsidRPr="00863A8E">
          <w:rPr>
            <w:rStyle w:val="FunctionTok"/>
            <w:rFonts w:cs="Consolas"/>
          </w:rPr>
          <w:t>pivot_wider</w:t>
        </w:r>
        <w:r w:rsidR="007C0A0D" w:rsidRPr="00863A8E">
          <w:rPr>
            <w:rStyle w:val="NormalTok"/>
            <w:rFonts w:cs="Consolas"/>
          </w:rPr>
          <w:t>(</w:t>
        </w:r>
        <w:r w:rsidR="007C0A0D" w:rsidRPr="00863A8E">
          <w:rPr>
            <w:rStyle w:val="AttributeTok"/>
            <w:rFonts w:cs="Consolas"/>
          </w:rPr>
          <w:t>names_from =</w:t>
        </w:r>
        <w:r w:rsidR="007C0A0D" w:rsidRPr="00863A8E">
          <w:rPr>
            <w:rStyle w:val="NormalTok"/>
            <w:rFonts w:cs="Consolas"/>
          </w:rPr>
          <w:t xml:space="preserve"> 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306" w:author="Johannes Zauner" w:date="2025-12-12T19:32:00Z" w16du:dateUtc="2025-12-12T18:32:00Z">
        <w:r w:rsidR="00863A8E">
          <w:rPr>
            <w:rStyle w:val="NormalTok"/>
            <w:rFonts w:cs="Consolas"/>
          </w:rPr>
          <w:t>12</w:t>
        </w:r>
      </w:ins>
      <w:ins w:id="1307" w:author="Johannes Zauner" w:date="2025-12-12T20:49:00Z" w16du:dateUtc="2025-12-12T19:49:00Z">
        <w:r w:rsidR="0056723D">
          <w:rPr>
            <w:rStyle w:val="NormalTok"/>
          </w:rPr>
          <w:t xml:space="preserve"> </w:t>
        </w:r>
      </w:ins>
      <w:ins w:id="1308" w:author="zusammenlegung" w:date="2025-12-12T19:01:00Z" w16du:dateUtc="2025-12-12T18:01:00Z">
        <w:r w:rsidR="007C0A0D" w:rsidRPr="00863A8E">
          <w:rPr>
            <w:rStyle w:val="NormalTok"/>
            <w:rFonts w:cs="Consolas"/>
          </w:rPr>
          <w:t xml:space="preserve">  </w:t>
        </w:r>
        <w:r w:rsidR="007C0A0D" w:rsidRPr="00863A8E">
          <w:rPr>
            <w:rStyle w:val="FunctionTok"/>
            <w:rFonts w:cs="Consolas"/>
          </w:rPr>
          <w:t>mutate</w:t>
        </w:r>
        <w:r w:rsidR="007C0A0D" w:rsidRPr="00863A8E">
          <w:rPr>
            <w:rStyle w:val="NormalTok"/>
            <w:rFonts w:cs="Consolas"/>
          </w:rPr>
          <w:t>(</w:t>
        </w:r>
        <w:r w:rsidR="007C0A0D" w:rsidRPr="00863A8E">
          <w:rPr>
            <w:rStyle w:val="AttributeTok"/>
            <w:rFonts w:cs="Consolas"/>
          </w:rPr>
          <w:t>name =</w:t>
        </w:r>
        <w:r w:rsidR="007C0A0D" w:rsidRPr="00863A8E">
          <w:rPr>
            <w:rStyle w:val="NormalTok"/>
            <w:rFonts w:cs="Consolas"/>
          </w:rPr>
          <w:t xml:space="preserve"> </w:t>
        </w:r>
        <w:r w:rsidR="007C0A0D" w:rsidRPr="00863A8E">
          <w:rPr>
            <w:rStyle w:val="FunctionTok"/>
            <w:rFonts w:cs="Consolas"/>
          </w:rPr>
          <w:t>factor</w:t>
        </w:r>
        <w:r w:rsidR="007C0A0D" w:rsidRPr="00863A8E">
          <w:rPr>
            <w:rStyle w:val="NormalTok"/>
            <w:rFonts w:cs="Consolas"/>
          </w:rPr>
          <w:t xml:space="preserve">(name, </w:t>
        </w:r>
        <w:r w:rsidR="007C0A0D" w:rsidRPr="00863A8E">
          <w:rPr>
            <w:rStyle w:val="AttributeTok"/>
            <w:rFonts w:cs="Consolas"/>
          </w:rPr>
          <w:t>levels =</w:t>
        </w:r>
        <w:r w:rsidR="007C0A0D" w:rsidRPr="00863A8E">
          <w:rPr>
            <w:rStyle w:val="NormalTok"/>
            <w:rFonts w:cs="Consolas"/>
          </w:rPr>
          <w:t xml:space="preserve"> </w:t>
        </w:r>
        <w:r w:rsidR="007C0A0D" w:rsidRPr="00863A8E">
          <w:rPr>
            <w:rStyle w:val="FunctionTok"/>
            <w:rFonts w:cs="Consolas"/>
          </w:rPr>
          <w:t>rev</w:t>
        </w:r>
        <w:r w:rsidR="007C0A0D" w:rsidRPr="00863A8E">
          <w:rPr>
            <w:rStyle w:val="NormalTok"/>
            <w:rFonts w:cs="Consolas"/>
          </w:rPr>
          <w:t xml:space="preserve">(dist_labels)))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309" w:author="Johannes Zauner" w:date="2025-12-12T19:32:00Z" w16du:dateUtc="2025-12-12T18:32:00Z">
        <w:r w:rsidR="00863A8E">
          <w:rPr>
            <w:rStyle w:val="NormalTok"/>
            <w:rFonts w:cs="Consolas"/>
          </w:rPr>
          <w:t>13</w:t>
        </w:r>
      </w:ins>
      <w:ins w:id="1310" w:author="Johannes Zauner" w:date="2025-12-12T20:49:00Z" w16du:dateUtc="2025-12-12T19:49:00Z">
        <w:r w:rsidR="0056723D">
          <w:rPr>
            <w:rStyle w:val="NormalTok"/>
          </w:rPr>
          <w:t xml:space="preserve"> </w:t>
        </w:r>
      </w:ins>
      <w:ins w:id="1311" w:author="zusammenlegung" w:date="2025-12-12T19:01:00Z" w16du:dateUtc="2025-12-12T18:01:00Z">
        <w:r w:rsidR="007C0A0D" w:rsidRPr="00863A8E">
          <w:rPr>
            <w:rStyle w:val="NormalTok"/>
            <w:rFonts w:cs="Consolas"/>
          </w:rPr>
          <w:t xml:space="preserve">  </w:t>
        </w:r>
        <w:r w:rsidR="007C0A0D" w:rsidRPr="00863A8E">
          <w:rPr>
            <w:rStyle w:val="FunctionTok"/>
            <w:rFonts w:cs="Consolas"/>
          </w:rPr>
          <w:t>arrange</w:t>
        </w:r>
        <w:r w:rsidR="007C0A0D" w:rsidRPr="00863A8E">
          <w:rPr>
            <w:rStyle w:val="NormalTok"/>
            <w:rFonts w:cs="Consolas"/>
          </w:rPr>
          <w:t xml:space="preserve">(name)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312" w:author="Johannes Zauner" w:date="2025-12-12T19:32:00Z" w16du:dateUtc="2025-12-12T18:32:00Z">
        <w:r w:rsidR="00863A8E">
          <w:rPr>
            <w:rStyle w:val="NormalTok"/>
            <w:rFonts w:cs="Consolas"/>
          </w:rPr>
          <w:t>14</w:t>
        </w:r>
      </w:ins>
      <w:ins w:id="1313" w:author="Johannes Zauner" w:date="2025-12-12T20:49:00Z" w16du:dateUtc="2025-12-12T19:49:00Z">
        <w:r w:rsidR="0056723D">
          <w:rPr>
            <w:rStyle w:val="NormalTok"/>
          </w:rPr>
          <w:t xml:space="preserve"> </w:t>
        </w:r>
      </w:ins>
      <w:ins w:id="1314" w:author="zusammenlegung" w:date="2025-12-12T19:01:00Z" w16du:dateUtc="2025-12-12T18:01:00Z">
        <w:r w:rsidR="007C0A0D" w:rsidRPr="00863A8E">
          <w:rPr>
            <w:rStyle w:val="NormalTok"/>
            <w:rFonts w:cs="Consolas"/>
          </w:rPr>
          <w:t xml:space="preserve">  </w:t>
        </w:r>
        <w:r w:rsidR="007C0A0D" w:rsidRPr="00863A8E">
          <w:rPr>
            <w:rStyle w:val="FunctionTok"/>
            <w:rFonts w:cs="Consolas"/>
          </w:rPr>
          <w:t>gt</w:t>
        </w:r>
        <w:r w:rsidR="007C0A0D" w:rsidRPr="00863A8E">
          <w:rPr>
            <w:rStyle w:val="NormalTok"/>
            <w:rFonts w:cs="Consolas"/>
          </w:rPr>
          <w:t>()</w:t>
        </w:r>
      </w:ins>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d="1315" w:author="Johannes Zauner" w:date="2025-12-12T19:32:00Z" w16du:dateUtc="2025-12-12T18:32:00Z">
        <w:r w:rsidR="00863A8E" w:rsidRPr="00E15100">
          <w:rPr>
            <w:rStyle w:val="NormalTok"/>
            <w:rFonts w:cs="Consolas"/>
          </w:rPr>
          <w:t>15</w:t>
        </w:r>
      </w:ins>
      <w:ins w:id="1316" w:author="Johannes Zauner" w:date="2025-12-12T20:49:00Z" w16du:dateUtc="2025-12-12T19:49:00Z">
        <w:r w:rsidR="0056723D">
          <w:rPr>
            <w:rStyle w:val="NormalTok"/>
          </w:rPr>
          <w:t xml:space="preserve"> </w:t>
        </w:r>
      </w:ins>
      <w:r w:rsidR="007C0A0D" w:rsidRPr="00E15100">
        <w:rPr>
          <w:rStyle w:val="FunctionTok"/>
        </w:rPr>
        <w:t xml:space="preserve">  </w:t>
      </w:r>
      <w:r w:rsidR="007C0A0D" w:rsidRPr="00E15100">
        <w:rPr>
          <w:rStyle w:val="FunctionTok"/>
          <w:rFonts w:cs="Consolas"/>
        </w:rPr>
        <w:t>fmt_duration</w:t>
      </w:r>
      <w:del w:id="1317" w:author="zusammenlegung" w:date="2025-12-12T19:01:00Z" w16du:dateUtc="2025-12-12T18:01:00Z">
        <w:r w:rsidR="00504768" w:rsidRPr="00863A8E">
          <w:rPr>
            <w:rStyle w:val="NormalTok"/>
            <w:rFonts w:cs="Consolas"/>
            <w:color w:val="BFBFBF" w:themeColor="background1" w:themeShade="BF"/>
          </w:rPr>
          <w:delText>(</w:delText>
        </w:r>
        <w:r w:rsidR="00187CCB" w:rsidRPr="00863A8E">
          <w:rPr>
            <w:rStyle w:val="CommentTok"/>
            <w:rFonts w:cs="Consolas"/>
            <w:color w:val="BFBFBF" w:themeColor="background1" w:themeShade="BF"/>
          </w:rPr>
          <w:delText># convert seconds to minutes:</w:delText>
        </w:r>
        <w:r w:rsidR="00187CCB" w:rsidRPr="00863A8E">
          <w:rPr>
            <w:rStyle w:val="NormalTok"/>
            <w:rFonts w:cs="Consolas"/>
            <w:color w:val="BFBFBF" w:themeColor="background1" w:themeShade="BF"/>
          </w:rPr>
          <w:br/>
          <w:delText xml:space="preserve">    </w:delText>
        </w:r>
      </w:del>
      <w:ins w:id="1318" w:author="zusammenlegung" w:date="2025-12-12T19:01:00Z" w16du:dateUtc="2025-12-12T18:01:00Z">
        <w:r w:rsidR="007C0A0D" w:rsidRPr="00863A8E">
          <w:rPr>
            <w:rStyle w:val="NormalTok"/>
            <w:rFonts w:cs="Consolas"/>
          </w:rPr>
          <w:t>(</w:t>
        </w:r>
      </w:ins>
      <w:r w:rsidR="007C0A0D" w:rsidRPr="00E15100">
        <w:rPr>
          <w:rStyle w:val="AttributeTok"/>
          <w:rFonts w:cs="Consolas"/>
        </w:rPr>
        <w:t>input_units =</w:t>
      </w:r>
      <w:r w:rsidR="007C0A0D" w:rsidRPr="00863A8E">
        <w:rPr>
          <w:rStyle w:val="NormalTok"/>
          <w:rFonts w:cs="Consolas"/>
          <w:color w:val="BFBFBF" w:themeColor="background1" w:themeShade="BF"/>
        </w:rPr>
        <w:t xml:space="preserve"> </w:t>
      </w:r>
      <w:r w:rsidR="007C0A0D" w:rsidRPr="00E15100">
        <w:rPr>
          <w:rStyle w:val="StringTok"/>
          <w:rFonts w:cs="Consolas"/>
        </w:rPr>
        <w:t>"seconds"</w:t>
      </w:r>
      <w:r w:rsidR="007C0A0D" w:rsidRPr="00863A8E">
        <w:rPr>
          <w:rStyle w:val="NormalTok"/>
          <w:rFonts w:cs="Consolas"/>
          <w:color w:val="BFBFBF" w:themeColor="background1" w:themeShade="BF"/>
        </w:rPr>
        <w:t xml:space="preserve">, </w:t>
      </w:r>
      <w:r w:rsidR="007C0A0D" w:rsidRPr="00E15100">
        <w:rPr>
          <w:rStyle w:val="AttributeTok"/>
          <w:rFonts w:cs="Consolas"/>
        </w:rPr>
        <w:t>output_units =</w:t>
      </w:r>
      <w:r w:rsidR="007C0A0D" w:rsidRPr="00863A8E">
        <w:rPr>
          <w:rStyle w:val="NormalTok"/>
          <w:rFonts w:cs="Consolas"/>
          <w:color w:val="BFBFBF" w:themeColor="background1" w:themeShade="BF"/>
        </w:rPr>
        <w:t xml:space="preserve"> </w:t>
      </w:r>
      <w:r w:rsidR="007C0A0D" w:rsidRPr="00E15100">
        <w:rPr>
          <w:rStyle w:val="StringTok"/>
          <w:rFonts w:cs="Consolas"/>
        </w:rPr>
        <w:t>"minutes</w:t>
      </w:r>
      <w:del w:id="1319" w:author="zusammenlegung" w:date="2025-12-12T19:01:00Z" w16du:dateUtc="2025-12-12T18:01:00Z">
        <w:r w:rsidR="00504768" w:rsidRPr="00E15100">
          <w:rPr>
            <w:rStyle w:val="StringTok"/>
            <w:rFonts w:cs="Consolas"/>
          </w:rPr>
          <w:delText>"</w:delText>
        </w:r>
        <w:r w:rsidR="00187CCB" w:rsidRPr="00E15100">
          <w:rPr>
            <w:rStyle w:val="StringTok"/>
            <w:rFonts w:cs="Consolas"/>
          </w:rPr>
          <w:br/>
          <w:delText xml:space="preserve">  </w:delText>
        </w:r>
        <w:r w:rsidR="00504768" w:rsidRPr="00E15100">
          <w:rPr>
            <w:rStyle w:val="StringTok"/>
          </w:rPr>
          <w:delText xml:space="preserve">)  </w:delText>
        </w:r>
      </w:del>
      <w:ins w:id="1320" w:author="zusammenlegung" w:date="2025-12-12T19:01:00Z" w16du:dateUtc="2025-12-12T18:01:00Z">
        <w:r w:rsidR="007C0A0D" w:rsidRPr="00863A8E">
          <w:rPr>
            <w:rStyle w:val="StringTok"/>
            <w:rFonts w:cs="Consolas"/>
          </w:rPr>
          <w:t>"</w:t>
        </w:r>
        <w:r w:rsidR="007C0A0D" w:rsidRPr="00AC1D93">
          <w:rPr>
            <w:rStyle w:val="NormalTok"/>
            <w:rFonts w:cs="Consolas"/>
          </w:rPr>
          <w:t>)</w:t>
        </w:r>
      </w:ins>
    </w:p>
    <w:bookmarkEnd w:id="1258"/>
    <w:p w14:paraId="3655BEAF" w14:textId="0B2DB449" w:rsidR="007C0A0D" w:rsidRPr="003E211A" w:rsidDel="003E211A" w:rsidRDefault="007C0A0D" w:rsidP="008A0236">
      <w:pPr>
        <w:pStyle w:val="DefinitionTerm"/>
        <w:rPr>
          <w:ins w:id="1321" w:author="zusammenlegung" w:date="2025-12-12T19:01:00Z" w16du:dateUtc="2025-12-12T18:01:00Z"/>
          <w:del w:id="1322" w:author="Johannes Zauner" w:date="2025-12-12T20:15:00Z" w16du:dateUtc="2025-12-12T19:15:00Z"/>
          <w:rFonts w:ascii="Arial" w:hAnsi="Arial" w:cs="Arial"/>
          <w:b w:val="0"/>
          <w:bCs/>
          <w:rPrChange w:id="1323" w:author="Johannes Zauner" w:date="2025-12-12T20:15:00Z" w16du:dateUtc="2025-12-12T19:15:00Z">
            <w:rPr>
              <w:ins w:id="1324" w:author="zusammenlegung" w:date="2025-12-12T19:01:00Z" w16du:dateUtc="2025-12-12T18:01:00Z"/>
              <w:del w:id="1325" w:author="Johannes Zauner" w:date="2025-12-12T20:15:00Z" w16du:dateUtc="2025-12-12T19:15:00Z"/>
              <w:rFonts w:ascii="Arial" w:hAnsi="Arial" w:cs="Arial"/>
            </w:rPr>
          </w:rPrChange>
        </w:rPr>
      </w:pPr>
      <w:ins w:id="1326" w:author="zusammenlegung" w:date="2025-12-12T19:01:00Z" w16du:dateUtc="2025-12-12T18:01:00Z">
        <w:r w:rsidRPr="00C673E9">
          <w:rPr>
            <w:rFonts w:ascii="Arial" w:hAnsi="Arial" w:cs="Arial"/>
          </w:rPr>
          <w:t>Line 2</w:t>
        </w:r>
      </w:ins>
      <w:ins w:id="1327" w:author="Johannes Zauner" w:date="2025-12-12T19:35:00Z" w16du:dateUtc="2025-12-12T18:35:00Z">
        <w:r w:rsidR="00AC1D93">
          <w:rPr>
            <w:rFonts w:ascii="Arial" w:hAnsi="Arial" w:cs="Arial"/>
          </w:rPr>
          <w:t>-3</w:t>
        </w:r>
      </w:ins>
      <w:ins w:id="1328" w:author="Johannes Zauner" w:date="2025-12-12T20:15:00Z" w16du:dateUtc="2025-12-12T19:15:00Z">
        <w:r w:rsidR="003E211A">
          <w:rPr>
            <w:rFonts w:ascii="Arial" w:hAnsi="Arial" w:cs="Arial"/>
          </w:rPr>
          <w:t xml:space="preserve"> </w:t>
        </w:r>
      </w:ins>
    </w:p>
    <w:p w14:paraId="12811213" w14:textId="77777777" w:rsidR="007C0A0D" w:rsidRPr="003E211A" w:rsidRDefault="007C0A0D" w:rsidP="003E211A">
      <w:pPr>
        <w:pStyle w:val="DefinitionTerm"/>
        <w:rPr>
          <w:ins w:id="1329" w:author="zusammenlegung" w:date="2025-12-12T19:01:00Z" w16du:dateUtc="2025-12-12T18:01:00Z"/>
          <w:b w:val="0"/>
          <w:bCs/>
          <w:rPrChange w:id="1330" w:author="Johannes Zauner" w:date="2025-12-12T20:15:00Z" w16du:dateUtc="2025-12-12T19:15:00Z">
            <w:rPr>
              <w:ins w:id="1331" w:author="zusammenlegung" w:date="2025-12-12T19:01:00Z" w16du:dateUtc="2025-12-12T18:01:00Z"/>
            </w:rPr>
          </w:rPrChange>
        </w:rPr>
        <w:pPrChange w:id="1332" w:author="Johannes Zauner" w:date="2025-12-12T20:15:00Z" w16du:dateUtc="2025-12-12T19:15:00Z">
          <w:pPr>
            <w:pStyle w:val="Definition"/>
            <w:spacing w:after="0"/>
          </w:pPr>
        </w:pPrChange>
      </w:pPr>
      <w:ins w:id="1333" w:author="zusammenlegung" w:date="2025-12-12T19:01:00Z" w16du:dateUtc="2025-12-12T18:01:00Z">
        <w:r w:rsidRPr="003E211A">
          <w:rPr>
            <w:b w:val="0"/>
            <w:bCs/>
            <w:rPrChange w:id="1334" w:author="Johannes Zauner" w:date="2025-12-12T20:15:00Z" w16du:dateUtc="2025-12-12T19:15:00Z">
              <w:rPr/>
            </w:rPrChange>
          </w:rPr>
          <w:t>Categorize distances</w:t>
        </w:r>
      </w:ins>
    </w:p>
    <w:p w14:paraId="7C9F15DA" w14:textId="4E12CCCA" w:rsidR="007C0A0D" w:rsidRPr="003E211A" w:rsidDel="003E211A" w:rsidRDefault="007C0A0D" w:rsidP="008A0236">
      <w:pPr>
        <w:pStyle w:val="DefinitionTerm"/>
        <w:rPr>
          <w:ins w:id="1335" w:author="zusammenlegung" w:date="2025-12-12T19:01:00Z" w16du:dateUtc="2025-12-12T18:01:00Z"/>
          <w:del w:id="1336" w:author="Johannes Zauner" w:date="2025-12-12T20:15:00Z" w16du:dateUtc="2025-12-12T19:15:00Z"/>
          <w:rFonts w:ascii="Arial" w:hAnsi="Arial" w:cs="Arial"/>
          <w:b w:val="0"/>
          <w:bCs/>
          <w:rPrChange w:id="1337" w:author="Johannes Zauner" w:date="2025-12-12T20:15:00Z" w16du:dateUtc="2025-12-12T19:15:00Z">
            <w:rPr>
              <w:ins w:id="1338" w:author="zusammenlegung" w:date="2025-12-12T19:01:00Z" w16du:dateUtc="2025-12-12T18:01:00Z"/>
              <w:del w:id="1339" w:author="Johannes Zauner" w:date="2025-12-12T20:15:00Z" w16du:dateUtc="2025-12-12T19:15:00Z"/>
              <w:rFonts w:ascii="Arial" w:hAnsi="Arial" w:cs="Arial"/>
            </w:rPr>
          </w:rPrChange>
        </w:rPr>
      </w:pPr>
      <w:ins w:id="1340" w:author="zusammenlegung" w:date="2025-12-12T19:01:00Z" w16du:dateUtc="2025-12-12T18:01:00Z">
        <w:r w:rsidRPr="00C673E9">
          <w:rPr>
            <w:rFonts w:ascii="Arial" w:hAnsi="Arial" w:cs="Arial"/>
          </w:rPr>
          <w:t xml:space="preserve">Line </w:t>
        </w:r>
      </w:ins>
      <w:ins w:id="1341" w:author="Johannes Zauner" w:date="2025-12-12T19:35:00Z" w16du:dateUtc="2025-12-12T18:35:00Z">
        <w:r w:rsidR="00AC1D93">
          <w:rPr>
            <w:rFonts w:ascii="Arial" w:hAnsi="Arial" w:cs="Arial"/>
          </w:rPr>
          <w:t>4</w:t>
        </w:r>
      </w:ins>
      <w:ins w:id="1342" w:author="zusammenlegung" w:date="2025-12-12T19:01:00Z" w16du:dateUtc="2025-12-12T18:01:00Z">
        <w:del w:id="1343" w:author="Johannes Zauner" w:date="2025-12-12T19:35:00Z" w16du:dateUtc="2025-12-12T18:35:00Z">
          <w:r w:rsidRPr="00C673E9" w:rsidDel="00AC1D93">
            <w:rPr>
              <w:rFonts w:ascii="Arial" w:hAnsi="Arial" w:cs="Arial"/>
            </w:rPr>
            <w:delText>3</w:delText>
          </w:r>
        </w:del>
      </w:ins>
      <w:ins w:id="1344" w:author="Johannes Zauner" w:date="2025-12-12T20:15:00Z" w16du:dateUtc="2025-12-12T19:15:00Z">
        <w:r w:rsidR="003E211A">
          <w:rPr>
            <w:rFonts w:ascii="Arial" w:hAnsi="Arial" w:cs="Arial"/>
          </w:rPr>
          <w:t xml:space="preserve"> </w:t>
        </w:r>
      </w:ins>
    </w:p>
    <w:p w14:paraId="7E1639D0" w14:textId="77777777" w:rsidR="007C0A0D" w:rsidRPr="003E211A" w:rsidRDefault="007C0A0D" w:rsidP="003E211A">
      <w:pPr>
        <w:pStyle w:val="DefinitionTerm"/>
        <w:rPr>
          <w:ins w:id="1345" w:author="zusammenlegung" w:date="2025-12-12T19:01:00Z" w16du:dateUtc="2025-12-12T18:01:00Z"/>
          <w:b w:val="0"/>
          <w:bCs/>
          <w:rPrChange w:id="1346" w:author="Johannes Zauner" w:date="2025-12-12T20:15:00Z" w16du:dateUtc="2025-12-12T19:15:00Z">
            <w:rPr>
              <w:ins w:id="1347" w:author="zusammenlegung" w:date="2025-12-12T19:01:00Z" w16du:dateUtc="2025-12-12T18:01:00Z"/>
            </w:rPr>
          </w:rPrChange>
        </w:rPr>
        <w:pPrChange w:id="1348" w:author="Johannes Zauner" w:date="2025-12-12T20:15:00Z" w16du:dateUtc="2025-12-12T19:15:00Z">
          <w:pPr>
            <w:pStyle w:val="Definition"/>
            <w:spacing w:after="0"/>
          </w:pPr>
        </w:pPrChange>
      </w:pPr>
      <w:ins w:id="1349" w:author="zusammenlegung" w:date="2025-12-12T19:01:00Z" w16du:dateUtc="2025-12-12T18:01:00Z">
        <w:r w:rsidRPr="003E211A">
          <w:rPr>
            <w:b w:val="0"/>
            <w:bCs/>
            <w:rPrChange w:id="1350" w:author="Johannes Zauner" w:date="2025-12-12T20:15:00Z" w16du:dateUtc="2025-12-12T19:15:00Z">
              <w:rPr/>
            </w:rPrChange>
          </w:rPr>
          <w:t>Remove intervals with no data</w:t>
        </w:r>
      </w:ins>
    </w:p>
    <w:p w14:paraId="35B4D6E0" w14:textId="62030D3C" w:rsidR="007C0A0D" w:rsidRPr="003E211A" w:rsidDel="003E211A" w:rsidRDefault="007C0A0D" w:rsidP="008A0236">
      <w:pPr>
        <w:pStyle w:val="DefinitionTerm"/>
        <w:rPr>
          <w:ins w:id="1351" w:author="zusammenlegung" w:date="2025-12-12T19:01:00Z" w16du:dateUtc="2025-12-12T18:01:00Z"/>
          <w:del w:id="1352" w:author="Johannes Zauner" w:date="2025-12-12T20:15:00Z" w16du:dateUtc="2025-12-12T19:15:00Z"/>
          <w:rFonts w:ascii="Arial" w:hAnsi="Arial" w:cs="Arial"/>
          <w:b w:val="0"/>
          <w:bCs/>
          <w:rPrChange w:id="1353" w:author="Johannes Zauner" w:date="2025-12-12T20:15:00Z" w16du:dateUtc="2025-12-12T19:15:00Z">
            <w:rPr>
              <w:ins w:id="1354" w:author="zusammenlegung" w:date="2025-12-12T19:01:00Z" w16du:dateUtc="2025-12-12T18:01:00Z"/>
              <w:del w:id="1355" w:author="Johannes Zauner" w:date="2025-12-12T20:15:00Z" w16du:dateUtc="2025-12-12T19:15:00Z"/>
              <w:rFonts w:ascii="Arial" w:hAnsi="Arial" w:cs="Arial"/>
            </w:rPr>
          </w:rPrChange>
        </w:rPr>
      </w:pPr>
      <w:ins w:id="1356" w:author="zusammenlegung" w:date="2025-12-12T19:01:00Z" w16du:dateUtc="2025-12-12T18:01:00Z">
        <w:r w:rsidRPr="00C673E9">
          <w:rPr>
            <w:rFonts w:ascii="Arial" w:hAnsi="Arial" w:cs="Arial"/>
          </w:rPr>
          <w:t xml:space="preserve">Line </w:t>
        </w:r>
        <w:del w:id="1357" w:author="Johannes Zauner" w:date="2025-12-12T19:39:00Z" w16du:dateUtc="2025-12-12T18:39:00Z">
          <w:r w:rsidRPr="00C673E9" w:rsidDel="0048453C">
            <w:rPr>
              <w:rFonts w:ascii="Arial" w:hAnsi="Arial" w:cs="Arial"/>
            </w:rPr>
            <w:delText>4</w:delText>
          </w:r>
        </w:del>
      </w:ins>
      <w:ins w:id="1358" w:author="Johannes Zauner" w:date="2025-12-12T19:39:00Z" w16du:dateUtc="2025-12-12T18:39:00Z">
        <w:r w:rsidR="0048453C">
          <w:rPr>
            <w:rFonts w:ascii="Arial" w:hAnsi="Arial" w:cs="Arial"/>
          </w:rPr>
          <w:t>5</w:t>
        </w:r>
      </w:ins>
      <w:ins w:id="1359" w:author="Johannes Zauner" w:date="2025-12-12T20:15:00Z" w16du:dateUtc="2025-12-12T19:15:00Z">
        <w:r w:rsidR="003E211A">
          <w:rPr>
            <w:rFonts w:ascii="Arial" w:hAnsi="Arial" w:cs="Arial"/>
          </w:rPr>
          <w:t xml:space="preserve"> </w:t>
        </w:r>
      </w:ins>
    </w:p>
    <w:p w14:paraId="75A42205" w14:textId="77777777" w:rsidR="007C0A0D" w:rsidRPr="003E211A" w:rsidRDefault="007C0A0D" w:rsidP="003E211A">
      <w:pPr>
        <w:pStyle w:val="DefinitionTerm"/>
        <w:rPr>
          <w:ins w:id="1360" w:author="zusammenlegung" w:date="2025-12-12T19:01:00Z" w16du:dateUtc="2025-12-12T18:01:00Z"/>
          <w:b w:val="0"/>
          <w:bCs/>
          <w:rPrChange w:id="1361" w:author="Johannes Zauner" w:date="2025-12-12T20:15:00Z" w16du:dateUtc="2025-12-12T19:15:00Z">
            <w:rPr>
              <w:ins w:id="1362" w:author="zusammenlegung" w:date="2025-12-12T19:01:00Z" w16du:dateUtc="2025-12-12T18:01:00Z"/>
            </w:rPr>
          </w:rPrChange>
        </w:rPr>
        <w:pPrChange w:id="1363" w:author="Johannes Zauner" w:date="2025-12-12T20:15:00Z" w16du:dateUtc="2025-12-12T19:15:00Z">
          <w:pPr>
            <w:pStyle w:val="Definition"/>
            <w:spacing w:after="0"/>
          </w:pPr>
        </w:pPrChange>
      </w:pPr>
      <w:ins w:id="1364" w:author="zusammenlegung" w:date="2025-12-12T19:01:00Z" w16du:dateUtc="2025-12-12T18:01:00Z">
        <w:r w:rsidRPr="003E211A">
          <w:rPr>
            <w:b w:val="0"/>
            <w:bCs/>
            <w:rPrChange w:id="1365" w:author="Johannes Zauner" w:date="2025-12-12T20:15:00Z" w16du:dateUtc="2025-12-12T19:15:00Z">
              <w:rPr/>
            </w:rPrChange>
          </w:rPr>
          <w:t>Group by distance range (in addition to the date)</w:t>
        </w:r>
      </w:ins>
    </w:p>
    <w:p w14:paraId="34BA0112" w14:textId="4415BC13" w:rsidR="007C0A0D" w:rsidRPr="003E211A" w:rsidDel="003E211A" w:rsidRDefault="007C0A0D" w:rsidP="008A0236">
      <w:pPr>
        <w:pStyle w:val="DefinitionTerm"/>
        <w:rPr>
          <w:ins w:id="1366" w:author="zusammenlegung" w:date="2025-12-12T19:01:00Z" w16du:dateUtc="2025-12-12T18:01:00Z"/>
          <w:del w:id="1367" w:author="Johannes Zauner" w:date="2025-12-12T20:15:00Z" w16du:dateUtc="2025-12-12T19:15:00Z"/>
          <w:rFonts w:ascii="Arial" w:hAnsi="Arial" w:cs="Arial"/>
          <w:b w:val="0"/>
          <w:bCs/>
          <w:rPrChange w:id="1368" w:author="Johannes Zauner" w:date="2025-12-12T20:15:00Z" w16du:dateUtc="2025-12-12T19:15:00Z">
            <w:rPr>
              <w:ins w:id="1369" w:author="zusammenlegung" w:date="2025-12-12T19:01:00Z" w16du:dateUtc="2025-12-12T18:01:00Z"/>
              <w:del w:id="1370" w:author="Johannes Zauner" w:date="2025-12-12T20:15:00Z" w16du:dateUtc="2025-12-12T19:15:00Z"/>
              <w:rFonts w:ascii="Arial" w:hAnsi="Arial" w:cs="Arial"/>
            </w:rPr>
          </w:rPrChange>
        </w:rPr>
      </w:pPr>
      <w:ins w:id="1371" w:author="zusammenlegung" w:date="2025-12-12T19:01:00Z" w16du:dateUtc="2025-12-12T18:01:00Z">
        <w:r w:rsidRPr="00C673E9">
          <w:rPr>
            <w:rFonts w:ascii="Arial" w:hAnsi="Arial" w:cs="Arial"/>
          </w:rPr>
          <w:t xml:space="preserve">Line </w:t>
        </w:r>
        <w:del w:id="1372" w:author="Johannes Zauner" w:date="2025-12-12T19:39:00Z" w16du:dateUtc="2025-12-12T18:39:00Z">
          <w:r w:rsidRPr="00C673E9" w:rsidDel="0048453C">
            <w:rPr>
              <w:rFonts w:ascii="Arial" w:hAnsi="Arial" w:cs="Arial"/>
            </w:rPr>
            <w:delText>5</w:delText>
          </w:r>
        </w:del>
      </w:ins>
      <w:ins w:id="1373" w:author="Johannes Zauner" w:date="2025-12-12T19:39:00Z" w16du:dateUtc="2025-12-12T18:39:00Z">
        <w:r w:rsidR="0048453C">
          <w:rPr>
            <w:rFonts w:ascii="Arial" w:hAnsi="Arial" w:cs="Arial"/>
          </w:rPr>
          <w:t>6</w:t>
        </w:r>
      </w:ins>
      <w:ins w:id="1374" w:author="Johannes Zauner" w:date="2025-12-12T20:15:00Z" w16du:dateUtc="2025-12-12T19:15:00Z">
        <w:r w:rsidR="003E211A">
          <w:rPr>
            <w:rFonts w:ascii="Arial" w:hAnsi="Arial" w:cs="Arial"/>
          </w:rPr>
          <w:t xml:space="preserve"> </w:t>
        </w:r>
      </w:ins>
    </w:p>
    <w:p w14:paraId="5EC7CE8D" w14:textId="77777777" w:rsidR="007C0A0D" w:rsidRPr="003E211A" w:rsidRDefault="007C0A0D" w:rsidP="003E211A">
      <w:pPr>
        <w:pStyle w:val="DefinitionTerm"/>
        <w:rPr>
          <w:ins w:id="1375" w:author="zusammenlegung" w:date="2025-12-12T19:01:00Z" w16du:dateUtc="2025-12-12T18:01:00Z"/>
          <w:b w:val="0"/>
          <w:bCs/>
          <w:rPrChange w:id="1376" w:author="Johannes Zauner" w:date="2025-12-12T20:15:00Z" w16du:dateUtc="2025-12-12T19:15:00Z">
            <w:rPr>
              <w:ins w:id="1377" w:author="zusammenlegung" w:date="2025-12-12T19:01:00Z" w16du:dateUtc="2025-12-12T18:01:00Z"/>
            </w:rPr>
          </w:rPrChange>
        </w:rPr>
        <w:pPrChange w:id="1378" w:author="Johannes Zauner" w:date="2025-12-12T20:15:00Z" w16du:dateUtc="2025-12-12T19:15:00Z">
          <w:pPr>
            <w:pStyle w:val="Definition"/>
            <w:spacing w:after="0"/>
          </w:pPr>
        </w:pPrChange>
      </w:pPr>
      <w:ins w:id="1379" w:author="zusammenlegung" w:date="2025-12-12T19:01:00Z" w16du:dateUtc="2025-12-12T18:01:00Z">
        <w:r w:rsidRPr="003E211A">
          <w:rPr>
            <w:b w:val="0"/>
            <w:bCs/>
            <w:rPrChange w:id="1380" w:author="Johannes Zauner" w:date="2025-12-12T20:15:00Z" w16du:dateUtc="2025-12-12T19:15:00Z">
              <w:rPr/>
            </w:rPrChange>
          </w:rPr>
          <w:t>Duration per range per day</w:t>
        </w:r>
      </w:ins>
    </w:p>
    <w:p w14:paraId="324BEE36" w14:textId="145F10C3" w:rsidR="007C0A0D" w:rsidRPr="003E211A" w:rsidDel="003E211A" w:rsidRDefault="007C0A0D" w:rsidP="008A0236">
      <w:pPr>
        <w:pStyle w:val="DefinitionTerm"/>
        <w:rPr>
          <w:ins w:id="1381" w:author="zusammenlegung" w:date="2025-12-12T19:01:00Z" w16du:dateUtc="2025-12-12T18:01:00Z"/>
          <w:del w:id="1382" w:author="Johannes Zauner" w:date="2025-12-12T20:15:00Z" w16du:dateUtc="2025-12-12T19:15:00Z"/>
          <w:rFonts w:ascii="Arial" w:hAnsi="Arial" w:cs="Arial"/>
          <w:b w:val="0"/>
          <w:bCs/>
          <w:rPrChange w:id="1383" w:author="Johannes Zauner" w:date="2025-12-12T20:15:00Z" w16du:dateUtc="2025-12-12T19:15:00Z">
            <w:rPr>
              <w:ins w:id="1384" w:author="zusammenlegung" w:date="2025-12-12T19:01:00Z" w16du:dateUtc="2025-12-12T18:01:00Z"/>
              <w:del w:id="1385" w:author="Johannes Zauner" w:date="2025-12-12T20:15:00Z" w16du:dateUtc="2025-12-12T19:15:00Z"/>
              <w:rFonts w:ascii="Arial" w:hAnsi="Arial" w:cs="Arial"/>
            </w:rPr>
          </w:rPrChange>
        </w:rPr>
      </w:pPr>
      <w:ins w:id="1386" w:author="zusammenlegung" w:date="2025-12-12T19:01:00Z" w16du:dateUtc="2025-12-12T18:01:00Z">
        <w:r w:rsidRPr="00C673E9">
          <w:rPr>
            <w:rFonts w:ascii="Arial" w:hAnsi="Arial" w:cs="Arial"/>
          </w:rPr>
          <w:t xml:space="preserve">Line </w:t>
        </w:r>
        <w:del w:id="1387" w:author="Johannes Zauner" w:date="2025-12-12T19:39:00Z" w16du:dateUtc="2025-12-12T18:39:00Z">
          <w:r w:rsidRPr="00C673E9" w:rsidDel="0048453C">
            <w:rPr>
              <w:rFonts w:ascii="Arial" w:hAnsi="Arial" w:cs="Arial"/>
            </w:rPr>
            <w:delText>6</w:delText>
          </w:r>
        </w:del>
      </w:ins>
      <w:ins w:id="1388" w:author="Johannes Zauner" w:date="2025-12-12T19:39:00Z" w16du:dateUtc="2025-12-12T18:39:00Z">
        <w:r w:rsidR="0048453C">
          <w:rPr>
            <w:rFonts w:ascii="Arial" w:hAnsi="Arial" w:cs="Arial"/>
          </w:rPr>
          <w:t>7</w:t>
        </w:r>
      </w:ins>
      <w:ins w:id="1389" w:author="Johannes Zauner" w:date="2025-12-12T20:15:00Z" w16du:dateUtc="2025-12-12T19:15:00Z">
        <w:r w:rsidR="003E211A">
          <w:rPr>
            <w:rFonts w:ascii="Arial" w:hAnsi="Arial" w:cs="Arial"/>
          </w:rPr>
          <w:t xml:space="preserve"> </w:t>
        </w:r>
      </w:ins>
    </w:p>
    <w:p w14:paraId="25FE522E" w14:textId="77777777" w:rsidR="007C0A0D" w:rsidRPr="003E211A" w:rsidRDefault="007C0A0D" w:rsidP="003E211A">
      <w:pPr>
        <w:pStyle w:val="DefinitionTerm"/>
        <w:rPr>
          <w:ins w:id="1390" w:author="zusammenlegung" w:date="2025-12-12T19:01:00Z" w16du:dateUtc="2025-12-12T18:01:00Z"/>
          <w:b w:val="0"/>
          <w:bCs/>
          <w:rPrChange w:id="1391" w:author="Johannes Zauner" w:date="2025-12-12T20:15:00Z" w16du:dateUtc="2025-12-12T19:15:00Z">
            <w:rPr>
              <w:ins w:id="1392" w:author="zusammenlegung" w:date="2025-12-12T19:01:00Z" w16du:dateUtc="2025-12-12T18:01:00Z"/>
            </w:rPr>
          </w:rPrChange>
        </w:rPr>
        <w:pPrChange w:id="1393" w:author="Johannes Zauner" w:date="2025-12-12T20:15:00Z" w16du:dateUtc="2025-12-12T19:15:00Z">
          <w:pPr>
            <w:pStyle w:val="Definition"/>
            <w:spacing w:after="0"/>
          </w:pPr>
        </w:pPrChange>
      </w:pPr>
      <w:ins w:id="1394" w:author="zusammenlegung" w:date="2025-12-12T19:01:00Z" w16du:dateUtc="2025-12-12T18:01:00Z">
        <w:r w:rsidRPr="003E211A">
          <w:rPr>
            <w:b w:val="0"/>
            <w:bCs/>
            <w:rPrChange w:id="1395" w:author="Johannes Zauner" w:date="2025-12-12T20:15:00Z" w16du:dateUtc="2025-12-12T19:15:00Z">
              <w:rPr/>
            </w:rPrChange>
          </w:rPr>
          <w:t>Pivot data from long to wide format (ranges as columns)</w:t>
        </w:r>
      </w:ins>
    </w:p>
    <w:p w14:paraId="28A369E8" w14:textId="2EE5FABC" w:rsidR="007C0A0D" w:rsidRPr="003E211A" w:rsidDel="003E211A" w:rsidRDefault="007C0A0D" w:rsidP="008A0236">
      <w:pPr>
        <w:pStyle w:val="DefinitionTerm"/>
        <w:rPr>
          <w:ins w:id="1396" w:author="zusammenlegung" w:date="2025-12-12T19:01:00Z" w16du:dateUtc="2025-12-12T18:01:00Z"/>
          <w:del w:id="1397" w:author="Johannes Zauner" w:date="2025-12-12T20:15:00Z" w16du:dateUtc="2025-12-12T19:15:00Z"/>
          <w:rFonts w:ascii="Arial" w:hAnsi="Arial" w:cs="Arial"/>
          <w:b w:val="0"/>
          <w:bCs/>
          <w:rPrChange w:id="1398" w:author="Johannes Zauner" w:date="2025-12-12T20:15:00Z" w16du:dateUtc="2025-12-12T19:15:00Z">
            <w:rPr>
              <w:ins w:id="1399" w:author="zusammenlegung" w:date="2025-12-12T19:01:00Z" w16du:dateUtc="2025-12-12T18:01:00Z"/>
              <w:del w:id="1400" w:author="Johannes Zauner" w:date="2025-12-12T20:15:00Z" w16du:dateUtc="2025-12-12T19:15:00Z"/>
              <w:rFonts w:ascii="Arial" w:hAnsi="Arial" w:cs="Arial"/>
            </w:rPr>
          </w:rPrChange>
        </w:rPr>
      </w:pPr>
      <w:ins w:id="1401" w:author="zusammenlegung" w:date="2025-12-12T19:01:00Z" w16du:dateUtc="2025-12-12T18:01:00Z">
        <w:r w:rsidRPr="00C673E9">
          <w:rPr>
            <w:rFonts w:ascii="Arial" w:hAnsi="Arial" w:cs="Arial"/>
          </w:rPr>
          <w:t>Line 1</w:t>
        </w:r>
      </w:ins>
      <w:ins w:id="1402" w:author="Johannes Zauner" w:date="2025-12-12T19:39:00Z" w16du:dateUtc="2025-12-12T18:39:00Z">
        <w:r w:rsidR="0048453C">
          <w:rPr>
            <w:rFonts w:ascii="Arial" w:hAnsi="Arial" w:cs="Arial"/>
          </w:rPr>
          <w:t>5</w:t>
        </w:r>
      </w:ins>
      <w:ins w:id="1403" w:author="zusammenlegung" w:date="2025-12-12T19:01:00Z" w16du:dateUtc="2025-12-12T18:01:00Z">
        <w:del w:id="1404" w:author="Johannes Zauner" w:date="2025-12-12T19:39:00Z" w16du:dateUtc="2025-12-12T18:39:00Z">
          <w:r w:rsidRPr="00C673E9" w:rsidDel="0048453C">
            <w:rPr>
              <w:rFonts w:ascii="Arial" w:hAnsi="Arial" w:cs="Arial"/>
            </w:rPr>
            <w:delText>4</w:delText>
          </w:r>
        </w:del>
      </w:ins>
      <w:ins w:id="1405" w:author="Johannes Zauner" w:date="2025-12-12T20:15:00Z" w16du:dateUtc="2025-12-12T19:15:00Z">
        <w:r w:rsidR="003E211A">
          <w:rPr>
            <w:rFonts w:ascii="Arial" w:hAnsi="Arial" w:cs="Arial"/>
          </w:rPr>
          <w:t xml:space="preserve"> </w:t>
        </w:r>
      </w:ins>
    </w:p>
    <w:p w14:paraId="2022AFCB" w14:textId="77777777" w:rsidR="007C0A0D" w:rsidRDefault="007C0A0D" w:rsidP="003E211A">
      <w:pPr>
        <w:pStyle w:val="DefinitionTerm"/>
        <w:rPr>
          <w:ins w:id="1406" w:author="Johannes Zauner" w:date="2025-12-12T20:15:00Z" w16du:dateUtc="2025-12-12T19:15:00Z"/>
          <w:b w:val="0"/>
          <w:bCs/>
        </w:rPr>
      </w:pPr>
      <w:ins w:id="1407" w:author="zusammenlegung" w:date="2025-12-12T19:01:00Z" w16du:dateUtc="2025-12-12T18:01:00Z">
        <w:r w:rsidRPr="003E211A">
          <w:rPr>
            <w:b w:val="0"/>
            <w:bCs/>
            <w:rPrChange w:id="1408" w:author="Johannes Zauner" w:date="2025-12-12T20:15:00Z" w16du:dateUtc="2025-12-12T19:15:00Z">
              <w:rPr/>
            </w:rPrChange>
          </w:rPr>
          <w:t>Convert seconds to minutes</w:t>
        </w:r>
      </w:ins>
    </w:p>
    <w:p w14:paraId="79D5CC6B" w14:textId="77777777" w:rsidR="003E211A" w:rsidRPr="003E211A" w:rsidRDefault="003E211A" w:rsidP="003E211A">
      <w:pPr>
        <w:pStyle w:val="Definition"/>
        <w:rPr>
          <w:ins w:id="1409" w:author="zusammenlegung" w:date="2025-12-12T19:01:00Z" w16du:dateUtc="2025-12-12T18:01:00Z"/>
        </w:rPr>
        <w:pPrChange w:id="1410" w:author="Johannes Zauner" w:date="2025-12-12T20:15:00Z" w16du:dateUtc="2025-12-12T19:15:00Z">
          <w:pPr>
            <w:pStyle w:val="Definition"/>
            <w:spacing w:after="0"/>
          </w:pPr>
        </w:pPrChange>
      </w:pPr>
    </w:p>
    <w:tbl>
      <w:tblPr>
        <w:tblStyle w:val="Tabellenraster"/>
        <w:tblW w:w="0" w:type="auto"/>
        <w:tblLook w:val="04A0" w:firstRow="1" w:lastRow="0" w:firstColumn="1" w:lastColumn="0" w:noHBand="0" w:noVBand="1"/>
      </w:tblPr>
      <w:tblGrid>
        <w:gridCol w:w="3988"/>
        <w:gridCol w:w="1566"/>
        <w:gridCol w:w="1726"/>
        <w:gridCol w:w="1731"/>
      </w:tblGrid>
      <w:tr w:rsidR="007C0A0D" w:rsidRPr="00C673E9" w14:paraId="7F6B54B6" w14:textId="53576752" w:rsidTr="00E15100">
        <w:tc>
          <w:tcPr>
            <w:tcW w:w="2252" w:type="dxa"/>
            <w:tcBorders>
              <w:bottom w:val="single" w:sz="4" w:space="0" w:color="auto"/>
            </w:tcBorders>
            <w:vAlign w:val="bottom"/>
          </w:tcPr>
          <w:p w14:paraId="6DBEAF4C" w14:textId="77777777" w:rsidR="007C0A0D" w:rsidRPr="00C673E9" w:rsidRDefault="007C0A0D" w:rsidP="0047611C">
            <w:pPr>
              <w:pStyle w:val="ImageCaption"/>
              <w:spacing w:before="200"/>
              <w:rPr>
                <w:ins w:id="1411" w:author="zusammenlegung" w:date="2025-12-12T19:01:00Z" w16du:dateUtc="2025-12-12T18:01:00Z"/>
                <w:rFonts w:ascii="Arial" w:hAnsi="Arial" w:cs="Arial"/>
              </w:rPr>
            </w:pPr>
            <w:bookmarkStart w:id="1412" w:name="tbl-ranges"/>
            <w:ins w:id="1413" w:author="zusammenlegung" w:date="2025-12-12T19:01:00Z" w16du:dateUtc="2025-12-12T18:01:00Z">
              <w:r w:rsidRPr="00E15100">
                <w:t>Table 5: Daily duration in each viewing distance range</w:t>
              </w:r>
            </w:ins>
          </w:p>
          <w:tbl>
            <w:tblPr>
              <w:tblStyle w:val="Table"/>
              <w:tblW w:w="0" w:type="auto"/>
              <w:jc w:val="center"/>
              <w:tblCellMar>
                <w:left w:w="60" w:type="dxa"/>
                <w:right w:w="60" w:type="dxa"/>
              </w:tblCellMar>
              <w:tblLook w:val="0000" w:firstRow="0" w:lastRow="0" w:firstColumn="0" w:lastColumn="0" w:noHBand="0" w:noVBand="0"/>
            </w:tblPr>
            <w:tblGrid>
              <w:gridCol w:w="1232"/>
              <w:gridCol w:w="621"/>
              <w:gridCol w:w="954"/>
              <w:gridCol w:w="965"/>
            </w:tblGrid>
            <w:tr w:rsidR="007C0A0D" w:rsidRPr="00C673E9" w14:paraId="193EEEA1" w14:textId="77777777" w:rsidTr="00E15100">
              <w:trPr>
                <w:cantSplit/>
                <w:tblHeader/>
                <w:jc w:val="center"/>
                <w:ins w:id="1414" w:author="zusammenlegung" w:date="2025-12-12T19:01:00Z" w16du:dateUtc="2025-12-12T18:01:00Z"/>
              </w:trPr>
              <w:tc>
                <w:tcPr>
                  <w:tcW w:w="360" w:type="dxa"/>
                </w:tcPr>
                <w:p w14:paraId="4757EB6C" w14:textId="77777777" w:rsidR="007C0A0D" w:rsidRPr="00C673E9" w:rsidRDefault="007C0A0D" w:rsidP="0047611C">
                  <w:pPr>
                    <w:keepNext/>
                    <w:spacing w:after="60"/>
                    <w:jc w:val="center"/>
                    <w:rPr>
                      <w:ins w:id="1415" w:author="zusammenlegung" w:date="2025-12-12T19:01:00Z" w16du:dateUtc="2025-12-12T18:01:00Z"/>
                      <w:rFonts w:ascii="Arial" w:hAnsi="Arial" w:cs="Arial"/>
                    </w:rPr>
                  </w:pPr>
                  <w:ins w:id="1416" w:author="zusammenlegung" w:date="2025-12-12T19:01:00Z" w16du:dateUtc="2025-12-12T18:01:00Z">
                    <w:r w:rsidRPr="00C673E9">
                      <w:rPr>
                        <w:rFonts w:ascii="Arial" w:hAnsi="Arial" w:cs="Arial"/>
                      </w:rPr>
                      <w:lastRenderedPageBreak/>
                      <w:t>name</w:t>
                    </w:r>
                  </w:ins>
                </w:p>
              </w:tc>
              <w:tc>
                <w:tcPr>
                  <w:tcW w:w="360" w:type="dxa"/>
                  <w:tcBorders>
                    <w:top w:val="single" w:sz="16" w:space="0" w:color="D3D3D3"/>
                    <w:bottom w:val="single" w:sz="16" w:space="0" w:color="D3D3D3"/>
                  </w:tcBorders>
                </w:tcPr>
                <w:p w14:paraId="12EF6EF8" w14:textId="77777777" w:rsidR="007C0A0D" w:rsidRPr="00C673E9" w:rsidRDefault="007C0A0D" w:rsidP="0047611C">
                  <w:pPr>
                    <w:keepNext/>
                    <w:spacing w:after="60"/>
                    <w:jc w:val="center"/>
                    <w:rPr>
                      <w:ins w:id="1417" w:author="zusammenlegung" w:date="2025-12-12T19:01:00Z" w16du:dateUtc="2025-12-12T18:01:00Z"/>
                      <w:rFonts w:ascii="Arial" w:hAnsi="Arial" w:cs="Arial"/>
                    </w:rPr>
                  </w:pPr>
                  <w:ins w:id="1418" w:author="zusammenlegung" w:date="2025-12-12T19:01:00Z" w16du:dateUtc="2025-12-12T18:01:00Z">
                    <w:r w:rsidRPr="00C673E9">
                      <w:rPr>
                        <w:rFonts w:ascii="Arial" w:hAnsi="Arial" w:cs="Arial"/>
                      </w:rPr>
                      <w:t>Mean daily</w:t>
                    </w:r>
                  </w:ins>
                </w:p>
              </w:tc>
              <w:tc>
                <w:tcPr>
                  <w:tcW w:w="360" w:type="dxa"/>
                  <w:tcBorders>
                    <w:top w:val="single" w:sz="16" w:space="0" w:color="D3D3D3"/>
                    <w:bottom w:val="single" w:sz="16" w:space="0" w:color="D3D3D3"/>
                  </w:tcBorders>
                </w:tcPr>
                <w:p w14:paraId="0680E6AE" w14:textId="77777777" w:rsidR="007C0A0D" w:rsidRPr="00C673E9" w:rsidRDefault="007C0A0D" w:rsidP="0047611C">
                  <w:pPr>
                    <w:keepNext/>
                    <w:spacing w:after="60"/>
                    <w:jc w:val="center"/>
                    <w:rPr>
                      <w:ins w:id="1419" w:author="zusammenlegung" w:date="2025-12-12T19:01:00Z" w16du:dateUtc="2025-12-12T18:01:00Z"/>
                      <w:rFonts w:ascii="Arial" w:hAnsi="Arial" w:cs="Arial"/>
                    </w:rPr>
                  </w:pPr>
                  <w:ins w:id="1420" w:author="zusammenlegung" w:date="2025-12-12T19:01:00Z" w16du:dateUtc="2025-12-12T18:01:00Z">
                    <w:r w:rsidRPr="00C673E9">
                      <w:rPr>
                        <w:rFonts w:ascii="Arial" w:hAnsi="Arial" w:cs="Arial"/>
                      </w:rPr>
                      <w:t>Weekday</w:t>
                    </w:r>
                  </w:ins>
                </w:p>
              </w:tc>
              <w:tc>
                <w:tcPr>
                  <w:tcW w:w="360" w:type="dxa"/>
                </w:tcPr>
                <w:p w14:paraId="1A1E58BC" w14:textId="77777777" w:rsidR="007C0A0D" w:rsidRPr="00C673E9" w:rsidRDefault="007C0A0D" w:rsidP="0047611C">
                  <w:pPr>
                    <w:keepNext/>
                    <w:spacing w:after="60"/>
                    <w:jc w:val="center"/>
                    <w:rPr>
                      <w:ins w:id="1421" w:author="zusammenlegung" w:date="2025-12-12T19:01:00Z" w16du:dateUtc="2025-12-12T18:01:00Z"/>
                      <w:rFonts w:ascii="Arial" w:hAnsi="Arial" w:cs="Arial"/>
                    </w:rPr>
                  </w:pPr>
                  <w:ins w:id="1422" w:author="zusammenlegung" w:date="2025-12-12T19:01:00Z" w16du:dateUtc="2025-12-12T18:01:00Z">
                    <w:r w:rsidRPr="00C673E9">
                      <w:rPr>
                        <w:rFonts w:ascii="Arial" w:hAnsi="Arial" w:cs="Arial"/>
                      </w:rPr>
                      <w:t>Weekend</w:t>
                    </w:r>
                  </w:ins>
                </w:p>
              </w:tc>
            </w:tr>
            <w:tr w:rsidR="007C0A0D" w:rsidRPr="00C673E9" w14:paraId="1368D5C7" w14:textId="77777777" w:rsidTr="00E15100">
              <w:trPr>
                <w:cantSplit/>
                <w:jc w:val="center"/>
                <w:ins w:id="1423" w:author="zusammenlegung" w:date="2025-12-12T19:01:00Z" w16du:dateUtc="2025-12-12T18:01:00Z"/>
              </w:trPr>
              <w:tc>
                <w:tcPr>
                  <w:tcW w:w="360" w:type="dxa"/>
                </w:tcPr>
                <w:p w14:paraId="1E555129" w14:textId="77777777" w:rsidR="007C0A0D" w:rsidRPr="00C673E9" w:rsidRDefault="007C0A0D" w:rsidP="0047611C">
                  <w:pPr>
                    <w:keepNext/>
                    <w:spacing w:after="60"/>
                    <w:jc w:val="center"/>
                    <w:rPr>
                      <w:ins w:id="1424" w:author="zusammenlegung" w:date="2025-12-12T19:01:00Z" w16du:dateUtc="2025-12-12T18:01:00Z"/>
                      <w:rFonts w:ascii="Arial" w:hAnsi="Arial" w:cs="Arial"/>
                    </w:rPr>
                  </w:pPr>
                  <w:ins w:id="1425" w:author="zusammenlegung" w:date="2025-12-12T19:01:00Z" w16du:dateUtc="2025-12-12T18:01:00Z">
                    <w:r w:rsidRPr="00C673E9">
                      <w:rPr>
                        <w:rFonts w:ascii="Arial" w:hAnsi="Arial" w:cs="Arial"/>
                      </w:rPr>
                      <w:t>Far</w:t>
                    </w:r>
                  </w:ins>
                </w:p>
              </w:tc>
              <w:tc>
                <w:tcPr>
                  <w:tcW w:w="360" w:type="dxa"/>
                </w:tcPr>
                <w:p w14:paraId="4A174DFD" w14:textId="77777777" w:rsidR="007C0A0D" w:rsidRPr="00C673E9" w:rsidRDefault="007C0A0D" w:rsidP="0047611C">
                  <w:pPr>
                    <w:keepNext/>
                    <w:spacing w:after="60"/>
                    <w:jc w:val="center"/>
                    <w:rPr>
                      <w:ins w:id="1426" w:author="zusammenlegung" w:date="2025-12-12T19:01:00Z" w16du:dateUtc="2025-12-12T18:01:00Z"/>
                      <w:rFonts w:ascii="Arial" w:hAnsi="Arial" w:cs="Arial"/>
                    </w:rPr>
                  </w:pPr>
                  <w:ins w:id="1427" w:author="zusammenlegung" w:date="2025-12-12T19:01:00Z" w16du:dateUtc="2025-12-12T18:01:00Z">
                    <w:r w:rsidRPr="00C673E9">
                      <w:rPr>
                        <w:rFonts w:ascii="Arial" w:hAnsi="Arial" w:cs="Arial"/>
                      </w:rPr>
                      <w:t>16m</w:t>
                    </w:r>
                  </w:ins>
                </w:p>
              </w:tc>
              <w:tc>
                <w:tcPr>
                  <w:tcW w:w="360" w:type="dxa"/>
                </w:tcPr>
                <w:p w14:paraId="7B17B04F" w14:textId="77777777" w:rsidR="007C0A0D" w:rsidRPr="00C673E9" w:rsidRDefault="007C0A0D" w:rsidP="0047611C">
                  <w:pPr>
                    <w:keepNext/>
                    <w:spacing w:after="60"/>
                    <w:jc w:val="center"/>
                    <w:rPr>
                      <w:ins w:id="1428" w:author="zusammenlegung" w:date="2025-12-12T19:01:00Z" w16du:dateUtc="2025-12-12T18:01:00Z"/>
                      <w:rFonts w:ascii="Arial" w:hAnsi="Arial" w:cs="Arial"/>
                    </w:rPr>
                  </w:pPr>
                  <w:ins w:id="1429" w:author="zusammenlegung" w:date="2025-12-12T19:01:00Z" w16du:dateUtc="2025-12-12T18:01:00Z">
                    <w:r w:rsidRPr="00C673E9">
                      <w:rPr>
                        <w:rFonts w:ascii="Arial" w:hAnsi="Arial" w:cs="Arial"/>
                      </w:rPr>
                      <w:t>20m</w:t>
                    </w:r>
                  </w:ins>
                </w:p>
              </w:tc>
              <w:tc>
                <w:tcPr>
                  <w:tcW w:w="360" w:type="dxa"/>
                </w:tcPr>
                <w:p w14:paraId="56D3B8E4" w14:textId="77777777" w:rsidR="007C0A0D" w:rsidRPr="00C673E9" w:rsidRDefault="007C0A0D" w:rsidP="0047611C">
                  <w:pPr>
                    <w:keepNext/>
                    <w:spacing w:after="60"/>
                    <w:jc w:val="center"/>
                    <w:rPr>
                      <w:ins w:id="1430" w:author="zusammenlegung" w:date="2025-12-12T19:01:00Z" w16du:dateUtc="2025-12-12T18:01:00Z"/>
                      <w:rFonts w:ascii="Arial" w:hAnsi="Arial" w:cs="Arial"/>
                    </w:rPr>
                  </w:pPr>
                  <w:ins w:id="1431" w:author="zusammenlegung" w:date="2025-12-12T19:01:00Z" w16du:dateUtc="2025-12-12T18:01:00Z">
                    <w:r w:rsidRPr="00C673E9">
                      <w:rPr>
                        <w:rFonts w:ascii="Arial" w:hAnsi="Arial" w:cs="Arial"/>
                      </w:rPr>
                      <w:t>5m</w:t>
                    </w:r>
                  </w:ins>
                </w:p>
              </w:tc>
            </w:tr>
            <w:tr w:rsidR="007C0A0D" w:rsidRPr="00C673E9" w14:paraId="39F7C7EC" w14:textId="77777777" w:rsidTr="00E15100">
              <w:trPr>
                <w:cantSplit/>
                <w:jc w:val="center"/>
                <w:ins w:id="1432" w:author="zusammenlegung" w:date="2025-12-12T19:01:00Z" w16du:dateUtc="2025-12-12T18:01:00Z"/>
              </w:trPr>
              <w:tc>
                <w:tcPr>
                  <w:tcW w:w="360" w:type="dxa"/>
                </w:tcPr>
                <w:p w14:paraId="37DDE9B1" w14:textId="77777777" w:rsidR="007C0A0D" w:rsidRPr="00C673E9" w:rsidRDefault="007C0A0D" w:rsidP="0047611C">
                  <w:pPr>
                    <w:keepNext/>
                    <w:spacing w:after="60"/>
                    <w:jc w:val="center"/>
                    <w:rPr>
                      <w:ins w:id="1433" w:author="zusammenlegung" w:date="2025-12-12T19:01:00Z" w16du:dateUtc="2025-12-12T18:01:00Z"/>
                      <w:rFonts w:ascii="Arial" w:hAnsi="Arial" w:cs="Arial"/>
                    </w:rPr>
                  </w:pPr>
                  <w:ins w:id="1434" w:author="zusammenlegung" w:date="2025-12-12T19:01:00Z" w16du:dateUtc="2025-12-12T18:01:00Z">
                    <w:r w:rsidRPr="00C673E9">
                      <w:rPr>
                        <w:rFonts w:ascii="Arial" w:hAnsi="Arial" w:cs="Arial"/>
                      </w:rPr>
                      <w:t>Far intermediate</w:t>
                    </w:r>
                  </w:ins>
                </w:p>
              </w:tc>
              <w:tc>
                <w:tcPr>
                  <w:tcW w:w="360" w:type="dxa"/>
                </w:tcPr>
                <w:p w14:paraId="575B0032" w14:textId="77777777" w:rsidR="007C0A0D" w:rsidRPr="00C673E9" w:rsidRDefault="007C0A0D" w:rsidP="0047611C">
                  <w:pPr>
                    <w:keepNext/>
                    <w:spacing w:after="60"/>
                    <w:jc w:val="center"/>
                    <w:rPr>
                      <w:ins w:id="1435" w:author="zusammenlegung" w:date="2025-12-12T19:01:00Z" w16du:dateUtc="2025-12-12T18:01:00Z"/>
                      <w:rFonts w:ascii="Arial" w:hAnsi="Arial" w:cs="Arial"/>
                    </w:rPr>
                  </w:pPr>
                  <w:ins w:id="1436" w:author="zusammenlegung" w:date="2025-12-12T19:01:00Z" w16du:dateUtc="2025-12-12T18:01:00Z">
                    <w:r w:rsidRPr="00C673E9">
                      <w:rPr>
                        <w:rFonts w:ascii="Arial" w:hAnsi="Arial" w:cs="Arial"/>
                      </w:rPr>
                      <w:t>11m</w:t>
                    </w:r>
                  </w:ins>
                </w:p>
              </w:tc>
              <w:tc>
                <w:tcPr>
                  <w:tcW w:w="360" w:type="dxa"/>
                </w:tcPr>
                <w:p w14:paraId="59235049" w14:textId="77777777" w:rsidR="007C0A0D" w:rsidRPr="00C673E9" w:rsidRDefault="007C0A0D" w:rsidP="0047611C">
                  <w:pPr>
                    <w:keepNext/>
                    <w:spacing w:after="60"/>
                    <w:jc w:val="center"/>
                    <w:rPr>
                      <w:ins w:id="1437" w:author="zusammenlegung" w:date="2025-12-12T19:01:00Z" w16du:dateUtc="2025-12-12T18:01:00Z"/>
                      <w:rFonts w:ascii="Arial" w:hAnsi="Arial" w:cs="Arial"/>
                    </w:rPr>
                  </w:pPr>
                  <w:ins w:id="1438" w:author="zusammenlegung" w:date="2025-12-12T19:01:00Z" w16du:dateUtc="2025-12-12T18:01:00Z">
                    <w:r w:rsidRPr="00C673E9">
                      <w:rPr>
                        <w:rFonts w:ascii="Arial" w:hAnsi="Arial" w:cs="Arial"/>
                      </w:rPr>
                      <w:t>14m</w:t>
                    </w:r>
                  </w:ins>
                </w:p>
              </w:tc>
              <w:tc>
                <w:tcPr>
                  <w:tcW w:w="360" w:type="dxa"/>
                </w:tcPr>
                <w:p w14:paraId="3ACBDD5B" w14:textId="77777777" w:rsidR="007C0A0D" w:rsidRPr="00C673E9" w:rsidRDefault="007C0A0D" w:rsidP="0047611C">
                  <w:pPr>
                    <w:keepNext/>
                    <w:spacing w:after="60"/>
                    <w:jc w:val="center"/>
                    <w:rPr>
                      <w:ins w:id="1439" w:author="zusammenlegung" w:date="2025-12-12T19:01:00Z" w16du:dateUtc="2025-12-12T18:01:00Z"/>
                      <w:rFonts w:ascii="Arial" w:hAnsi="Arial" w:cs="Arial"/>
                    </w:rPr>
                  </w:pPr>
                  <w:ins w:id="1440" w:author="zusammenlegung" w:date="2025-12-12T19:01:00Z" w16du:dateUtc="2025-12-12T18:01:00Z">
                    <w:r w:rsidRPr="00C673E9">
                      <w:rPr>
                        <w:rFonts w:ascii="Arial" w:hAnsi="Arial" w:cs="Arial"/>
                      </w:rPr>
                      <w:t>2m</w:t>
                    </w:r>
                  </w:ins>
                </w:p>
              </w:tc>
            </w:tr>
            <w:tr w:rsidR="007C0A0D" w:rsidRPr="00C673E9" w14:paraId="08302169" w14:textId="77777777" w:rsidTr="00E15100">
              <w:trPr>
                <w:cantSplit/>
                <w:jc w:val="center"/>
                <w:ins w:id="1441" w:author="zusammenlegung" w:date="2025-12-12T19:01:00Z" w16du:dateUtc="2025-12-12T18:01:00Z"/>
              </w:trPr>
              <w:tc>
                <w:tcPr>
                  <w:tcW w:w="360" w:type="dxa"/>
                </w:tcPr>
                <w:p w14:paraId="71BD76BB" w14:textId="77777777" w:rsidR="007C0A0D" w:rsidRPr="00C673E9" w:rsidRDefault="007C0A0D" w:rsidP="0047611C">
                  <w:pPr>
                    <w:keepNext/>
                    <w:spacing w:after="60"/>
                    <w:jc w:val="center"/>
                    <w:rPr>
                      <w:ins w:id="1442" w:author="zusammenlegung" w:date="2025-12-12T19:01:00Z" w16du:dateUtc="2025-12-12T18:01:00Z"/>
                      <w:rFonts w:ascii="Arial" w:hAnsi="Arial" w:cs="Arial"/>
                    </w:rPr>
                  </w:pPr>
                  <w:ins w:id="1443" w:author="zusammenlegung" w:date="2025-12-12T19:01:00Z" w16du:dateUtc="2025-12-12T18:01:00Z">
                    <w:r w:rsidRPr="00C673E9">
                      <w:rPr>
                        <w:rFonts w:ascii="Arial" w:hAnsi="Arial" w:cs="Arial"/>
                      </w:rPr>
                      <w:t>Moderately intermediate</w:t>
                    </w:r>
                  </w:ins>
                </w:p>
              </w:tc>
              <w:tc>
                <w:tcPr>
                  <w:tcW w:w="360" w:type="dxa"/>
                </w:tcPr>
                <w:p w14:paraId="0C80E783" w14:textId="77777777" w:rsidR="007C0A0D" w:rsidRPr="00C673E9" w:rsidRDefault="007C0A0D" w:rsidP="0047611C">
                  <w:pPr>
                    <w:keepNext/>
                    <w:spacing w:after="60"/>
                    <w:jc w:val="center"/>
                    <w:rPr>
                      <w:ins w:id="1444" w:author="zusammenlegung" w:date="2025-12-12T19:01:00Z" w16du:dateUtc="2025-12-12T18:01:00Z"/>
                      <w:rFonts w:ascii="Arial" w:hAnsi="Arial" w:cs="Arial"/>
                    </w:rPr>
                  </w:pPr>
                  <w:ins w:id="1445" w:author="zusammenlegung" w:date="2025-12-12T19:01:00Z" w16du:dateUtc="2025-12-12T18:01:00Z">
                    <w:r w:rsidRPr="00C673E9">
                      <w:rPr>
                        <w:rFonts w:ascii="Arial" w:hAnsi="Arial" w:cs="Arial"/>
                      </w:rPr>
                      <w:t>5m</w:t>
                    </w:r>
                  </w:ins>
                </w:p>
              </w:tc>
              <w:tc>
                <w:tcPr>
                  <w:tcW w:w="360" w:type="dxa"/>
                </w:tcPr>
                <w:p w14:paraId="483E3E91" w14:textId="77777777" w:rsidR="007C0A0D" w:rsidRPr="00C673E9" w:rsidRDefault="007C0A0D" w:rsidP="0047611C">
                  <w:pPr>
                    <w:keepNext/>
                    <w:spacing w:after="60"/>
                    <w:jc w:val="center"/>
                    <w:rPr>
                      <w:ins w:id="1446" w:author="zusammenlegung" w:date="2025-12-12T19:01:00Z" w16du:dateUtc="2025-12-12T18:01:00Z"/>
                      <w:rFonts w:ascii="Arial" w:hAnsi="Arial" w:cs="Arial"/>
                    </w:rPr>
                  </w:pPr>
                  <w:ins w:id="1447" w:author="zusammenlegung" w:date="2025-12-12T19:01:00Z" w16du:dateUtc="2025-12-12T18:01:00Z">
                    <w:r w:rsidRPr="00C673E9">
                      <w:rPr>
                        <w:rFonts w:ascii="Arial" w:hAnsi="Arial" w:cs="Arial"/>
                      </w:rPr>
                      <w:t>6m</w:t>
                    </w:r>
                  </w:ins>
                </w:p>
              </w:tc>
              <w:tc>
                <w:tcPr>
                  <w:tcW w:w="360" w:type="dxa"/>
                </w:tcPr>
                <w:p w14:paraId="16F32070" w14:textId="77777777" w:rsidR="007C0A0D" w:rsidRPr="00C673E9" w:rsidRDefault="007C0A0D" w:rsidP="0047611C">
                  <w:pPr>
                    <w:keepNext/>
                    <w:spacing w:after="60"/>
                    <w:jc w:val="center"/>
                    <w:rPr>
                      <w:ins w:id="1448" w:author="zusammenlegung" w:date="2025-12-12T19:01:00Z" w16du:dateUtc="2025-12-12T18:01:00Z"/>
                      <w:rFonts w:ascii="Arial" w:hAnsi="Arial" w:cs="Arial"/>
                    </w:rPr>
                  </w:pPr>
                  <w:ins w:id="1449" w:author="zusammenlegung" w:date="2025-12-12T19:01:00Z" w16du:dateUtc="2025-12-12T18:01:00Z">
                    <w:r w:rsidRPr="00C673E9">
                      <w:rPr>
                        <w:rFonts w:ascii="Arial" w:hAnsi="Arial" w:cs="Arial"/>
                      </w:rPr>
                      <w:t>3m</w:t>
                    </w:r>
                  </w:ins>
                </w:p>
              </w:tc>
            </w:tr>
            <w:tr w:rsidR="007C0A0D" w:rsidRPr="00C673E9" w14:paraId="61172B56" w14:textId="77777777" w:rsidTr="00E15100">
              <w:trPr>
                <w:cantSplit/>
                <w:jc w:val="center"/>
                <w:ins w:id="1450" w:author="zusammenlegung" w:date="2025-12-12T19:01:00Z" w16du:dateUtc="2025-12-12T18:01:00Z"/>
              </w:trPr>
              <w:tc>
                <w:tcPr>
                  <w:tcW w:w="360" w:type="dxa"/>
                </w:tcPr>
                <w:p w14:paraId="397E7FE1" w14:textId="77777777" w:rsidR="007C0A0D" w:rsidRPr="00C673E9" w:rsidRDefault="007C0A0D" w:rsidP="0047611C">
                  <w:pPr>
                    <w:keepNext/>
                    <w:spacing w:after="60"/>
                    <w:jc w:val="center"/>
                    <w:rPr>
                      <w:ins w:id="1451" w:author="zusammenlegung" w:date="2025-12-12T19:01:00Z" w16du:dateUtc="2025-12-12T18:01:00Z"/>
                      <w:rFonts w:ascii="Arial" w:hAnsi="Arial" w:cs="Arial"/>
                    </w:rPr>
                  </w:pPr>
                  <w:ins w:id="1452" w:author="zusammenlegung" w:date="2025-12-12T19:01:00Z" w16du:dateUtc="2025-12-12T18:01:00Z">
                    <w:r w:rsidRPr="00C673E9">
                      <w:rPr>
                        <w:rFonts w:ascii="Arial" w:hAnsi="Arial" w:cs="Arial"/>
                      </w:rPr>
                      <w:t>Intermediate</w:t>
                    </w:r>
                  </w:ins>
                </w:p>
              </w:tc>
              <w:tc>
                <w:tcPr>
                  <w:tcW w:w="360" w:type="dxa"/>
                </w:tcPr>
                <w:p w14:paraId="44FCA032" w14:textId="77777777" w:rsidR="007C0A0D" w:rsidRPr="00C673E9" w:rsidRDefault="007C0A0D" w:rsidP="0047611C">
                  <w:pPr>
                    <w:keepNext/>
                    <w:spacing w:after="60"/>
                    <w:jc w:val="center"/>
                    <w:rPr>
                      <w:ins w:id="1453" w:author="zusammenlegung" w:date="2025-12-12T19:01:00Z" w16du:dateUtc="2025-12-12T18:01:00Z"/>
                      <w:rFonts w:ascii="Arial" w:hAnsi="Arial" w:cs="Arial"/>
                    </w:rPr>
                  </w:pPr>
                  <w:ins w:id="1454" w:author="zusammenlegung" w:date="2025-12-12T19:01:00Z" w16du:dateUtc="2025-12-12T18:01:00Z">
                    <w:r w:rsidRPr="00C673E9">
                      <w:rPr>
                        <w:rFonts w:ascii="Arial" w:hAnsi="Arial" w:cs="Arial"/>
                      </w:rPr>
                      <w:t>4m</w:t>
                    </w:r>
                  </w:ins>
                </w:p>
              </w:tc>
              <w:tc>
                <w:tcPr>
                  <w:tcW w:w="360" w:type="dxa"/>
                </w:tcPr>
                <w:p w14:paraId="2A9A869E" w14:textId="77777777" w:rsidR="007C0A0D" w:rsidRPr="00C673E9" w:rsidRDefault="007C0A0D" w:rsidP="0047611C">
                  <w:pPr>
                    <w:keepNext/>
                    <w:spacing w:after="60"/>
                    <w:jc w:val="center"/>
                    <w:rPr>
                      <w:ins w:id="1455" w:author="zusammenlegung" w:date="2025-12-12T19:01:00Z" w16du:dateUtc="2025-12-12T18:01:00Z"/>
                      <w:rFonts w:ascii="Arial" w:hAnsi="Arial" w:cs="Arial"/>
                    </w:rPr>
                  </w:pPr>
                  <w:ins w:id="1456" w:author="zusammenlegung" w:date="2025-12-12T19:01:00Z" w16du:dateUtc="2025-12-12T18:01:00Z">
                    <w:r w:rsidRPr="00C673E9">
                      <w:rPr>
                        <w:rFonts w:ascii="Arial" w:hAnsi="Arial" w:cs="Arial"/>
                      </w:rPr>
                      <w:t>6m</w:t>
                    </w:r>
                  </w:ins>
                </w:p>
              </w:tc>
              <w:tc>
                <w:tcPr>
                  <w:tcW w:w="360" w:type="dxa"/>
                </w:tcPr>
                <w:p w14:paraId="052B16D2" w14:textId="77777777" w:rsidR="007C0A0D" w:rsidRPr="00C673E9" w:rsidRDefault="007C0A0D" w:rsidP="0047611C">
                  <w:pPr>
                    <w:keepNext/>
                    <w:spacing w:after="60"/>
                    <w:jc w:val="center"/>
                    <w:rPr>
                      <w:ins w:id="1457" w:author="zusammenlegung" w:date="2025-12-12T19:01:00Z" w16du:dateUtc="2025-12-12T18:01:00Z"/>
                      <w:rFonts w:ascii="Arial" w:hAnsi="Arial" w:cs="Arial"/>
                    </w:rPr>
                  </w:pPr>
                  <w:ins w:id="1458" w:author="zusammenlegung" w:date="2025-12-12T19:01:00Z" w16du:dateUtc="2025-12-12T18:01:00Z">
                    <w:r w:rsidRPr="00C673E9">
                      <w:rPr>
                        <w:rFonts w:ascii="Arial" w:hAnsi="Arial" w:cs="Arial"/>
                      </w:rPr>
                      <w:t>1m</w:t>
                    </w:r>
                  </w:ins>
                </w:p>
              </w:tc>
            </w:tr>
            <w:tr w:rsidR="007C0A0D" w:rsidRPr="00C673E9" w14:paraId="5A150C7E" w14:textId="77777777" w:rsidTr="00E15100">
              <w:trPr>
                <w:cantSplit/>
                <w:jc w:val="center"/>
                <w:ins w:id="1459" w:author="zusammenlegung" w:date="2025-12-12T19:01:00Z" w16du:dateUtc="2025-12-12T18:01:00Z"/>
              </w:trPr>
              <w:tc>
                <w:tcPr>
                  <w:tcW w:w="360" w:type="dxa"/>
                </w:tcPr>
                <w:p w14:paraId="50E67329" w14:textId="77777777" w:rsidR="007C0A0D" w:rsidRPr="00C673E9" w:rsidRDefault="007C0A0D" w:rsidP="0047611C">
                  <w:pPr>
                    <w:keepNext/>
                    <w:spacing w:after="60"/>
                    <w:jc w:val="center"/>
                    <w:rPr>
                      <w:ins w:id="1460" w:author="zusammenlegung" w:date="2025-12-12T19:01:00Z" w16du:dateUtc="2025-12-12T18:01:00Z"/>
                      <w:rFonts w:ascii="Arial" w:hAnsi="Arial" w:cs="Arial"/>
                    </w:rPr>
                  </w:pPr>
                  <w:ins w:id="1461" w:author="zusammenlegung" w:date="2025-12-12T19:01:00Z" w16du:dateUtc="2025-12-12T18:01:00Z">
                    <w:r w:rsidRPr="00C673E9">
                      <w:rPr>
                        <w:rFonts w:ascii="Arial" w:hAnsi="Arial" w:cs="Arial"/>
                      </w:rPr>
                      <w:t>Near intermediate</w:t>
                    </w:r>
                  </w:ins>
                </w:p>
              </w:tc>
              <w:tc>
                <w:tcPr>
                  <w:tcW w:w="360" w:type="dxa"/>
                </w:tcPr>
                <w:p w14:paraId="33DCBB78" w14:textId="77777777" w:rsidR="007C0A0D" w:rsidRPr="00C673E9" w:rsidRDefault="007C0A0D" w:rsidP="0047611C">
                  <w:pPr>
                    <w:keepNext/>
                    <w:spacing w:after="60"/>
                    <w:jc w:val="center"/>
                    <w:rPr>
                      <w:ins w:id="1462" w:author="zusammenlegung" w:date="2025-12-12T19:01:00Z" w16du:dateUtc="2025-12-12T18:01:00Z"/>
                      <w:rFonts w:ascii="Arial" w:hAnsi="Arial" w:cs="Arial"/>
                    </w:rPr>
                  </w:pPr>
                  <w:ins w:id="1463" w:author="zusammenlegung" w:date="2025-12-12T19:01:00Z" w16du:dateUtc="2025-12-12T18:01:00Z">
                    <w:r w:rsidRPr="00C673E9">
                      <w:rPr>
                        <w:rFonts w:ascii="Arial" w:hAnsi="Arial" w:cs="Arial"/>
                      </w:rPr>
                      <w:t>7m</w:t>
                    </w:r>
                  </w:ins>
                </w:p>
              </w:tc>
              <w:tc>
                <w:tcPr>
                  <w:tcW w:w="360" w:type="dxa"/>
                </w:tcPr>
                <w:p w14:paraId="3610C0B0" w14:textId="77777777" w:rsidR="007C0A0D" w:rsidRPr="00C673E9" w:rsidRDefault="007C0A0D" w:rsidP="0047611C">
                  <w:pPr>
                    <w:keepNext/>
                    <w:spacing w:after="60"/>
                    <w:jc w:val="center"/>
                    <w:rPr>
                      <w:ins w:id="1464" w:author="zusammenlegung" w:date="2025-12-12T19:01:00Z" w16du:dateUtc="2025-12-12T18:01:00Z"/>
                      <w:rFonts w:ascii="Arial" w:hAnsi="Arial" w:cs="Arial"/>
                    </w:rPr>
                  </w:pPr>
                  <w:ins w:id="1465" w:author="zusammenlegung" w:date="2025-12-12T19:01:00Z" w16du:dateUtc="2025-12-12T18:01:00Z">
                    <w:r w:rsidRPr="00C673E9">
                      <w:rPr>
                        <w:rFonts w:ascii="Arial" w:hAnsi="Arial" w:cs="Arial"/>
                      </w:rPr>
                      <w:t>7m</w:t>
                    </w:r>
                  </w:ins>
                </w:p>
              </w:tc>
              <w:tc>
                <w:tcPr>
                  <w:tcW w:w="360" w:type="dxa"/>
                </w:tcPr>
                <w:p w14:paraId="3BBCEE77" w14:textId="77777777" w:rsidR="007C0A0D" w:rsidRPr="00C673E9" w:rsidRDefault="007C0A0D" w:rsidP="0047611C">
                  <w:pPr>
                    <w:keepNext/>
                    <w:spacing w:after="60"/>
                    <w:jc w:val="center"/>
                    <w:rPr>
                      <w:ins w:id="1466" w:author="zusammenlegung" w:date="2025-12-12T19:01:00Z" w16du:dateUtc="2025-12-12T18:01:00Z"/>
                      <w:rFonts w:ascii="Arial" w:hAnsi="Arial" w:cs="Arial"/>
                    </w:rPr>
                  </w:pPr>
                  <w:ins w:id="1467" w:author="zusammenlegung" w:date="2025-12-12T19:01:00Z" w16du:dateUtc="2025-12-12T18:01:00Z">
                    <w:r w:rsidRPr="00C673E9">
                      <w:rPr>
                        <w:rFonts w:ascii="Arial" w:hAnsi="Arial" w:cs="Arial"/>
                      </w:rPr>
                      <w:t>8m</w:t>
                    </w:r>
                  </w:ins>
                </w:p>
              </w:tc>
            </w:tr>
            <w:tr w:rsidR="007C0A0D" w:rsidRPr="00C673E9" w14:paraId="39A52F3F" w14:textId="77777777" w:rsidTr="00E15100">
              <w:trPr>
                <w:cantSplit/>
                <w:jc w:val="center"/>
                <w:ins w:id="1468" w:author="zusammenlegung" w:date="2025-12-12T19:01:00Z" w16du:dateUtc="2025-12-12T18:01:00Z"/>
              </w:trPr>
              <w:tc>
                <w:tcPr>
                  <w:tcW w:w="360" w:type="dxa"/>
                </w:tcPr>
                <w:p w14:paraId="748D1FA0" w14:textId="77777777" w:rsidR="007C0A0D" w:rsidRPr="00C673E9" w:rsidRDefault="007C0A0D" w:rsidP="0047611C">
                  <w:pPr>
                    <w:keepNext/>
                    <w:spacing w:after="60"/>
                    <w:jc w:val="center"/>
                    <w:rPr>
                      <w:ins w:id="1469" w:author="zusammenlegung" w:date="2025-12-12T19:01:00Z" w16du:dateUtc="2025-12-12T18:01:00Z"/>
                      <w:rFonts w:ascii="Arial" w:hAnsi="Arial" w:cs="Arial"/>
                    </w:rPr>
                  </w:pPr>
                  <w:ins w:id="1470" w:author="zusammenlegung" w:date="2025-12-12T19:01:00Z" w16du:dateUtc="2025-12-12T18:01:00Z">
                    <w:r w:rsidRPr="00C673E9">
                      <w:rPr>
                        <w:rFonts w:ascii="Arial" w:hAnsi="Arial" w:cs="Arial"/>
                      </w:rPr>
                      <w:t>Moderately near</w:t>
                    </w:r>
                  </w:ins>
                </w:p>
              </w:tc>
              <w:tc>
                <w:tcPr>
                  <w:tcW w:w="360" w:type="dxa"/>
                </w:tcPr>
                <w:p w14:paraId="650345DE" w14:textId="77777777" w:rsidR="007C0A0D" w:rsidRPr="00C673E9" w:rsidRDefault="007C0A0D" w:rsidP="0047611C">
                  <w:pPr>
                    <w:keepNext/>
                    <w:spacing w:after="60"/>
                    <w:jc w:val="center"/>
                    <w:rPr>
                      <w:ins w:id="1471" w:author="zusammenlegung" w:date="2025-12-12T19:01:00Z" w16du:dateUtc="2025-12-12T18:01:00Z"/>
                      <w:rFonts w:ascii="Arial" w:hAnsi="Arial" w:cs="Arial"/>
                    </w:rPr>
                  </w:pPr>
                  <w:ins w:id="1472" w:author="zusammenlegung" w:date="2025-12-12T19:01:00Z" w16du:dateUtc="2025-12-12T18:01:00Z">
                    <w:r w:rsidRPr="00C673E9">
                      <w:rPr>
                        <w:rFonts w:ascii="Arial" w:hAnsi="Arial" w:cs="Arial"/>
                      </w:rPr>
                      <w:t>13m</w:t>
                    </w:r>
                  </w:ins>
                </w:p>
              </w:tc>
              <w:tc>
                <w:tcPr>
                  <w:tcW w:w="360" w:type="dxa"/>
                </w:tcPr>
                <w:p w14:paraId="499C4285" w14:textId="77777777" w:rsidR="007C0A0D" w:rsidRPr="00C673E9" w:rsidRDefault="007C0A0D" w:rsidP="0047611C">
                  <w:pPr>
                    <w:keepNext/>
                    <w:spacing w:after="60"/>
                    <w:jc w:val="center"/>
                    <w:rPr>
                      <w:ins w:id="1473" w:author="zusammenlegung" w:date="2025-12-12T19:01:00Z" w16du:dateUtc="2025-12-12T18:01:00Z"/>
                      <w:rFonts w:ascii="Arial" w:hAnsi="Arial" w:cs="Arial"/>
                    </w:rPr>
                  </w:pPr>
                  <w:ins w:id="1474" w:author="zusammenlegung" w:date="2025-12-12T19:01:00Z" w16du:dateUtc="2025-12-12T18:01:00Z">
                    <w:r w:rsidRPr="00C673E9">
                      <w:rPr>
                        <w:rFonts w:ascii="Arial" w:hAnsi="Arial" w:cs="Arial"/>
                      </w:rPr>
                      <w:t>16m</w:t>
                    </w:r>
                  </w:ins>
                </w:p>
              </w:tc>
              <w:tc>
                <w:tcPr>
                  <w:tcW w:w="360" w:type="dxa"/>
                </w:tcPr>
                <w:p w14:paraId="0AB0BF3D" w14:textId="77777777" w:rsidR="007C0A0D" w:rsidRPr="00C673E9" w:rsidRDefault="007C0A0D" w:rsidP="0047611C">
                  <w:pPr>
                    <w:keepNext/>
                    <w:spacing w:after="60"/>
                    <w:jc w:val="center"/>
                    <w:rPr>
                      <w:ins w:id="1475" w:author="zusammenlegung" w:date="2025-12-12T19:01:00Z" w16du:dateUtc="2025-12-12T18:01:00Z"/>
                      <w:rFonts w:ascii="Arial" w:hAnsi="Arial" w:cs="Arial"/>
                    </w:rPr>
                  </w:pPr>
                  <w:ins w:id="1476" w:author="zusammenlegung" w:date="2025-12-12T19:01:00Z" w16du:dateUtc="2025-12-12T18:01:00Z">
                    <w:r w:rsidRPr="00C673E9">
                      <w:rPr>
                        <w:rFonts w:ascii="Arial" w:hAnsi="Arial" w:cs="Arial"/>
                      </w:rPr>
                      <w:t>5m</w:t>
                    </w:r>
                  </w:ins>
                </w:p>
              </w:tc>
            </w:tr>
            <w:tr w:rsidR="007C0A0D" w:rsidRPr="00C673E9" w14:paraId="53753821" w14:textId="77777777" w:rsidTr="00E15100">
              <w:trPr>
                <w:cantSplit/>
                <w:jc w:val="center"/>
                <w:ins w:id="1477" w:author="zusammenlegung" w:date="2025-12-12T19:01:00Z" w16du:dateUtc="2025-12-12T18:01:00Z"/>
              </w:trPr>
              <w:tc>
                <w:tcPr>
                  <w:tcW w:w="360" w:type="dxa"/>
                </w:tcPr>
                <w:p w14:paraId="1112648C" w14:textId="77777777" w:rsidR="007C0A0D" w:rsidRPr="00C673E9" w:rsidRDefault="007C0A0D" w:rsidP="0047611C">
                  <w:pPr>
                    <w:keepNext/>
                    <w:spacing w:after="60"/>
                    <w:jc w:val="center"/>
                    <w:rPr>
                      <w:ins w:id="1478" w:author="zusammenlegung" w:date="2025-12-12T19:01:00Z" w16du:dateUtc="2025-12-12T18:01:00Z"/>
                      <w:rFonts w:ascii="Arial" w:hAnsi="Arial" w:cs="Arial"/>
                    </w:rPr>
                  </w:pPr>
                  <w:ins w:id="1479" w:author="zusammenlegung" w:date="2025-12-12T19:01:00Z" w16du:dateUtc="2025-12-12T18:01:00Z">
                    <w:r w:rsidRPr="00C673E9">
                      <w:rPr>
                        <w:rFonts w:ascii="Arial" w:hAnsi="Arial" w:cs="Arial"/>
                      </w:rPr>
                      <w:t>Near</w:t>
                    </w:r>
                  </w:ins>
                </w:p>
              </w:tc>
              <w:tc>
                <w:tcPr>
                  <w:tcW w:w="360" w:type="dxa"/>
                </w:tcPr>
                <w:p w14:paraId="09A80E7A" w14:textId="77777777" w:rsidR="007C0A0D" w:rsidRPr="00C673E9" w:rsidRDefault="007C0A0D" w:rsidP="0047611C">
                  <w:pPr>
                    <w:keepNext/>
                    <w:spacing w:after="60"/>
                    <w:jc w:val="center"/>
                    <w:rPr>
                      <w:ins w:id="1480" w:author="zusammenlegung" w:date="2025-12-12T19:01:00Z" w16du:dateUtc="2025-12-12T18:01:00Z"/>
                      <w:rFonts w:ascii="Arial" w:hAnsi="Arial" w:cs="Arial"/>
                    </w:rPr>
                  </w:pPr>
                  <w:ins w:id="1481" w:author="zusammenlegung" w:date="2025-12-12T19:01:00Z" w16du:dateUtc="2025-12-12T18:01:00Z">
                    <w:r w:rsidRPr="00C673E9">
                      <w:rPr>
                        <w:rFonts w:ascii="Arial" w:hAnsi="Arial" w:cs="Arial"/>
                      </w:rPr>
                      <w:t>27m</w:t>
                    </w:r>
                  </w:ins>
                </w:p>
              </w:tc>
              <w:tc>
                <w:tcPr>
                  <w:tcW w:w="360" w:type="dxa"/>
                </w:tcPr>
                <w:p w14:paraId="0F4019F7" w14:textId="77777777" w:rsidR="007C0A0D" w:rsidRPr="00C673E9" w:rsidRDefault="007C0A0D" w:rsidP="0047611C">
                  <w:pPr>
                    <w:keepNext/>
                    <w:spacing w:after="60"/>
                    <w:jc w:val="center"/>
                    <w:rPr>
                      <w:ins w:id="1482" w:author="zusammenlegung" w:date="2025-12-12T19:01:00Z" w16du:dateUtc="2025-12-12T18:01:00Z"/>
                      <w:rFonts w:ascii="Arial" w:hAnsi="Arial" w:cs="Arial"/>
                    </w:rPr>
                  </w:pPr>
                  <w:ins w:id="1483" w:author="zusammenlegung" w:date="2025-12-12T19:01:00Z" w16du:dateUtc="2025-12-12T18:01:00Z">
                    <w:r w:rsidRPr="00C673E9">
                      <w:rPr>
                        <w:rFonts w:ascii="Arial" w:hAnsi="Arial" w:cs="Arial"/>
                      </w:rPr>
                      <w:t>36m</w:t>
                    </w:r>
                  </w:ins>
                </w:p>
              </w:tc>
              <w:tc>
                <w:tcPr>
                  <w:tcW w:w="360" w:type="dxa"/>
                </w:tcPr>
                <w:p w14:paraId="2930E2B0" w14:textId="77777777" w:rsidR="007C0A0D" w:rsidRPr="00C673E9" w:rsidRDefault="007C0A0D" w:rsidP="0047611C">
                  <w:pPr>
                    <w:keepNext/>
                    <w:spacing w:after="60"/>
                    <w:jc w:val="center"/>
                    <w:rPr>
                      <w:ins w:id="1484" w:author="zusammenlegung" w:date="2025-12-12T19:01:00Z" w16du:dateUtc="2025-12-12T18:01:00Z"/>
                      <w:rFonts w:ascii="Arial" w:hAnsi="Arial" w:cs="Arial"/>
                    </w:rPr>
                  </w:pPr>
                  <w:ins w:id="1485" w:author="zusammenlegung" w:date="2025-12-12T19:01:00Z" w16du:dateUtc="2025-12-12T18:01:00Z">
                    <w:r w:rsidRPr="00C673E9">
                      <w:rPr>
                        <w:rFonts w:ascii="Arial" w:hAnsi="Arial" w:cs="Arial"/>
                      </w:rPr>
                      <w:t>5m</w:t>
                    </w:r>
                  </w:ins>
                </w:p>
              </w:tc>
            </w:tr>
            <w:tr w:rsidR="007C0A0D" w:rsidRPr="00C673E9" w14:paraId="675F17A1" w14:textId="77777777" w:rsidTr="00E15100">
              <w:trPr>
                <w:cantSplit/>
                <w:jc w:val="center"/>
                <w:ins w:id="1486" w:author="zusammenlegung" w:date="2025-12-12T19:01:00Z" w16du:dateUtc="2025-12-12T18:01:00Z"/>
              </w:trPr>
              <w:tc>
                <w:tcPr>
                  <w:tcW w:w="360" w:type="dxa"/>
                </w:tcPr>
                <w:p w14:paraId="52F71AAF" w14:textId="77777777" w:rsidR="007C0A0D" w:rsidRPr="00C673E9" w:rsidRDefault="007C0A0D" w:rsidP="0047611C">
                  <w:pPr>
                    <w:keepNext/>
                    <w:spacing w:after="60"/>
                    <w:jc w:val="center"/>
                    <w:rPr>
                      <w:ins w:id="1487" w:author="zusammenlegung" w:date="2025-12-12T19:01:00Z" w16du:dateUtc="2025-12-12T18:01:00Z"/>
                      <w:rFonts w:ascii="Arial" w:hAnsi="Arial" w:cs="Arial"/>
                    </w:rPr>
                  </w:pPr>
                  <w:ins w:id="1488" w:author="zusammenlegung" w:date="2025-12-12T19:01:00Z" w16du:dateUtc="2025-12-12T18:01:00Z">
                    <w:r w:rsidRPr="00C673E9">
                      <w:rPr>
                        <w:rFonts w:ascii="Arial" w:hAnsi="Arial" w:cs="Arial"/>
                      </w:rPr>
                      <w:t>Fairly near</w:t>
                    </w:r>
                  </w:ins>
                </w:p>
              </w:tc>
              <w:tc>
                <w:tcPr>
                  <w:tcW w:w="360" w:type="dxa"/>
                </w:tcPr>
                <w:p w14:paraId="6CC79D76" w14:textId="77777777" w:rsidR="007C0A0D" w:rsidRPr="00C673E9" w:rsidRDefault="007C0A0D" w:rsidP="0047611C">
                  <w:pPr>
                    <w:keepNext/>
                    <w:spacing w:after="60"/>
                    <w:jc w:val="center"/>
                    <w:rPr>
                      <w:ins w:id="1489" w:author="zusammenlegung" w:date="2025-12-12T19:01:00Z" w16du:dateUtc="2025-12-12T18:01:00Z"/>
                      <w:rFonts w:ascii="Arial" w:hAnsi="Arial" w:cs="Arial"/>
                    </w:rPr>
                  </w:pPr>
                  <w:ins w:id="1490" w:author="zusammenlegung" w:date="2025-12-12T19:01:00Z" w16du:dateUtc="2025-12-12T18:01:00Z">
                    <w:r w:rsidRPr="00C673E9">
                      <w:rPr>
                        <w:rFonts w:ascii="Arial" w:hAnsi="Arial" w:cs="Arial"/>
                      </w:rPr>
                      <w:t>46m</w:t>
                    </w:r>
                  </w:ins>
                </w:p>
              </w:tc>
              <w:tc>
                <w:tcPr>
                  <w:tcW w:w="360" w:type="dxa"/>
                </w:tcPr>
                <w:p w14:paraId="40F0BBAB" w14:textId="77777777" w:rsidR="007C0A0D" w:rsidRPr="00C673E9" w:rsidRDefault="007C0A0D" w:rsidP="0047611C">
                  <w:pPr>
                    <w:keepNext/>
                    <w:spacing w:after="60"/>
                    <w:jc w:val="center"/>
                    <w:rPr>
                      <w:ins w:id="1491" w:author="zusammenlegung" w:date="2025-12-12T19:01:00Z" w16du:dateUtc="2025-12-12T18:01:00Z"/>
                      <w:rFonts w:ascii="Arial" w:hAnsi="Arial" w:cs="Arial"/>
                    </w:rPr>
                  </w:pPr>
                  <w:ins w:id="1492" w:author="zusammenlegung" w:date="2025-12-12T19:01:00Z" w16du:dateUtc="2025-12-12T18:01:00Z">
                    <w:r w:rsidRPr="00C673E9">
                      <w:rPr>
                        <w:rFonts w:ascii="Arial" w:hAnsi="Arial" w:cs="Arial"/>
                      </w:rPr>
                      <w:t>60m</w:t>
                    </w:r>
                  </w:ins>
                </w:p>
              </w:tc>
              <w:tc>
                <w:tcPr>
                  <w:tcW w:w="360" w:type="dxa"/>
                </w:tcPr>
                <w:p w14:paraId="6E5C5613" w14:textId="77777777" w:rsidR="007C0A0D" w:rsidRPr="00C673E9" w:rsidRDefault="007C0A0D" w:rsidP="0047611C">
                  <w:pPr>
                    <w:keepNext/>
                    <w:spacing w:after="60"/>
                    <w:jc w:val="center"/>
                    <w:rPr>
                      <w:ins w:id="1493" w:author="zusammenlegung" w:date="2025-12-12T19:01:00Z" w16du:dateUtc="2025-12-12T18:01:00Z"/>
                      <w:rFonts w:ascii="Arial" w:hAnsi="Arial" w:cs="Arial"/>
                    </w:rPr>
                  </w:pPr>
                  <w:ins w:id="1494" w:author="zusammenlegung" w:date="2025-12-12T19:01:00Z" w16du:dateUtc="2025-12-12T18:01:00Z">
                    <w:r w:rsidRPr="00C673E9">
                      <w:rPr>
                        <w:rFonts w:ascii="Arial" w:hAnsi="Arial" w:cs="Arial"/>
                      </w:rPr>
                      <w:t>12m</w:t>
                    </w:r>
                  </w:ins>
                </w:p>
              </w:tc>
            </w:tr>
            <w:tr w:rsidR="007C0A0D" w:rsidRPr="00C673E9" w14:paraId="6F84E137" w14:textId="77777777" w:rsidTr="00E15100">
              <w:trPr>
                <w:cantSplit/>
                <w:jc w:val="center"/>
                <w:ins w:id="1495" w:author="zusammenlegung" w:date="2025-12-12T19:01:00Z" w16du:dateUtc="2025-12-12T18:01:00Z"/>
              </w:trPr>
              <w:tc>
                <w:tcPr>
                  <w:tcW w:w="360" w:type="dxa"/>
                </w:tcPr>
                <w:p w14:paraId="461A5793" w14:textId="77777777" w:rsidR="007C0A0D" w:rsidRPr="00C673E9" w:rsidRDefault="007C0A0D" w:rsidP="0047611C">
                  <w:pPr>
                    <w:keepNext/>
                    <w:spacing w:after="60"/>
                    <w:jc w:val="center"/>
                    <w:rPr>
                      <w:ins w:id="1496" w:author="zusammenlegung" w:date="2025-12-12T19:01:00Z" w16du:dateUtc="2025-12-12T18:01:00Z"/>
                      <w:rFonts w:ascii="Arial" w:hAnsi="Arial" w:cs="Arial"/>
                    </w:rPr>
                  </w:pPr>
                  <w:ins w:id="1497" w:author="zusammenlegung" w:date="2025-12-12T19:01:00Z" w16du:dateUtc="2025-12-12T18:01:00Z">
                    <w:r w:rsidRPr="00C673E9">
                      <w:rPr>
                        <w:rFonts w:ascii="Arial" w:hAnsi="Arial" w:cs="Arial"/>
                      </w:rPr>
                      <w:t>Very near</w:t>
                    </w:r>
                  </w:ins>
                </w:p>
              </w:tc>
              <w:tc>
                <w:tcPr>
                  <w:tcW w:w="360" w:type="dxa"/>
                </w:tcPr>
                <w:p w14:paraId="7B9E854E" w14:textId="77777777" w:rsidR="007C0A0D" w:rsidRPr="00C673E9" w:rsidRDefault="007C0A0D" w:rsidP="0047611C">
                  <w:pPr>
                    <w:keepNext/>
                    <w:spacing w:after="60"/>
                    <w:jc w:val="center"/>
                    <w:rPr>
                      <w:ins w:id="1498" w:author="zusammenlegung" w:date="2025-12-12T19:01:00Z" w16du:dateUtc="2025-12-12T18:01:00Z"/>
                      <w:rFonts w:ascii="Arial" w:hAnsi="Arial" w:cs="Arial"/>
                    </w:rPr>
                  </w:pPr>
                  <w:ins w:id="1499" w:author="zusammenlegung" w:date="2025-12-12T19:01:00Z" w16du:dateUtc="2025-12-12T18:01:00Z">
                    <w:r w:rsidRPr="00C673E9">
                      <w:rPr>
                        <w:rFonts w:ascii="Arial" w:hAnsi="Arial" w:cs="Arial"/>
                      </w:rPr>
                      <w:t>102m</w:t>
                    </w:r>
                  </w:ins>
                </w:p>
              </w:tc>
              <w:tc>
                <w:tcPr>
                  <w:tcW w:w="360" w:type="dxa"/>
                </w:tcPr>
                <w:p w14:paraId="0B6CF88D" w14:textId="77777777" w:rsidR="007C0A0D" w:rsidRPr="00C673E9" w:rsidRDefault="007C0A0D" w:rsidP="0047611C">
                  <w:pPr>
                    <w:keepNext/>
                    <w:spacing w:after="60"/>
                    <w:jc w:val="center"/>
                    <w:rPr>
                      <w:ins w:id="1500" w:author="zusammenlegung" w:date="2025-12-12T19:01:00Z" w16du:dateUtc="2025-12-12T18:01:00Z"/>
                      <w:rFonts w:ascii="Arial" w:hAnsi="Arial" w:cs="Arial"/>
                    </w:rPr>
                  </w:pPr>
                  <w:ins w:id="1501" w:author="zusammenlegung" w:date="2025-12-12T19:01:00Z" w16du:dateUtc="2025-12-12T18:01:00Z">
                    <w:r w:rsidRPr="00C673E9">
                      <w:rPr>
                        <w:rFonts w:ascii="Arial" w:hAnsi="Arial" w:cs="Arial"/>
                      </w:rPr>
                      <w:t>128m</w:t>
                    </w:r>
                  </w:ins>
                </w:p>
              </w:tc>
              <w:tc>
                <w:tcPr>
                  <w:tcW w:w="360" w:type="dxa"/>
                </w:tcPr>
                <w:p w14:paraId="6E87EC65" w14:textId="77777777" w:rsidR="007C0A0D" w:rsidRPr="00C673E9" w:rsidRDefault="007C0A0D" w:rsidP="0047611C">
                  <w:pPr>
                    <w:keepNext/>
                    <w:spacing w:after="60"/>
                    <w:jc w:val="center"/>
                    <w:rPr>
                      <w:ins w:id="1502" w:author="zusammenlegung" w:date="2025-12-12T19:01:00Z" w16du:dateUtc="2025-12-12T18:01:00Z"/>
                      <w:rFonts w:ascii="Arial" w:hAnsi="Arial" w:cs="Arial"/>
                    </w:rPr>
                  </w:pPr>
                  <w:ins w:id="1503" w:author="zusammenlegung" w:date="2025-12-12T19:01:00Z" w16du:dateUtc="2025-12-12T18:01:00Z">
                    <w:r w:rsidRPr="00C673E9">
                      <w:rPr>
                        <w:rFonts w:ascii="Arial" w:hAnsi="Arial" w:cs="Arial"/>
                      </w:rPr>
                      <w:t>38m</w:t>
                    </w:r>
                  </w:ins>
                </w:p>
              </w:tc>
            </w:tr>
            <w:tr w:rsidR="007C0A0D" w:rsidRPr="00C673E9" w14:paraId="1B62E550" w14:textId="77777777" w:rsidTr="00E15100">
              <w:trPr>
                <w:cantSplit/>
                <w:jc w:val="center"/>
                <w:ins w:id="1504" w:author="zusammenlegung" w:date="2025-12-12T19:01:00Z" w16du:dateUtc="2025-12-12T18:01:00Z"/>
              </w:trPr>
              <w:tc>
                <w:tcPr>
                  <w:tcW w:w="360" w:type="dxa"/>
                </w:tcPr>
                <w:p w14:paraId="57C0E4DA" w14:textId="77777777" w:rsidR="007C0A0D" w:rsidRPr="00C673E9" w:rsidRDefault="007C0A0D" w:rsidP="0047611C">
                  <w:pPr>
                    <w:keepNext/>
                    <w:spacing w:after="60"/>
                    <w:jc w:val="center"/>
                    <w:rPr>
                      <w:ins w:id="1505" w:author="zusammenlegung" w:date="2025-12-12T19:01:00Z" w16du:dateUtc="2025-12-12T18:01:00Z"/>
                      <w:rFonts w:ascii="Arial" w:hAnsi="Arial" w:cs="Arial"/>
                    </w:rPr>
                  </w:pPr>
                  <w:ins w:id="1506" w:author="zusammenlegung" w:date="2025-12-12T19:01:00Z" w16du:dateUtc="2025-12-12T18:01:00Z">
                    <w:r w:rsidRPr="00C673E9">
                      <w:rPr>
                        <w:rFonts w:ascii="Arial" w:hAnsi="Arial" w:cs="Arial"/>
                      </w:rPr>
                      <w:t>Extremely near</w:t>
                    </w:r>
                  </w:ins>
                </w:p>
              </w:tc>
              <w:tc>
                <w:tcPr>
                  <w:tcW w:w="360" w:type="dxa"/>
                </w:tcPr>
                <w:p w14:paraId="1E18725D" w14:textId="77777777" w:rsidR="007C0A0D" w:rsidRPr="00C673E9" w:rsidRDefault="007C0A0D" w:rsidP="0047611C">
                  <w:pPr>
                    <w:keepNext/>
                    <w:spacing w:after="60"/>
                    <w:jc w:val="center"/>
                    <w:rPr>
                      <w:ins w:id="1507" w:author="zusammenlegung" w:date="2025-12-12T19:01:00Z" w16du:dateUtc="2025-12-12T18:01:00Z"/>
                      <w:rFonts w:ascii="Arial" w:hAnsi="Arial" w:cs="Arial"/>
                    </w:rPr>
                  </w:pPr>
                  <w:ins w:id="1508" w:author="zusammenlegung" w:date="2025-12-12T19:01:00Z" w16du:dateUtc="2025-12-12T18:01:00Z">
                    <w:r w:rsidRPr="00C673E9">
                      <w:rPr>
                        <w:rFonts w:ascii="Arial" w:hAnsi="Arial" w:cs="Arial"/>
                      </w:rPr>
                      <w:t>74m</w:t>
                    </w:r>
                  </w:ins>
                </w:p>
              </w:tc>
              <w:tc>
                <w:tcPr>
                  <w:tcW w:w="360" w:type="dxa"/>
                </w:tcPr>
                <w:p w14:paraId="2AE8143B" w14:textId="77777777" w:rsidR="007C0A0D" w:rsidRPr="00C673E9" w:rsidRDefault="007C0A0D" w:rsidP="0047611C">
                  <w:pPr>
                    <w:keepNext/>
                    <w:spacing w:after="60"/>
                    <w:jc w:val="center"/>
                    <w:rPr>
                      <w:ins w:id="1509" w:author="zusammenlegung" w:date="2025-12-12T19:01:00Z" w16du:dateUtc="2025-12-12T18:01:00Z"/>
                      <w:rFonts w:ascii="Arial" w:hAnsi="Arial" w:cs="Arial"/>
                    </w:rPr>
                  </w:pPr>
                  <w:ins w:id="1510" w:author="zusammenlegung" w:date="2025-12-12T19:01:00Z" w16du:dateUtc="2025-12-12T18:01:00Z">
                    <w:r w:rsidRPr="00C673E9">
                      <w:rPr>
                        <w:rFonts w:ascii="Arial" w:hAnsi="Arial" w:cs="Arial"/>
                      </w:rPr>
                      <w:t>88m</w:t>
                    </w:r>
                  </w:ins>
                </w:p>
              </w:tc>
              <w:tc>
                <w:tcPr>
                  <w:tcW w:w="360" w:type="dxa"/>
                </w:tcPr>
                <w:p w14:paraId="245CE8FD" w14:textId="77777777" w:rsidR="007C0A0D" w:rsidRPr="00C673E9" w:rsidRDefault="007C0A0D" w:rsidP="0047611C">
                  <w:pPr>
                    <w:keepNext/>
                    <w:spacing w:after="60"/>
                    <w:jc w:val="center"/>
                    <w:rPr>
                      <w:ins w:id="1511" w:author="zusammenlegung" w:date="2025-12-12T19:01:00Z" w16du:dateUtc="2025-12-12T18:01:00Z"/>
                      <w:rFonts w:ascii="Arial" w:hAnsi="Arial" w:cs="Arial"/>
                    </w:rPr>
                  </w:pPr>
                  <w:ins w:id="1512" w:author="zusammenlegung" w:date="2025-12-12T19:01:00Z" w16du:dateUtc="2025-12-12T18:01:00Z">
                    <w:r w:rsidRPr="00C673E9">
                      <w:rPr>
                        <w:rFonts w:ascii="Arial" w:hAnsi="Arial" w:cs="Arial"/>
                      </w:rPr>
                      <w:t>40m</w:t>
                    </w:r>
                  </w:ins>
                </w:p>
              </w:tc>
            </w:tr>
            <w:bookmarkEnd w:id="1412"/>
          </w:tbl>
          <w:p w14:paraId="3C03F8C4" w14:textId="77777777" w:rsidR="007C0A0D" w:rsidRPr="00E15100" w:rsidRDefault="007C0A0D" w:rsidP="00E15100">
            <w:pPr>
              <w:rPr>
                <w:sz w:val="20"/>
              </w:rPr>
            </w:pPr>
          </w:p>
        </w:tc>
        <w:tc>
          <w:tcPr>
            <w:tcW w:w="2253" w:type="dxa"/>
            <w:vAlign w:val="bottom"/>
            <w:cellDel w:id="1513" w:author="zusammenlegung" w:date="2025-12-12T19:01:00Z"/>
          </w:tcPr>
          <w:p w14:paraId="2EDEF64A" w14:textId="6DDE3B8E" w:rsidR="00357B54" w:rsidRPr="00357B54" w:rsidRDefault="00357B54" w:rsidP="00C52A7E">
            <w:pPr>
              <w:jc w:val="center"/>
              <w:rPr>
                <w:b/>
                <w:bCs/>
                <w:sz w:val="20"/>
                <w:szCs w:val="20"/>
              </w:rPr>
            </w:pPr>
            <w:del w:id="1514" w:author="zusammenlegung" w:date="2025-12-12T19:01:00Z" w16du:dateUtc="2025-12-12T18:01:00Z">
              <w:r w:rsidRPr="00357B54">
                <w:rPr>
                  <w:b/>
                  <w:bCs/>
                  <w:sz w:val="20"/>
                  <w:szCs w:val="20"/>
                </w:rPr>
                <w:lastRenderedPageBreak/>
                <w:delText>Mean daily</w:delText>
              </w:r>
            </w:del>
          </w:p>
        </w:tc>
        <w:tc>
          <w:tcPr>
            <w:tcW w:w="2253" w:type="dxa"/>
            <w:vAlign w:val="bottom"/>
            <w:cellDel w:id="1515" w:author="zusammenlegung" w:date="2025-12-12T19:01:00Z"/>
          </w:tcPr>
          <w:p w14:paraId="3A9B41E9" w14:textId="62D0479F" w:rsidR="00357B54" w:rsidRPr="00357B54" w:rsidRDefault="00357B54" w:rsidP="00C52A7E">
            <w:pPr>
              <w:jc w:val="center"/>
              <w:rPr>
                <w:b/>
                <w:bCs/>
                <w:sz w:val="20"/>
                <w:szCs w:val="20"/>
              </w:rPr>
            </w:pPr>
            <w:del w:id="1516" w:author="zusammenlegung" w:date="2025-12-12T19:01:00Z" w16du:dateUtc="2025-12-12T18:01:00Z">
              <w:r w:rsidRPr="00357B54">
                <w:rPr>
                  <w:b/>
                  <w:bCs/>
                  <w:sz w:val="20"/>
                  <w:szCs w:val="20"/>
                </w:rPr>
                <w:delText>Weekday</w:delText>
              </w:r>
            </w:del>
          </w:p>
        </w:tc>
        <w:tc>
          <w:tcPr>
            <w:tcW w:w="2253" w:type="dxa"/>
            <w:vAlign w:val="bottom"/>
            <w:cellDel w:id="1517" w:author="zusammenlegung" w:date="2025-12-12T19:01:00Z"/>
          </w:tcPr>
          <w:p w14:paraId="713C56FE" w14:textId="3C0929BA" w:rsidR="00357B54" w:rsidRPr="00357B54" w:rsidRDefault="00357B54" w:rsidP="00C52A7E">
            <w:pPr>
              <w:jc w:val="center"/>
              <w:rPr>
                <w:b/>
                <w:bCs/>
                <w:sz w:val="20"/>
                <w:szCs w:val="20"/>
              </w:rPr>
            </w:pPr>
            <w:del w:id="1518" w:author="zusammenlegung" w:date="2025-12-12T19:01:00Z" w16du:dateUtc="2025-12-12T18:01:00Z">
              <w:r w:rsidRPr="00357B54">
                <w:rPr>
                  <w:b/>
                  <w:bCs/>
                  <w:sz w:val="20"/>
                  <w:szCs w:val="20"/>
                </w:rPr>
                <w:delText>Weekend</w:delText>
              </w:r>
            </w:del>
          </w:p>
        </w:tc>
      </w:tr>
    </w:tbl>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
      <w:tr w:rsidR="00357B54" w14:paraId="0CC8F5BD" w14:textId="77777777" w:rsidTr="00357B54">
        <w:trPr>
          <w:del w:id="1519" w:author="zusammenlegung" w:date="2025-12-12T19:01:00Z" w16du:dateUtc="2025-12-12T18:01:00Z"/>
        </w:trPr>
        <w:tc>
          <w:tcPr>
            <w:tcW w:w="2252" w:type="dxa"/>
            <w:tcBorders>
              <w:top w:val="single" w:sz="4" w:space="0" w:color="auto"/>
            </w:tcBorders>
            <w:vAlign w:val="center"/>
          </w:tcPr>
          <w:p w14:paraId="7FB8D5EC" w14:textId="77777777" w:rsidR="00357B54" w:rsidRPr="00357B54" w:rsidRDefault="00357B54" w:rsidP="00357B54">
            <w:pPr>
              <w:rPr>
                <w:del w:id="1520" w:author="zusammenlegung" w:date="2025-12-12T19:01:00Z" w16du:dateUtc="2025-12-12T18:01:00Z"/>
                <w:sz w:val="20"/>
                <w:szCs w:val="20"/>
              </w:rPr>
            </w:pPr>
            <w:del w:id="1521" w:author="zusammenlegung" w:date="2025-12-12T19:01:00Z" w16du:dateUtc="2025-12-12T18:01:00Z">
              <w:r w:rsidRPr="00357B54">
                <w:rPr>
                  <w:sz w:val="20"/>
                  <w:szCs w:val="20"/>
                </w:rPr>
                <w:delText>Far</w:delText>
              </w:r>
            </w:del>
          </w:p>
        </w:tc>
        <w:tc>
          <w:tcPr>
            <w:tcW w:w="2253" w:type="dxa"/>
            <w:tcBorders>
              <w:top w:val="single" w:sz="4" w:space="0" w:color="auto"/>
            </w:tcBorders>
            <w:vAlign w:val="center"/>
          </w:tcPr>
          <w:p w14:paraId="70F3B8DD" w14:textId="77777777" w:rsidR="00357B54" w:rsidRPr="00357B54" w:rsidRDefault="00357B54" w:rsidP="00357B54">
            <w:pPr>
              <w:jc w:val="center"/>
              <w:rPr>
                <w:del w:id="1522" w:author="zusammenlegung" w:date="2025-12-12T19:01:00Z" w16du:dateUtc="2025-12-12T18:01:00Z"/>
                <w:sz w:val="20"/>
                <w:szCs w:val="20"/>
              </w:rPr>
            </w:pPr>
            <w:del w:id="1523" w:author="zusammenlegung" w:date="2025-12-12T19:01:00Z" w16du:dateUtc="2025-12-12T18:01:00Z">
              <w:r w:rsidRPr="00357B54">
                <w:rPr>
                  <w:sz w:val="20"/>
                  <w:szCs w:val="20"/>
                </w:rPr>
                <w:delText>16m</w:delText>
              </w:r>
            </w:del>
          </w:p>
        </w:tc>
        <w:tc>
          <w:tcPr>
            <w:tcW w:w="2253" w:type="dxa"/>
            <w:tcBorders>
              <w:top w:val="single" w:sz="4" w:space="0" w:color="auto"/>
            </w:tcBorders>
            <w:vAlign w:val="center"/>
          </w:tcPr>
          <w:p w14:paraId="5107F956" w14:textId="77777777" w:rsidR="00357B54" w:rsidRPr="00357B54" w:rsidRDefault="00357B54" w:rsidP="00357B54">
            <w:pPr>
              <w:jc w:val="center"/>
              <w:rPr>
                <w:del w:id="1524" w:author="zusammenlegung" w:date="2025-12-12T19:01:00Z" w16du:dateUtc="2025-12-12T18:01:00Z"/>
                <w:sz w:val="20"/>
                <w:szCs w:val="20"/>
              </w:rPr>
            </w:pPr>
            <w:del w:id="1525" w:author="zusammenlegung" w:date="2025-12-12T19:01:00Z" w16du:dateUtc="2025-12-12T18:01:00Z">
              <w:r w:rsidRPr="00357B54">
                <w:rPr>
                  <w:sz w:val="20"/>
                  <w:szCs w:val="20"/>
                </w:rPr>
                <w:delText>20m</w:delText>
              </w:r>
            </w:del>
          </w:p>
        </w:tc>
        <w:tc>
          <w:tcPr>
            <w:tcW w:w="2253" w:type="dxa"/>
            <w:tcBorders>
              <w:top w:val="single" w:sz="4" w:space="0" w:color="auto"/>
            </w:tcBorders>
            <w:vAlign w:val="center"/>
          </w:tcPr>
          <w:p w14:paraId="39F5263E" w14:textId="77777777" w:rsidR="00357B54" w:rsidRPr="00357B54" w:rsidRDefault="00357B54" w:rsidP="00357B54">
            <w:pPr>
              <w:jc w:val="center"/>
              <w:rPr>
                <w:del w:id="1526" w:author="zusammenlegung" w:date="2025-12-12T19:01:00Z" w16du:dateUtc="2025-12-12T18:01:00Z"/>
                <w:sz w:val="20"/>
                <w:szCs w:val="20"/>
              </w:rPr>
            </w:pPr>
            <w:del w:id="1527" w:author="zusammenlegung" w:date="2025-12-12T19:01:00Z" w16du:dateUtc="2025-12-12T18:01:00Z">
              <w:r w:rsidRPr="00357B54">
                <w:rPr>
                  <w:sz w:val="20"/>
                  <w:szCs w:val="20"/>
                </w:rPr>
                <w:delText>5m</w:delText>
              </w:r>
            </w:del>
          </w:p>
        </w:tc>
      </w:tr>
      <w:tr w:rsidR="00357B54" w14:paraId="579063E4" w14:textId="77777777" w:rsidTr="00357B54">
        <w:trPr>
          <w:del w:id="1528" w:author="zusammenlegung" w:date="2025-12-12T19:01:00Z" w16du:dateUtc="2025-12-12T18:01:00Z"/>
        </w:trPr>
        <w:tc>
          <w:tcPr>
            <w:tcW w:w="2252" w:type="dxa"/>
            <w:vAlign w:val="center"/>
          </w:tcPr>
          <w:p w14:paraId="148805A4" w14:textId="77777777" w:rsidR="00357B54" w:rsidRPr="00357B54" w:rsidRDefault="00357B54" w:rsidP="00357B54">
            <w:pPr>
              <w:rPr>
                <w:del w:id="1529" w:author="zusammenlegung" w:date="2025-12-12T19:01:00Z" w16du:dateUtc="2025-12-12T18:01:00Z"/>
                <w:sz w:val="20"/>
                <w:szCs w:val="20"/>
              </w:rPr>
            </w:pPr>
            <w:del w:id="1530" w:author="zusammenlegung" w:date="2025-12-12T19:01:00Z" w16du:dateUtc="2025-12-12T18:01:00Z">
              <w:r w:rsidRPr="00357B54">
                <w:rPr>
                  <w:sz w:val="20"/>
                  <w:szCs w:val="20"/>
                </w:rPr>
                <w:delText>Far intermediate</w:delText>
              </w:r>
            </w:del>
          </w:p>
        </w:tc>
        <w:tc>
          <w:tcPr>
            <w:tcW w:w="2253" w:type="dxa"/>
            <w:vAlign w:val="center"/>
          </w:tcPr>
          <w:p w14:paraId="414D1DF9" w14:textId="77777777" w:rsidR="00357B54" w:rsidRPr="00357B54" w:rsidRDefault="00357B54" w:rsidP="00357B54">
            <w:pPr>
              <w:jc w:val="center"/>
              <w:rPr>
                <w:del w:id="1531" w:author="zusammenlegung" w:date="2025-12-12T19:01:00Z" w16du:dateUtc="2025-12-12T18:01:00Z"/>
                <w:sz w:val="20"/>
                <w:szCs w:val="20"/>
              </w:rPr>
            </w:pPr>
            <w:del w:id="1532" w:author="zusammenlegung" w:date="2025-12-12T19:01:00Z" w16du:dateUtc="2025-12-12T18:01:00Z">
              <w:r w:rsidRPr="00357B54">
                <w:rPr>
                  <w:sz w:val="20"/>
                  <w:szCs w:val="20"/>
                </w:rPr>
                <w:delText>11m</w:delText>
              </w:r>
            </w:del>
          </w:p>
        </w:tc>
        <w:tc>
          <w:tcPr>
            <w:tcW w:w="2253" w:type="dxa"/>
            <w:vAlign w:val="center"/>
          </w:tcPr>
          <w:p w14:paraId="4683B88A" w14:textId="77777777" w:rsidR="00357B54" w:rsidRPr="00357B54" w:rsidRDefault="00357B54" w:rsidP="00357B54">
            <w:pPr>
              <w:jc w:val="center"/>
              <w:rPr>
                <w:del w:id="1533" w:author="zusammenlegung" w:date="2025-12-12T19:01:00Z" w16du:dateUtc="2025-12-12T18:01:00Z"/>
                <w:sz w:val="20"/>
                <w:szCs w:val="20"/>
              </w:rPr>
            </w:pPr>
            <w:del w:id="1534" w:author="zusammenlegung" w:date="2025-12-12T19:01:00Z" w16du:dateUtc="2025-12-12T18:01:00Z">
              <w:r w:rsidRPr="00357B54">
                <w:rPr>
                  <w:sz w:val="20"/>
                  <w:szCs w:val="20"/>
                </w:rPr>
                <w:delText>14m</w:delText>
              </w:r>
            </w:del>
          </w:p>
        </w:tc>
        <w:tc>
          <w:tcPr>
            <w:tcW w:w="2253" w:type="dxa"/>
            <w:vAlign w:val="center"/>
          </w:tcPr>
          <w:p w14:paraId="464B733A" w14:textId="77777777" w:rsidR="00357B54" w:rsidRPr="00357B54" w:rsidRDefault="00357B54" w:rsidP="00357B54">
            <w:pPr>
              <w:jc w:val="center"/>
              <w:rPr>
                <w:del w:id="1535" w:author="zusammenlegung" w:date="2025-12-12T19:01:00Z" w16du:dateUtc="2025-12-12T18:01:00Z"/>
                <w:sz w:val="20"/>
                <w:szCs w:val="20"/>
              </w:rPr>
            </w:pPr>
            <w:del w:id="1536" w:author="zusammenlegung" w:date="2025-12-12T19:01:00Z" w16du:dateUtc="2025-12-12T18:01:00Z">
              <w:r w:rsidRPr="00357B54">
                <w:rPr>
                  <w:sz w:val="20"/>
                  <w:szCs w:val="20"/>
                </w:rPr>
                <w:delText>2m</w:delText>
              </w:r>
            </w:del>
          </w:p>
        </w:tc>
      </w:tr>
      <w:tr w:rsidR="00357B54" w14:paraId="1F5B9F42" w14:textId="77777777" w:rsidTr="00357B54">
        <w:trPr>
          <w:del w:id="1537" w:author="zusammenlegung" w:date="2025-12-12T19:01:00Z" w16du:dateUtc="2025-12-12T18:01:00Z"/>
        </w:trPr>
        <w:tc>
          <w:tcPr>
            <w:tcW w:w="2252" w:type="dxa"/>
            <w:vAlign w:val="center"/>
          </w:tcPr>
          <w:p w14:paraId="59550A47" w14:textId="77777777" w:rsidR="00357B54" w:rsidRPr="00357B54" w:rsidRDefault="00357B54" w:rsidP="00357B54">
            <w:pPr>
              <w:rPr>
                <w:del w:id="1538" w:author="zusammenlegung" w:date="2025-12-12T19:01:00Z" w16du:dateUtc="2025-12-12T18:01:00Z"/>
                <w:sz w:val="20"/>
                <w:szCs w:val="20"/>
              </w:rPr>
            </w:pPr>
            <w:del w:id="1539" w:author="zusammenlegung" w:date="2025-12-12T19:01:00Z" w16du:dateUtc="2025-12-12T18:01:00Z">
              <w:r w:rsidRPr="00357B54">
                <w:rPr>
                  <w:sz w:val="20"/>
                  <w:szCs w:val="20"/>
                </w:rPr>
                <w:delText>Moderately intermediate</w:delText>
              </w:r>
            </w:del>
          </w:p>
        </w:tc>
        <w:tc>
          <w:tcPr>
            <w:tcW w:w="2253" w:type="dxa"/>
            <w:vAlign w:val="center"/>
          </w:tcPr>
          <w:p w14:paraId="2E782793" w14:textId="77777777" w:rsidR="00357B54" w:rsidRPr="00357B54" w:rsidRDefault="00357B54" w:rsidP="00357B54">
            <w:pPr>
              <w:jc w:val="center"/>
              <w:rPr>
                <w:del w:id="1540" w:author="zusammenlegung" w:date="2025-12-12T19:01:00Z" w16du:dateUtc="2025-12-12T18:01:00Z"/>
                <w:sz w:val="20"/>
                <w:szCs w:val="20"/>
              </w:rPr>
            </w:pPr>
            <w:del w:id="1541" w:author="zusammenlegung" w:date="2025-12-12T19:01:00Z" w16du:dateUtc="2025-12-12T18:01:00Z">
              <w:r w:rsidRPr="00357B54">
                <w:rPr>
                  <w:sz w:val="20"/>
                  <w:szCs w:val="20"/>
                </w:rPr>
                <w:delText>5m</w:delText>
              </w:r>
            </w:del>
          </w:p>
        </w:tc>
        <w:tc>
          <w:tcPr>
            <w:tcW w:w="2253" w:type="dxa"/>
            <w:vAlign w:val="center"/>
          </w:tcPr>
          <w:p w14:paraId="52930DD0" w14:textId="77777777" w:rsidR="00357B54" w:rsidRPr="00357B54" w:rsidRDefault="00357B54" w:rsidP="00357B54">
            <w:pPr>
              <w:jc w:val="center"/>
              <w:rPr>
                <w:del w:id="1542" w:author="zusammenlegung" w:date="2025-12-12T19:01:00Z" w16du:dateUtc="2025-12-12T18:01:00Z"/>
                <w:sz w:val="20"/>
                <w:szCs w:val="20"/>
              </w:rPr>
            </w:pPr>
            <w:del w:id="1543" w:author="zusammenlegung" w:date="2025-12-12T19:01:00Z" w16du:dateUtc="2025-12-12T18:01:00Z">
              <w:r w:rsidRPr="00357B54">
                <w:rPr>
                  <w:sz w:val="20"/>
                  <w:szCs w:val="20"/>
                </w:rPr>
                <w:delText>6m</w:delText>
              </w:r>
            </w:del>
          </w:p>
        </w:tc>
        <w:tc>
          <w:tcPr>
            <w:tcW w:w="2253" w:type="dxa"/>
            <w:vAlign w:val="center"/>
          </w:tcPr>
          <w:p w14:paraId="6E85D57A" w14:textId="77777777" w:rsidR="00357B54" w:rsidRPr="00357B54" w:rsidRDefault="00357B54" w:rsidP="00357B54">
            <w:pPr>
              <w:jc w:val="center"/>
              <w:rPr>
                <w:del w:id="1544" w:author="zusammenlegung" w:date="2025-12-12T19:01:00Z" w16du:dateUtc="2025-12-12T18:01:00Z"/>
                <w:sz w:val="20"/>
                <w:szCs w:val="20"/>
              </w:rPr>
            </w:pPr>
            <w:del w:id="1545" w:author="zusammenlegung" w:date="2025-12-12T19:01:00Z" w16du:dateUtc="2025-12-12T18:01:00Z">
              <w:r w:rsidRPr="00357B54">
                <w:rPr>
                  <w:sz w:val="20"/>
                  <w:szCs w:val="20"/>
                </w:rPr>
                <w:delText>3m</w:delText>
              </w:r>
            </w:del>
          </w:p>
        </w:tc>
      </w:tr>
      <w:tr w:rsidR="00357B54" w14:paraId="36107FE1" w14:textId="77777777" w:rsidTr="00357B54">
        <w:trPr>
          <w:del w:id="1546" w:author="zusammenlegung" w:date="2025-12-12T19:01:00Z" w16du:dateUtc="2025-12-12T18:01:00Z"/>
        </w:trPr>
        <w:tc>
          <w:tcPr>
            <w:tcW w:w="2252" w:type="dxa"/>
            <w:vAlign w:val="center"/>
          </w:tcPr>
          <w:p w14:paraId="18F97D12" w14:textId="77777777" w:rsidR="00357B54" w:rsidRPr="00357B54" w:rsidRDefault="00357B54" w:rsidP="00357B54">
            <w:pPr>
              <w:rPr>
                <w:del w:id="1547" w:author="zusammenlegung" w:date="2025-12-12T19:01:00Z" w16du:dateUtc="2025-12-12T18:01:00Z"/>
                <w:sz w:val="20"/>
                <w:szCs w:val="20"/>
              </w:rPr>
            </w:pPr>
            <w:del w:id="1548" w:author="zusammenlegung" w:date="2025-12-12T19:01:00Z" w16du:dateUtc="2025-12-12T18:01:00Z">
              <w:r w:rsidRPr="00357B54">
                <w:rPr>
                  <w:sz w:val="20"/>
                  <w:szCs w:val="20"/>
                </w:rPr>
                <w:delText>Intermediate</w:delText>
              </w:r>
            </w:del>
          </w:p>
        </w:tc>
        <w:tc>
          <w:tcPr>
            <w:tcW w:w="2253" w:type="dxa"/>
            <w:vAlign w:val="center"/>
          </w:tcPr>
          <w:p w14:paraId="363FEA11" w14:textId="77777777" w:rsidR="00357B54" w:rsidRPr="00357B54" w:rsidRDefault="00357B54" w:rsidP="00357B54">
            <w:pPr>
              <w:jc w:val="center"/>
              <w:rPr>
                <w:del w:id="1549" w:author="zusammenlegung" w:date="2025-12-12T19:01:00Z" w16du:dateUtc="2025-12-12T18:01:00Z"/>
                <w:sz w:val="20"/>
                <w:szCs w:val="20"/>
              </w:rPr>
            </w:pPr>
            <w:del w:id="1550" w:author="zusammenlegung" w:date="2025-12-12T19:01:00Z" w16du:dateUtc="2025-12-12T18:01:00Z">
              <w:r w:rsidRPr="00357B54">
                <w:rPr>
                  <w:sz w:val="20"/>
                  <w:szCs w:val="20"/>
                </w:rPr>
                <w:delText>4m</w:delText>
              </w:r>
            </w:del>
          </w:p>
        </w:tc>
        <w:tc>
          <w:tcPr>
            <w:tcW w:w="2253" w:type="dxa"/>
            <w:vAlign w:val="center"/>
          </w:tcPr>
          <w:p w14:paraId="4D034F70" w14:textId="77777777" w:rsidR="00357B54" w:rsidRPr="00357B54" w:rsidRDefault="00357B54" w:rsidP="00357B54">
            <w:pPr>
              <w:jc w:val="center"/>
              <w:rPr>
                <w:del w:id="1551" w:author="zusammenlegung" w:date="2025-12-12T19:01:00Z" w16du:dateUtc="2025-12-12T18:01:00Z"/>
                <w:sz w:val="20"/>
                <w:szCs w:val="20"/>
              </w:rPr>
            </w:pPr>
            <w:del w:id="1552" w:author="zusammenlegung" w:date="2025-12-12T19:01:00Z" w16du:dateUtc="2025-12-12T18:01:00Z">
              <w:r w:rsidRPr="00357B54">
                <w:rPr>
                  <w:sz w:val="20"/>
                  <w:szCs w:val="20"/>
                </w:rPr>
                <w:delText>6m</w:delText>
              </w:r>
            </w:del>
          </w:p>
        </w:tc>
        <w:tc>
          <w:tcPr>
            <w:tcW w:w="2253" w:type="dxa"/>
            <w:vAlign w:val="center"/>
          </w:tcPr>
          <w:p w14:paraId="130B5D8C" w14:textId="77777777" w:rsidR="00357B54" w:rsidRPr="00357B54" w:rsidRDefault="00357B54" w:rsidP="00357B54">
            <w:pPr>
              <w:jc w:val="center"/>
              <w:rPr>
                <w:del w:id="1553" w:author="zusammenlegung" w:date="2025-12-12T19:01:00Z" w16du:dateUtc="2025-12-12T18:01:00Z"/>
                <w:sz w:val="20"/>
                <w:szCs w:val="20"/>
              </w:rPr>
            </w:pPr>
            <w:del w:id="1554" w:author="zusammenlegung" w:date="2025-12-12T19:01:00Z" w16du:dateUtc="2025-12-12T18:01:00Z">
              <w:r w:rsidRPr="00357B54">
                <w:rPr>
                  <w:sz w:val="20"/>
                  <w:szCs w:val="20"/>
                </w:rPr>
                <w:delText>1m</w:delText>
              </w:r>
            </w:del>
          </w:p>
        </w:tc>
      </w:tr>
      <w:tr w:rsidR="00357B54" w14:paraId="323B62F5" w14:textId="77777777" w:rsidTr="00357B54">
        <w:trPr>
          <w:del w:id="1555" w:author="zusammenlegung" w:date="2025-12-12T19:01:00Z" w16du:dateUtc="2025-12-12T18:01:00Z"/>
        </w:trPr>
        <w:tc>
          <w:tcPr>
            <w:tcW w:w="2252" w:type="dxa"/>
            <w:vAlign w:val="center"/>
          </w:tcPr>
          <w:p w14:paraId="3206A12C" w14:textId="77777777" w:rsidR="00357B54" w:rsidRPr="00357B54" w:rsidRDefault="00357B54" w:rsidP="00357B54">
            <w:pPr>
              <w:rPr>
                <w:del w:id="1556" w:author="zusammenlegung" w:date="2025-12-12T19:01:00Z" w16du:dateUtc="2025-12-12T18:01:00Z"/>
                <w:sz w:val="20"/>
                <w:szCs w:val="20"/>
              </w:rPr>
            </w:pPr>
            <w:del w:id="1557" w:author="zusammenlegung" w:date="2025-12-12T19:01:00Z" w16du:dateUtc="2025-12-12T18:01:00Z">
              <w:r w:rsidRPr="00357B54">
                <w:rPr>
                  <w:sz w:val="20"/>
                  <w:szCs w:val="20"/>
                </w:rPr>
                <w:delText>Near intermediate</w:delText>
              </w:r>
            </w:del>
          </w:p>
        </w:tc>
        <w:tc>
          <w:tcPr>
            <w:tcW w:w="2253" w:type="dxa"/>
            <w:vAlign w:val="center"/>
          </w:tcPr>
          <w:p w14:paraId="4361E4EF" w14:textId="77777777" w:rsidR="00357B54" w:rsidRPr="00357B54" w:rsidRDefault="00357B54" w:rsidP="00357B54">
            <w:pPr>
              <w:jc w:val="center"/>
              <w:rPr>
                <w:del w:id="1558" w:author="zusammenlegung" w:date="2025-12-12T19:01:00Z" w16du:dateUtc="2025-12-12T18:01:00Z"/>
                <w:sz w:val="20"/>
                <w:szCs w:val="20"/>
              </w:rPr>
            </w:pPr>
            <w:del w:id="1559" w:author="zusammenlegung" w:date="2025-12-12T19:01:00Z" w16du:dateUtc="2025-12-12T18:01:00Z">
              <w:r w:rsidRPr="00357B54">
                <w:rPr>
                  <w:sz w:val="20"/>
                  <w:szCs w:val="20"/>
                </w:rPr>
                <w:delText>7m</w:delText>
              </w:r>
            </w:del>
          </w:p>
        </w:tc>
        <w:tc>
          <w:tcPr>
            <w:tcW w:w="2253" w:type="dxa"/>
            <w:vAlign w:val="center"/>
          </w:tcPr>
          <w:p w14:paraId="1D987766" w14:textId="77777777" w:rsidR="00357B54" w:rsidRPr="00357B54" w:rsidRDefault="00357B54" w:rsidP="00357B54">
            <w:pPr>
              <w:jc w:val="center"/>
              <w:rPr>
                <w:del w:id="1560" w:author="zusammenlegung" w:date="2025-12-12T19:01:00Z" w16du:dateUtc="2025-12-12T18:01:00Z"/>
                <w:sz w:val="20"/>
                <w:szCs w:val="20"/>
              </w:rPr>
            </w:pPr>
            <w:del w:id="1561" w:author="zusammenlegung" w:date="2025-12-12T19:01:00Z" w16du:dateUtc="2025-12-12T18:01:00Z">
              <w:r w:rsidRPr="00357B54">
                <w:rPr>
                  <w:sz w:val="20"/>
                  <w:szCs w:val="20"/>
                </w:rPr>
                <w:delText>7m</w:delText>
              </w:r>
            </w:del>
          </w:p>
        </w:tc>
        <w:tc>
          <w:tcPr>
            <w:tcW w:w="2253" w:type="dxa"/>
            <w:vAlign w:val="center"/>
          </w:tcPr>
          <w:p w14:paraId="7D293DF9" w14:textId="77777777" w:rsidR="00357B54" w:rsidRPr="00357B54" w:rsidRDefault="00357B54" w:rsidP="00357B54">
            <w:pPr>
              <w:jc w:val="center"/>
              <w:rPr>
                <w:del w:id="1562" w:author="zusammenlegung" w:date="2025-12-12T19:01:00Z" w16du:dateUtc="2025-12-12T18:01:00Z"/>
                <w:sz w:val="20"/>
                <w:szCs w:val="20"/>
              </w:rPr>
            </w:pPr>
            <w:del w:id="1563" w:author="zusammenlegung" w:date="2025-12-12T19:01:00Z" w16du:dateUtc="2025-12-12T18:01:00Z">
              <w:r w:rsidRPr="00357B54">
                <w:rPr>
                  <w:sz w:val="20"/>
                  <w:szCs w:val="20"/>
                </w:rPr>
                <w:delText>8m</w:delText>
              </w:r>
            </w:del>
          </w:p>
        </w:tc>
      </w:tr>
      <w:tr w:rsidR="00357B54" w14:paraId="749881CF" w14:textId="77777777" w:rsidTr="00357B54">
        <w:trPr>
          <w:del w:id="1564" w:author="zusammenlegung" w:date="2025-12-12T19:01:00Z" w16du:dateUtc="2025-12-12T18:01:00Z"/>
        </w:trPr>
        <w:tc>
          <w:tcPr>
            <w:tcW w:w="2252" w:type="dxa"/>
            <w:vAlign w:val="center"/>
          </w:tcPr>
          <w:p w14:paraId="2B502141" w14:textId="77777777" w:rsidR="00357B54" w:rsidRPr="00357B54" w:rsidRDefault="00357B54" w:rsidP="00357B54">
            <w:pPr>
              <w:rPr>
                <w:del w:id="1565" w:author="zusammenlegung" w:date="2025-12-12T19:01:00Z" w16du:dateUtc="2025-12-12T18:01:00Z"/>
                <w:sz w:val="20"/>
                <w:szCs w:val="20"/>
              </w:rPr>
            </w:pPr>
            <w:del w:id="1566" w:author="zusammenlegung" w:date="2025-12-12T19:01:00Z" w16du:dateUtc="2025-12-12T18:01:00Z">
              <w:r w:rsidRPr="00357B54">
                <w:rPr>
                  <w:sz w:val="20"/>
                  <w:szCs w:val="20"/>
                </w:rPr>
                <w:delText>Moderately near</w:delText>
              </w:r>
            </w:del>
          </w:p>
        </w:tc>
        <w:tc>
          <w:tcPr>
            <w:tcW w:w="2253" w:type="dxa"/>
            <w:vAlign w:val="center"/>
          </w:tcPr>
          <w:p w14:paraId="3C1882B2" w14:textId="77777777" w:rsidR="00357B54" w:rsidRPr="00357B54" w:rsidRDefault="00357B54" w:rsidP="00357B54">
            <w:pPr>
              <w:jc w:val="center"/>
              <w:rPr>
                <w:del w:id="1567" w:author="zusammenlegung" w:date="2025-12-12T19:01:00Z" w16du:dateUtc="2025-12-12T18:01:00Z"/>
                <w:sz w:val="20"/>
                <w:szCs w:val="20"/>
              </w:rPr>
            </w:pPr>
            <w:del w:id="1568" w:author="zusammenlegung" w:date="2025-12-12T19:01:00Z" w16du:dateUtc="2025-12-12T18:01:00Z">
              <w:r w:rsidRPr="00357B54">
                <w:rPr>
                  <w:sz w:val="20"/>
                  <w:szCs w:val="20"/>
                </w:rPr>
                <w:delText>13m</w:delText>
              </w:r>
            </w:del>
          </w:p>
        </w:tc>
        <w:tc>
          <w:tcPr>
            <w:tcW w:w="2253" w:type="dxa"/>
            <w:vAlign w:val="center"/>
          </w:tcPr>
          <w:p w14:paraId="135AB677" w14:textId="77777777" w:rsidR="00357B54" w:rsidRPr="00357B54" w:rsidRDefault="00357B54" w:rsidP="00357B54">
            <w:pPr>
              <w:jc w:val="center"/>
              <w:rPr>
                <w:del w:id="1569" w:author="zusammenlegung" w:date="2025-12-12T19:01:00Z" w16du:dateUtc="2025-12-12T18:01:00Z"/>
                <w:sz w:val="20"/>
                <w:szCs w:val="20"/>
              </w:rPr>
            </w:pPr>
            <w:del w:id="1570" w:author="zusammenlegung" w:date="2025-12-12T19:01:00Z" w16du:dateUtc="2025-12-12T18:01:00Z">
              <w:r w:rsidRPr="00357B54">
                <w:rPr>
                  <w:sz w:val="20"/>
                  <w:szCs w:val="20"/>
                </w:rPr>
                <w:delText>16m</w:delText>
              </w:r>
            </w:del>
          </w:p>
        </w:tc>
        <w:tc>
          <w:tcPr>
            <w:tcW w:w="2253" w:type="dxa"/>
            <w:vAlign w:val="center"/>
          </w:tcPr>
          <w:p w14:paraId="1A16B7DE" w14:textId="77777777" w:rsidR="00357B54" w:rsidRPr="00357B54" w:rsidRDefault="00357B54" w:rsidP="00357B54">
            <w:pPr>
              <w:jc w:val="center"/>
              <w:rPr>
                <w:del w:id="1571" w:author="zusammenlegung" w:date="2025-12-12T19:01:00Z" w16du:dateUtc="2025-12-12T18:01:00Z"/>
                <w:sz w:val="20"/>
                <w:szCs w:val="20"/>
              </w:rPr>
            </w:pPr>
            <w:del w:id="1572" w:author="zusammenlegung" w:date="2025-12-12T19:01:00Z" w16du:dateUtc="2025-12-12T18:01:00Z">
              <w:r w:rsidRPr="00357B54">
                <w:rPr>
                  <w:sz w:val="20"/>
                  <w:szCs w:val="20"/>
                </w:rPr>
                <w:delText>5m</w:delText>
              </w:r>
            </w:del>
          </w:p>
        </w:tc>
      </w:tr>
      <w:tr w:rsidR="00357B54" w14:paraId="1115434C" w14:textId="77777777" w:rsidTr="00357B54">
        <w:trPr>
          <w:del w:id="1573" w:author="zusammenlegung" w:date="2025-12-12T19:01:00Z" w16du:dateUtc="2025-12-12T18:01:00Z"/>
        </w:trPr>
        <w:tc>
          <w:tcPr>
            <w:tcW w:w="2252" w:type="dxa"/>
            <w:vAlign w:val="center"/>
          </w:tcPr>
          <w:p w14:paraId="19B8CAF4" w14:textId="77777777" w:rsidR="00357B54" w:rsidRPr="00357B54" w:rsidRDefault="00357B54" w:rsidP="00357B54">
            <w:pPr>
              <w:rPr>
                <w:del w:id="1574" w:author="zusammenlegung" w:date="2025-12-12T19:01:00Z" w16du:dateUtc="2025-12-12T18:01:00Z"/>
                <w:sz w:val="20"/>
                <w:szCs w:val="20"/>
              </w:rPr>
            </w:pPr>
            <w:del w:id="1575" w:author="zusammenlegung" w:date="2025-12-12T19:01:00Z" w16du:dateUtc="2025-12-12T18:01:00Z">
              <w:r w:rsidRPr="00357B54">
                <w:rPr>
                  <w:sz w:val="20"/>
                  <w:szCs w:val="20"/>
                </w:rPr>
                <w:delText>Near</w:delText>
              </w:r>
            </w:del>
          </w:p>
        </w:tc>
        <w:tc>
          <w:tcPr>
            <w:tcW w:w="2253" w:type="dxa"/>
            <w:vAlign w:val="center"/>
          </w:tcPr>
          <w:p w14:paraId="614EA391" w14:textId="77777777" w:rsidR="00357B54" w:rsidRPr="00357B54" w:rsidRDefault="00357B54" w:rsidP="00357B54">
            <w:pPr>
              <w:jc w:val="center"/>
              <w:rPr>
                <w:del w:id="1576" w:author="zusammenlegung" w:date="2025-12-12T19:01:00Z" w16du:dateUtc="2025-12-12T18:01:00Z"/>
                <w:sz w:val="20"/>
                <w:szCs w:val="20"/>
              </w:rPr>
            </w:pPr>
            <w:del w:id="1577" w:author="zusammenlegung" w:date="2025-12-12T19:01:00Z" w16du:dateUtc="2025-12-12T18:01:00Z">
              <w:r w:rsidRPr="00357B54">
                <w:rPr>
                  <w:sz w:val="20"/>
                  <w:szCs w:val="20"/>
                </w:rPr>
                <w:delText>27m</w:delText>
              </w:r>
            </w:del>
          </w:p>
        </w:tc>
        <w:tc>
          <w:tcPr>
            <w:tcW w:w="2253" w:type="dxa"/>
            <w:vAlign w:val="center"/>
          </w:tcPr>
          <w:p w14:paraId="20E5E2F8" w14:textId="77777777" w:rsidR="00357B54" w:rsidRPr="00357B54" w:rsidRDefault="00357B54" w:rsidP="00357B54">
            <w:pPr>
              <w:jc w:val="center"/>
              <w:rPr>
                <w:del w:id="1578" w:author="zusammenlegung" w:date="2025-12-12T19:01:00Z" w16du:dateUtc="2025-12-12T18:01:00Z"/>
                <w:sz w:val="20"/>
                <w:szCs w:val="20"/>
              </w:rPr>
            </w:pPr>
            <w:del w:id="1579" w:author="zusammenlegung" w:date="2025-12-12T19:01:00Z" w16du:dateUtc="2025-12-12T18:01:00Z">
              <w:r w:rsidRPr="00357B54">
                <w:rPr>
                  <w:sz w:val="20"/>
                  <w:szCs w:val="20"/>
                </w:rPr>
                <w:delText>36m</w:delText>
              </w:r>
            </w:del>
          </w:p>
        </w:tc>
        <w:tc>
          <w:tcPr>
            <w:tcW w:w="2253" w:type="dxa"/>
            <w:vAlign w:val="center"/>
          </w:tcPr>
          <w:p w14:paraId="2E411026" w14:textId="77777777" w:rsidR="00357B54" w:rsidRPr="00357B54" w:rsidRDefault="00357B54" w:rsidP="00357B54">
            <w:pPr>
              <w:jc w:val="center"/>
              <w:rPr>
                <w:del w:id="1580" w:author="zusammenlegung" w:date="2025-12-12T19:01:00Z" w16du:dateUtc="2025-12-12T18:01:00Z"/>
                <w:sz w:val="20"/>
                <w:szCs w:val="20"/>
              </w:rPr>
            </w:pPr>
            <w:del w:id="1581" w:author="zusammenlegung" w:date="2025-12-12T19:01:00Z" w16du:dateUtc="2025-12-12T18:01:00Z">
              <w:r w:rsidRPr="00357B54">
                <w:rPr>
                  <w:sz w:val="20"/>
                  <w:szCs w:val="20"/>
                </w:rPr>
                <w:delText>5m</w:delText>
              </w:r>
            </w:del>
          </w:p>
        </w:tc>
      </w:tr>
      <w:tr w:rsidR="00357B54" w14:paraId="22C2082B" w14:textId="77777777" w:rsidTr="00357B54">
        <w:trPr>
          <w:del w:id="1582" w:author="zusammenlegung" w:date="2025-12-12T19:01:00Z" w16du:dateUtc="2025-12-12T18:01:00Z"/>
        </w:trPr>
        <w:tc>
          <w:tcPr>
            <w:tcW w:w="2252" w:type="dxa"/>
            <w:vAlign w:val="center"/>
          </w:tcPr>
          <w:p w14:paraId="77C364A4" w14:textId="77777777" w:rsidR="00357B54" w:rsidRPr="00357B54" w:rsidRDefault="00357B54" w:rsidP="00357B54">
            <w:pPr>
              <w:rPr>
                <w:del w:id="1583" w:author="zusammenlegung" w:date="2025-12-12T19:01:00Z" w16du:dateUtc="2025-12-12T18:01:00Z"/>
                <w:sz w:val="20"/>
                <w:szCs w:val="20"/>
              </w:rPr>
            </w:pPr>
            <w:del w:id="1584" w:author="zusammenlegung" w:date="2025-12-12T19:01:00Z" w16du:dateUtc="2025-12-12T18:01:00Z">
              <w:r w:rsidRPr="00357B54">
                <w:rPr>
                  <w:sz w:val="20"/>
                  <w:szCs w:val="20"/>
                </w:rPr>
                <w:delText>Fairly near</w:delText>
              </w:r>
            </w:del>
          </w:p>
        </w:tc>
        <w:tc>
          <w:tcPr>
            <w:tcW w:w="2253" w:type="dxa"/>
            <w:vAlign w:val="center"/>
          </w:tcPr>
          <w:p w14:paraId="1DF8E3F6" w14:textId="77777777" w:rsidR="00357B54" w:rsidRPr="00357B54" w:rsidRDefault="00357B54" w:rsidP="00357B54">
            <w:pPr>
              <w:jc w:val="center"/>
              <w:rPr>
                <w:del w:id="1585" w:author="zusammenlegung" w:date="2025-12-12T19:01:00Z" w16du:dateUtc="2025-12-12T18:01:00Z"/>
                <w:sz w:val="20"/>
                <w:szCs w:val="20"/>
              </w:rPr>
            </w:pPr>
            <w:del w:id="1586" w:author="zusammenlegung" w:date="2025-12-12T19:01:00Z" w16du:dateUtc="2025-12-12T18:01:00Z">
              <w:r w:rsidRPr="00357B54">
                <w:rPr>
                  <w:sz w:val="20"/>
                  <w:szCs w:val="20"/>
                </w:rPr>
                <w:delText>46m</w:delText>
              </w:r>
            </w:del>
          </w:p>
        </w:tc>
        <w:tc>
          <w:tcPr>
            <w:tcW w:w="2253" w:type="dxa"/>
            <w:vAlign w:val="center"/>
          </w:tcPr>
          <w:p w14:paraId="704E1BEC" w14:textId="77777777" w:rsidR="00357B54" w:rsidRPr="00357B54" w:rsidRDefault="00357B54" w:rsidP="00357B54">
            <w:pPr>
              <w:jc w:val="center"/>
              <w:rPr>
                <w:del w:id="1587" w:author="zusammenlegung" w:date="2025-12-12T19:01:00Z" w16du:dateUtc="2025-12-12T18:01:00Z"/>
                <w:sz w:val="20"/>
                <w:szCs w:val="20"/>
              </w:rPr>
            </w:pPr>
            <w:del w:id="1588" w:author="zusammenlegung" w:date="2025-12-12T19:01:00Z" w16du:dateUtc="2025-12-12T18:01:00Z">
              <w:r w:rsidRPr="00357B54">
                <w:rPr>
                  <w:sz w:val="20"/>
                  <w:szCs w:val="20"/>
                </w:rPr>
                <w:delText>60m</w:delText>
              </w:r>
            </w:del>
          </w:p>
        </w:tc>
        <w:tc>
          <w:tcPr>
            <w:tcW w:w="2253" w:type="dxa"/>
            <w:vAlign w:val="center"/>
          </w:tcPr>
          <w:p w14:paraId="7F92187A" w14:textId="77777777" w:rsidR="00357B54" w:rsidRPr="00357B54" w:rsidRDefault="00357B54" w:rsidP="00357B54">
            <w:pPr>
              <w:jc w:val="center"/>
              <w:rPr>
                <w:del w:id="1589" w:author="zusammenlegung" w:date="2025-12-12T19:01:00Z" w16du:dateUtc="2025-12-12T18:01:00Z"/>
                <w:sz w:val="20"/>
                <w:szCs w:val="20"/>
              </w:rPr>
            </w:pPr>
            <w:del w:id="1590" w:author="zusammenlegung" w:date="2025-12-12T19:01:00Z" w16du:dateUtc="2025-12-12T18:01:00Z">
              <w:r w:rsidRPr="00357B54">
                <w:rPr>
                  <w:sz w:val="20"/>
                  <w:szCs w:val="20"/>
                </w:rPr>
                <w:delText>12m</w:delText>
              </w:r>
            </w:del>
          </w:p>
        </w:tc>
      </w:tr>
      <w:tr w:rsidR="00357B54" w14:paraId="43CC58E3" w14:textId="77777777" w:rsidTr="00357B54">
        <w:trPr>
          <w:del w:id="1591" w:author="zusammenlegung" w:date="2025-12-12T19:01:00Z" w16du:dateUtc="2025-12-12T18:01:00Z"/>
        </w:trPr>
        <w:tc>
          <w:tcPr>
            <w:tcW w:w="2252" w:type="dxa"/>
            <w:vAlign w:val="center"/>
          </w:tcPr>
          <w:p w14:paraId="08C0193D" w14:textId="77777777" w:rsidR="00357B54" w:rsidRPr="00357B54" w:rsidRDefault="00357B54" w:rsidP="00357B54">
            <w:pPr>
              <w:rPr>
                <w:del w:id="1592" w:author="zusammenlegung" w:date="2025-12-12T19:01:00Z" w16du:dateUtc="2025-12-12T18:01:00Z"/>
                <w:sz w:val="20"/>
                <w:szCs w:val="20"/>
              </w:rPr>
            </w:pPr>
            <w:del w:id="1593" w:author="zusammenlegung" w:date="2025-12-12T19:01:00Z" w16du:dateUtc="2025-12-12T18:01:00Z">
              <w:r w:rsidRPr="00357B54">
                <w:rPr>
                  <w:sz w:val="20"/>
                  <w:szCs w:val="20"/>
                </w:rPr>
                <w:delText>Very near</w:delText>
              </w:r>
            </w:del>
          </w:p>
        </w:tc>
        <w:tc>
          <w:tcPr>
            <w:tcW w:w="2253" w:type="dxa"/>
            <w:vAlign w:val="center"/>
          </w:tcPr>
          <w:p w14:paraId="4C94F4CD" w14:textId="77777777" w:rsidR="00357B54" w:rsidRPr="00357B54" w:rsidRDefault="00357B54" w:rsidP="00357B54">
            <w:pPr>
              <w:jc w:val="center"/>
              <w:rPr>
                <w:del w:id="1594" w:author="zusammenlegung" w:date="2025-12-12T19:01:00Z" w16du:dateUtc="2025-12-12T18:01:00Z"/>
                <w:sz w:val="20"/>
                <w:szCs w:val="20"/>
              </w:rPr>
            </w:pPr>
            <w:del w:id="1595" w:author="zusammenlegung" w:date="2025-12-12T19:01:00Z" w16du:dateUtc="2025-12-12T18:01:00Z">
              <w:r w:rsidRPr="00357B54">
                <w:rPr>
                  <w:sz w:val="20"/>
                  <w:szCs w:val="20"/>
                </w:rPr>
                <w:delText>102m</w:delText>
              </w:r>
            </w:del>
          </w:p>
        </w:tc>
        <w:tc>
          <w:tcPr>
            <w:tcW w:w="2253" w:type="dxa"/>
            <w:vAlign w:val="center"/>
          </w:tcPr>
          <w:p w14:paraId="09804CCB" w14:textId="77777777" w:rsidR="00357B54" w:rsidRPr="00357B54" w:rsidRDefault="00357B54" w:rsidP="00357B54">
            <w:pPr>
              <w:jc w:val="center"/>
              <w:rPr>
                <w:del w:id="1596" w:author="zusammenlegung" w:date="2025-12-12T19:01:00Z" w16du:dateUtc="2025-12-12T18:01:00Z"/>
                <w:sz w:val="20"/>
                <w:szCs w:val="20"/>
              </w:rPr>
            </w:pPr>
            <w:del w:id="1597" w:author="zusammenlegung" w:date="2025-12-12T19:01:00Z" w16du:dateUtc="2025-12-12T18:01:00Z">
              <w:r w:rsidRPr="00357B54">
                <w:rPr>
                  <w:sz w:val="20"/>
                  <w:szCs w:val="20"/>
                </w:rPr>
                <w:delText>128m</w:delText>
              </w:r>
            </w:del>
          </w:p>
        </w:tc>
        <w:tc>
          <w:tcPr>
            <w:tcW w:w="2253" w:type="dxa"/>
            <w:vAlign w:val="center"/>
          </w:tcPr>
          <w:p w14:paraId="1A0EC5F0" w14:textId="77777777" w:rsidR="00357B54" w:rsidRPr="00357B54" w:rsidRDefault="00357B54" w:rsidP="00357B54">
            <w:pPr>
              <w:jc w:val="center"/>
              <w:rPr>
                <w:del w:id="1598" w:author="zusammenlegung" w:date="2025-12-12T19:01:00Z" w16du:dateUtc="2025-12-12T18:01:00Z"/>
                <w:sz w:val="20"/>
                <w:szCs w:val="20"/>
              </w:rPr>
            </w:pPr>
            <w:del w:id="1599" w:author="zusammenlegung" w:date="2025-12-12T19:01:00Z" w16du:dateUtc="2025-12-12T18:01:00Z">
              <w:r w:rsidRPr="00357B54">
                <w:rPr>
                  <w:sz w:val="20"/>
                  <w:szCs w:val="20"/>
                </w:rPr>
                <w:delText>38m</w:delText>
              </w:r>
            </w:del>
          </w:p>
        </w:tc>
      </w:tr>
      <w:tr w:rsidR="00357B54" w14:paraId="2095F6E7" w14:textId="77777777" w:rsidTr="00357B54">
        <w:trPr>
          <w:del w:id="1600" w:author="zusammenlegung" w:date="2025-12-12T19:01:00Z" w16du:dateUtc="2025-12-12T18:01:00Z"/>
        </w:trPr>
        <w:tc>
          <w:tcPr>
            <w:tcW w:w="2252" w:type="dxa"/>
            <w:vAlign w:val="center"/>
          </w:tcPr>
          <w:p w14:paraId="117AC7FF" w14:textId="77777777" w:rsidR="00357B54" w:rsidRPr="00357B54" w:rsidRDefault="00357B54" w:rsidP="00357B54">
            <w:pPr>
              <w:rPr>
                <w:del w:id="1601" w:author="zusammenlegung" w:date="2025-12-12T19:01:00Z" w16du:dateUtc="2025-12-12T18:01:00Z"/>
                <w:sz w:val="20"/>
                <w:szCs w:val="20"/>
              </w:rPr>
            </w:pPr>
            <w:del w:id="1602" w:author="zusammenlegung" w:date="2025-12-12T19:01:00Z" w16du:dateUtc="2025-12-12T18:01:00Z">
              <w:r w:rsidRPr="00357B54">
                <w:rPr>
                  <w:sz w:val="20"/>
                  <w:szCs w:val="20"/>
                </w:rPr>
                <w:delText>Extremely near</w:delText>
              </w:r>
            </w:del>
          </w:p>
        </w:tc>
        <w:tc>
          <w:tcPr>
            <w:tcW w:w="2253" w:type="dxa"/>
            <w:vAlign w:val="center"/>
          </w:tcPr>
          <w:p w14:paraId="2E5738B6" w14:textId="77777777" w:rsidR="00357B54" w:rsidRPr="00357B54" w:rsidRDefault="00357B54" w:rsidP="00357B54">
            <w:pPr>
              <w:jc w:val="center"/>
              <w:rPr>
                <w:del w:id="1603" w:author="zusammenlegung" w:date="2025-12-12T19:01:00Z" w16du:dateUtc="2025-12-12T18:01:00Z"/>
                <w:sz w:val="20"/>
                <w:szCs w:val="20"/>
              </w:rPr>
            </w:pPr>
            <w:del w:id="1604" w:author="zusammenlegung" w:date="2025-12-12T19:01:00Z" w16du:dateUtc="2025-12-12T18:01:00Z">
              <w:r w:rsidRPr="00357B54">
                <w:rPr>
                  <w:sz w:val="20"/>
                  <w:szCs w:val="20"/>
                </w:rPr>
                <w:delText>169m</w:delText>
              </w:r>
            </w:del>
          </w:p>
        </w:tc>
        <w:tc>
          <w:tcPr>
            <w:tcW w:w="2253" w:type="dxa"/>
            <w:vAlign w:val="center"/>
          </w:tcPr>
          <w:p w14:paraId="632764FF" w14:textId="77777777" w:rsidR="00357B54" w:rsidRPr="00357B54" w:rsidRDefault="00357B54" w:rsidP="00357B54">
            <w:pPr>
              <w:jc w:val="center"/>
              <w:rPr>
                <w:del w:id="1605" w:author="zusammenlegung" w:date="2025-12-12T19:01:00Z" w16du:dateUtc="2025-12-12T18:01:00Z"/>
                <w:sz w:val="20"/>
                <w:szCs w:val="20"/>
              </w:rPr>
            </w:pPr>
            <w:del w:id="1606" w:author="zusammenlegung" w:date="2025-12-12T19:01:00Z" w16du:dateUtc="2025-12-12T18:01:00Z">
              <w:r w:rsidRPr="00357B54">
                <w:rPr>
                  <w:sz w:val="20"/>
                  <w:szCs w:val="20"/>
                </w:rPr>
                <w:delText>180m</w:delText>
              </w:r>
            </w:del>
          </w:p>
        </w:tc>
        <w:tc>
          <w:tcPr>
            <w:tcW w:w="2253" w:type="dxa"/>
            <w:vAlign w:val="center"/>
          </w:tcPr>
          <w:p w14:paraId="795A8464" w14:textId="77777777" w:rsidR="00357B54" w:rsidRPr="00357B54" w:rsidRDefault="00357B54" w:rsidP="00357B54">
            <w:pPr>
              <w:jc w:val="center"/>
              <w:rPr>
                <w:del w:id="1607" w:author="zusammenlegung" w:date="2025-12-12T19:01:00Z" w16du:dateUtc="2025-12-12T18:01:00Z"/>
                <w:sz w:val="20"/>
                <w:szCs w:val="20"/>
              </w:rPr>
            </w:pPr>
            <w:del w:id="1608" w:author="zusammenlegung" w:date="2025-12-12T19:01:00Z" w16du:dateUtc="2025-12-12T18:01:00Z">
              <w:r w:rsidRPr="00357B54">
                <w:rPr>
                  <w:sz w:val="20"/>
                  <w:szCs w:val="20"/>
                </w:rPr>
                <w:delText>141m</w:delText>
              </w:r>
            </w:del>
          </w:p>
        </w:tc>
      </w:tr>
    </w:tbl>
    <w:p w14:paraId="58FBF85C" w14:textId="77777777" w:rsidR="00187CCB" w:rsidDel="008A0236" w:rsidRDefault="00187CCB" w:rsidP="007C0A0D">
      <w:pPr>
        <w:pStyle w:val="Textkrper"/>
        <w:rPr>
          <w:del w:id="1609" w:author="zusammenlegung" w:date="2025-12-12T19:01:00Z" w16du:dateUtc="2025-12-12T18:01:00Z"/>
        </w:rPr>
      </w:pPr>
      <w:del w:id="1610" w:author="zusammenlegung" w:date="2025-12-12T19:01:00Z" w16du:dateUtc="2025-12-12T18:01:00Z">
        <w:r>
          <w:delText xml:space="preserve">Table 5: Daily duration in each viewing distance range. For better readability, the table was transposed </w:delText>
        </w:r>
        <w:r w:rsidR="00C52A7E">
          <w:delText>(</w:delText>
        </w:r>
        <w:r>
          <w:delText>compared to the code results</w:delText>
        </w:r>
        <w:r w:rsidR="00C52A7E">
          <w:delText>)</w:delText>
        </w:r>
      </w:del>
    </w:p>
    <w:p w14:paraId="26C6260D" w14:textId="77777777" w:rsidR="008A0236" w:rsidRDefault="008A0236" w:rsidP="00187CCB">
      <w:pPr>
        <w:pStyle w:val="ImageCaption"/>
        <w:spacing w:before="200"/>
        <w:rPr>
          <w:ins w:id="1611" w:author="Johannes Zauner" w:date="2025-12-12T19:47:00Z" w16du:dateUtc="2025-12-12T18:47:00Z"/>
        </w:rPr>
      </w:pPr>
    </w:p>
    <w:p w14:paraId="539DBE55" w14:textId="56EBE818" w:rsidR="007C0A0D" w:rsidRPr="00E15100" w:rsidRDefault="007C0A0D" w:rsidP="007C0A0D">
      <w:pPr>
        <w:pStyle w:val="Textkrper"/>
      </w:pPr>
      <w:r w:rsidRPr="00E15100">
        <w:t xml:space="preserve">To visualize </w:t>
      </w:r>
      <w:del w:id="1612" w:author="zusammenlegung" w:date="2025-12-12T19:01:00Z" w16du:dateUtc="2025-12-12T18:01:00Z">
        <w:r w:rsidR="00504768">
          <w:delText>th</w:delText>
        </w:r>
        <w:r w:rsidR="00CE5C1D">
          <w:delText>ese data</w:delText>
        </w:r>
        <w:r w:rsidR="00504768">
          <w:delText xml:space="preserve">, </w:delText>
        </w:r>
        <w:r w:rsidR="00504768" w:rsidRPr="00187CCB">
          <w:rPr>
            <w:b/>
            <w:bCs/>
          </w:rPr>
          <w:delText>Figure 1</w:delText>
        </w:r>
      </w:del>
      <w:ins w:id="1613" w:author="zusammenlegung" w:date="2025-12-12T19:01:00Z" w16du:dateUtc="2025-12-12T18:01:00Z">
        <w:r w:rsidRPr="00C673E9">
          <w:rPr>
            <w:rFonts w:ascii="Arial" w:hAnsi="Arial" w:cs="Arial"/>
          </w:rPr>
          <w:t xml:space="preserve">this, </w:t>
        </w:r>
        <w:r w:rsidRPr="00C673E9">
          <w:rPr>
            <w:rFonts w:ascii="Arial" w:hAnsi="Arial" w:cs="Arial"/>
          </w:rPr>
          <w:fldChar w:fldCharType="begin"/>
        </w:r>
        <w:r w:rsidRPr="00C673E9">
          <w:rPr>
            <w:rFonts w:ascii="Arial" w:hAnsi="Arial" w:cs="Arial"/>
          </w:rPr>
          <w:instrText>HYPERLINK \l "fig-ranges"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Figure 1</w:t>
        </w:r>
        <w:r w:rsidRPr="00C673E9">
          <w:rPr>
            <w:rFonts w:ascii="Arial" w:hAnsi="Arial" w:cs="Arial"/>
          </w:rPr>
          <w:fldChar w:fldCharType="end"/>
        </w:r>
      </w:ins>
      <w:r w:rsidRPr="00E15100">
        <w:rPr>
          <w:b/>
        </w:rPr>
        <w:t xml:space="preserve"> </w:t>
      </w:r>
      <w:r w:rsidRPr="00E15100">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E15100">
        <w:tc>
          <w:tcPr>
            <w:tcW w:w="9021" w:type="dxa"/>
          </w:tcPr>
          <w:p w14:paraId="3333B9F6" w14:textId="77777777" w:rsidR="00504768" w:rsidRDefault="007E42C7" w:rsidP="002822A0">
            <w:pPr>
              <w:pStyle w:val="Compact"/>
            </w:pPr>
            <w:bookmarkStart w:id="1614" w:name="fig-ranges"/>
            <w:r>
              <w:rPr>
                <w:noProof/>
              </w:rPr>
              <w:drawing>
                <wp:inline distT="0" distB="0" distL="0" distR="0" wp14:anchorId="6271D2A7" wp14:editId="43AB4B07">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10"/>
                          <a:stretch>
                            <a:fillRect/>
                          </a:stretch>
                        </pic:blipFill>
                        <pic:spPr>
                          <a:xfrm>
                            <a:off x="0" y="0"/>
                            <a:ext cx="0" cy="0"/>
                          </a:xfrm>
                          <a:prstGeom prst="rect">
                            <a:avLst/>
                          </a:prstGeom>
                        </pic:spPr>
                      </pic:pic>
                    </a:graphicData>
                  </a:graphic>
                </wp:inline>
              </w:drawing>
            </w:r>
            <w:r w:rsidR="006B2402">
              <w:rPr>
                <w:noProof/>
              </w:rPr>
              <w:drawing>
                <wp:inline distT="0" distB="0" distL="0" distR="0" wp14:anchorId="1D6A16C6" wp14:editId="482C7396">
                  <wp:extent cx="4319803" cy="3085574"/>
                  <wp:effectExtent l="0" t="0" r="0" b="635"/>
                  <wp:docPr id="8401483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8358" name="Grafik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9803" cy="3085574"/>
                          </a:xfrm>
                          <a:prstGeom prst="rect">
                            <a:avLst/>
                          </a:prstGeom>
                        </pic:spPr>
                      </pic:pic>
                    </a:graphicData>
                  </a:graphic>
                </wp:inline>
              </w:drawing>
            </w:r>
          </w:p>
          <w:p w14:paraId="1C45A2A0" w14:textId="1A409824" w:rsidR="007C0A0D" w:rsidRPr="00E15100" w:rsidRDefault="007C0A0D" w:rsidP="0047611C">
            <w:pPr>
              <w:pStyle w:val="ImageCaption"/>
              <w:spacing w:before="200"/>
            </w:pPr>
            <w:r w:rsidRPr="00E15100">
              <w:lastRenderedPageBreak/>
              <w:t>Figure 1: Percentage of total time spent in each viewing distance range</w:t>
            </w:r>
            <w:r w:rsidR="002822A0">
              <w:t xml:space="preserve"> for an average day (mean daily), average weekday, or weekend</w:t>
            </w:r>
          </w:p>
        </w:tc>
        <w:bookmarkEnd w:id="1614"/>
      </w:tr>
    </w:tbl>
    <w:p w14:paraId="62932ECE" w14:textId="1592AB4E" w:rsidR="007C0A0D" w:rsidRPr="00C673E9" w:rsidDel="00746ABC" w:rsidRDefault="007C0A0D" w:rsidP="007C0A0D">
      <w:pPr>
        <w:pStyle w:val="Compact"/>
        <w:numPr>
          <w:ilvl w:val="0"/>
          <w:numId w:val="59"/>
        </w:numPr>
        <w:spacing w:line="240" w:lineRule="auto"/>
        <w:rPr>
          <w:ins w:id="1615" w:author="zusammenlegung" w:date="2025-12-12T19:01:00Z" w16du:dateUtc="2025-12-12T18:01:00Z"/>
          <w:del w:id="1616" w:author="Johannes Zauner" w:date="2025-12-12T20:34:00Z" w16du:dateUtc="2025-12-12T19:34:00Z"/>
          <w:rFonts w:ascii="Arial" w:hAnsi="Arial" w:cs="Arial"/>
        </w:rPr>
      </w:pPr>
      <w:ins w:id="1617" w:author="zusammenlegung" w:date="2025-12-12T19:01:00Z" w16du:dateUtc="2025-12-12T18:01:00Z">
        <w:del w:id="1618" w:author="Johannes Zauner" w:date="2025-12-12T20:34:00Z" w16du:dateUtc="2025-12-12T19:34:00Z">
          <w:r w:rsidRPr="00C673E9" w:rsidDel="00746ABC">
            <w:rPr>
              <w:rFonts w:ascii="Arial" w:hAnsi="Arial" w:cs="Arial"/>
            </w:rPr>
            <w:lastRenderedPageBreak/>
            <w:delText>Broadly, this portion repeats the prior code cell</w:delText>
          </w:r>
        </w:del>
      </w:ins>
    </w:p>
    <w:p w14:paraId="41412E94" w14:textId="3BE31B83" w:rsidR="00E15100" w:rsidRPr="00C673E9" w:rsidRDefault="007C0A0D" w:rsidP="00E15100">
      <w:pPr>
        <w:pStyle w:val="Compact"/>
        <w:spacing w:line="240" w:lineRule="auto"/>
        <w:rPr>
          <w:ins w:id="1619" w:author="zusammenlegung" w:date="2025-12-12T19:01:00Z" w16du:dateUtc="2025-12-12T18:01:00Z"/>
          <w:rFonts w:ascii="Arial" w:hAnsi="Arial" w:cs="Arial"/>
        </w:rPr>
      </w:pPr>
      <w:ins w:id="1620" w:author="zusammenlegung" w:date="2025-12-12T19:01:00Z" w16du:dateUtc="2025-12-12T18:01:00Z">
        <w:del w:id="1621" w:author="Johannes Zauner" w:date="2025-12-12T20:16:00Z" w16du:dateUtc="2025-12-12T19:16:00Z">
          <w:r w:rsidRPr="00C673E9" w:rsidDel="0093450A">
            <w:rPr>
              <w:rFonts w:ascii="Arial" w:hAnsi="Arial" w:cs="Arial"/>
            </w:rPr>
            <w:delText>c</w:delText>
          </w:r>
        </w:del>
        <w:del w:id="1622" w:author="Johannes Zauner" w:date="2025-12-12T20:34:00Z" w16du:dateUtc="2025-12-12T19:34:00Z">
          <w:r w:rsidRPr="00C673E9" w:rsidDel="00746ABC">
            <w:rPr>
              <w:rFonts w:ascii="Arial" w:hAnsi="Arial" w:cs="Arial"/>
            </w:rPr>
            <w:delText>onvert to percentage of daily total</w:delText>
          </w:r>
        </w:del>
      </w:ins>
    </w:p>
    <w:p w14:paraId="5AA69472" w14:textId="77777777" w:rsidR="007C0A0D" w:rsidRPr="00C673E9" w:rsidRDefault="007C0A0D" w:rsidP="007C0A0D">
      <w:pPr>
        <w:pStyle w:val="berschrift4"/>
      </w:pPr>
      <w:bookmarkStart w:id="1623" w:name="frequency-of-continuous-near-work"/>
      <w:r w:rsidRPr="00C673E9">
        <w:t>Frequency of continuous near work</w:t>
      </w:r>
    </w:p>
    <w:p w14:paraId="4399C097" w14:textId="59C334C0" w:rsidR="007C0A0D" w:rsidRPr="00E15100" w:rsidRDefault="007C0A0D" w:rsidP="007C0A0D">
      <w:pPr>
        <w:pStyle w:val="FirstParagraph"/>
      </w:pPr>
      <w:r w:rsidRPr="00E15100">
        <w:t xml:space="preserve">Continuous near-work </w:t>
      </w:r>
      <w:del w:id="1624" w:author="zusammenlegung" w:date="2025-12-12T19:01:00Z" w16du:dateUtc="2025-12-12T18:01:00Z">
        <w:r w:rsidR="00292170">
          <w:delText>is typically defined</w:delText>
        </w:r>
      </w:del>
      <w:ins w:id="1625" w:author="zusammenlegung" w:date="2025-12-12T19:01:00Z" w16du:dateUtc="2025-12-12T18:01:00Z">
        <w:r w:rsidRPr="00C673E9">
          <w:rPr>
            <w:rFonts w:ascii="Arial" w:hAnsi="Arial" w:cs="Arial"/>
          </w:rPr>
          <w:t>can be understood</w:t>
        </w:r>
      </w:ins>
      <w:r w:rsidRPr="00E15100">
        <w:t xml:space="preserve"> as sustained viewing within a near distance for some minimum duration, allowing only brief interruptions. We use LightLogR’s </w:t>
      </w:r>
      <w:r w:rsidRPr="00E15100">
        <w:rPr>
          <w:rStyle w:val="VerbatimChar"/>
        </w:rPr>
        <w:t>cluster</w:t>
      </w:r>
      <w:r w:rsidRPr="00E15100">
        <w:t xml:space="preserve"> function to identify episodes of continuous near work. Here</w:t>
      </w:r>
      <w:ins w:id="1626" w:author="zusammenlegung" w:date="2025-12-12T19:01:00Z" w16du:dateUtc="2025-12-12T18:01:00Z">
        <w:r w:rsidRPr="00C673E9">
          <w:rPr>
            <w:rFonts w:ascii="Arial" w:hAnsi="Arial" w:cs="Arial"/>
          </w:rPr>
          <w:t>,</w:t>
        </w:r>
      </w:ins>
      <w:r w:rsidRPr="00E15100">
        <w:t xml:space="preserve"> we define a near-work episode as viewing distance between 20 cm and 60 cm that lasts at least 30 minutes, with interruptions of up to 1 minute allowed (meaning short breaks ≤1 min do not end the episode). </w:t>
      </w:r>
      <w:del w:id="1627" w:author="zusammenlegung" w:date="2025-12-12T19:01:00Z" w16du:dateUtc="2025-12-12T18:01:00Z">
        <w:r w:rsidR="00292170">
          <w:delText xml:space="preserve">Using </w:delText>
        </w:r>
        <w:r w:rsidR="00292170" w:rsidRPr="00E4755A">
          <w:rPr>
            <w:rStyle w:val="VerbatimChar"/>
          </w:rPr>
          <w:delText>extract_clusters()</w:delText>
        </w:r>
      </w:del>
      <w:ins w:id="1628" w:author="zusammenlegung" w:date="2025-12-12T19:01:00Z" w16du:dateUtc="2025-12-12T18:01:00Z">
        <w:r w:rsidRPr="00C673E9">
          <w:rPr>
            <w:rFonts w:ascii="Arial" w:hAnsi="Arial" w:cs="Arial"/>
          </w:rPr>
          <w:t xml:space="preserve">Using </w:t>
        </w:r>
        <w:r w:rsidRPr="00C673E9">
          <w:rPr>
            <w:rFonts w:ascii="Arial" w:hAnsi="Arial" w:cs="Arial"/>
          </w:rPr>
          <w:fldChar w:fldCharType="begin"/>
        </w:r>
        <w:r w:rsidRPr="00C673E9">
          <w:rPr>
            <w:rFonts w:ascii="Arial" w:hAnsi="Arial" w:cs="Arial"/>
          </w:rPr>
          <w:instrText>HYPERLINK "https://tscnlab.github.io/LightLogR/reference/extract_clusters.html"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extract_clusters()</w:t>
        </w:r>
        <w:r w:rsidRPr="00C673E9">
          <w:rPr>
            <w:rFonts w:ascii="Arial" w:hAnsi="Arial" w:cs="Arial"/>
          </w:rPr>
          <w:fldChar w:fldCharType="end"/>
        </w:r>
      </w:ins>
      <w:r w:rsidRPr="00E15100">
        <w:t xml:space="preserve"> with those parameters, we count how many such episodes occur per day.</w:t>
      </w:r>
    </w:p>
    <w:p w14:paraId="7C7E3F43" w14:textId="0CABF0B3" w:rsidR="007C0A0D" w:rsidRPr="00E15100" w:rsidRDefault="00292170" w:rsidP="007C0A0D">
      <w:pPr>
        <w:pStyle w:val="Textkrper"/>
      </w:pPr>
      <w:del w:id="1629" w:author="zusammenlegung" w:date="2025-12-12T19:01:00Z" w16du:dateUtc="2025-12-12T18:01:00Z">
        <w:r w:rsidRPr="00E4755A">
          <w:rPr>
            <w:b/>
            <w:bCs/>
          </w:rPr>
          <w:delText>Table 6</w:delText>
        </w:r>
      </w:del>
      <w:ins w:id="1630" w:author="zusammenlegung" w:date="2025-12-12T19:01:00Z" w16du:dateUtc="2025-12-12T18:01:00Z">
        <w:r w:rsidR="007C0A0D" w:rsidRPr="00C673E9">
          <w:rPr>
            <w:rFonts w:ascii="Arial" w:hAnsi="Arial" w:cs="Arial"/>
          </w:rPr>
          <w:fldChar w:fldCharType="begin"/>
        </w:r>
        <w:r w:rsidR="007C0A0D" w:rsidRPr="00C673E9">
          <w:rPr>
            <w:rFonts w:ascii="Arial" w:hAnsi="Arial" w:cs="Arial"/>
          </w:rPr>
          <w:instrText>HYPERLINK \l "tbl-continuousnear"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Table 6</w:t>
        </w:r>
        <w:r w:rsidR="007C0A0D" w:rsidRPr="00C673E9">
          <w:rPr>
            <w:rFonts w:ascii="Arial" w:hAnsi="Arial" w:cs="Arial"/>
          </w:rPr>
          <w:fldChar w:fldCharType="end"/>
        </w:r>
      </w:ins>
      <w:r w:rsidR="007C0A0D" w:rsidRPr="00E15100">
        <w:t xml:space="preserve"> summarizes the average frequency of continuous near-work episodes per day, and </w:t>
      </w:r>
      <w:del w:id="1631" w:author="zusammenlegung" w:date="2025-12-12T19:01:00Z" w16du:dateUtc="2025-12-12T18:01:00Z">
        <w:r w:rsidRPr="00E4755A">
          <w:rPr>
            <w:b/>
            <w:bCs/>
          </w:rPr>
          <w:delText>Figure 2</w:delText>
        </w:r>
      </w:del>
      <w:ins w:id="1632" w:author="zusammenlegung" w:date="2025-12-12T19:01:00Z" w16du:dateUtc="2025-12-12T18:01:00Z">
        <w:r w:rsidR="007C0A0D" w:rsidRPr="00C673E9">
          <w:rPr>
            <w:rFonts w:ascii="Arial" w:hAnsi="Arial" w:cs="Arial"/>
          </w:rPr>
          <w:fldChar w:fldCharType="begin"/>
        </w:r>
        <w:r w:rsidR="007C0A0D" w:rsidRPr="00C673E9">
          <w:rPr>
            <w:rFonts w:ascii="Arial" w:hAnsi="Arial" w:cs="Arial"/>
          </w:rPr>
          <w:instrText>HYPERLINK \l "fig-visbreak"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Figure 2</w:t>
        </w:r>
        <w:r w:rsidR="007C0A0D" w:rsidRPr="00C673E9">
          <w:rPr>
            <w:rFonts w:ascii="Arial" w:hAnsi="Arial" w:cs="Arial"/>
          </w:rPr>
          <w:fldChar w:fldCharType="end"/>
        </w:r>
      </w:ins>
      <w:r w:rsidR="007C0A0D" w:rsidRPr="00E15100">
        <w:t xml:space="preserve"> provides an example visualization of these episodes on the distance time series.</w:t>
      </w:r>
    </w:p>
    <w:p w14:paraId="124DE873" w14:textId="07F32DDF" w:rsidR="007C0A0D" w:rsidRPr="00160B18" w:rsidRDefault="00160B18" w:rsidP="00F61D20">
      <w:pPr>
        <w:pStyle w:val="SourceCode"/>
        <w:spacing w:line="240" w:lineRule="auto"/>
        <w:rPr>
          <w:ins w:id="1633" w:author="zusammenlegung" w:date="2025-12-12T19:01:00Z" w16du:dateUtc="2025-12-12T18:01:00Z"/>
          <w:lang w:val="de-DE"/>
          <w:rPrChange w:id="1634" w:author="Johannes Zauner" w:date="2025-12-13T05:16:00Z" w16du:dateUtc="2025-12-13T04:16:00Z">
            <w:rPr>
              <w:ins w:id="1635" w:author="zusammenlegung" w:date="2025-12-12T19:01:00Z" w16du:dateUtc="2025-12-12T18:01:00Z"/>
              <w:rFonts w:ascii="Arial" w:hAnsi="Arial" w:cs="Arial"/>
            </w:rPr>
          </w:rPrChange>
        </w:rPr>
      </w:pPr>
      <w:bookmarkStart w:id="1636" w:name="annotated-cell-5"/>
      <w:ins w:id="1637" w:author="Johannes Zauner" w:date="2025-12-13T05:16:00Z">
        <w:r w:rsidRPr="00160B18">
          <w:rPr>
            <w:b/>
            <w:bCs/>
            <w:lang w:val="de-DE"/>
            <w:rPrChange w:id="1638" w:author="Johannes Zauner" w:date="2025-12-13T05:16:00Z" w16du:dateUtc="2025-12-13T04:16:00Z">
              <w:rPr>
                <w:lang w:val="de-DE"/>
              </w:rPr>
            </w:rPrChange>
          </w:rPr>
          <w:t>Calculate the frequency of continuous near-work episodes per day</w:t>
        </w:r>
      </w:ins>
      <w:ins w:id="1639" w:author="Johannes Zauner" w:date="2025-12-13T05:08:00Z" w16du:dateUtc="2025-12-13T04:08:00Z">
        <w:r w:rsidR="008C4DD3">
          <w:rPr>
            <w:color w:val="4758AB"/>
            <w:shd w:val="clear" w:color="auto" w:fill="F1F3F5"/>
            <w:lang w:val="de-DE"/>
          </w:rPr>
          <w:br/>
        </w:r>
      </w:ins>
      <w:ins w:id="1640" w:author="Johannes Zauner" w:date="2025-12-12T20:48:00Z" w16du:dateUtc="2025-12-12T19:48:00Z">
        <w:r w:rsidR="007C552C">
          <w:rPr>
            <w:rStyle w:val="NormalTok"/>
          </w:rPr>
          <w:t>1</w:t>
        </w:r>
      </w:ins>
      <w:ins w:id="1641" w:author="Johannes Zauner" w:date="2025-12-12T20:49:00Z" w16du:dateUtc="2025-12-12T19:49:00Z">
        <w:r w:rsidR="0056723D">
          <w:rPr>
            <w:rStyle w:val="NormalTok"/>
          </w:rPr>
          <w:t xml:space="preserve"> </w:t>
        </w:r>
      </w:ins>
      <w:ins w:id="1642" w:author="Johannes Zauner" w:date="2025-12-12T20:48:00Z" w16du:dateUtc="2025-12-12T19:48:00Z">
        <w:r w:rsidR="007C552C">
          <w:rPr>
            <w:rStyle w:val="NormalTok"/>
          </w:rPr>
          <w:t xml:space="preserve"> </w:t>
        </w:r>
      </w:ins>
      <w:r w:rsidR="007C0A0D" w:rsidRPr="00E15100">
        <w:rPr>
          <w:rStyle w:val="NormalTok"/>
        </w:rPr>
        <w:t xml:space="preserve">dataCC </w:t>
      </w:r>
      <w:r w:rsidR="007C0A0D" w:rsidRPr="00E15100">
        <w:rPr>
          <w:rStyle w:val="SpecialCharTok"/>
        </w:rPr>
        <w:t>|&gt;</w:t>
      </w:r>
      <w:r w:rsidR="007C0A0D" w:rsidRPr="00E15100">
        <w:rPr>
          <w:rStyle w:val="NormalTok"/>
        </w:rPr>
        <w:t xml:space="preserve"> </w:t>
      </w:r>
      <w:r w:rsidR="007C0A0D" w:rsidRPr="00E15100">
        <w:br/>
      </w:r>
      <w:ins w:id="1643" w:author="Johannes Zauner" w:date="2025-12-12T20:48:00Z" w16du:dateUtc="2025-12-12T19:48:00Z">
        <w:r w:rsidR="007C552C">
          <w:rPr>
            <w:rStyle w:val="NormalTok"/>
          </w:rPr>
          <w:t>2</w:t>
        </w:r>
      </w:ins>
      <w:ins w:id="1644" w:author="Johannes Zauner" w:date="2025-12-12T20:49:00Z" w16du:dateUtc="2025-12-12T19:49:00Z">
        <w:r w:rsidR="0056723D">
          <w:rPr>
            <w:rStyle w:val="NormalTok"/>
          </w:rPr>
          <w:t xml:space="preserve"> </w:t>
        </w:r>
      </w:ins>
      <w:ins w:id="1645"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FunctionTok"/>
        </w:rPr>
        <w:t>extract_clusters</w:t>
      </w:r>
      <w:del w:id="1646" w:author="zusammenlegung" w:date="2025-12-12T19:01:00Z" w16du:dateUtc="2025-12-12T18:01:00Z">
        <w:r w:rsidR="00292170">
          <w:rPr>
            <w:rStyle w:val="NormalTok"/>
          </w:rPr>
          <w:delText>(</w:delText>
        </w:r>
        <w:r w:rsidR="00954097">
          <w:rPr>
            <w:rStyle w:val="CommentTok"/>
          </w:rPr>
          <w:delText># create a new table containing clusters</w:delText>
        </w:r>
      </w:del>
      <w:ins w:id="1647" w:author="zusammenlegung" w:date="2025-12-12T19:01:00Z" w16du:dateUtc="2025-12-12T18:01:00Z">
        <w:r w:rsidR="007C0A0D" w:rsidRPr="00C673E9">
          <w:rPr>
            <w:rStyle w:val="NormalTok"/>
            <w:rFonts w:ascii="Arial" w:hAnsi="Arial" w:cs="Arial"/>
          </w:rPr>
          <w:t>(</w:t>
        </w:r>
      </w:ins>
      <w:r w:rsidR="007C0A0D" w:rsidRPr="00E15100">
        <w:br/>
      </w:r>
      <w:ins w:id="1648" w:author="Johannes Zauner" w:date="2025-12-12T20:48:00Z" w16du:dateUtc="2025-12-12T19:48:00Z">
        <w:r w:rsidR="007C552C">
          <w:rPr>
            <w:rStyle w:val="NormalTok"/>
          </w:rPr>
          <w:t>3</w:t>
        </w:r>
      </w:ins>
      <w:ins w:id="1649" w:author="Johannes Zauner" w:date="2025-12-12T20:49:00Z" w16du:dateUtc="2025-12-12T19:49:00Z">
        <w:r w:rsidR="0056723D">
          <w:rPr>
            <w:rStyle w:val="NormalTok"/>
          </w:rPr>
          <w:t xml:space="preserve"> </w:t>
        </w:r>
      </w:ins>
      <w:ins w:id="1650" w:author="Johannes Zauner" w:date="2025-12-12T20:48:00Z" w16du:dateUtc="2025-12-12T19:48:00Z">
        <w:r w:rsidR="007C552C">
          <w:rPr>
            <w:rStyle w:val="NormalTok"/>
          </w:rPr>
          <w:t xml:space="preserve"> </w:t>
        </w:r>
      </w:ins>
      <w:r w:rsidR="007C0A0D" w:rsidRPr="00E15100">
        <w:rPr>
          <w:rStyle w:val="NormalTok"/>
        </w:rPr>
        <w:t xml:space="preserve">    Dis </w:t>
      </w:r>
      <w:r w:rsidR="007C0A0D" w:rsidRPr="00E15100">
        <w:rPr>
          <w:rStyle w:val="SpecialCharTok"/>
        </w:rPr>
        <w:t>&gt;=</w:t>
      </w:r>
      <w:r w:rsidR="007C0A0D" w:rsidRPr="00E15100">
        <w:rPr>
          <w:rStyle w:val="NormalTok"/>
        </w:rPr>
        <w:t xml:space="preserve"> </w:t>
      </w:r>
      <w:r w:rsidR="007C0A0D" w:rsidRPr="00E15100">
        <w:rPr>
          <w:rStyle w:val="DecValTok"/>
        </w:rPr>
        <w:t>20</w:t>
      </w:r>
      <w:r w:rsidR="007C0A0D" w:rsidRPr="00E15100">
        <w:rPr>
          <w:rStyle w:val="NormalTok"/>
        </w:rPr>
        <w:t xml:space="preserve"> </w:t>
      </w:r>
      <w:r w:rsidR="007C0A0D" w:rsidRPr="00E15100">
        <w:rPr>
          <w:rStyle w:val="SpecialCharTok"/>
        </w:rPr>
        <w:t>&amp;</w:t>
      </w:r>
      <w:r w:rsidR="007C0A0D" w:rsidRPr="00E15100">
        <w:rPr>
          <w:rStyle w:val="NormalTok"/>
        </w:rPr>
        <w:t xml:space="preserve"> Dis </w:t>
      </w:r>
      <w:r w:rsidR="007C0A0D" w:rsidRPr="00E15100">
        <w:rPr>
          <w:rStyle w:val="SpecialCharTok"/>
        </w:rPr>
        <w:t>&lt;</w:t>
      </w:r>
      <w:r w:rsidR="007C0A0D" w:rsidRPr="00E15100">
        <w:rPr>
          <w:rStyle w:val="NormalTok"/>
        </w:rPr>
        <w:t xml:space="preserve"> </w:t>
      </w:r>
      <w:r w:rsidR="007C0A0D" w:rsidRPr="00E15100">
        <w:rPr>
          <w:rStyle w:val="DecValTok"/>
        </w:rPr>
        <w:t>60</w:t>
      </w:r>
      <w:r w:rsidR="007C0A0D" w:rsidRPr="00E15100">
        <w:rPr>
          <w:rStyle w:val="NormalTok"/>
        </w:rPr>
        <w:t>,</w:t>
      </w:r>
      <w:del w:id="1651" w:author="zusammenlegung" w:date="2025-12-12T19:01:00Z" w16du:dateUtc="2025-12-12T18:01:00Z">
        <w:r w:rsidR="00292170">
          <w:rPr>
            <w:rStyle w:val="NormalTok"/>
          </w:rPr>
          <w:delText xml:space="preserve">            </w:delText>
        </w:r>
        <w:r w:rsidR="00292170">
          <w:rPr>
            <w:rStyle w:val="CommentTok"/>
          </w:rPr>
          <w:delText xml:space="preserve"># </w:delText>
        </w:r>
      </w:del>
      <w:moveFromRangeStart w:id="1652" w:author="zusammenlegung" w:date="2025-12-12T19:01:00Z" w:name="move216458490"/>
      <w:moveFrom w:id="1653" w:author="zusammenlegung" w:date="2025-12-12T19:01:00Z" w16du:dateUtc="2025-12-12T18:01:00Z">
        <w:r w:rsidR="007C0A0D" w:rsidRPr="00E15100">
          <w:rPr>
            <w:rStyle w:val="CommentTok"/>
          </w:rPr>
          <w:t>condition: near-work distance</w:t>
        </w:r>
      </w:moveFrom>
      <w:moveFromRangeEnd w:id="1652"/>
      <w:r w:rsidR="007C0A0D" w:rsidRPr="00E15100">
        <w:br/>
      </w:r>
      <w:ins w:id="1654" w:author="Johannes Zauner" w:date="2025-12-12T20:48:00Z" w16du:dateUtc="2025-12-12T19:48:00Z">
        <w:r w:rsidR="007C552C">
          <w:rPr>
            <w:rStyle w:val="NormalTok"/>
          </w:rPr>
          <w:t>4</w:t>
        </w:r>
      </w:ins>
      <w:ins w:id="1655" w:author="Johannes Zauner" w:date="2025-12-12T20:49:00Z" w16du:dateUtc="2025-12-12T19:49:00Z">
        <w:r w:rsidR="0056723D">
          <w:rPr>
            <w:rStyle w:val="NormalTok"/>
          </w:rPr>
          <w:t xml:space="preserve"> </w:t>
        </w:r>
      </w:ins>
      <w:ins w:id="1656"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AttributeTok"/>
        </w:rPr>
        <w:t>cluster.duration =</w:t>
      </w:r>
      <w:r w:rsidR="007C0A0D" w:rsidRPr="00E15100">
        <w:rPr>
          <w:rStyle w:val="NormalTok"/>
        </w:rPr>
        <w:t xml:space="preserve"> </w:t>
      </w:r>
      <w:del w:id="1657" w:author="zusammenlegung" w:date="2025-12-12T19:01:00Z" w16du:dateUtc="2025-12-12T18:01:00Z">
        <w:r w:rsidR="003559B7">
          <w:rPr>
            <w:rStyle w:val="StringTok"/>
          </w:rPr>
          <w:delText>“</w:delText>
        </w:r>
      </w:del>
      <w:ins w:id="1658" w:author="zusammenlegung" w:date="2025-12-12T19:01:00Z" w16du:dateUtc="2025-12-12T18:01:00Z">
        <w:r w:rsidR="007C0A0D" w:rsidRPr="00C673E9">
          <w:rPr>
            <w:rStyle w:val="StringTok"/>
            <w:rFonts w:ascii="Arial" w:hAnsi="Arial" w:cs="Arial"/>
          </w:rPr>
          <w:t>"</w:t>
        </w:r>
      </w:ins>
      <w:r w:rsidR="007C0A0D" w:rsidRPr="00E15100">
        <w:rPr>
          <w:rStyle w:val="StringTok"/>
        </w:rPr>
        <w:t>30 mins</w:t>
      </w:r>
      <w:del w:id="1659" w:author="zusammenlegung" w:date="2025-12-12T19:01:00Z" w16du:dateUtc="2025-12-12T18:01:00Z">
        <w:r w:rsidR="003559B7">
          <w:rPr>
            <w:rStyle w:val="StringTok"/>
          </w:rPr>
          <w:delText>”</w:delText>
        </w:r>
        <w:r w:rsidR="00292170">
          <w:rPr>
            <w:rStyle w:val="NormalTok"/>
          </w:rPr>
          <w:delText xml:space="preserve">,    </w:delText>
        </w:r>
        <w:r w:rsidR="00292170">
          <w:rPr>
            <w:rStyle w:val="CommentTok"/>
          </w:rPr>
          <w:delText xml:space="preserve"># minimum </w:delText>
        </w:r>
        <w:r w:rsidR="003559B7">
          <w:rPr>
            <w:rStyle w:val="CommentTok"/>
          </w:rPr>
          <w:delText>duration</w:delText>
        </w:r>
      </w:del>
      <w:ins w:id="1660" w:author="zusammenlegung" w:date="2025-12-12T19:01:00Z" w16du:dateUtc="2025-12-12T18:01:00Z">
        <w:r w:rsidR="007C0A0D" w:rsidRPr="00C673E9">
          <w:rPr>
            <w:rStyle w:val="StringTok"/>
            <w:rFonts w:ascii="Arial" w:hAnsi="Arial" w:cs="Arial"/>
          </w:rPr>
          <w:t>"</w:t>
        </w:r>
        <w:r w:rsidR="007C0A0D" w:rsidRPr="00C673E9">
          <w:rPr>
            <w:rStyle w:val="NormalTok"/>
            <w:rFonts w:ascii="Arial" w:hAnsi="Arial" w:cs="Arial"/>
          </w:rPr>
          <w:t>,</w:t>
        </w:r>
      </w:ins>
      <w:r w:rsidR="007C0A0D" w:rsidRPr="00E15100">
        <w:rPr>
          <w:rStyle w:val="CommentTok"/>
        </w:rPr>
        <w:br/>
      </w:r>
      <w:ins w:id="1661" w:author="Johannes Zauner" w:date="2025-12-12T20:48:00Z" w16du:dateUtc="2025-12-12T19:48:00Z">
        <w:r w:rsidR="007C552C">
          <w:rPr>
            <w:rStyle w:val="NormalTok"/>
          </w:rPr>
          <w:t>5</w:t>
        </w:r>
      </w:ins>
      <w:ins w:id="1662" w:author="Johannes Zauner" w:date="2025-12-12T20:49:00Z" w16du:dateUtc="2025-12-12T19:49:00Z">
        <w:r w:rsidR="0056723D">
          <w:rPr>
            <w:rStyle w:val="NormalTok"/>
          </w:rPr>
          <w:t xml:space="preserve"> </w:t>
        </w:r>
      </w:ins>
      <w:ins w:id="1663"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AttributeTok"/>
        </w:rPr>
        <w:t>interruption.duration =</w:t>
      </w:r>
      <w:r w:rsidR="007C0A0D" w:rsidRPr="00E15100">
        <w:rPr>
          <w:rStyle w:val="NormalTok"/>
        </w:rPr>
        <w:t xml:space="preserve"> </w:t>
      </w:r>
      <w:del w:id="1664" w:author="zusammenlegung" w:date="2025-12-12T19:01:00Z" w16du:dateUtc="2025-12-12T18:01:00Z">
        <w:r w:rsidR="003559B7">
          <w:rPr>
            <w:rStyle w:val="StringTok"/>
          </w:rPr>
          <w:delText>“</w:delText>
        </w:r>
      </w:del>
      <w:ins w:id="1665" w:author="zusammenlegung" w:date="2025-12-12T19:01:00Z" w16du:dateUtc="2025-12-12T18:01:00Z">
        <w:r w:rsidR="007C0A0D" w:rsidRPr="00C673E9">
          <w:rPr>
            <w:rStyle w:val="StringTok"/>
            <w:rFonts w:ascii="Arial" w:hAnsi="Arial" w:cs="Arial"/>
          </w:rPr>
          <w:t>"</w:t>
        </w:r>
      </w:ins>
      <w:r w:rsidR="007C0A0D" w:rsidRPr="00E15100">
        <w:rPr>
          <w:rStyle w:val="StringTok"/>
        </w:rPr>
        <w:t>1 min</w:t>
      </w:r>
      <w:del w:id="1666" w:author="zusammenlegung" w:date="2025-12-12T19:01:00Z" w16du:dateUtc="2025-12-12T18:01:00Z">
        <w:r w:rsidR="003559B7">
          <w:rPr>
            <w:rStyle w:val="StringTok"/>
          </w:rPr>
          <w:delText>”</w:delText>
        </w:r>
        <w:r w:rsidR="00292170">
          <w:rPr>
            <w:rStyle w:val="NormalTok"/>
          </w:rPr>
          <w:delText xml:space="preserve">, </w:delText>
        </w:r>
        <w:r w:rsidR="00292170">
          <w:rPr>
            <w:rStyle w:val="CommentTok"/>
          </w:rPr>
          <w:delText># maximum gap allowed</w:delText>
        </w:r>
      </w:del>
      <w:ins w:id="1667" w:author="zusammenlegung" w:date="2025-12-12T19:01:00Z" w16du:dateUtc="2025-12-12T18:01:00Z">
        <w:r w:rsidR="007C0A0D" w:rsidRPr="00C673E9">
          <w:rPr>
            <w:rStyle w:val="StringTok"/>
            <w:rFonts w:ascii="Arial" w:hAnsi="Arial" w:cs="Arial"/>
          </w:rPr>
          <w:t>"</w:t>
        </w:r>
        <w:r w:rsidR="007C0A0D" w:rsidRPr="00C673E9">
          <w:rPr>
            <w:rStyle w:val="NormalTok"/>
            <w:rFonts w:ascii="Arial" w:hAnsi="Arial" w:cs="Arial"/>
          </w:rPr>
          <w:t>,</w:t>
        </w:r>
      </w:ins>
      <w:r w:rsidR="007C0A0D" w:rsidRPr="00E15100">
        <w:br/>
      </w:r>
      <w:ins w:id="1668" w:author="Johannes Zauner" w:date="2025-12-12T20:48:00Z" w16du:dateUtc="2025-12-12T19:48:00Z">
        <w:r w:rsidR="007C552C">
          <w:rPr>
            <w:rStyle w:val="NormalTok"/>
          </w:rPr>
          <w:t>6</w:t>
        </w:r>
      </w:ins>
      <w:ins w:id="1669" w:author="Johannes Zauner" w:date="2025-12-12T20:49:00Z" w16du:dateUtc="2025-12-12T19:49:00Z">
        <w:r w:rsidR="0056723D">
          <w:rPr>
            <w:rStyle w:val="NormalTok"/>
          </w:rPr>
          <w:t xml:space="preserve"> </w:t>
        </w:r>
      </w:ins>
      <w:ins w:id="1670"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AttributeTok"/>
        </w:rPr>
        <w:t>drop.empty.groups =</w:t>
      </w:r>
      <w:r w:rsidR="007C0A0D" w:rsidRPr="00E15100">
        <w:rPr>
          <w:rStyle w:val="NormalTok"/>
        </w:rPr>
        <w:t xml:space="preserve"> </w:t>
      </w:r>
      <w:r w:rsidR="007C0A0D" w:rsidRPr="00E15100">
        <w:rPr>
          <w:rStyle w:val="ConstantTok"/>
        </w:rPr>
        <w:t>FALSE</w:t>
      </w:r>
      <w:del w:id="1671" w:author="zusammenlegung" w:date="2025-12-12T19:01:00Z" w16du:dateUtc="2025-12-12T18:01:00Z">
        <w:r w:rsidR="00292170">
          <w:rPr>
            <w:rStyle w:val="NormalTok"/>
          </w:rPr>
          <w:delText xml:space="preserve">        </w:delText>
        </w:r>
        <w:r w:rsidR="00292170">
          <w:rPr>
            <w:rStyle w:val="CommentTok"/>
          </w:rPr>
          <w:delText xml:space="preserve"># </w:delText>
        </w:r>
        <w:r w:rsidR="003559B7">
          <w:rPr>
            <w:rStyle w:val="CommentTok"/>
          </w:rPr>
          <w:delText>list</w:delText>
        </w:r>
        <w:r w:rsidR="00292170">
          <w:rPr>
            <w:rStyle w:val="CommentTok"/>
          </w:rPr>
          <w:delText xml:space="preserve"> days with zero episodes</w:delText>
        </w:r>
      </w:del>
      <w:r w:rsidR="007C0A0D" w:rsidRPr="00E15100">
        <w:br/>
      </w:r>
      <w:ins w:id="1672" w:author="Johannes Zauner" w:date="2025-12-12T20:48:00Z" w16du:dateUtc="2025-12-12T19:48:00Z">
        <w:r w:rsidR="007C552C">
          <w:rPr>
            <w:rStyle w:val="NormalTok"/>
          </w:rPr>
          <w:t>7</w:t>
        </w:r>
      </w:ins>
      <w:ins w:id="1673" w:author="Johannes Zauner" w:date="2025-12-12T20:49:00Z" w16du:dateUtc="2025-12-12T19:49:00Z">
        <w:r w:rsidR="0056723D">
          <w:rPr>
            <w:rStyle w:val="NormalTok"/>
          </w:rPr>
          <w:t xml:space="preserve"> </w:t>
        </w:r>
      </w:ins>
      <w:ins w:id="1674" w:author="Johannes Zauner" w:date="2025-12-12T20:48:00Z" w16du:dateUtc="2025-12-12T19:48:00Z">
        <w:r w:rsidR="007C552C">
          <w:rPr>
            <w:rStyle w:val="NormalTok"/>
          </w:rPr>
          <w:t xml:space="preserve"> </w:t>
        </w:r>
      </w:ins>
      <w:r w:rsidR="007C0A0D" w:rsidRPr="00E15100">
        <w:rPr>
          <w:rStyle w:val="NormalTok"/>
        </w:rPr>
        <w:t xml:space="preserve">  ) </w:t>
      </w:r>
      <w:r w:rsidR="007C0A0D" w:rsidRPr="00E15100">
        <w:rPr>
          <w:rStyle w:val="SpecialCharTok"/>
        </w:rPr>
        <w:t>|&gt;</w:t>
      </w:r>
      <w:r w:rsidR="007C0A0D" w:rsidRPr="00E15100">
        <w:rPr>
          <w:rStyle w:val="NormalTok"/>
        </w:rPr>
        <w:t xml:space="preserve"> </w:t>
      </w:r>
      <w:r w:rsidR="007C0A0D" w:rsidRPr="00E15100">
        <w:br/>
      </w:r>
      <w:ins w:id="1675" w:author="Johannes Zauner" w:date="2025-12-12T20:48:00Z" w16du:dateUtc="2025-12-12T19:48:00Z">
        <w:r w:rsidR="007C552C">
          <w:rPr>
            <w:rStyle w:val="NormalTok"/>
          </w:rPr>
          <w:t>8</w:t>
        </w:r>
      </w:ins>
      <w:ins w:id="1676" w:author="Johannes Zauner" w:date="2025-12-12T20:49:00Z" w16du:dateUtc="2025-12-12T19:49:00Z">
        <w:r w:rsidR="0056723D">
          <w:rPr>
            <w:rStyle w:val="NormalTok"/>
          </w:rPr>
          <w:t xml:space="preserve"> </w:t>
        </w:r>
      </w:ins>
      <w:ins w:id="1677" w:author="Johannes Zauner" w:date="2025-12-12T20:48:00Z" w16du:dateUtc="2025-12-12T19:48:00Z">
        <w:r w:rsidR="007C552C">
          <w:rPr>
            <w:rStyle w:val="NormalTok"/>
          </w:rPr>
          <w:t xml:space="preserve"> </w:t>
        </w:r>
      </w:ins>
      <w:r w:rsidR="007C0A0D" w:rsidRPr="00E15100">
        <w:rPr>
          <w:rStyle w:val="NormalTok"/>
          <w:rFonts w:cs="Consolas"/>
        </w:rPr>
        <w:t xml:space="preserve">  </w:t>
      </w:r>
      <w:r w:rsidR="007C0A0D" w:rsidRPr="00E15100">
        <w:rPr>
          <w:rStyle w:val="FunctionTok"/>
          <w:rFonts w:cs="Consolas"/>
        </w:rPr>
        <w:t>summarize_numeric</w:t>
      </w:r>
      <w:r w:rsidR="007C0A0D" w:rsidRPr="00E15100">
        <w:rPr>
          <w:rStyle w:val="NormalTok"/>
          <w:rFonts w:cs="Consolas"/>
        </w:rPr>
        <w:t>(</w:t>
      </w:r>
      <w:r w:rsidR="007C0A0D" w:rsidRPr="00E15100">
        <w:rPr>
          <w:rStyle w:val="AttributeTok"/>
          <w:rFonts w:cs="Consolas"/>
        </w:rPr>
        <w:t>remove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StringTok"/>
          <w:rFonts w:cs="Consolas"/>
        </w:rPr>
        <w:t>"</w:t>
      </w:r>
      <w:r w:rsidR="007C0A0D" w:rsidRPr="00E15100">
        <w:rPr>
          <w:rStyle w:val="StringTok"/>
          <w:rFonts w:cs="Consolas"/>
        </w:rPr>
        <w:t>start</w:t>
      </w:r>
      <w:r w:rsidR="007C0A0D" w:rsidRPr="00E15100">
        <w:rPr>
          <w:rStyle w:val="StringTok"/>
          <w:rFonts w:cs="Consolas"/>
        </w:rPr>
        <w:t>"</w:t>
      </w:r>
      <w:r w:rsidR="007C0A0D" w:rsidRPr="00E15100">
        <w:rPr>
          <w:rStyle w:val="NormalTok"/>
          <w:rFonts w:cs="Consolas"/>
        </w:rPr>
        <w:t xml:space="preserve">, </w:t>
      </w:r>
      <w:r w:rsidR="007C0A0D" w:rsidRPr="00E15100">
        <w:rPr>
          <w:rStyle w:val="StringTok"/>
          <w:rFonts w:cs="Consolas"/>
        </w:rPr>
        <w:t>"</w:t>
      </w:r>
      <w:r w:rsidR="007C0A0D" w:rsidRPr="00E15100">
        <w:rPr>
          <w:rStyle w:val="StringTok"/>
          <w:rFonts w:cs="Consolas"/>
        </w:rPr>
        <w:t>end</w:t>
      </w:r>
      <w:r w:rsidR="007C0A0D" w:rsidRPr="00E15100">
        <w:rPr>
          <w:rStyle w:val="StringTok"/>
          <w:rFonts w:cs="Consolas"/>
        </w:rPr>
        <w:t>"</w:t>
      </w:r>
      <w:r w:rsidR="007C0A0D" w:rsidRPr="00E15100">
        <w:rPr>
          <w:rStyle w:val="NormalTok"/>
          <w:rFonts w:cs="Consolas"/>
        </w:rPr>
        <w:t xml:space="preserve">, </w:t>
      </w:r>
      <w:r w:rsidR="007C0A0D" w:rsidRPr="00E15100">
        <w:rPr>
          <w:rStyle w:val="StringTok"/>
          <w:rFonts w:cs="Consolas"/>
        </w:rPr>
        <w:t>"</w:t>
      </w:r>
      <w:r w:rsidR="007C0A0D" w:rsidRPr="00E15100">
        <w:rPr>
          <w:rStyle w:val="StringTok"/>
          <w:rFonts w:cs="Consolas"/>
        </w:rPr>
        <w:t>epoch</w:t>
      </w:r>
      <w:r w:rsidR="007C0A0D" w:rsidRPr="00E15100">
        <w:rPr>
          <w:rStyle w:val="StringTok"/>
          <w:rFonts w:cs="Consolas"/>
        </w:rPr>
        <w:t>"</w:t>
      </w:r>
      <w:r w:rsidR="007C0A0D" w:rsidRPr="00E15100">
        <w:rPr>
          <w:rStyle w:val="NormalTok"/>
          <w:rFonts w:cs="Consolas"/>
        </w:rPr>
        <w:t xml:space="preserve">, </w:t>
      </w:r>
      <w:r w:rsidR="007C0A0D" w:rsidRPr="00E15100">
        <w:rPr>
          <w:rStyle w:val="StringTok"/>
          <w:rFonts w:cs="Consolas"/>
        </w:rPr>
        <w:t>"</w:t>
      </w:r>
      <w:r w:rsidR="007C0A0D" w:rsidRPr="00E15100">
        <w:rPr>
          <w:rStyle w:val="StringTok"/>
          <w:rFonts w:cs="Consolas"/>
        </w:rPr>
        <w:t>duration</w:t>
      </w:r>
      <w:r w:rsidR="007C0A0D" w:rsidRPr="00E15100">
        <w:rPr>
          <w:rStyle w:val="StringTok"/>
          <w:rFonts w:cs="Consolas"/>
        </w:rPr>
        <w:t>"</w:t>
      </w:r>
      <w:r w:rsidR="007C0A0D" w:rsidRPr="00E15100">
        <w:rPr>
          <w:rStyle w:val="NormalTok"/>
          <w:rFonts w:cs="Consolas"/>
        </w:rPr>
        <w:t>),</w:t>
      </w:r>
      <w:r w:rsidR="007C0A0D" w:rsidRPr="00E15100">
        <w:rPr>
          <w:rFonts w:cs="Consolas"/>
        </w:rPr>
        <w:br/>
      </w:r>
      <w:ins w:id="1678" w:author="Johannes Zauner" w:date="2025-12-12T20:48:00Z" w16du:dateUtc="2025-12-12T19:48:00Z">
        <w:r w:rsidR="007C552C">
          <w:rPr>
            <w:rStyle w:val="NormalTok"/>
          </w:rPr>
          <w:t>9</w:t>
        </w:r>
      </w:ins>
      <w:ins w:id="1679" w:author="Johannes Zauner" w:date="2025-12-12T20:49:00Z" w16du:dateUtc="2025-12-12T19:49:00Z">
        <w:r w:rsidR="0056723D">
          <w:rPr>
            <w:rStyle w:val="NormalTok"/>
          </w:rPr>
          <w:t xml:space="preserve"> </w:t>
        </w:r>
      </w:ins>
      <w:ins w:id="1680" w:author="Johannes Zauner" w:date="2025-12-12T20:48:00Z" w16du:dateUtc="2025-12-12T19:48:00Z">
        <w:r w:rsidR="007C552C">
          <w:rPr>
            <w:rStyle w:val="NormalTok"/>
          </w:rPr>
          <w:t xml:space="preserve"> </w:t>
        </w:r>
      </w:ins>
      <w:r w:rsidR="007C0A0D" w:rsidRPr="00E15100">
        <w:rPr>
          <w:rStyle w:val="NormalTok"/>
          <w:rFonts w:cs="Consolas"/>
        </w:rPr>
        <w:t xml:space="preserve">                    </w:t>
      </w:r>
      <w:r w:rsidR="007C0A0D" w:rsidRPr="00E15100">
        <w:rPr>
          <w:rStyle w:val="AttributeTok"/>
          <w:rFonts w:cs="Consolas"/>
        </w:rPr>
        <w:t>add.total.duration =</w:t>
      </w:r>
      <w:r w:rsidR="007C0A0D" w:rsidRPr="00E15100">
        <w:rPr>
          <w:rStyle w:val="NormalTok"/>
          <w:rFonts w:cs="Consolas"/>
        </w:rPr>
        <w:t xml:space="preserve"> </w:t>
      </w:r>
      <w:r w:rsidR="007C0A0D" w:rsidRPr="00E15100">
        <w:rPr>
          <w:rStyle w:val="ConstantTok"/>
          <w:rFonts w:cs="Consolas"/>
        </w:rPr>
        <w:t>FALSE</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ins w:id="1681" w:author="Johannes Zauner" w:date="2025-12-12T20:48:00Z" w16du:dateUtc="2025-12-12T19:48:00Z">
        <w:r w:rsidR="007C552C">
          <w:rPr>
            <w:rStyle w:val="NormalTok"/>
          </w:rPr>
          <w:t>1</w:t>
        </w:r>
        <w:r w:rsidR="007C552C">
          <w:rPr>
            <w:rStyle w:val="NormalTok"/>
          </w:rPr>
          <w:t>0</w:t>
        </w:r>
      </w:ins>
      <w:ins w:id="1682" w:author="Johannes Zauner" w:date="2025-12-12T20:49:00Z" w16du:dateUtc="2025-12-12T19:49:00Z">
        <w:r w:rsidR="0056723D">
          <w:rPr>
            <w:rStyle w:val="NormalTok"/>
          </w:rPr>
          <w:t xml:space="preserve"> </w:t>
        </w:r>
      </w:ins>
      <w:r w:rsidR="007C0A0D" w:rsidRPr="00E15100">
        <w:rPr>
          <w:rStyle w:val="NormalTok"/>
          <w:rFonts w:cs="Consolas"/>
        </w:rPr>
        <w:t xml:space="preserve">  </w:t>
      </w:r>
      <w:r w:rsidR="007C0A0D" w:rsidRPr="00E15100">
        <w:rPr>
          <w:rStyle w:val="FunctionTok"/>
          <w:rFonts w:cs="Consolas"/>
        </w:rPr>
        <w:t>mean_daily</w:t>
      </w:r>
      <w:r w:rsidR="007C0A0D" w:rsidRPr="00E15100">
        <w:rPr>
          <w:rStyle w:val="NormalTok"/>
          <w:rFonts w:cs="Consolas"/>
        </w:rPr>
        <w:t>(</w:t>
      </w:r>
      <w:r w:rsidR="007C0A0D" w:rsidRPr="00E15100">
        <w:rPr>
          <w:rStyle w:val="AttributeTok"/>
          <w:rFonts w:cs="Consolas"/>
        </w:rPr>
        <w:t>prefix =</w:t>
      </w:r>
      <w:r w:rsidR="007C0A0D" w:rsidRPr="00E15100">
        <w:rPr>
          <w:rStyle w:val="NormalTok"/>
          <w:rFonts w:cs="Consolas"/>
        </w:rPr>
        <w:t xml:space="preserve"> </w:t>
      </w:r>
      <w:r w:rsidR="007C0A0D" w:rsidRPr="00E15100">
        <w:rPr>
          <w:rStyle w:val="StringTok"/>
          <w:rFonts w:cs="Consolas"/>
        </w:rPr>
        <w:t>"</w:t>
      </w:r>
      <w:r w:rsidR="007C0A0D" w:rsidRPr="00E15100">
        <w:rPr>
          <w:rStyle w:val="StringTok"/>
          <w:rFonts w:cs="Consolas"/>
        </w:rPr>
        <w:t xml:space="preserve">Frequency of </w:t>
      </w:r>
      <w:r w:rsidR="007C0A0D" w:rsidRPr="00E15100">
        <w:rPr>
          <w:rStyle w:val="StringTok"/>
          <w:rFonts w:cs="Consolas"/>
        </w:rPr>
        <w:t>"</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ins w:id="1683" w:author="Johannes Zauner" w:date="2025-12-12T20:48:00Z" w16du:dateUtc="2025-12-12T19:48:00Z">
        <w:r w:rsidR="007C552C">
          <w:rPr>
            <w:rStyle w:val="NormalTok"/>
          </w:rPr>
          <w:t>1</w:t>
        </w:r>
      </w:ins>
      <w:ins w:id="1684" w:author="Johannes Zauner" w:date="2025-12-12T20:49:00Z" w16du:dateUtc="2025-12-12T19:49:00Z">
        <w:r w:rsidR="007C552C">
          <w:rPr>
            <w:rStyle w:val="NormalTok"/>
          </w:rPr>
          <w:t>1</w:t>
        </w:r>
        <w:r w:rsidR="0056723D">
          <w:rPr>
            <w:rStyle w:val="NormalTok"/>
          </w:rPr>
          <w:t xml:space="preserve"> </w:t>
        </w:r>
      </w:ins>
      <w:r w:rsidR="007C0A0D" w:rsidRPr="00E15100">
        <w:rPr>
          <w:rStyle w:val="NormalTok"/>
          <w:rFonts w:cs="Consolas"/>
        </w:rPr>
        <w:t xml:space="preserve">  </w:t>
      </w:r>
      <w:r w:rsidR="007C0A0D" w:rsidRPr="00E15100">
        <w:rPr>
          <w:rStyle w:val="FunctionTok"/>
          <w:rFonts w:cs="Consolas"/>
        </w:rPr>
        <w:t>gt</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Style w:val="FunctionTok"/>
          <w:rFonts w:cs="Consolas"/>
        </w:rPr>
        <w:t>fmt_number</w:t>
      </w:r>
      <w:r w:rsidR="007C0A0D" w:rsidRPr="00E15100">
        <w:rPr>
          <w:rStyle w:val="NormalTok"/>
          <w:rFonts w:cs="Consolas"/>
        </w:rPr>
        <w:t>()</w:t>
      </w:r>
      <w:r w:rsidR="007C0A0D" w:rsidRPr="00C673E9">
        <w:rPr>
          <w:rStyle w:val="NormalTok"/>
          <w:rFonts w:ascii="Arial" w:hAnsi="Arial" w:cs="Arial"/>
        </w:rPr>
        <w:t xml:space="preserve"> </w:t>
      </w:r>
    </w:p>
    <w:bookmarkEnd w:id="1636"/>
    <w:p w14:paraId="51DB4809" w14:textId="46260C9F" w:rsidR="007C0A0D" w:rsidRPr="00FA292E" w:rsidDel="00FA292E" w:rsidRDefault="007C0A0D" w:rsidP="008A0236">
      <w:pPr>
        <w:pStyle w:val="DefinitionTerm"/>
        <w:rPr>
          <w:ins w:id="1685" w:author="zusammenlegung" w:date="2025-12-12T19:01:00Z" w16du:dateUtc="2025-12-12T18:01:00Z"/>
          <w:del w:id="1686" w:author="Johannes Zauner" w:date="2025-12-12T20:15:00Z" w16du:dateUtc="2025-12-12T19:15:00Z"/>
          <w:rFonts w:ascii="Arial" w:hAnsi="Arial" w:cs="Arial"/>
          <w:b w:val="0"/>
          <w:bCs/>
          <w:rPrChange w:id="1687" w:author="Johannes Zauner" w:date="2025-12-12T20:15:00Z" w16du:dateUtc="2025-12-12T19:15:00Z">
            <w:rPr>
              <w:ins w:id="1688" w:author="zusammenlegung" w:date="2025-12-12T19:01:00Z" w16du:dateUtc="2025-12-12T18:01:00Z"/>
              <w:del w:id="1689" w:author="Johannes Zauner" w:date="2025-12-12T20:15:00Z" w16du:dateUtc="2025-12-12T19:15:00Z"/>
              <w:rFonts w:ascii="Arial" w:hAnsi="Arial" w:cs="Arial"/>
            </w:rPr>
          </w:rPrChange>
        </w:rPr>
      </w:pPr>
      <w:ins w:id="1690" w:author="zusammenlegung" w:date="2025-12-12T19:01:00Z" w16du:dateUtc="2025-12-12T18:01:00Z">
        <w:r w:rsidRPr="00C673E9">
          <w:rPr>
            <w:rFonts w:ascii="Arial" w:hAnsi="Arial" w:cs="Arial"/>
          </w:rPr>
          <w:t>Line 3</w:t>
        </w:r>
      </w:ins>
      <w:ins w:id="1691" w:author="Johannes Zauner" w:date="2025-12-12T20:15:00Z" w16du:dateUtc="2025-12-12T19:15:00Z">
        <w:r w:rsidR="00FA292E">
          <w:rPr>
            <w:rFonts w:ascii="Arial" w:hAnsi="Arial" w:cs="Arial"/>
          </w:rPr>
          <w:t xml:space="preserve"> </w:t>
        </w:r>
      </w:ins>
    </w:p>
    <w:p w14:paraId="64676D50" w14:textId="58A180AA" w:rsidR="007C0A0D" w:rsidRPr="00FA292E" w:rsidRDefault="00FA292E" w:rsidP="00FA292E">
      <w:pPr>
        <w:pStyle w:val="DefinitionTerm"/>
        <w:rPr>
          <w:ins w:id="1692" w:author="zusammenlegung" w:date="2025-12-12T19:01:00Z" w16du:dateUtc="2025-12-12T18:01:00Z"/>
          <w:rFonts w:cs="Arial"/>
          <w:b w:val="0"/>
          <w:bCs/>
          <w:rPrChange w:id="1693" w:author="Johannes Zauner" w:date="2025-12-12T20:15:00Z" w16du:dateUtc="2025-12-12T19:15:00Z">
            <w:rPr>
              <w:ins w:id="1694" w:author="zusammenlegung" w:date="2025-12-12T19:01:00Z" w16du:dateUtc="2025-12-12T18:01:00Z"/>
              <w:rFonts w:cs="Arial"/>
            </w:rPr>
          </w:rPrChange>
        </w:rPr>
        <w:pPrChange w:id="1695" w:author="Johannes Zauner" w:date="2025-12-12T20:15:00Z" w16du:dateUtc="2025-12-12T19:15:00Z">
          <w:pPr>
            <w:pStyle w:val="Definition"/>
            <w:spacing w:after="0"/>
          </w:pPr>
        </w:pPrChange>
      </w:pPr>
      <w:ins w:id="1696" w:author="Johannes Zauner" w:date="2025-12-12T20:16:00Z" w16du:dateUtc="2025-12-12T19:16:00Z">
        <w:r>
          <w:rPr>
            <w:b w:val="0"/>
            <w:bCs/>
          </w:rPr>
          <w:t>C</w:t>
        </w:r>
      </w:ins>
      <w:moveToRangeStart w:id="1697" w:author="zusammenlegung" w:date="2025-12-12T19:01:00Z" w:name="move216458490"/>
      <w:moveTo w:id="1698" w:author="zusammenlegung" w:date="2025-12-12T19:01:00Z" w16du:dateUtc="2025-12-12T18:01:00Z">
        <w:del w:id="1699" w:author="Johannes Zauner" w:date="2025-12-12T20:16:00Z" w16du:dateUtc="2025-12-12T19:16:00Z">
          <w:r w:rsidR="007C0A0D" w:rsidRPr="00FA292E" w:rsidDel="00FA292E">
            <w:rPr>
              <w:b w:val="0"/>
              <w:bCs/>
              <w:rPrChange w:id="1700" w:author="Johannes Zauner" w:date="2025-12-12T20:15:00Z" w16du:dateUtc="2025-12-12T19:15:00Z">
                <w:rPr/>
              </w:rPrChange>
            </w:rPr>
            <w:delText>c</w:delText>
          </w:r>
        </w:del>
        <w:r w:rsidR="007C0A0D" w:rsidRPr="00FA292E">
          <w:rPr>
            <w:b w:val="0"/>
            <w:bCs/>
            <w:rPrChange w:id="1701" w:author="Johannes Zauner" w:date="2025-12-12T20:15:00Z" w16du:dateUtc="2025-12-12T19:15:00Z">
              <w:rPr/>
            </w:rPrChange>
          </w:rPr>
          <w:t>ondition: near-work distance</w:t>
        </w:r>
      </w:moveTo>
      <w:moveToRangeEnd w:id="1697"/>
      <w:del w:id="1702" w:author="zusammenlegung" w:date="2025-12-12T19:01:00Z" w16du:dateUtc="2025-12-12T18:01:00Z">
        <w:r w:rsidR="003559B7" w:rsidRPr="00FA292E">
          <w:rPr>
            <w:rStyle w:val="StringTok"/>
            <w:b w:val="0"/>
            <w:bCs/>
            <w:color w:val="BFBFBF" w:themeColor="background1" w:themeShade="BF"/>
            <w:rPrChange w:id="1703" w:author="Johannes Zauner" w:date="2025-12-12T20:15:00Z" w16du:dateUtc="2025-12-12T19:15:00Z">
              <w:rPr>
                <w:rStyle w:val="StringTok"/>
                <w:color w:val="BFBFBF" w:themeColor="background1" w:themeShade="BF"/>
              </w:rPr>
            </w:rPrChange>
          </w:rPr>
          <w:delText>“</w:delText>
        </w:r>
        <w:r w:rsidR="00292170" w:rsidRPr="00FA292E">
          <w:rPr>
            <w:rStyle w:val="NormalTok"/>
            <w:b w:val="0"/>
            <w:bCs/>
            <w:color w:val="BFBFBF" w:themeColor="background1" w:themeShade="BF"/>
            <w:rPrChange w:id="1704" w:author="Johannes Zauner" w:date="2025-12-12T20:15:00Z" w16du:dateUtc="2025-12-12T19:15:00Z">
              <w:rPr>
                <w:rStyle w:val="NormalTok"/>
                <w:color w:val="BFBFBF" w:themeColor="background1" w:themeShade="BF"/>
              </w:rPr>
            </w:rPrChange>
          </w:rPr>
          <w:delText xml:space="preserve">) </w:delText>
        </w:r>
        <w:r w:rsidR="00292170" w:rsidRPr="00FA292E">
          <w:rPr>
            <w:rStyle w:val="SpecialCharTok"/>
            <w:b w:val="0"/>
            <w:bCs/>
            <w:color w:val="BFBFBF" w:themeColor="background1" w:themeShade="BF"/>
            <w:rPrChange w:id="1705" w:author="Johannes Zauner" w:date="2025-12-12T20:15:00Z" w16du:dateUtc="2025-12-12T19:15:00Z">
              <w:rPr>
                <w:rStyle w:val="SpecialCharTok"/>
                <w:color w:val="BFBFBF" w:themeColor="background1" w:themeShade="BF"/>
              </w:rPr>
            </w:rPrChange>
          </w:rPr>
          <w:delText>|&gt;</w:delText>
        </w:r>
        <w:r w:rsidR="00292170" w:rsidRPr="00FA292E">
          <w:rPr>
            <w:rStyle w:val="NormalTok"/>
            <w:b w:val="0"/>
            <w:bCs/>
            <w:color w:val="BFBFBF" w:themeColor="background1" w:themeShade="BF"/>
            <w:rPrChange w:id="1706" w:author="Johannes Zauner" w:date="2025-12-12T20:15:00Z" w16du:dateUtc="2025-12-12T19:15:00Z">
              <w:rPr>
                <w:rStyle w:val="NormalTok"/>
                <w:color w:val="BFBFBF" w:themeColor="background1" w:themeShade="BF"/>
              </w:rPr>
            </w:rPrChange>
          </w:rPr>
          <w:delText xml:space="preserve"> </w:delText>
        </w:r>
        <w:r w:rsidR="00292170" w:rsidRPr="00FA292E">
          <w:rPr>
            <w:rStyle w:val="CommentTok"/>
            <w:b w:val="0"/>
            <w:bCs/>
            <w:color w:val="BFBFBF" w:themeColor="background1" w:themeShade="BF"/>
            <w:rPrChange w:id="1707" w:author="Johannes Zauner" w:date="2025-12-12T20:15:00Z" w16du:dateUtc="2025-12-12T19:15:00Z">
              <w:rPr>
                <w:rStyle w:val="CommentTok"/>
                <w:color w:val="BFBFBF" w:themeColor="background1" w:themeShade="BF"/>
              </w:rPr>
            </w:rPrChange>
          </w:rPr>
          <w:delText xml:space="preserve"># </w:delText>
        </w:r>
      </w:del>
    </w:p>
    <w:p w14:paraId="6ED9936A" w14:textId="1C3C5098" w:rsidR="007C0A0D" w:rsidRPr="00FA292E" w:rsidDel="00FA292E" w:rsidRDefault="007C0A0D" w:rsidP="008A0236">
      <w:pPr>
        <w:pStyle w:val="DefinitionTerm"/>
        <w:rPr>
          <w:ins w:id="1708" w:author="zusammenlegung" w:date="2025-12-12T19:01:00Z" w16du:dateUtc="2025-12-12T18:01:00Z"/>
          <w:del w:id="1709" w:author="Johannes Zauner" w:date="2025-12-12T20:15:00Z" w16du:dateUtc="2025-12-12T19:15:00Z"/>
          <w:rFonts w:ascii="Arial" w:hAnsi="Arial" w:cs="Arial"/>
          <w:b w:val="0"/>
          <w:bCs/>
          <w:rPrChange w:id="1710" w:author="Johannes Zauner" w:date="2025-12-12T20:15:00Z" w16du:dateUtc="2025-12-12T19:15:00Z">
            <w:rPr>
              <w:ins w:id="1711" w:author="zusammenlegung" w:date="2025-12-12T19:01:00Z" w16du:dateUtc="2025-12-12T18:01:00Z"/>
              <w:del w:id="1712" w:author="Johannes Zauner" w:date="2025-12-12T20:15:00Z" w16du:dateUtc="2025-12-12T19:15:00Z"/>
              <w:rFonts w:ascii="Arial" w:hAnsi="Arial" w:cs="Arial"/>
            </w:rPr>
          </w:rPrChange>
        </w:rPr>
      </w:pPr>
      <w:ins w:id="1713" w:author="zusammenlegung" w:date="2025-12-12T19:01:00Z" w16du:dateUtc="2025-12-12T18:01:00Z">
        <w:r w:rsidRPr="00C673E9">
          <w:rPr>
            <w:rFonts w:ascii="Arial" w:hAnsi="Arial" w:cs="Arial"/>
          </w:rPr>
          <w:t>Line 4</w:t>
        </w:r>
      </w:ins>
      <w:ins w:id="1714" w:author="Johannes Zauner" w:date="2025-12-12T20:15:00Z" w16du:dateUtc="2025-12-12T19:15:00Z">
        <w:r w:rsidR="00FA292E">
          <w:rPr>
            <w:rFonts w:ascii="Arial" w:hAnsi="Arial" w:cs="Arial"/>
          </w:rPr>
          <w:t xml:space="preserve"> </w:t>
        </w:r>
      </w:ins>
    </w:p>
    <w:p w14:paraId="2BF9454A" w14:textId="5EBBA7A9" w:rsidR="007C0A0D" w:rsidRPr="00FA292E" w:rsidRDefault="00FA292E" w:rsidP="00FA292E">
      <w:pPr>
        <w:pStyle w:val="DefinitionTerm"/>
        <w:rPr>
          <w:ins w:id="1715" w:author="zusammenlegung" w:date="2025-12-12T19:01:00Z" w16du:dateUtc="2025-12-12T18:01:00Z"/>
          <w:b w:val="0"/>
          <w:bCs/>
          <w:rPrChange w:id="1716" w:author="Johannes Zauner" w:date="2025-12-12T20:15:00Z" w16du:dateUtc="2025-12-12T19:15:00Z">
            <w:rPr>
              <w:ins w:id="1717" w:author="zusammenlegung" w:date="2025-12-12T19:01:00Z" w16du:dateUtc="2025-12-12T18:01:00Z"/>
            </w:rPr>
          </w:rPrChange>
        </w:rPr>
        <w:pPrChange w:id="1718" w:author="Johannes Zauner" w:date="2025-12-12T20:15:00Z" w16du:dateUtc="2025-12-12T19:15:00Z">
          <w:pPr>
            <w:pStyle w:val="Definition"/>
            <w:spacing w:after="0"/>
          </w:pPr>
        </w:pPrChange>
      </w:pPr>
      <w:ins w:id="1719" w:author="Johannes Zauner" w:date="2025-12-12T20:16:00Z" w16du:dateUtc="2025-12-12T19:16:00Z">
        <w:r>
          <w:rPr>
            <w:b w:val="0"/>
            <w:bCs/>
          </w:rPr>
          <w:t>M</w:t>
        </w:r>
      </w:ins>
      <w:ins w:id="1720" w:author="zusammenlegung" w:date="2025-12-12T19:01:00Z" w16du:dateUtc="2025-12-12T18:01:00Z">
        <w:del w:id="1721" w:author="Johannes Zauner" w:date="2025-12-12T20:16:00Z" w16du:dateUtc="2025-12-12T19:16:00Z">
          <w:r w:rsidR="007C0A0D" w:rsidRPr="00FA292E" w:rsidDel="00FA292E">
            <w:rPr>
              <w:b w:val="0"/>
              <w:bCs/>
              <w:rPrChange w:id="1722" w:author="Johannes Zauner" w:date="2025-12-12T20:15:00Z" w16du:dateUtc="2025-12-12T19:15:00Z">
                <w:rPr/>
              </w:rPrChange>
            </w:rPr>
            <w:delText>m</w:delText>
          </w:r>
        </w:del>
        <w:r w:rsidR="007C0A0D" w:rsidRPr="00FA292E">
          <w:rPr>
            <w:b w:val="0"/>
            <w:bCs/>
            <w:rPrChange w:id="1723" w:author="Johannes Zauner" w:date="2025-12-12T20:15:00Z" w16du:dateUtc="2025-12-12T19:15:00Z">
              <w:rPr/>
            </w:rPrChange>
          </w:rPr>
          <w:t>inimum duration of a continuous episode</w:t>
        </w:r>
      </w:ins>
    </w:p>
    <w:p w14:paraId="14E4046C" w14:textId="21665B31" w:rsidR="007C0A0D" w:rsidRPr="00FA292E" w:rsidDel="00FA292E" w:rsidRDefault="007C0A0D" w:rsidP="008A0236">
      <w:pPr>
        <w:pStyle w:val="DefinitionTerm"/>
        <w:rPr>
          <w:ins w:id="1724" w:author="zusammenlegung" w:date="2025-12-12T19:01:00Z" w16du:dateUtc="2025-12-12T18:01:00Z"/>
          <w:del w:id="1725" w:author="Johannes Zauner" w:date="2025-12-12T20:15:00Z" w16du:dateUtc="2025-12-12T19:15:00Z"/>
          <w:rFonts w:ascii="Arial" w:hAnsi="Arial" w:cs="Arial"/>
          <w:b w:val="0"/>
          <w:bCs/>
          <w:rPrChange w:id="1726" w:author="Johannes Zauner" w:date="2025-12-12T20:16:00Z" w16du:dateUtc="2025-12-12T19:16:00Z">
            <w:rPr>
              <w:ins w:id="1727" w:author="zusammenlegung" w:date="2025-12-12T19:01:00Z" w16du:dateUtc="2025-12-12T18:01:00Z"/>
              <w:del w:id="1728" w:author="Johannes Zauner" w:date="2025-12-12T20:15:00Z" w16du:dateUtc="2025-12-12T19:15:00Z"/>
              <w:rFonts w:ascii="Arial" w:hAnsi="Arial" w:cs="Arial"/>
            </w:rPr>
          </w:rPrChange>
        </w:rPr>
      </w:pPr>
      <w:ins w:id="1729" w:author="zusammenlegung" w:date="2025-12-12T19:01:00Z" w16du:dateUtc="2025-12-12T18:01:00Z">
        <w:r w:rsidRPr="00C673E9">
          <w:rPr>
            <w:rFonts w:ascii="Arial" w:hAnsi="Arial" w:cs="Arial"/>
          </w:rPr>
          <w:t>Line 5</w:t>
        </w:r>
      </w:ins>
      <w:ins w:id="1730" w:author="Johannes Zauner" w:date="2025-12-12T20:16:00Z" w16du:dateUtc="2025-12-12T19:16:00Z">
        <w:r w:rsidR="00FA292E">
          <w:rPr>
            <w:rFonts w:ascii="Arial" w:hAnsi="Arial" w:cs="Arial"/>
          </w:rPr>
          <w:t xml:space="preserve"> </w:t>
        </w:r>
      </w:ins>
    </w:p>
    <w:p w14:paraId="0A8A633A" w14:textId="69A7A684" w:rsidR="007C0A0D" w:rsidRPr="00FA292E" w:rsidRDefault="00FA292E" w:rsidP="00FA292E">
      <w:pPr>
        <w:pStyle w:val="DefinitionTerm"/>
        <w:rPr>
          <w:ins w:id="1731" w:author="zusammenlegung" w:date="2025-12-12T19:01:00Z" w16du:dateUtc="2025-12-12T18:01:00Z"/>
          <w:b w:val="0"/>
          <w:bCs/>
          <w:rPrChange w:id="1732" w:author="Johannes Zauner" w:date="2025-12-12T20:16:00Z" w16du:dateUtc="2025-12-12T19:16:00Z">
            <w:rPr>
              <w:ins w:id="1733" w:author="zusammenlegung" w:date="2025-12-12T19:01:00Z" w16du:dateUtc="2025-12-12T18:01:00Z"/>
            </w:rPr>
          </w:rPrChange>
        </w:rPr>
        <w:pPrChange w:id="1734" w:author="Johannes Zauner" w:date="2025-12-12T20:15:00Z" w16du:dateUtc="2025-12-12T19:15:00Z">
          <w:pPr>
            <w:pStyle w:val="Definition"/>
            <w:spacing w:after="0"/>
          </w:pPr>
        </w:pPrChange>
      </w:pPr>
      <w:ins w:id="1735" w:author="Johannes Zauner" w:date="2025-12-12T20:16:00Z" w16du:dateUtc="2025-12-12T19:16:00Z">
        <w:r>
          <w:rPr>
            <w:b w:val="0"/>
            <w:bCs/>
          </w:rPr>
          <w:t>M</w:t>
        </w:r>
      </w:ins>
      <w:ins w:id="1736" w:author="zusammenlegung" w:date="2025-12-12T19:01:00Z" w16du:dateUtc="2025-12-12T18:01:00Z">
        <w:del w:id="1737" w:author="Johannes Zauner" w:date="2025-12-12T20:16:00Z" w16du:dateUtc="2025-12-12T19:16:00Z">
          <w:r w:rsidR="007C0A0D" w:rsidRPr="00FA292E" w:rsidDel="00FA292E">
            <w:rPr>
              <w:b w:val="0"/>
              <w:bCs/>
              <w:rPrChange w:id="1738" w:author="Johannes Zauner" w:date="2025-12-12T20:16:00Z" w16du:dateUtc="2025-12-12T19:16:00Z">
                <w:rPr/>
              </w:rPrChange>
            </w:rPr>
            <w:delText>m</w:delText>
          </w:r>
        </w:del>
        <w:r w:rsidR="007C0A0D" w:rsidRPr="00FA292E">
          <w:rPr>
            <w:b w:val="0"/>
            <w:bCs/>
            <w:rPrChange w:id="1739" w:author="Johannes Zauner" w:date="2025-12-12T20:16:00Z" w16du:dateUtc="2025-12-12T19:16:00Z">
              <w:rPr/>
            </w:rPrChange>
          </w:rPr>
          <w:t>aximum gap allowed within an episode</w:t>
        </w:r>
      </w:ins>
    </w:p>
    <w:p w14:paraId="7A0D6030" w14:textId="2D3E12D5" w:rsidR="007C0A0D" w:rsidRPr="00FA292E" w:rsidDel="00FA292E" w:rsidRDefault="007C0A0D" w:rsidP="008A0236">
      <w:pPr>
        <w:pStyle w:val="DefinitionTerm"/>
        <w:rPr>
          <w:ins w:id="1740" w:author="zusammenlegung" w:date="2025-12-12T19:01:00Z" w16du:dateUtc="2025-12-12T18:01:00Z"/>
          <w:del w:id="1741" w:author="Johannes Zauner" w:date="2025-12-12T20:16:00Z" w16du:dateUtc="2025-12-12T19:16:00Z"/>
          <w:rFonts w:ascii="Arial" w:hAnsi="Arial" w:cs="Arial"/>
          <w:b w:val="0"/>
          <w:bCs/>
          <w:rPrChange w:id="1742" w:author="Johannes Zauner" w:date="2025-12-12T20:16:00Z" w16du:dateUtc="2025-12-12T19:16:00Z">
            <w:rPr>
              <w:ins w:id="1743" w:author="zusammenlegung" w:date="2025-12-12T19:01:00Z" w16du:dateUtc="2025-12-12T18:01:00Z"/>
              <w:del w:id="1744" w:author="Johannes Zauner" w:date="2025-12-12T20:16:00Z" w16du:dateUtc="2025-12-12T19:16:00Z"/>
              <w:rFonts w:ascii="Arial" w:hAnsi="Arial" w:cs="Arial"/>
            </w:rPr>
          </w:rPrChange>
        </w:rPr>
      </w:pPr>
      <w:ins w:id="1745" w:author="zusammenlegung" w:date="2025-12-12T19:01:00Z" w16du:dateUtc="2025-12-12T18:01:00Z">
        <w:r w:rsidRPr="00C673E9">
          <w:rPr>
            <w:rFonts w:ascii="Arial" w:hAnsi="Arial" w:cs="Arial"/>
          </w:rPr>
          <w:t>Line 6</w:t>
        </w:r>
      </w:ins>
      <w:ins w:id="1746" w:author="Johannes Zauner" w:date="2025-12-12T20:16:00Z" w16du:dateUtc="2025-12-12T19:16:00Z">
        <w:r w:rsidR="00FA292E">
          <w:rPr>
            <w:rFonts w:ascii="Arial" w:hAnsi="Arial" w:cs="Arial"/>
          </w:rPr>
          <w:t xml:space="preserve"> </w:t>
        </w:r>
      </w:ins>
    </w:p>
    <w:p w14:paraId="6E301383" w14:textId="52E7E33B" w:rsidR="007C0A0D" w:rsidRPr="00FA292E" w:rsidRDefault="00FA292E" w:rsidP="00FA292E">
      <w:pPr>
        <w:pStyle w:val="DefinitionTerm"/>
        <w:rPr>
          <w:ins w:id="1747" w:author="zusammenlegung" w:date="2025-12-12T19:01:00Z" w16du:dateUtc="2025-12-12T18:01:00Z"/>
          <w:b w:val="0"/>
          <w:bCs/>
          <w:rPrChange w:id="1748" w:author="Johannes Zauner" w:date="2025-12-12T20:16:00Z" w16du:dateUtc="2025-12-12T19:16:00Z">
            <w:rPr>
              <w:ins w:id="1749" w:author="zusammenlegung" w:date="2025-12-12T19:01:00Z" w16du:dateUtc="2025-12-12T18:01:00Z"/>
            </w:rPr>
          </w:rPrChange>
        </w:rPr>
        <w:pPrChange w:id="1750" w:author="Johannes Zauner" w:date="2025-12-12T20:16:00Z" w16du:dateUtc="2025-12-12T19:16:00Z">
          <w:pPr>
            <w:pStyle w:val="Definition"/>
            <w:spacing w:after="0"/>
          </w:pPr>
        </w:pPrChange>
      </w:pPr>
      <w:ins w:id="1751" w:author="Johannes Zauner" w:date="2025-12-12T20:16:00Z" w16du:dateUtc="2025-12-12T19:16:00Z">
        <w:r>
          <w:rPr>
            <w:b w:val="0"/>
            <w:bCs/>
          </w:rPr>
          <w:t>K</w:t>
        </w:r>
      </w:ins>
      <w:ins w:id="1752" w:author="zusammenlegung" w:date="2025-12-12T19:01:00Z" w16du:dateUtc="2025-12-12T18:01:00Z">
        <w:del w:id="1753" w:author="Johannes Zauner" w:date="2025-12-12T20:16:00Z" w16du:dateUtc="2025-12-12T19:16:00Z">
          <w:r w:rsidR="007C0A0D" w:rsidRPr="00FA292E" w:rsidDel="00FA292E">
            <w:rPr>
              <w:b w:val="0"/>
              <w:bCs/>
              <w:rPrChange w:id="1754" w:author="Johannes Zauner" w:date="2025-12-12T20:16:00Z" w16du:dateUtc="2025-12-12T19:16:00Z">
                <w:rPr/>
              </w:rPrChange>
            </w:rPr>
            <w:delText>k</w:delText>
          </w:r>
        </w:del>
        <w:r w:rsidR="007C0A0D" w:rsidRPr="00FA292E">
          <w:rPr>
            <w:b w:val="0"/>
            <w:bCs/>
            <w:rPrChange w:id="1755" w:author="Johannes Zauner" w:date="2025-12-12T20:16:00Z" w16du:dateUtc="2025-12-12T19:16:00Z">
              <w:rPr/>
            </w:rPrChange>
          </w:rPr>
          <w:t>eep days with zero episodes in output</w:t>
        </w:r>
      </w:ins>
    </w:p>
    <w:p w14:paraId="45696F04" w14:textId="35E6F1AE" w:rsidR="007C0A0D" w:rsidRPr="00FA292E" w:rsidDel="00FA292E" w:rsidRDefault="007C0A0D" w:rsidP="008A0236">
      <w:pPr>
        <w:pStyle w:val="DefinitionTerm"/>
        <w:rPr>
          <w:ins w:id="1756" w:author="zusammenlegung" w:date="2025-12-12T19:01:00Z" w16du:dateUtc="2025-12-12T18:01:00Z"/>
          <w:del w:id="1757" w:author="Johannes Zauner" w:date="2025-12-12T20:16:00Z" w16du:dateUtc="2025-12-12T19:16:00Z"/>
          <w:rFonts w:ascii="Arial" w:hAnsi="Arial" w:cs="Arial"/>
          <w:b w:val="0"/>
          <w:bCs/>
          <w:rPrChange w:id="1758" w:author="Johannes Zauner" w:date="2025-12-12T20:16:00Z" w16du:dateUtc="2025-12-12T19:16:00Z">
            <w:rPr>
              <w:ins w:id="1759" w:author="zusammenlegung" w:date="2025-12-12T19:01:00Z" w16du:dateUtc="2025-12-12T18:01:00Z"/>
              <w:del w:id="1760" w:author="Johannes Zauner" w:date="2025-12-12T20:16:00Z" w16du:dateUtc="2025-12-12T19:16:00Z"/>
              <w:rFonts w:ascii="Arial" w:hAnsi="Arial" w:cs="Arial"/>
            </w:rPr>
          </w:rPrChange>
        </w:rPr>
      </w:pPr>
      <w:ins w:id="1761" w:author="zusammenlegung" w:date="2025-12-12T19:01:00Z" w16du:dateUtc="2025-12-12T18:01:00Z">
        <w:r w:rsidRPr="00C673E9">
          <w:rPr>
            <w:rFonts w:ascii="Arial" w:hAnsi="Arial" w:cs="Arial"/>
          </w:rPr>
          <w:t>Line 9</w:t>
        </w:r>
      </w:ins>
      <w:ins w:id="1762" w:author="Johannes Zauner" w:date="2025-12-12T20:16:00Z" w16du:dateUtc="2025-12-12T19:16:00Z">
        <w:r w:rsidR="00FA292E">
          <w:rPr>
            <w:rFonts w:ascii="Arial" w:hAnsi="Arial" w:cs="Arial"/>
          </w:rPr>
          <w:t xml:space="preserve"> </w:t>
        </w:r>
        <w:r w:rsidR="00FA292E" w:rsidRPr="00FA292E">
          <w:rPr>
            <w:rFonts w:ascii="Arial" w:hAnsi="Arial" w:cs="Arial"/>
            <w:b w:val="0"/>
            <w:bCs/>
            <w:rPrChange w:id="1763" w:author="Johannes Zauner" w:date="2025-12-12T20:16:00Z" w16du:dateUtc="2025-12-12T19:16:00Z">
              <w:rPr>
                <w:rFonts w:ascii="Arial" w:hAnsi="Arial" w:cs="Arial"/>
              </w:rPr>
            </w:rPrChange>
          </w:rPr>
          <w:t>C</w:t>
        </w:r>
      </w:ins>
    </w:p>
    <w:p w14:paraId="78D4D1FA" w14:textId="77777777" w:rsidR="007C0A0D" w:rsidRPr="00FA292E" w:rsidRDefault="007C0A0D" w:rsidP="00FA292E">
      <w:pPr>
        <w:pStyle w:val="DefinitionTerm"/>
        <w:rPr>
          <w:ins w:id="1764" w:author="zusammenlegung" w:date="2025-12-12T19:01:00Z" w16du:dateUtc="2025-12-12T18:01:00Z"/>
          <w:b w:val="0"/>
          <w:bCs/>
          <w:rPrChange w:id="1765" w:author="Johannes Zauner" w:date="2025-12-12T20:16:00Z" w16du:dateUtc="2025-12-12T19:16:00Z">
            <w:rPr>
              <w:ins w:id="1766" w:author="zusammenlegung" w:date="2025-12-12T19:01:00Z" w16du:dateUtc="2025-12-12T18:01:00Z"/>
            </w:rPr>
          </w:rPrChange>
        </w:rPr>
        <w:pPrChange w:id="1767" w:author="Johannes Zauner" w:date="2025-12-12T20:16:00Z" w16du:dateUtc="2025-12-12T19:16:00Z">
          <w:pPr>
            <w:pStyle w:val="Definition"/>
            <w:spacing w:after="0"/>
          </w:pPr>
        </w:pPrChange>
      </w:pPr>
      <w:ins w:id="1768" w:author="zusammenlegung" w:date="2025-12-12T19:01:00Z" w16du:dateUtc="2025-12-12T18:01:00Z">
        <w:del w:id="1769" w:author="Johannes Zauner" w:date="2025-12-12T20:16:00Z" w16du:dateUtc="2025-12-12T19:16:00Z">
          <w:r w:rsidRPr="00FA292E" w:rsidDel="00FA292E">
            <w:rPr>
              <w:b w:val="0"/>
              <w:bCs/>
              <w:rPrChange w:id="1770" w:author="Johannes Zauner" w:date="2025-12-12T20:16:00Z" w16du:dateUtc="2025-12-12T19:16:00Z">
                <w:rPr/>
              </w:rPrChange>
            </w:rPr>
            <w:delText>c</w:delText>
          </w:r>
        </w:del>
        <w:r w:rsidRPr="00FA292E">
          <w:rPr>
            <w:b w:val="0"/>
            <w:bCs/>
            <w:rPrChange w:id="1771" w:author="Johannes Zauner" w:date="2025-12-12T20:16:00Z" w16du:dateUtc="2025-12-12T19:16:00Z">
              <w:rPr/>
            </w:rPrChange>
          </w:rPr>
          <w:t>ount number of episodes per day</w:t>
        </w:r>
      </w:ins>
    </w:p>
    <w:p w14:paraId="178868BF" w14:textId="374C23F3" w:rsidR="007C0A0D" w:rsidRPr="00FA292E" w:rsidDel="00FA292E" w:rsidRDefault="007C0A0D" w:rsidP="008A0236">
      <w:pPr>
        <w:pStyle w:val="DefinitionTerm"/>
        <w:rPr>
          <w:ins w:id="1772" w:author="zusammenlegung" w:date="2025-12-12T19:01:00Z" w16du:dateUtc="2025-12-12T18:01:00Z"/>
          <w:del w:id="1773" w:author="Johannes Zauner" w:date="2025-12-12T20:16:00Z" w16du:dateUtc="2025-12-12T19:16:00Z"/>
          <w:rFonts w:ascii="Arial" w:hAnsi="Arial" w:cs="Arial"/>
          <w:b w:val="0"/>
          <w:bCs/>
          <w:rPrChange w:id="1774" w:author="Johannes Zauner" w:date="2025-12-12T20:16:00Z" w16du:dateUtc="2025-12-12T19:16:00Z">
            <w:rPr>
              <w:ins w:id="1775" w:author="zusammenlegung" w:date="2025-12-12T19:01:00Z" w16du:dateUtc="2025-12-12T18:01:00Z"/>
              <w:del w:id="1776" w:author="Johannes Zauner" w:date="2025-12-12T20:16:00Z" w16du:dateUtc="2025-12-12T19:16:00Z"/>
              <w:rFonts w:ascii="Arial" w:hAnsi="Arial" w:cs="Arial"/>
            </w:rPr>
          </w:rPrChange>
        </w:rPr>
      </w:pPr>
      <w:ins w:id="1777" w:author="zusammenlegung" w:date="2025-12-12T19:01:00Z" w16du:dateUtc="2025-12-12T18:01:00Z">
        <w:r w:rsidRPr="00C673E9">
          <w:rPr>
            <w:rFonts w:ascii="Arial" w:hAnsi="Arial" w:cs="Arial"/>
          </w:rPr>
          <w:t>Line 10</w:t>
        </w:r>
      </w:ins>
      <w:ins w:id="1778" w:author="Johannes Zauner" w:date="2025-12-12T20:16:00Z" w16du:dateUtc="2025-12-12T19:16:00Z">
        <w:r w:rsidR="00FA292E">
          <w:rPr>
            <w:rFonts w:ascii="Arial" w:hAnsi="Arial" w:cs="Arial"/>
          </w:rPr>
          <w:t xml:space="preserve"> </w:t>
        </w:r>
      </w:ins>
    </w:p>
    <w:p w14:paraId="672723B4" w14:textId="4DB55C84" w:rsidR="007C0A0D" w:rsidRDefault="00FA292E" w:rsidP="00FA292E">
      <w:pPr>
        <w:pStyle w:val="DefinitionTerm"/>
        <w:rPr>
          <w:ins w:id="1779" w:author="Johannes Zauner" w:date="2025-12-12T20:17:00Z" w16du:dateUtc="2025-12-12T19:17:00Z"/>
          <w:b w:val="0"/>
          <w:bCs/>
        </w:rPr>
      </w:pPr>
      <w:ins w:id="1780" w:author="Johannes Zauner" w:date="2025-12-12T20:16:00Z" w16du:dateUtc="2025-12-12T19:16:00Z">
        <w:r>
          <w:rPr>
            <w:b w:val="0"/>
            <w:bCs/>
          </w:rPr>
          <w:t>C</w:t>
        </w:r>
      </w:ins>
      <w:del w:id="1781" w:author="Johannes Zauner" w:date="2025-12-12T20:16:00Z" w16du:dateUtc="2025-12-12T19:16:00Z">
        <w:r w:rsidR="007C0A0D" w:rsidRPr="00FA292E" w:rsidDel="00FA292E">
          <w:rPr>
            <w:b w:val="0"/>
            <w:bCs/>
            <w:rPrChange w:id="1782" w:author="Johannes Zauner" w:date="2025-12-12T20:16:00Z" w16du:dateUtc="2025-12-12T19:16:00Z">
              <w:rPr/>
            </w:rPrChange>
          </w:rPr>
          <w:delText>c</w:delText>
        </w:r>
      </w:del>
      <w:r w:rsidR="007C0A0D" w:rsidRPr="00FA292E">
        <w:rPr>
          <w:b w:val="0"/>
          <w:bCs/>
          <w:rPrChange w:id="1783" w:author="Johannes Zauner" w:date="2025-12-12T20:16:00Z" w16du:dateUtc="2025-12-12T19:16:00Z">
            <w:rPr/>
          </w:rPrChange>
        </w:rPr>
        <w:t>ompute daily mean frequency</w:t>
      </w:r>
      <w:del w:id="1784" w:author="zusammenlegung" w:date="2025-12-12T19:01:00Z" w16du:dateUtc="2025-12-12T18:01:00Z">
        <w:r w:rsidR="00292170" w:rsidRPr="00FA292E">
          <w:rPr>
            <w:b w:val="0"/>
            <w:bCs/>
            <w:color w:val="BFBFBF" w:themeColor="background1" w:themeShade="BF"/>
            <w:rPrChange w:id="1785" w:author="Johannes Zauner" w:date="2025-12-12T20:16:00Z" w16du:dateUtc="2025-12-12T19:16:00Z">
              <w:rPr>
                <w:color w:val="BFBFBF" w:themeColor="background1" w:themeShade="BF"/>
              </w:rPr>
            </w:rPrChange>
          </w:rPr>
          <w:br/>
        </w:r>
        <w:r w:rsidR="00292170" w:rsidRPr="00FA292E">
          <w:rPr>
            <w:rStyle w:val="NormalTok"/>
            <w:b w:val="0"/>
            <w:bCs/>
            <w:color w:val="BFBFBF" w:themeColor="background1" w:themeShade="BF"/>
            <w:rPrChange w:id="1786" w:author="Johannes Zauner" w:date="2025-12-12T20:16:00Z" w16du:dateUtc="2025-12-12T19:16:00Z">
              <w:rPr>
                <w:rStyle w:val="NormalTok"/>
                <w:color w:val="BFBFBF" w:themeColor="background1" w:themeShade="BF"/>
              </w:rPr>
            </w:rPrChange>
          </w:rPr>
          <w:delText xml:space="preserve">  </w:delText>
        </w:r>
        <w:r w:rsidR="00292170" w:rsidRPr="00FA292E">
          <w:rPr>
            <w:rStyle w:val="FunctionTok"/>
            <w:b w:val="0"/>
            <w:bCs/>
            <w:color w:val="BFBFBF" w:themeColor="background1" w:themeShade="BF"/>
            <w:rPrChange w:id="1787" w:author="Johannes Zauner" w:date="2025-12-12T20:16:00Z" w16du:dateUtc="2025-12-12T19:16:00Z">
              <w:rPr>
                <w:rStyle w:val="FunctionTok"/>
                <w:color w:val="BFBFBF" w:themeColor="background1" w:themeShade="BF"/>
              </w:rPr>
            </w:rPrChange>
          </w:rPr>
          <w:delText>gt</w:delText>
        </w:r>
        <w:r w:rsidR="00292170" w:rsidRPr="00FA292E">
          <w:rPr>
            <w:rStyle w:val="NormalTok"/>
            <w:b w:val="0"/>
            <w:bCs/>
            <w:color w:val="BFBFBF" w:themeColor="background1" w:themeShade="BF"/>
            <w:rPrChange w:id="1788" w:author="Johannes Zauner" w:date="2025-12-12T20:16:00Z" w16du:dateUtc="2025-12-12T19:16:00Z">
              <w:rPr>
                <w:rStyle w:val="NormalTok"/>
                <w:color w:val="BFBFBF" w:themeColor="background1" w:themeShade="BF"/>
              </w:rPr>
            </w:rPrChange>
          </w:rPr>
          <w:delText xml:space="preserve">() </w:delText>
        </w:r>
        <w:r w:rsidR="00292170" w:rsidRPr="00FA292E">
          <w:rPr>
            <w:rStyle w:val="SpecialCharTok"/>
            <w:b w:val="0"/>
            <w:bCs/>
            <w:color w:val="BFBFBF" w:themeColor="background1" w:themeShade="BF"/>
            <w:rPrChange w:id="1789" w:author="Johannes Zauner" w:date="2025-12-12T20:16:00Z" w16du:dateUtc="2025-12-12T19:16:00Z">
              <w:rPr>
                <w:rStyle w:val="SpecialCharTok"/>
                <w:color w:val="BFBFBF" w:themeColor="background1" w:themeShade="BF"/>
              </w:rPr>
            </w:rPrChange>
          </w:rPr>
          <w:delText>|&gt;</w:delText>
        </w:r>
        <w:r w:rsidR="00292170" w:rsidRPr="00FA292E">
          <w:rPr>
            <w:rStyle w:val="NormalTok"/>
            <w:b w:val="0"/>
            <w:bCs/>
            <w:color w:val="BFBFBF" w:themeColor="background1" w:themeShade="BF"/>
            <w:rPrChange w:id="1790" w:author="Johannes Zauner" w:date="2025-12-12T20:16:00Z" w16du:dateUtc="2025-12-12T19:16:00Z">
              <w:rPr>
                <w:rStyle w:val="NormalTok"/>
                <w:color w:val="BFBFBF" w:themeColor="background1" w:themeShade="BF"/>
              </w:rPr>
            </w:rPrChange>
          </w:rPr>
          <w:delText xml:space="preserve"> </w:delText>
        </w:r>
        <w:r w:rsidR="00292170" w:rsidRPr="00FA292E">
          <w:rPr>
            <w:rStyle w:val="FunctionTok"/>
            <w:b w:val="0"/>
            <w:bCs/>
            <w:color w:val="BFBFBF" w:themeColor="background1" w:themeShade="BF"/>
            <w:rPrChange w:id="1791" w:author="Johannes Zauner" w:date="2025-12-12T20:16:00Z" w16du:dateUtc="2025-12-12T19:16:00Z">
              <w:rPr>
                <w:rStyle w:val="FunctionTok"/>
                <w:color w:val="BFBFBF" w:themeColor="background1" w:themeShade="BF"/>
              </w:rPr>
            </w:rPrChange>
          </w:rPr>
          <w:delText>fmt_number</w:delText>
        </w:r>
        <w:r w:rsidR="00292170" w:rsidRPr="00FA292E">
          <w:rPr>
            <w:rStyle w:val="NormalTok"/>
            <w:b w:val="0"/>
            <w:bCs/>
            <w:color w:val="BFBFBF" w:themeColor="background1" w:themeShade="BF"/>
            <w:rPrChange w:id="1792" w:author="Johannes Zauner" w:date="2025-12-12T20:16:00Z" w16du:dateUtc="2025-12-12T19:16:00Z">
              <w:rPr>
                <w:rStyle w:val="NormalTok"/>
                <w:color w:val="BFBFBF" w:themeColor="background1" w:themeShade="BF"/>
              </w:rPr>
            </w:rPrChange>
          </w:rPr>
          <w:delText xml:space="preserve">() </w:delText>
        </w:r>
      </w:del>
    </w:p>
    <w:p w14:paraId="1D7620B7" w14:textId="77777777" w:rsidR="00CB0CF9" w:rsidRPr="00CB0CF9" w:rsidRDefault="00CB0CF9" w:rsidP="00CB0CF9">
      <w:pPr>
        <w:pStyle w:val="Definition"/>
        <w:pPrChange w:id="1793" w:author="Johannes Zauner" w:date="2025-12-12T20:17:00Z" w16du:dateUtc="2025-12-12T19:17:00Z">
          <w:pPr>
            <w:pStyle w:val="Definition"/>
            <w:spacing w:after="0"/>
          </w:pPr>
        </w:pPrChange>
      </w:pPr>
    </w:p>
    <w:tbl>
      <w:tblPr>
        <w:tblStyle w:val="Table"/>
        <w:tblW w:w="0" w:type="auto"/>
        <w:tblCellMar>
          <w:left w:w="60" w:type="dxa"/>
          <w:right w:w="60" w:type="dxa"/>
        </w:tblCellMar>
        <w:tblLook w:val="0000" w:firstRow="0" w:lastRow="0" w:firstColumn="0" w:lastColumn="0" w:noHBand="0" w:noVBand="0"/>
      </w:tblPr>
      <w:tblGrid>
        <w:gridCol w:w="1276"/>
        <w:gridCol w:w="2552"/>
      </w:tblGrid>
      <w:tr w:rsidR="007C0A0D" w:rsidRPr="00C673E9" w14:paraId="622E43C4" w14:textId="77777777" w:rsidTr="00E15100">
        <w:trPr>
          <w:cantSplit/>
          <w:tblHeader/>
        </w:trPr>
        <w:tc>
          <w:tcPr>
            <w:tcW w:w="1276" w:type="dxa"/>
            <w:tcBorders>
              <w:bottom w:val="single" w:sz="4" w:space="0" w:color="auto"/>
            </w:tcBorders>
            <w:cellDel w:id="1794" w:author="zusammenlegung" w:date="2025-12-12T19:01:00Z"/>
          </w:tcPr>
          <w:p w14:paraId="11B1683B" w14:textId="1E8790B3" w:rsidR="003559B7" w:rsidRPr="00DC5B83" w:rsidRDefault="003559B7" w:rsidP="00DC5B83"/>
        </w:tc>
        <w:tc>
          <w:tcPr>
            <w:tcW w:w="2552" w:type="dxa"/>
            <w:tcBorders>
              <w:bottom w:val="single" w:sz="4" w:space="0" w:color="auto"/>
            </w:tcBorders>
          </w:tcPr>
          <w:p w14:paraId="639192B2" w14:textId="4B681DE4" w:rsidR="007C0A0D" w:rsidRPr="00C673E9" w:rsidRDefault="007C0A0D" w:rsidP="0047611C">
            <w:pPr>
              <w:pStyle w:val="ImageCaption"/>
              <w:spacing w:before="200"/>
              <w:rPr>
                <w:ins w:id="1795" w:author="zusammenlegung" w:date="2025-12-12T19:01:00Z" w16du:dateUtc="2025-12-12T18:01:00Z"/>
                <w:rFonts w:ascii="Arial" w:hAnsi="Arial" w:cs="Arial"/>
              </w:rPr>
            </w:pPr>
            <w:bookmarkStart w:id="1796" w:name="tbl-continuousnear"/>
            <w:ins w:id="1797" w:author="zusammenlegung" w:date="2025-12-12T19:01:00Z" w16du:dateUtc="2025-12-12T18:01:00Z">
              <w:r w:rsidRPr="00C673E9">
                <w:rPr>
                  <w:rFonts w:ascii="Arial" w:hAnsi="Arial" w:cs="Arial"/>
                </w:rPr>
                <w:t xml:space="preserve">Table 6: </w:t>
              </w:r>
            </w:ins>
            <w:r w:rsidRPr="00E15100">
              <w:rPr>
                <w:b/>
              </w:rPr>
              <w:t xml:space="preserve">Frequency of </w:t>
            </w:r>
            <w:ins w:id="1798" w:author="zusammenlegung" w:date="2025-12-12T19:01:00Z" w16du:dateUtc="2025-12-12T18:01:00Z">
              <w:r w:rsidRPr="00C673E9">
                <w:rPr>
                  <w:rFonts w:ascii="Arial" w:hAnsi="Arial" w:cs="Arial"/>
                </w:rPr>
                <w:t xml:space="preserve">continuous near-work </w:t>
              </w:r>
            </w:ins>
            <w:r w:rsidRPr="00E15100">
              <w:rPr>
                <w:b/>
              </w:rPr>
              <w:t>episodes</w:t>
            </w:r>
            <w:ins w:id="1799" w:author="zusammenlegung" w:date="2025-12-12T19:01:00Z" w16du:dateUtc="2025-12-12T18:01:00Z">
              <w:r w:rsidRPr="00C673E9">
                <w:rPr>
                  <w:rFonts w:ascii="Arial" w:hAnsi="Arial" w:cs="Arial"/>
                </w:rPr>
                <w:t xml:space="preserve"> per day</w:t>
              </w:r>
            </w:ins>
          </w:p>
          <w:tbl>
            <w:tblPr>
              <w:tblStyle w:val="Table"/>
              <w:tblW w:w="0" w:type="auto"/>
              <w:jc w:val="center"/>
              <w:tblCellMar>
                <w:left w:w="60" w:type="dxa"/>
                <w:right w:w="60" w:type="dxa"/>
              </w:tblCellMar>
              <w:tblLook w:val="0000" w:firstRow="0" w:lastRow="0" w:firstColumn="0" w:lastColumn="0" w:noHBand="0" w:noVBand="0"/>
            </w:tblPr>
            <w:tblGrid>
              <w:gridCol w:w="965"/>
              <w:gridCol w:w="1065"/>
            </w:tblGrid>
            <w:tr w:rsidR="007C0A0D" w:rsidRPr="00C673E9" w14:paraId="23536DAB" w14:textId="77777777" w:rsidTr="00E15100">
              <w:trPr>
                <w:cantSplit/>
                <w:tblHeader/>
                <w:jc w:val="center"/>
                <w:ins w:id="1800" w:author="zusammenlegung" w:date="2025-12-12T19:01:00Z" w16du:dateUtc="2025-12-12T18:01:00Z"/>
              </w:trPr>
              <w:tc>
                <w:tcPr>
                  <w:tcW w:w="360" w:type="dxa"/>
                </w:tcPr>
                <w:p w14:paraId="62B59C7D" w14:textId="77777777" w:rsidR="007C0A0D" w:rsidRPr="00C673E9" w:rsidRDefault="007C0A0D" w:rsidP="0047611C">
                  <w:pPr>
                    <w:keepNext/>
                    <w:spacing w:after="60"/>
                    <w:rPr>
                      <w:ins w:id="1801" w:author="zusammenlegung" w:date="2025-12-12T19:01:00Z" w16du:dateUtc="2025-12-12T18:01:00Z"/>
                      <w:rFonts w:ascii="Arial" w:hAnsi="Arial" w:cs="Arial"/>
                    </w:rPr>
                  </w:pPr>
                  <w:ins w:id="1802" w:author="zusammenlegung" w:date="2025-12-12T19:01:00Z" w16du:dateUtc="2025-12-12T18:01:00Z">
                    <w:r w:rsidRPr="00C673E9">
                      <w:rPr>
                        <w:rFonts w:ascii="Arial" w:hAnsi="Arial" w:cs="Arial"/>
                      </w:rPr>
                      <w:t>Date</w:t>
                    </w:r>
                  </w:ins>
                </w:p>
              </w:tc>
              <w:tc>
                <w:tcPr>
                  <w:tcW w:w="360" w:type="dxa"/>
                </w:tcPr>
                <w:p w14:paraId="6C4161D7" w14:textId="77777777" w:rsidR="007C0A0D" w:rsidRPr="00C673E9" w:rsidRDefault="007C0A0D" w:rsidP="0047611C">
                  <w:pPr>
                    <w:keepNext/>
                    <w:spacing w:after="60"/>
                    <w:jc w:val="right"/>
                    <w:rPr>
                      <w:ins w:id="1803" w:author="zusammenlegung" w:date="2025-12-12T19:01:00Z" w16du:dateUtc="2025-12-12T18:01:00Z"/>
                      <w:rFonts w:ascii="Arial" w:hAnsi="Arial" w:cs="Arial"/>
                    </w:rPr>
                  </w:pPr>
                  <w:ins w:id="1804" w:author="zusammenlegung" w:date="2025-12-12T19:01:00Z" w16du:dateUtc="2025-12-12T18:01:00Z">
                    <w:r w:rsidRPr="00C673E9">
                      <w:rPr>
                        <w:rFonts w:ascii="Arial" w:hAnsi="Arial" w:cs="Arial"/>
                      </w:rPr>
                      <w:t>Frequency of episodes</w:t>
                    </w:r>
                  </w:ins>
                </w:p>
              </w:tc>
            </w:tr>
            <w:tr w:rsidR="007C0A0D" w:rsidRPr="00C673E9" w14:paraId="50DCA9EC" w14:textId="77777777" w:rsidTr="00E15100">
              <w:trPr>
                <w:cantSplit/>
                <w:jc w:val="center"/>
                <w:ins w:id="1805" w:author="zusammenlegung" w:date="2025-12-12T19:01:00Z" w16du:dateUtc="2025-12-12T18:01:00Z"/>
              </w:trPr>
              <w:tc>
                <w:tcPr>
                  <w:tcW w:w="720" w:type="dxa"/>
                  <w:gridSpan w:val="2"/>
                  <w:tcMar>
                    <w:top w:w="25" w:type="dxa"/>
                  </w:tcMar>
                </w:tcPr>
                <w:p w14:paraId="52A2F6A3" w14:textId="77777777" w:rsidR="007C0A0D" w:rsidRPr="00C673E9" w:rsidRDefault="007C0A0D" w:rsidP="0047611C">
                  <w:pPr>
                    <w:keepNext/>
                    <w:spacing w:after="60"/>
                    <w:rPr>
                      <w:ins w:id="1806" w:author="zusammenlegung" w:date="2025-12-12T19:01:00Z" w16du:dateUtc="2025-12-12T18:01:00Z"/>
                      <w:rFonts w:ascii="Arial" w:hAnsi="Arial" w:cs="Arial"/>
                    </w:rPr>
                  </w:pPr>
                  <w:ins w:id="1807" w:author="zusammenlegung" w:date="2025-12-12T19:01:00Z" w16du:dateUtc="2025-12-12T18:01:00Z">
                    <w:r w:rsidRPr="00C673E9">
                      <w:rPr>
                        <w:rFonts w:ascii="Arial" w:hAnsi="Arial" w:cs="Arial"/>
                      </w:rPr>
                      <w:t>Clouclip</w:t>
                    </w:r>
                  </w:ins>
                </w:p>
              </w:tc>
            </w:tr>
            <w:tr w:rsidR="007C0A0D" w:rsidRPr="00C673E9" w14:paraId="5459C20D" w14:textId="77777777" w:rsidTr="00E15100">
              <w:trPr>
                <w:cantSplit/>
                <w:jc w:val="center"/>
                <w:ins w:id="1808" w:author="zusammenlegung" w:date="2025-12-12T19:01:00Z" w16du:dateUtc="2025-12-12T18:01:00Z"/>
              </w:trPr>
              <w:tc>
                <w:tcPr>
                  <w:tcW w:w="360" w:type="dxa"/>
                </w:tcPr>
                <w:p w14:paraId="3C6FB35A" w14:textId="77777777" w:rsidR="007C0A0D" w:rsidRPr="00C673E9" w:rsidRDefault="007C0A0D" w:rsidP="0047611C">
                  <w:pPr>
                    <w:keepNext/>
                    <w:spacing w:after="60"/>
                    <w:rPr>
                      <w:ins w:id="1809" w:author="zusammenlegung" w:date="2025-12-12T19:01:00Z" w16du:dateUtc="2025-12-12T18:01:00Z"/>
                      <w:rFonts w:ascii="Arial" w:hAnsi="Arial" w:cs="Arial"/>
                    </w:rPr>
                  </w:pPr>
                  <w:ins w:id="1810" w:author="zusammenlegung" w:date="2025-12-12T19:01:00Z" w16du:dateUtc="2025-12-12T18:01:00Z">
                    <w:r w:rsidRPr="00C673E9">
                      <w:rPr>
                        <w:rFonts w:ascii="Arial" w:hAnsi="Arial" w:cs="Arial"/>
                      </w:rPr>
                      <w:t>Mean daily</w:t>
                    </w:r>
                  </w:ins>
                </w:p>
              </w:tc>
              <w:tc>
                <w:tcPr>
                  <w:tcW w:w="360" w:type="dxa"/>
                </w:tcPr>
                <w:p w14:paraId="24405DC3" w14:textId="77777777" w:rsidR="007C0A0D" w:rsidRPr="00C673E9" w:rsidRDefault="007C0A0D" w:rsidP="0047611C">
                  <w:pPr>
                    <w:keepNext/>
                    <w:spacing w:after="60"/>
                    <w:jc w:val="right"/>
                    <w:rPr>
                      <w:ins w:id="1811" w:author="zusammenlegung" w:date="2025-12-12T19:01:00Z" w16du:dateUtc="2025-12-12T18:01:00Z"/>
                      <w:rFonts w:ascii="Arial" w:hAnsi="Arial" w:cs="Arial"/>
                    </w:rPr>
                  </w:pPr>
                  <w:ins w:id="1812" w:author="zusammenlegung" w:date="2025-12-12T19:01:00Z" w16du:dateUtc="2025-12-12T18:01:00Z">
                    <w:r w:rsidRPr="00C673E9">
                      <w:rPr>
                        <w:rFonts w:ascii="Arial" w:hAnsi="Arial" w:cs="Arial"/>
                      </w:rPr>
                      <w:t>0.86</w:t>
                    </w:r>
                  </w:ins>
                </w:p>
              </w:tc>
            </w:tr>
            <w:tr w:rsidR="007C0A0D" w:rsidRPr="00C673E9" w14:paraId="000550A8" w14:textId="77777777" w:rsidTr="00E15100">
              <w:trPr>
                <w:cantSplit/>
                <w:jc w:val="center"/>
                <w:ins w:id="1813" w:author="zusammenlegung" w:date="2025-12-12T19:01:00Z" w16du:dateUtc="2025-12-12T18:01:00Z"/>
              </w:trPr>
              <w:tc>
                <w:tcPr>
                  <w:tcW w:w="360" w:type="dxa"/>
                </w:tcPr>
                <w:p w14:paraId="1276601E" w14:textId="77777777" w:rsidR="007C0A0D" w:rsidRPr="00C673E9" w:rsidRDefault="007C0A0D" w:rsidP="0047611C">
                  <w:pPr>
                    <w:keepNext/>
                    <w:spacing w:after="60"/>
                    <w:rPr>
                      <w:ins w:id="1814" w:author="zusammenlegung" w:date="2025-12-12T19:01:00Z" w16du:dateUtc="2025-12-12T18:01:00Z"/>
                      <w:rFonts w:ascii="Arial" w:hAnsi="Arial" w:cs="Arial"/>
                    </w:rPr>
                  </w:pPr>
                  <w:ins w:id="1815" w:author="zusammenlegung" w:date="2025-12-12T19:01:00Z" w16du:dateUtc="2025-12-12T18:01:00Z">
                    <w:r w:rsidRPr="00C673E9">
                      <w:rPr>
                        <w:rFonts w:ascii="Arial" w:hAnsi="Arial" w:cs="Arial"/>
                      </w:rPr>
                      <w:t>Weekday</w:t>
                    </w:r>
                  </w:ins>
                </w:p>
              </w:tc>
              <w:tc>
                <w:tcPr>
                  <w:tcW w:w="360" w:type="dxa"/>
                </w:tcPr>
                <w:p w14:paraId="625207E2" w14:textId="77777777" w:rsidR="007C0A0D" w:rsidRPr="00C673E9" w:rsidRDefault="007C0A0D" w:rsidP="0047611C">
                  <w:pPr>
                    <w:keepNext/>
                    <w:spacing w:after="60"/>
                    <w:jc w:val="right"/>
                    <w:rPr>
                      <w:ins w:id="1816" w:author="zusammenlegung" w:date="2025-12-12T19:01:00Z" w16du:dateUtc="2025-12-12T18:01:00Z"/>
                      <w:rFonts w:ascii="Arial" w:hAnsi="Arial" w:cs="Arial"/>
                    </w:rPr>
                  </w:pPr>
                  <w:ins w:id="1817" w:author="zusammenlegung" w:date="2025-12-12T19:01:00Z" w16du:dateUtc="2025-12-12T18:01:00Z">
                    <w:r w:rsidRPr="00C673E9">
                      <w:rPr>
                        <w:rFonts w:ascii="Arial" w:hAnsi="Arial" w:cs="Arial"/>
                      </w:rPr>
                      <w:t>1.20</w:t>
                    </w:r>
                  </w:ins>
                </w:p>
              </w:tc>
            </w:tr>
            <w:tr w:rsidR="007C0A0D" w:rsidRPr="00C673E9" w14:paraId="46C43546" w14:textId="77777777" w:rsidTr="00E15100">
              <w:trPr>
                <w:cantSplit/>
                <w:jc w:val="center"/>
                <w:ins w:id="1818" w:author="zusammenlegung" w:date="2025-12-12T19:01:00Z" w16du:dateUtc="2025-12-12T18:01:00Z"/>
              </w:trPr>
              <w:tc>
                <w:tcPr>
                  <w:tcW w:w="360" w:type="dxa"/>
                </w:tcPr>
                <w:p w14:paraId="66F3F18E" w14:textId="77777777" w:rsidR="007C0A0D" w:rsidRPr="00C673E9" w:rsidRDefault="007C0A0D" w:rsidP="0047611C">
                  <w:pPr>
                    <w:keepNext/>
                    <w:spacing w:after="60"/>
                    <w:rPr>
                      <w:ins w:id="1819" w:author="zusammenlegung" w:date="2025-12-12T19:01:00Z" w16du:dateUtc="2025-12-12T18:01:00Z"/>
                      <w:rFonts w:ascii="Arial" w:hAnsi="Arial" w:cs="Arial"/>
                    </w:rPr>
                  </w:pPr>
                  <w:ins w:id="1820" w:author="zusammenlegung" w:date="2025-12-12T19:01:00Z" w16du:dateUtc="2025-12-12T18:01:00Z">
                    <w:r w:rsidRPr="00C673E9">
                      <w:rPr>
                        <w:rFonts w:ascii="Arial" w:hAnsi="Arial" w:cs="Arial"/>
                      </w:rPr>
                      <w:t>Weekend</w:t>
                    </w:r>
                  </w:ins>
                </w:p>
              </w:tc>
              <w:tc>
                <w:tcPr>
                  <w:tcW w:w="360" w:type="dxa"/>
                </w:tcPr>
                <w:p w14:paraId="3786BB17" w14:textId="77777777" w:rsidR="007C0A0D" w:rsidRPr="00C673E9" w:rsidRDefault="007C0A0D" w:rsidP="0047611C">
                  <w:pPr>
                    <w:keepNext/>
                    <w:spacing w:after="60"/>
                    <w:jc w:val="right"/>
                    <w:rPr>
                      <w:ins w:id="1821" w:author="zusammenlegung" w:date="2025-12-12T19:01:00Z" w16du:dateUtc="2025-12-12T18:01:00Z"/>
                      <w:rFonts w:ascii="Arial" w:hAnsi="Arial" w:cs="Arial"/>
                    </w:rPr>
                  </w:pPr>
                  <w:ins w:id="1822" w:author="zusammenlegung" w:date="2025-12-12T19:01:00Z" w16du:dateUtc="2025-12-12T18:01:00Z">
                    <w:r w:rsidRPr="00C673E9">
                      <w:rPr>
                        <w:rFonts w:ascii="Arial" w:hAnsi="Arial" w:cs="Arial"/>
                      </w:rPr>
                      <w:t>0.00</w:t>
                    </w:r>
                  </w:ins>
                </w:p>
              </w:tc>
            </w:tr>
            <w:bookmarkEnd w:id="1796"/>
          </w:tbl>
          <w:p w14:paraId="703CA90D" w14:textId="77777777" w:rsidR="007C0A0D" w:rsidRPr="00E15100" w:rsidRDefault="007C0A0D" w:rsidP="00E15100">
            <w:pPr>
              <w:rPr>
                <w:b/>
              </w:rPr>
            </w:pPr>
          </w:p>
        </w:tc>
      </w:tr>
      <w:tr w:rsidR="00E15100" w:rsidRPr="00C673E9" w14:paraId="2E26B10C" w14:textId="77777777" w:rsidTr="00E15100">
        <w:trPr>
          <w:cantSplit/>
          <w:tblHeader/>
          <w:ins w:id="1823" w:author="Johannes Zauner" w:date="2025-12-12T19:44:00Z" w16du:dateUtc="2025-12-12T18:44:00Z"/>
        </w:trPr>
        <w:tc>
          <w:tcPr>
            <w:tcW w:w="1276" w:type="dxa"/>
            <w:tcBorders>
              <w:bottom w:val="single" w:sz="4" w:space="0" w:color="auto"/>
            </w:tcBorders>
            <w:cellDel w:id="1824" w:author="zusammenlegung" w:date="2025-12-12T19:01:00Z"/>
          </w:tcPr>
          <w:p w14:paraId="56CF031B" w14:textId="77777777" w:rsidR="00E15100" w:rsidRPr="00DC5B83" w:rsidRDefault="00E15100" w:rsidP="00DC5B83">
            <w:pPr>
              <w:rPr>
                <w:ins w:id="1825" w:author="Johannes Zauner" w:date="2025-12-12T19:44:00Z" w16du:dateUtc="2025-12-12T18:44:00Z"/>
              </w:rPr>
            </w:pPr>
          </w:p>
        </w:tc>
        <w:tc>
          <w:tcPr>
            <w:tcW w:w="2552" w:type="dxa"/>
            <w:tcBorders>
              <w:bottom w:val="single" w:sz="4" w:space="0" w:color="auto"/>
            </w:tcBorders>
          </w:tcPr>
          <w:p w14:paraId="5EB70424" w14:textId="77777777" w:rsidR="00E15100" w:rsidRPr="00C673E9" w:rsidRDefault="00E15100" w:rsidP="0047611C">
            <w:pPr>
              <w:pStyle w:val="ImageCaption"/>
              <w:spacing w:before="200"/>
              <w:rPr>
                <w:ins w:id="1826" w:author="Johannes Zauner" w:date="2025-12-12T19:44:00Z" w16du:dateUtc="2025-12-12T18:44:00Z"/>
                <w:rFonts w:ascii="Arial" w:hAnsi="Arial" w:cs="Arial"/>
              </w:rPr>
            </w:pPr>
          </w:p>
        </w:tc>
      </w:tr>
      <w:tr w:rsidR="003559B7" w:rsidRPr="00AD20E4" w14:paraId="7205D693" w14:textId="77777777" w:rsidTr="00DC5B83">
        <w:trPr>
          <w:cantSplit/>
          <w:del w:id="1827" w:author="zusammenlegung" w:date="2025-12-12T19:01:00Z" w16du:dateUtc="2025-12-12T18:01:00Z"/>
        </w:trPr>
        <w:tc>
          <w:tcPr>
            <w:tcW w:w="1276" w:type="dxa"/>
            <w:tcBorders>
              <w:top w:val="single" w:sz="4" w:space="0" w:color="auto"/>
            </w:tcBorders>
          </w:tcPr>
          <w:p w14:paraId="3E59BCDA" w14:textId="77777777" w:rsidR="003559B7" w:rsidDel="00CB0CF9" w:rsidRDefault="003559B7" w:rsidP="00E15100">
            <w:pPr>
              <w:pStyle w:val="SourceCode"/>
              <w:spacing w:line="240" w:lineRule="auto"/>
              <w:rPr>
                <w:del w:id="1828" w:author="zusammenlegung" w:date="2025-12-12T19:01:00Z" w16du:dateUtc="2025-12-12T18:01:00Z"/>
              </w:rPr>
            </w:pPr>
            <w:del w:id="1829" w:author="zusammenlegung" w:date="2025-12-12T19:01:00Z" w16du:dateUtc="2025-12-12T18:01:00Z">
              <w:r w:rsidRPr="00DC5B83">
                <w:delText>Mean daily</w:delText>
              </w:r>
            </w:del>
          </w:p>
          <w:p w14:paraId="0982225D" w14:textId="77777777" w:rsidR="00CB0CF9" w:rsidRDefault="00CB0CF9" w:rsidP="00DC5B83">
            <w:pPr>
              <w:rPr>
                <w:ins w:id="1830" w:author="Johannes Zauner" w:date="2025-12-12T20:17:00Z" w16du:dateUtc="2025-12-12T19:17:00Z"/>
                <w:rFonts w:ascii="Consolas" w:hAnsi="Consolas" w:cs="Arial (Body)"/>
                <w:sz w:val="22"/>
              </w:rPr>
            </w:pPr>
          </w:p>
          <w:p w14:paraId="2A0655CA" w14:textId="77777777" w:rsidR="00CB0CF9" w:rsidRPr="00DC5B83" w:rsidRDefault="00CB0CF9" w:rsidP="00DC5B83"/>
        </w:tc>
        <w:tc>
          <w:tcPr>
            <w:tcW w:w="2552" w:type="dxa"/>
            <w:tcBorders>
              <w:top w:val="single" w:sz="4" w:space="0" w:color="auto"/>
            </w:tcBorders>
          </w:tcPr>
          <w:p w14:paraId="5015DE81" w14:textId="77777777" w:rsidR="003559B7" w:rsidRPr="00DC5B83" w:rsidRDefault="003559B7" w:rsidP="00DC5B83">
            <w:pPr>
              <w:jc w:val="center"/>
              <w:rPr>
                <w:del w:id="1831" w:author="zusammenlegung" w:date="2025-12-12T19:01:00Z" w16du:dateUtc="2025-12-12T18:01:00Z"/>
              </w:rPr>
            </w:pPr>
            <w:del w:id="1832" w:author="zusammenlegung" w:date="2025-12-12T19:01:00Z" w16du:dateUtc="2025-12-12T18:01:00Z">
              <w:r w:rsidRPr="00DC5B83">
                <w:delText>0.86</w:delText>
              </w:r>
            </w:del>
          </w:p>
        </w:tc>
      </w:tr>
      <w:tr w:rsidR="003559B7" w:rsidRPr="00AD20E4" w14:paraId="3149B80F" w14:textId="77777777" w:rsidTr="00DC5B83">
        <w:trPr>
          <w:cantSplit/>
          <w:trHeight w:val="64"/>
          <w:del w:id="1833" w:author="zusammenlegung" w:date="2025-12-12T19:01:00Z" w16du:dateUtc="2025-12-12T18:01:00Z"/>
        </w:trPr>
        <w:tc>
          <w:tcPr>
            <w:tcW w:w="1276" w:type="dxa"/>
          </w:tcPr>
          <w:p w14:paraId="6505ABD4" w14:textId="77777777" w:rsidR="003559B7" w:rsidRPr="00DC5B83" w:rsidRDefault="003559B7" w:rsidP="00DC5B83">
            <w:pPr>
              <w:rPr>
                <w:del w:id="1834" w:author="zusammenlegung" w:date="2025-12-12T19:01:00Z" w16du:dateUtc="2025-12-12T18:01:00Z"/>
              </w:rPr>
            </w:pPr>
            <w:del w:id="1835" w:author="zusammenlegung" w:date="2025-12-12T19:01:00Z" w16du:dateUtc="2025-12-12T18:01:00Z">
              <w:r w:rsidRPr="00DC5B83">
                <w:delText>Weekday</w:delText>
              </w:r>
            </w:del>
          </w:p>
        </w:tc>
        <w:tc>
          <w:tcPr>
            <w:tcW w:w="2552" w:type="dxa"/>
          </w:tcPr>
          <w:p w14:paraId="259DC98C" w14:textId="77777777" w:rsidR="003559B7" w:rsidRPr="00DC5B83" w:rsidRDefault="003559B7" w:rsidP="00DC5B83">
            <w:pPr>
              <w:jc w:val="center"/>
              <w:rPr>
                <w:del w:id="1836" w:author="zusammenlegung" w:date="2025-12-12T19:01:00Z" w16du:dateUtc="2025-12-12T18:01:00Z"/>
              </w:rPr>
            </w:pPr>
            <w:del w:id="1837" w:author="zusammenlegung" w:date="2025-12-12T19:01:00Z" w16du:dateUtc="2025-12-12T18:01:00Z">
              <w:r w:rsidRPr="00DC5B83">
                <w:delText>1.20</w:delText>
              </w:r>
            </w:del>
          </w:p>
        </w:tc>
      </w:tr>
      <w:tr w:rsidR="003559B7" w:rsidRPr="00AD20E4" w14:paraId="0862A90F" w14:textId="77777777" w:rsidTr="00DC5B83">
        <w:trPr>
          <w:cantSplit/>
          <w:del w:id="1838" w:author="zusammenlegung" w:date="2025-12-12T19:01:00Z" w16du:dateUtc="2025-12-12T18:01:00Z"/>
        </w:trPr>
        <w:tc>
          <w:tcPr>
            <w:tcW w:w="1276" w:type="dxa"/>
          </w:tcPr>
          <w:p w14:paraId="7426D3C3" w14:textId="77777777" w:rsidR="003559B7" w:rsidRPr="00DC5B83" w:rsidRDefault="003559B7" w:rsidP="00DC5B83">
            <w:pPr>
              <w:rPr>
                <w:del w:id="1839" w:author="zusammenlegung" w:date="2025-12-12T19:01:00Z" w16du:dateUtc="2025-12-12T18:01:00Z"/>
              </w:rPr>
            </w:pPr>
            <w:del w:id="1840" w:author="zusammenlegung" w:date="2025-12-12T19:01:00Z" w16du:dateUtc="2025-12-12T18:01:00Z">
              <w:r w:rsidRPr="00DC5B83">
                <w:delText>Weekend</w:delText>
              </w:r>
            </w:del>
          </w:p>
        </w:tc>
        <w:tc>
          <w:tcPr>
            <w:tcW w:w="2552" w:type="dxa"/>
          </w:tcPr>
          <w:p w14:paraId="1096E883" w14:textId="77777777" w:rsidR="003559B7" w:rsidRPr="00DC5B83" w:rsidRDefault="003559B7" w:rsidP="00DC5B83">
            <w:pPr>
              <w:jc w:val="center"/>
              <w:rPr>
                <w:del w:id="1841" w:author="zusammenlegung" w:date="2025-12-12T19:01:00Z" w16du:dateUtc="2025-12-12T18:01:00Z"/>
              </w:rPr>
            </w:pPr>
            <w:del w:id="1842" w:author="zusammenlegung" w:date="2025-12-12T19:01:00Z" w16du:dateUtc="2025-12-12T18:01:00Z">
              <w:r w:rsidRPr="00DC5B83">
                <w:delText>0</w:delText>
              </w:r>
            </w:del>
          </w:p>
        </w:tc>
      </w:tr>
    </w:tbl>
    <w:p w14:paraId="23EAB38F" w14:textId="72445F55" w:rsidR="007C0A0D" w:rsidRPr="00160B18" w:rsidRDefault="00160B18" w:rsidP="00F61D20">
      <w:pPr>
        <w:pStyle w:val="SourceCode"/>
        <w:spacing w:line="240" w:lineRule="auto"/>
        <w:rPr>
          <w:lang w:val="de-DE"/>
          <w:rPrChange w:id="1843" w:author="Johannes Zauner" w:date="2025-12-13T05:16:00Z" w16du:dateUtc="2025-12-13T04:16:00Z">
            <w:rPr>
              <w:rFonts w:cs="Consolas"/>
            </w:rPr>
          </w:rPrChange>
        </w:rPr>
      </w:pPr>
      <w:bookmarkStart w:id="1844" w:name="annotated-cell-6"/>
      <w:ins w:id="1845" w:author="Johannes Zauner" w:date="2025-12-13T05:16:00Z">
        <w:r w:rsidRPr="00160B18">
          <w:rPr>
            <w:b/>
            <w:bCs/>
            <w:lang w:val="de-DE"/>
            <w:rPrChange w:id="1846" w:author="Johannes Zauner" w:date="2025-12-13T05:16:00Z" w16du:dateUtc="2025-12-13T04:16:00Z">
              <w:rPr>
                <w:lang w:val="de-DE"/>
              </w:rPr>
            </w:rPrChange>
          </w:rPr>
          <w:t>Plot continuous near-work episodes</w:t>
        </w:r>
      </w:ins>
      <w:ins w:id="1847" w:author="Johannes Zauner" w:date="2025-12-13T05:08:00Z" w16du:dateUtc="2025-12-13T04:08:00Z">
        <w:r w:rsidR="008C4DD3">
          <w:rPr>
            <w:color w:val="4758AB"/>
            <w:shd w:val="clear" w:color="auto" w:fill="F1F3F5"/>
            <w:lang w:val="de-DE"/>
          </w:rPr>
          <w:br/>
        </w:r>
      </w:ins>
      <w:ins w:id="1848" w:author="Johannes Zauner" w:date="2025-12-12T20:51:00Z" w16du:dateUtc="2025-12-12T19:51:00Z">
        <w:r w:rsidR="00BF5742">
          <w:rPr>
            <w:rStyle w:val="NormalTok"/>
          </w:rPr>
          <w:t>1</w:t>
        </w:r>
        <w:r w:rsidR="00BF5742">
          <w:rPr>
            <w:rStyle w:val="NormalTok"/>
            <w:rFonts w:cs="Consolas"/>
          </w:rPr>
          <w:t xml:space="preserve"> </w:t>
        </w:r>
      </w:ins>
      <w:r w:rsidR="007C0A0D" w:rsidRPr="00E15100">
        <w:rPr>
          <w:rStyle w:val="NormalTok"/>
          <w:rFonts w:cs="Consolas"/>
        </w:rPr>
        <w:t xml:space="preserve">dataCC </w:t>
      </w:r>
      <w:r w:rsidR="007C0A0D" w:rsidRPr="00E15100">
        <w:rPr>
          <w:rStyle w:val="SpecialCharTok"/>
          <w:rFonts w:cs="Consolas"/>
        </w:rPr>
        <w:t>|&gt;</w:t>
      </w:r>
      <w:r w:rsidR="007C0A0D" w:rsidRPr="00E15100">
        <w:rPr>
          <w:rFonts w:cs="Consolas"/>
        </w:rPr>
        <w:br/>
      </w:r>
      <w:ins w:id="1849" w:author="Johannes Zauner" w:date="2025-12-12T20:51:00Z" w16du:dateUtc="2025-12-12T19:51:00Z">
        <w:r w:rsidR="00BF5742">
          <w:rPr>
            <w:rStyle w:val="NormalTok"/>
          </w:rPr>
          <w:t>2</w:t>
        </w:r>
        <w:r w:rsidR="00BF5742">
          <w:rPr>
            <w:rStyle w:val="NormalTok"/>
            <w:rFonts w:cs="Consolas"/>
          </w:rPr>
          <w:t xml:space="preserve"> </w:t>
        </w:r>
      </w:ins>
      <w:r w:rsidR="007C0A0D" w:rsidRPr="00E15100">
        <w:rPr>
          <w:rStyle w:val="NormalTok"/>
          <w:rFonts w:cs="Consolas"/>
        </w:rPr>
        <w:t xml:space="preserve">  </w:t>
      </w:r>
      <w:r w:rsidR="007C0A0D" w:rsidRPr="00E15100">
        <w:rPr>
          <w:rStyle w:val="FunctionTok"/>
          <w:rFonts w:cs="Consolas"/>
        </w:rPr>
        <w:t>add_clusters</w:t>
      </w:r>
      <w:r w:rsidR="007C0A0D" w:rsidRPr="00E15100">
        <w:rPr>
          <w:rStyle w:val="NormalTok"/>
          <w:rFonts w:cs="Consolas"/>
        </w:rPr>
        <w:t>(</w:t>
      </w:r>
      <w:r w:rsidR="007C0A0D" w:rsidRPr="00E15100">
        <w:rPr>
          <w:rFonts w:cs="Consolas"/>
        </w:rPr>
        <w:br/>
      </w:r>
      <w:ins w:id="1850" w:author="Johannes Zauner" w:date="2025-12-12T20:51:00Z" w16du:dateUtc="2025-12-12T19:51:00Z">
        <w:r w:rsidR="00BF5742">
          <w:rPr>
            <w:rStyle w:val="NormalTok"/>
          </w:rPr>
          <w:t>3</w:t>
        </w:r>
        <w:r w:rsidR="00BF5742">
          <w:rPr>
            <w:rStyle w:val="NormalTok"/>
            <w:rFonts w:cs="Consolas"/>
          </w:rPr>
          <w:t xml:space="preserve"> </w:t>
        </w:r>
      </w:ins>
      <w:r w:rsidR="007C0A0D" w:rsidRPr="00E15100">
        <w:rPr>
          <w:rStyle w:val="NormalTok"/>
          <w:rFonts w:cs="Consolas"/>
        </w:rPr>
        <w:t xml:space="preserve">    Dis </w:t>
      </w:r>
      <w:r w:rsidR="007C0A0D" w:rsidRPr="00E15100">
        <w:rPr>
          <w:rStyle w:val="SpecialCharTok"/>
          <w:rFonts w:cs="Consolas"/>
        </w:rPr>
        <w:t>&gt;=</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&amp;</w:t>
      </w:r>
      <w:r w:rsidR="007C0A0D" w:rsidRPr="00E15100">
        <w:rPr>
          <w:rStyle w:val="NormalTok"/>
          <w:rFonts w:cs="Consolas"/>
        </w:rPr>
        <w:t xml:space="preserve"> Dis </w:t>
      </w:r>
      <w:r w:rsidR="007C0A0D" w:rsidRPr="00E15100">
        <w:rPr>
          <w:rStyle w:val="SpecialCharTok"/>
          <w:rFonts w:cs="Consolas"/>
        </w:rPr>
        <w:t>&lt;</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w:t>
      </w:r>
      <w:r w:rsidR="007C0A0D" w:rsidRPr="00E15100">
        <w:rPr>
          <w:rFonts w:cs="Consolas"/>
        </w:rPr>
        <w:br/>
      </w:r>
      <w:ins w:id="1851" w:author="Johannes Zauner" w:date="2025-12-12T20:51:00Z" w16du:dateUtc="2025-12-12T19:51:00Z">
        <w:r w:rsidR="00BF5742">
          <w:rPr>
            <w:rStyle w:val="NormalTok"/>
          </w:rPr>
          <w:t>4</w:t>
        </w:r>
        <w:r w:rsidR="00BF5742">
          <w:rPr>
            <w:rStyle w:val="NormalTok"/>
            <w:rFonts w:cs="Consolas"/>
          </w:rPr>
          <w:t xml:space="preserve"> </w:t>
        </w:r>
      </w:ins>
      <w:r w:rsidR="007C0A0D" w:rsidRPr="00E15100">
        <w:rPr>
          <w:rStyle w:val="NormalTok"/>
          <w:rFonts w:cs="Consolas"/>
        </w:rPr>
        <w:t xml:space="preserve">    </w:t>
      </w:r>
      <w:r w:rsidR="007C0A0D" w:rsidRPr="00E15100">
        <w:rPr>
          <w:rStyle w:val="AttributeTok"/>
          <w:rFonts w:cs="Consolas"/>
        </w:rPr>
        <w:t>cluster.duration =</w:t>
      </w:r>
      <w:r w:rsidR="007C0A0D" w:rsidRPr="00E15100">
        <w:rPr>
          <w:rStyle w:val="NormalTok"/>
          <w:rFonts w:cs="Consolas"/>
        </w:rPr>
        <w:t xml:space="preserve"> </w:t>
      </w:r>
      <w:r w:rsidR="007C0A0D" w:rsidRPr="00E15100">
        <w:rPr>
          <w:rStyle w:val="StringTok"/>
          <w:rFonts w:cs="Consolas"/>
        </w:rPr>
        <w:t>"30 mins"</w:t>
      </w:r>
      <w:r w:rsidR="007C0A0D" w:rsidRPr="00E15100">
        <w:rPr>
          <w:rStyle w:val="NormalTok"/>
          <w:rFonts w:cs="Consolas"/>
        </w:rPr>
        <w:t>,</w:t>
      </w:r>
      <w:r w:rsidR="007C0A0D" w:rsidRPr="00E15100">
        <w:rPr>
          <w:rFonts w:cs="Consolas"/>
        </w:rPr>
        <w:br/>
      </w:r>
      <w:ins w:id="1852" w:author="Johannes Zauner" w:date="2025-12-12T20:51:00Z" w16du:dateUtc="2025-12-12T19:51:00Z">
        <w:r w:rsidR="00BF5742">
          <w:rPr>
            <w:rStyle w:val="NormalTok"/>
          </w:rPr>
          <w:t>5</w:t>
        </w:r>
        <w:r w:rsidR="00BF5742">
          <w:rPr>
            <w:rStyle w:val="NormalTok"/>
            <w:rFonts w:cs="Consolas"/>
          </w:rPr>
          <w:t xml:space="preserve"> </w:t>
        </w:r>
      </w:ins>
      <w:r w:rsidR="007C0A0D" w:rsidRPr="00E15100">
        <w:rPr>
          <w:rStyle w:val="NormalTok"/>
          <w:rFonts w:cs="Consolas"/>
        </w:rPr>
        <w:t xml:space="preserve">    </w:t>
      </w:r>
      <w:r w:rsidR="007C0A0D" w:rsidRPr="00E15100">
        <w:rPr>
          <w:rStyle w:val="AttributeTok"/>
          <w:rFonts w:cs="Consolas"/>
        </w:rPr>
        <w:t>interruption.duration =</w:t>
      </w:r>
      <w:r w:rsidR="007C0A0D" w:rsidRPr="00E15100">
        <w:rPr>
          <w:rStyle w:val="NormalTok"/>
          <w:rFonts w:cs="Consolas"/>
        </w:rPr>
        <w:t xml:space="preserve"> </w:t>
      </w:r>
      <w:r w:rsidR="007C0A0D" w:rsidRPr="00E15100">
        <w:rPr>
          <w:rStyle w:val="StringTok"/>
          <w:rFonts w:cs="Consolas"/>
        </w:rPr>
        <w:t>"1 min"</w:t>
      </w:r>
      <w:r w:rsidR="007C0A0D" w:rsidRPr="00E15100">
        <w:rPr>
          <w:rFonts w:cs="Consolas"/>
        </w:rPr>
        <w:br/>
      </w:r>
      <w:ins w:id="1853" w:author="Johannes Zauner" w:date="2025-12-12T20:51:00Z" w16du:dateUtc="2025-12-12T19:51:00Z">
        <w:r w:rsidR="00BF5742">
          <w:rPr>
            <w:rStyle w:val="NormalTok"/>
          </w:rPr>
          <w:t>6</w:t>
        </w:r>
        <w:r w:rsidR="00BF5742">
          <w:rPr>
            <w:rStyle w:val="NormalTok"/>
            <w:rFonts w:cs="Consolas"/>
          </w:rPr>
          <w:t xml:space="preserve"> </w:t>
        </w:r>
      </w:ins>
      <w:r w:rsidR="007C0A0D" w:rsidRPr="00E15100">
        <w:rPr>
          <w:rStyle w:val="NormalTok"/>
          <w:rFonts w:cs="Consolas"/>
        </w:rPr>
        <w:t xml:space="preserve">  ) </w:t>
      </w:r>
      <w:r w:rsidR="007C0A0D" w:rsidRPr="00E15100">
        <w:rPr>
          <w:rStyle w:val="SpecialCharTok"/>
          <w:rFonts w:cs="Consolas"/>
        </w:rPr>
        <w:t>|&gt;</w:t>
      </w:r>
      <w:r w:rsidR="007C0A0D" w:rsidRPr="00E15100">
        <w:rPr>
          <w:rFonts w:cs="Consolas"/>
        </w:rPr>
        <w:br/>
      </w:r>
      <w:ins w:id="1854" w:author="Johannes Zauner" w:date="2025-12-12T20:51:00Z" w16du:dateUtc="2025-12-12T19:51:00Z">
        <w:r w:rsidR="00BF5742">
          <w:rPr>
            <w:rStyle w:val="NormalTok"/>
          </w:rPr>
          <w:t>7</w:t>
        </w:r>
        <w:r w:rsidR="00BF5742">
          <w:rPr>
            <w:rStyle w:val="NormalTok"/>
            <w:rFonts w:cs="Consolas"/>
          </w:rPr>
          <w:t xml:space="preserve"> </w:t>
        </w:r>
      </w:ins>
      <w:r w:rsidR="007C0A0D" w:rsidRPr="00E15100">
        <w:rPr>
          <w:rStyle w:val="NormalTok"/>
          <w:rFonts w:cs="Consolas"/>
        </w:rPr>
        <w:t xml:space="preserve">  </w:t>
      </w:r>
      <w:r w:rsidR="007C0A0D" w:rsidRPr="00E15100">
        <w:rPr>
          <w:rStyle w:val="FunctionTok"/>
          <w:rFonts w:cs="Consolas"/>
        </w:rPr>
        <w:t>gg_day</w:t>
      </w:r>
      <w:r w:rsidR="007C0A0D" w:rsidRPr="00E15100">
        <w:rPr>
          <w:rStyle w:val="NormalTok"/>
          <w:rFonts w:cs="Consolas"/>
        </w:rPr>
        <w:t>(</w:t>
      </w:r>
      <w:r w:rsidR="007C0A0D" w:rsidRPr="00E15100">
        <w:rPr>
          <w:rStyle w:val="AttributeTok"/>
          <w:rFonts w:cs="Consolas"/>
        </w:rPr>
        <w:t>y.axis =</w:t>
      </w:r>
      <w:r w:rsidR="007C0A0D" w:rsidRPr="00E15100">
        <w:rPr>
          <w:rStyle w:val="NormalTok"/>
          <w:rFonts w:cs="Consolas"/>
        </w:rPr>
        <w:t xml:space="preserve"> Dis, </w:t>
      </w:r>
      <w:r w:rsidR="007C0A0D" w:rsidRPr="00E15100">
        <w:rPr>
          <w:rStyle w:val="AttributeTok"/>
          <w:rFonts w:cs="Consolas"/>
        </w:rPr>
        <w:t>y.axis.label =</w:t>
      </w:r>
      <w:r w:rsidR="007C0A0D" w:rsidRPr="00E15100">
        <w:rPr>
          <w:rStyle w:val="NormalTok"/>
          <w:rFonts w:cs="Consolas"/>
        </w:rPr>
        <w:t xml:space="preserve"> </w:t>
      </w:r>
      <w:r w:rsidR="007C0A0D" w:rsidRPr="00E15100">
        <w:rPr>
          <w:rStyle w:val="StringTok"/>
          <w:rFonts w:cs="Consolas"/>
        </w:rPr>
        <w:t>"Distance (cm)"</w:t>
      </w:r>
      <w:r w:rsidR="007C0A0D" w:rsidRPr="00E15100">
        <w:rPr>
          <w:rStyle w:val="NormalTok"/>
          <w:rFonts w:cs="Consolas"/>
        </w:rPr>
        <w:t xml:space="preserve">, </w:t>
      </w:r>
      <w:r w:rsidR="007C0A0D" w:rsidRPr="00E15100">
        <w:rPr>
          <w:rStyle w:val="AttributeTok"/>
          <w:rFonts w:cs="Consolas"/>
        </w:rPr>
        <w:t>geom =</w:t>
      </w:r>
      <w:r w:rsidR="007C0A0D" w:rsidRPr="00E15100">
        <w:rPr>
          <w:rStyle w:val="NormalTok"/>
          <w:rFonts w:cs="Consolas"/>
        </w:rPr>
        <w:t xml:space="preserve"> </w:t>
      </w:r>
      <w:r w:rsidR="007C0A0D" w:rsidRPr="00E15100">
        <w:rPr>
          <w:rStyle w:val="StringTok"/>
          <w:rFonts w:cs="Consolas"/>
        </w:rPr>
        <w:t>"line"</w:t>
      </w:r>
      <w:r w:rsidR="007C0A0D" w:rsidRPr="00E15100">
        <w:rPr>
          <w:rStyle w:val="NormalTok"/>
          <w:rFonts w:cs="Consolas"/>
        </w:rPr>
        <w:t>,</w:t>
      </w:r>
      <w:r w:rsidR="007C0A0D" w:rsidRPr="00E15100">
        <w:rPr>
          <w:rFonts w:cs="Consolas"/>
        </w:rPr>
        <w:br/>
      </w:r>
      <w:ins w:id="1855" w:author="Johannes Zauner" w:date="2025-12-12T20:51:00Z" w16du:dateUtc="2025-12-12T19:51:00Z">
        <w:r w:rsidR="00BF5742">
          <w:rPr>
            <w:rStyle w:val="NormalTok"/>
          </w:rPr>
          <w:t>8</w:t>
        </w:r>
        <w:r w:rsidR="00BF5742">
          <w:rPr>
            <w:rStyle w:val="NormalTok"/>
            <w:rFonts w:cs="Consolas"/>
          </w:rPr>
          <w:t xml:space="preserve"> </w:t>
        </w:r>
      </w:ins>
      <w:r w:rsidR="007C0A0D" w:rsidRPr="00E15100">
        <w:rPr>
          <w:rStyle w:val="NormalTok"/>
          <w:rFonts w:cs="Consolas"/>
        </w:rPr>
        <w:t xml:space="preserve">    </w:t>
      </w:r>
      <w:r w:rsidR="007C0A0D" w:rsidRPr="00E15100">
        <w:rPr>
          <w:rStyle w:val="NormalTok"/>
          <w:rFonts w:cs="Consolas"/>
        </w:rPr>
        <w:t xml:space="preserve">     </w:t>
      </w:r>
      <w:r w:rsidR="007C0A0D" w:rsidRPr="00E15100">
        <w:rPr>
          <w:rStyle w:val="AttributeTok"/>
          <w:rFonts w:cs="Consolas"/>
        </w:rPr>
        <w:t>y.scale =</w:t>
      </w:r>
      <w:r w:rsidR="007C0A0D" w:rsidRPr="00E15100">
        <w:rPr>
          <w:rStyle w:val="NormalTok"/>
          <w:rFonts w:cs="Consolas"/>
        </w:rPr>
        <w:t xml:space="preserve"> </w:t>
      </w:r>
      <w:r w:rsidR="007C0A0D" w:rsidRPr="00E15100">
        <w:rPr>
          <w:rStyle w:val="StringTok"/>
          <w:rFonts w:cs="Consolas"/>
        </w:rPr>
        <w:t>"identity"</w:t>
      </w:r>
      <w:r w:rsidR="007C0A0D" w:rsidRPr="00E15100">
        <w:rPr>
          <w:rStyle w:val="NormalTok"/>
          <w:rFonts w:cs="Consolas"/>
        </w:rPr>
        <w:t xml:space="preserve">, </w:t>
      </w:r>
      <w:r w:rsidR="007C0A0D" w:rsidRPr="00E15100">
        <w:rPr>
          <w:rStyle w:val="AttributeTok"/>
          <w:rFonts w:cs="Consolas"/>
        </w:rPr>
        <w:t>y.axis.breaks =</w:t>
      </w:r>
      <w:r w:rsidR="007C0A0D" w:rsidRPr="00E15100">
        <w:rPr>
          <w:rStyle w:val="NormalTok"/>
          <w:rFonts w:cs="Consolas"/>
        </w:rPr>
        <w:t xml:space="preserve"> </w:t>
      </w:r>
      <w:r w:rsidR="007C0A0D" w:rsidRPr="00E15100">
        <w:rPr>
          <w:rStyle w:val="FunctionTok"/>
          <w:rFonts w:cs="Consolas"/>
        </w:rPr>
        <w:t>seq</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 xml:space="preserve">, </w:t>
      </w:r>
      <w:r w:rsidR="007C0A0D" w:rsidRPr="00E15100">
        <w:rPr>
          <w:rStyle w:val="AttributeTok"/>
          <w:rFonts w:cs="Consolas"/>
        </w:rPr>
        <w:t>by =</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Fonts w:cs="Consolas"/>
        </w:rPr>
        <w:br/>
      </w:r>
      <w:ins w:id="1856" w:author="Johannes Zauner" w:date="2025-12-12T20:51:00Z" w16du:dateUtc="2025-12-12T19:51:00Z">
        <w:r w:rsidR="00BF5742">
          <w:rPr>
            <w:rStyle w:val="NormalTok"/>
          </w:rPr>
          <w:t>9</w:t>
        </w:r>
        <w:r w:rsidR="00BF5742">
          <w:rPr>
            <w:rStyle w:val="NormalTok"/>
            <w:rFonts w:cs="Consolas"/>
          </w:rPr>
          <w:t xml:space="preserve"> </w:t>
        </w:r>
      </w:ins>
      <w:r w:rsidR="007C0A0D" w:rsidRPr="00E15100">
        <w:rPr>
          <w:rStyle w:val="NormalTok"/>
          <w:rFonts w:cs="Consolas"/>
        </w:rPr>
        <w:t xml:space="preserve">  </w:t>
      </w:r>
      <w:r w:rsidR="007C0A0D" w:rsidRPr="00E15100">
        <w:rPr>
          <w:rStyle w:val="FunctionTok"/>
          <w:rFonts w:cs="Consolas"/>
        </w:rPr>
        <w:t>gg_</w:t>
      </w:r>
      <w:r w:rsidR="007C0A0D" w:rsidRPr="00E15100">
        <w:rPr>
          <w:rStyle w:val="FunctionTok"/>
          <w:rFonts w:cs="Consolas"/>
        </w:rPr>
        <w:t>photoperiod</w:t>
      </w:r>
      <w:r w:rsidR="007C0A0D" w:rsidRPr="00E15100">
        <w:rPr>
          <w:rStyle w:val="NormalTok"/>
          <w:rFonts w:cs="Consolas"/>
        </w:rPr>
        <w:t xml:space="preserve">(coordinates) </w:t>
      </w:r>
      <w:r w:rsidR="007C0A0D" w:rsidRPr="00E15100">
        <w:rPr>
          <w:rStyle w:val="SpecialCharTok"/>
          <w:rFonts w:cs="Consolas"/>
        </w:rPr>
        <w:t>|&gt;</w:t>
      </w:r>
      <w:r w:rsidR="007C0A0D" w:rsidRPr="00E15100">
        <w:rPr>
          <w:rFonts w:cs="Consolas"/>
        </w:rPr>
        <w:br/>
      </w:r>
      <w:ins w:id="1857" w:author="Johannes Zauner" w:date="2025-12-12T20:51:00Z" w16du:dateUtc="2025-12-12T19:51:00Z">
        <w:r w:rsidR="00BF5742">
          <w:rPr>
            <w:rStyle w:val="NormalTok"/>
          </w:rPr>
          <w:t>1</w:t>
        </w:r>
        <w:r w:rsidR="00BF5742">
          <w:rPr>
            <w:rStyle w:val="NormalTok"/>
          </w:rPr>
          <w:t>0</w:t>
        </w:r>
        <w:r w:rsidR="00BF5742">
          <w:rPr>
            <w:rStyle w:val="NormalTok"/>
            <w:rFonts w:cs="Consolas"/>
          </w:rPr>
          <w:t xml:space="preserve"> </w:t>
        </w:r>
      </w:ins>
      <w:r w:rsidR="007C0A0D" w:rsidRPr="00E15100">
        <w:rPr>
          <w:rStyle w:val="NormalTok"/>
          <w:rFonts w:cs="Consolas"/>
        </w:rPr>
        <w:t xml:space="preserve"> </w:t>
      </w:r>
      <w:del w:id="1858" w:author="Johannes Zauner" w:date="2025-12-12T20:52:00Z" w16du:dateUtc="2025-12-12T19:52:00Z">
        <w:r w:rsidR="007C0A0D" w:rsidRPr="00E15100" w:rsidDel="005646C2">
          <w:rPr>
            <w:rStyle w:val="NormalTok"/>
            <w:rFonts w:cs="Consolas"/>
          </w:rPr>
          <w:delText xml:space="preserve"> </w:delText>
        </w:r>
      </w:del>
      <w:r w:rsidR="007C0A0D" w:rsidRPr="00E15100">
        <w:rPr>
          <w:rStyle w:val="FunctionTok"/>
          <w:rFonts w:cs="Consolas"/>
        </w:rPr>
        <w:t>gg_</w:t>
      </w:r>
      <w:r w:rsidR="007C0A0D" w:rsidRPr="00E15100">
        <w:rPr>
          <w:rStyle w:val="FunctionTok"/>
          <w:rFonts w:cs="Consolas"/>
        </w:rPr>
        <w:t>state</w:t>
      </w:r>
      <w:r w:rsidR="007C0A0D" w:rsidRPr="00E15100">
        <w:rPr>
          <w:rStyle w:val="NormalTok"/>
          <w:rFonts w:cs="Consolas"/>
        </w:rPr>
        <w:t xml:space="preserve">(state, </w:t>
      </w:r>
      <w:r w:rsidR="007C0A0D" w:rsidRPr="00E15100">
        <w:rPr>
          <w:rStyle w:val="AttributeTok"/>
          <w:rFonts w:cs="Consolas"/>
        </w:rPr>
        <w:t>fill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SpecialCharTok"/>
          <w:rFonts w:cs="Consolas"/>
        </w:rPr>
        <w:t>+</w:t>
      </w:r>
      <w:r w:rsidR="007C0A0D" w:rsidRPr="00E15100">
        <w:rPr>
          <w:rFonts w:cs="Consolas"/>
        </w:rPr>
        <w:br/>
      </w:r>
      <w:ins w:id="1859" w:author="Johannes Zauner" w:date="2025-12-12T20:51:00Z" w16du:dateUtc="2025-12-12T19:51:00Z">
        <w:r w:rsidR="00BF5742">
          <w:rPr>
            <w:rStyle w:val="NormalTok"/>
          </w:rPr>
          <w:t>1</w:t>
        </w:r>
        <w:r w:rsidR="00BF5742">
          <w:rPr>
            <w:rStyle w:val="NormalTok"/>
          </w:rPr>
          <w:t>1</w:t>
        </w:r>
        <w:r w:rsidR="00BF5742">
          <w:rPr>
            <w:rStyle w:val="NormalTok"/>
            <w:rFonts w:cs="Consolas"/>
          </w:rPr>
          <w:t xml:space="preserve"> </w:t>
        </w:r>
      </w:ins>
      <w:r w:rsidR="007C0A0D" w:rsidRPr="00E15100">
        <w:rPr>
          <w:rStyle w:val="NormalTok"/>
          <w:rFonts w:cs="Consolas"/>
        </w:rPr>
        <w:t xml:space="preserve"> </w:t>
      </w:r>
      <w:del w:id="1860" w:author="Johannes Zauner" w:date="2025-12-12T20:52:00Z" w16du:dateUtc="2025-12-12T19:52:00Z">
        <w:r w:rsidR="007C0A0D" w:rsidRPr="00E15100" w:rsidDel="005646C2">
          <w:rPr>
            <w:rStyle w:val="NormalTok"/>
            <w:rFonts w:cs="Consolas"/>
          </w:rPr>
          <w:delText xml:space="preserve"> </w:delText>
        </w:r>
      </w:del>
      <w:r w:rsidR="007C0A0D" w:rsidRPr="00E15100">
        <w:rPr>
          <w:rStyle w:val="FunctionTok"/>
          <w:rFonts w:cs="Consolas"/>
        </w:rPr>
        <w:t>geom_hline</w:t>
      </w:r>
      <w:r w:rsidR="007C0A0D" w:rsidRPr="00E15100">
        <w:rPr>
          <w:rStyle w:val="NormalTok"/>
          <w:rFonts w:cs="Consolas"/>
        </w:rPr>
        <w:t>(</w:t>
      </w:r>
      <w:r w:rsidR="007C0A0D" w:rsidRPr="00E15100">
        <w:rPr>
          <w:rStyle w:val="AttributeTok"/>
          <w:rFonts w:cs="Consolas"/>
        </w:rPr>
        <w:t>yintercept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20</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 xml:space="preserve">), </w:t>
      </w:r>
      <w:r w:rsidR="007C0A0D" w:rsidRPr="00E15100">
        <w:rPr>
          <w:rStyle w:val="AttributeTok"/>
          <w:rFonts w:cs="Consolas"/>
        </w:rPr>
        <w:t>col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AttributeTok"/>
          <w:rFonts w:cs="Consolas"/>
        </w:rPr>
        <w:t>linetype =</w:t>
      </w:r>
      <w:r w:rsidR="007C0A0D" w:rsidRPr="00E15100">
        <w:rPr>
          <w:rStyle w:val="NormalTok"/>
          <w:rFonts w:cs="Consolas"/>
        </w:rPr>
        <w:t xml:space="preserve"> </w:t>
      </w:r>
      <w:r w:rsidR="007C0A0D" w:rsidRPr="00E15100">
        <w:rPr>
          <w:rStyle w:val="StringTok"/>
          <w:rFonts w:cs="Consolas"/>
        </w:rPr>
        <w:t>"dashed"</w:t>
      </w:r>
      <w:r w:rsidR="007C0A0D" w:rsidRPr="00E15100">
        <w:rPr>
          <w:rStyle w:val="NormalTok"/>
          <w:rFonts w:cs="Consolas"/>
        </w:rPr>
        <w:t>)</w:t>
      </w:r>
      <w:del w:id="1861" w:author="Johannes Zauner" w:date="2025-12-12T20:51:00Z" w16du:dateUtc="2025-12-12T19:51:00Z">
        <w:r w:rsidR="007C0A0D" w:rsidRPr="00E15100" w:rsidDel="00BF5742">
          <w:rPr>
            <w:rStyle w:val="NormalTok"/>
            <w:rFonts w:cs="Consolas"/>
          </w:rPr>
          <w:delText xml:space="preserve"> </w:delText>
        </w:r>
      </w:del>
      <w:r w:rsidR="007C0A0D" w:rsidRPr="00E15100">
        <w:rPr>
          <w:rStyle w:val="SpecialCharTok"/>
          <w:rFonts w:cs="Consolas"/>
        </w:rPr>
        <w:t>+</w:t>
      </w:r>
      <w:r w:rsidR="007C0A0D" w:rsidRPr="00E15100">
        <w:rPr>
          <w:rFonts w:cs="Consolas"/>
        </w:rPr>
        <w:br/>
      </w:r>
      <w:ins w:id="1862" w:author="Johannes Zauner" w:date="2025-12-12T20:51:00Z" w16du:dateUtc="2025-12-12T19:51:00Z">
        <w:r w:rsidR="00BF5742">
          <w:rPr>
            <w:rStyle w:val="NormalTok"/>
          </w:rPr>
          <w:t>1</w:t>
        </w:r>
        <w:r w:rsidR="00BF5742">
          <w:rPr>
            <w:rStyle w:val="NormalTok"/>
          </w:rPr>
          <w:t>2</w:t>
        </w:r>
        <w:r w:rsidR="00BF5742">
          <w:rPr>
            <w:rStyle w:val="NormalTok"/>
            <w:rFonts w:cs="Consolas"/>
          </w:rPr>
          <w:t xml:space="preserve"> </w:t>
        </w:r>
      </w:ins>
      <w:r w:rsidR="007C0A0D" w:rsidRPr="00E15100">
        <w:rPr>
          <w:rStyle w:val="NormalTok"/>
          <w:rFonts w:cs="Consolas"/>
        </w:rPr>
        <w:t xml:space="preserve"> </w:t>
      </w:r>
      <w:del w:id="1863" w:author="Johannes Zauner" w:date="2025-12-12T20:52:00Z" w16du:dateUtc="2025-12-12T19:52:00Z">
        <w:r w:rsidR="007C0A0D" w:rsidRPr="00E15100" w:rsidDel="005646C2">
          <w:rPr>
            <w:rStyle w:val="NormalTok"/>
            <w:rFonts w:cs="Consolas"/>
          </w:rPr>
          <w:delText xml:space="preserve"> </w:delText>
        </w:r>
      </w:del>
      <w:r w:rsidR="007C0A0D" w:rsidRPr="00E15100">
        <w:rPr>
          <w:rStyle w:val="FunctionTok"/>
          <w:rFonts w:cs="Consolas"/>
        </w:rPr>
        <w:t>coord_</w:t>
      </w:r>
      <w:r w:rsidR="007C0A0D" w:rsidRPr="00E15100">
        <w:rPr>
          <w:rStyle w:val="FunctionTok"/>
          <w:rFonts w:cs="Consolas"/>
        </w:rPr>
        <w:t>cartesian</w:t>
      </w:r>
      <w:r w:rsidR="007C0A0D" w:rsidRPr="00E15100">
        <w:rPr>
          <w:rStyle w:val="NormalTok"/>
          <w:rFonts w:cs="Consolas"/>
        </w:rPr>
        <w:t>(</w:t>
      </w:r>
      <w:r w:rsidR="007C0A0D" w:rsidRPr="00E15100">
        <w:rPr>
          <w:rStyle w:val="AttributeTok"/>
          <w:rFonts w:cs="Consolas"/>
        </w:rPr>
        <w:t>ylim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w:t>
      </w:r>
    </w:p>
    <w:bookmarkEnd w:id="1844"/>
    <w:p w14:paraId="511D6D6D" w14:textId="77777777" w:rsidR="00746ABC" w:rsidRPr="0047611C" w:rsidRDefault="00746ABC" w:rsidP="00746ABC">
      <w:pPr>
        <w:pStyle w:val="DefinitionTerm"/>
        <w:rPr>
          <w:ins w:id="1864" w:author="Johannes Zauner" w:date="2025-12-12T20:35:00Z" w16du:dateUtc="2025-12-12T19:35:00Z"/>
          <w:b w:val="0"/>
          <w:bCs/>
        </w:rPr>
      </w:pPr>
      <w:ins w:id="1865" w:author="Johannes Zauner" w:date="2025-12-12T20:35:00Z" w16du:dateUtc="2025-12-12T19:35:00Z">
        <w:r w:rsidRPr="00C673E9">
          <w:rPr>
            <w:rFonts w:ascii="Arial" w:hAnsi="Arial" w:cs="Arial"/>
          </w:rPr>
          <w:t>Lines 1-6</w:t>
        </w:r>
        <w:r>
          <w:rPr>
            <w:rFonts w:ascii="Arial" w:hAnsi="Arial" w:cs="Arial"/>
          </w:rPr>
          <w:t xml:space="preserve"> </w:t>
        </w:r>
        <w:r w:rsidRPr="0047611C">
          <w:rPr>
            <w:b w:val="0"/>
            <w:bCs/>
          </w:rPr>
          <w:t>As in code cell above</w:t>
        </w:r>
      </w:ins>
    </w:p>
    <w:p w14:paraId="70FBD8B2" w14:textId="77777777" w:rsidR="00746ABC" w:rsidRPr="0047611C" w:rsidRDefault="00746ABC" w:rsidP="00746ABC">
      <w:pPr>
        <w:pStyle w:val="DefinitionTerm"/>
        <w:rPr>
          <w:ins w:id="1866" w:author="Johannes Zauner" w:date="2025-12-12T20:35:00Z" w16du:dateUtc="2025-12-12T19:35:00Z"/>
          <w:b w:val="0"/>
          <w:bCs/>
        </w:rPr>
      </w:pPr>
      <w:ins w:id="1867" w:author="Johannes Zauner" w:date="2025-12-12T20:35:00Z" w16du:dateUtc="2025-12-12T19:35:00Z">
        <w:r w:rsidRPr="00C673E9">
          <w:rPr>
            <w:rFonts w:ascii="Arial" w:hAnsi="Arial" w:cs="Arial"/>
          </w:rPr>
          <w:t>Line 9</w:t>
        </w:r>
        <w:r>
          <w:rPr>
            <w:rFonts w:ascii="Arial" w:hAnsi="Arial" w:cs="Arial"/>
          </w:rPr>
          <w:t xml:space="preserve"> </w:t>
        </w:r>
        <w:r w:rsidRPr="0047611C">
          <w:rPr>
            <w:b w:val="0"/>
            <w:bCs/>
          </w:rPr>
          <w:t>Add photoperiod information</w:t>
        </w:r>
      </w:ins>
    </w:p>
    <w:p w14:paraId="69B62553" w14:textId="77777777" w:rsidR="00746ABC" w:rsidRPr="00746ABC" w:rsidRDefault="00746ABC" w:rsidP="00746ABC">
      <w:pPr>
        <w:spacing w:after="0"/>
        <w:rPr>
          <w:ins w:id="1868" w:author="Johannes Zauner" w:date="2025-12-12T20:35:00Z" w16du:dateUtc="2025-12-12T19:35:00Z"/>
          <w:rFonts w:ascii="Arial" w:eastAsiaTheme="minorHAnsi" w:hAnsi="Arial" w:cs="Arial"/>
          <w:b/>
          <w:rPrChange w:id="1869" w:author="Johannes Zauner" w:date="2025-12-12T20:35:00Z" w16du:dateUtc="2025-12-12T19:35:00Z">
            <w:rPr>
              <w:ins w:id="1870" w:author="Johannes Zauner" w:date="2025-12-12T20:35:00Z" w16du:dateUtc="2025-12-12T19:35:00Z"/>
              <w:noProof/>
            </w:rPr>
          </w:rPrChange>
        </w:rPr>
      </w:pPr>
      <w:ins w:id="1871" w:author="Johannes Zauner" w:date="2025-12-12T20:35:00Z" w16du:dateUtc="2025-12-12T19:35:00Z">
        <w:r w:rsidRPr="00746ABC">
          <w:rPr>
            <w:rFonts w:ascii="Arial" w:eastAsiaTheme="minorHAnsi" w:hAnsi="Arial" w:cs="Arial"/>
            <w:b/>
            <w:rPrChange w:id="1872" w:author="Johannes Zauner" w:date="2025-12-12T20:35:00Z" w16du:dateUtc="2025-12-12T19:35:00Z">
              <w:rPr>
                <w:rFonts w:ascii="Arial" w:hAnsi="Arial" w:cs="Arial"/>
              </w:rPr>
            </w:rPrChange>
          </w:rPr>
          <w:t>Line 10</w:t>
        </w:r>
        <w:r w:rsidRPr="00746ABC">
          <w:rPr>
            <w:rFonts w:ascii="Arial" w:eastAsiaTheme="minorHAnsi" w:hAnsi="Arial" w:cs="Arial"/>
            <w:b/>
            <w:rPrChange w:id="1873" w:author="Johannes Zauner" w:date="2025-12-12T20:35:00Z" w16du:dateUtc="2025-12-12T19:35:00Z">
              <w:rPr>
                <w:rFonts w:ascii="Arial" w:hAnsi="Arial" w:cs="Arial"/>
              </w:rPr>
            </w:rPrChange>
          </w:rPr>
          <w:t xml:space="preserve"> </w:t>
        </w:r>
        <w:r w:rsidRPr="00746ABC">
          <w:rPr>
            <w:rFonts w:ascii="Arial" w:eastAsiaTheme="minorHAnsi" w:hAnsi="Arial" w:cs="Arial"/>
            <w:bCs/>
            <w:rPrChange w:id="1874" w:author="Johannes Zauner" w:date="2025-12-12T20:35:00Z" w16du:dateUtc="2025-12-12T19:35:00Z">
              <w:rPr>
                <w:bCs/>
              </w:rPr>
            </w:rPrChange>
          </w:rPr>
          <w:t>Add state bands</w:t>
        </w:r>
        <w:r w:rsidRPr="00746ABC">
          <w:rPr>
            <w:rFonts w:ascii="Arial" w:eastAsiaTheme="minorHAnsi" w:hAnsi="Arial" w:cs="Arial"/>
            <w:b/>
            <w:rPrChange w:id="1875" w:author="Johannes Zauner" w:date="2025-12-12T20:35:00Z" w16du:dateUtc="2025-12-12T19:35:00Z">
              <w:rPr>
                <w:noProof/>
              </w:rPr>
            </w:rPrChange>
          </w:rPr>
          <w:t xml:space="preserve"> </w:t>
        </w:r>
      </w:ins>
    </w:p>
    <w:p w14:paraId="515C7ACB" w14:textId="307DEB3C" w:rsidR="00646A22" w:rsidRDefault="006B2402" w:rsidP="00746ABC">
      <w:pPr>
        <w:spacing w:after="0"/>
        <w:rPr>
          <w:rStyle w:val="Hervorhebung"/>
          <w:i w:val="0"/>
          <w:iCs w:val="0"/>
        </w:rPr>
        <w:pPrChange w:id="1876" w:author="Johannes Zauner" w:date="2025-12-12T19:53:00Z" w16du:dateUtc="2025-12-12T18:53:00Z">
          <w:pPr/>
        </w:pPrChange>
      </w:pPr>
      <w:r>
        <w:rPr>
          <w:noProof/>
        </w:rPr>
        <w:lastRenderedPageBreak/>
        <w:drawing>
          <wp:inline distT="0" distB="0" distL="0" distR="0" wp14:anchorId="12209A2E" wp14:editId="7406E92E">
            <wp:extent cx="5728335" cy="5728335"/>
            <wp:effectExtent l="0" t="0" r="0" b="0"/>
            <wp:docPr id="1482361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111" name="Grafik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63DF8C92" w14:textId="2FD34650" w:rsidR="00226395" w:rsidRPr="00DA1E4C" w:rsidRDefault="00226395" w:rsidP="008A0236">
      <w:pPr>
        <w:spacing w:after="0"/>
        <w:rPr>
          <w:rStyle w:val="Hervorhebung"/>
          <w:b/>
          <w:bCs/>
          <w:rPrChange w:id="1877" w:author="Johannes Zauner" w:date="2025-12-12T20:37:00Z" w16du:dateUtc="2025-12-12T19:37:00Z">
            <w:rPr>
              <w:rStyle w:val="Hervorhebung"/>
            </w:rPr>
          </w:rPrChange>
        </w:rPr>
        <w:pPrChange w:id="1878" w:author="Johannes Zauner" w:date="2025-12-12T19:53:00Z" w16du:dateUtc="2025-12-12T18:53:00Z">
          <w:pPr/>
        </w:pPrChange>
      </w:pPr>
      <w:r w:rsidRPr="00226395">
        <w:rPr>
          <w:rStyle w:val="Hervorhebung"/>
        </w:rPr>
        <w:t>Figure 2: Example of continuous near-work episodes. Red shaded areas indicate periods of continuous near work (20–60 cm for ≥30 min, allowing ≤1 min interruptions). Black trace is viewing distance over time</w:t>
      </w:r>
      <w:r>
        <w:rPr>
          <w:rStyle w:val="Hervorhebung"/>
        </w:rPr>
        <w:t xml:space="preserve"> of day</w:t>
      </w:r>
      <w:r w:rsidRPr="00226395">
        <w:rPr>
          <w:rStyle w:val="Hervorhebung"/>
        </w:rPr>
        <w:t>; red dashed lines mark the 20 cm and 60 cm boundaries.</w:t>
      </w:r>
      <w:ins w:id="1879" w:author="Johannes Zauner" w:date="2025-12-12T20:37:00Z" w16du:dateUtc="2025-12-12T19:37:00Z">
        <w:r w:rsidR="00DA1E4C">
          <w:rPr>
            <w:rStyle w:val="Hervorhebung"/>
          </w:rPr>
          <w:t xml:space="preserve"> </w:t>
        </w:r>
        <w:r w:rsidR="00DA1E4C" w:rsidRPr="00C673E9">
          <w:rPr>
            <w:rFonts w:ascii="Arial" w:hAnsi="Arial" w:cs="Arial"/>
          </w:rPr>
          <w:t>Grey shaded areas show nighttime between civil dusk and civil dawn</w:t>
        </w:r>
      </w:ins>
    </w:p>
    <w:p w14:paraId="023D4A30" w14:textId="77777777" w:rsidR="007C0A0D" w:rsidRPr="00C673E9" w:rsidRDefault="007C0A0D" w:rsidP="007C0A0D">
      <w:pPr>
        <w:pStyle w:val="berschrift4"/>
      </w:pPr>
      <w:bookmarkStart w:id="1880" w:name="near-work-episodes"/>
      <w:bookmarkEnd w:id="1623"/>
      <w:r w:rsidRPr="00C673E9">
        <w:t>Near-work episodes</w:t>
      </w:r>
    </w:p>
    <w:p w14:paraId="0453BC21" w14:textId="48CFBD75" w:rsidR="007C0A0D" w:rsidRPr="008A0236" w:rsidRDefault="007C0A0D" w:rsidP="007C0A0D">
      <w:pPr>
        <w:pStyle w:val="FirstParagraph"/>
      </w:pPr>
      <w:r w:rsidRPr="008A0236">
        <w:t xml:space="preserve">Beyond frequency, we can characterize near-work episodes by their duration and typical viewing distance. This section extracts all near-work episodes (using a </w:t>
      </w:r>
      <w:del w:id="1881" w:author="zusammenlegung" w:date="2025-12-12T19:01:00Z" w16du:dateUtc="2025-12-12T18:01:00Z">
        <w:r w:rsidR="004F6B88">
          <w:delText>shorter</w:delText>
        </w:r>
      </w:del>
      <w:ins w:id="1882" w:author="zusammenlegung" w:date="2025-12-12T19:01:00Z" w16du:dateUtc="2025-12-12T18:01:00Z">
        <w:r w:rsidRPr="00C673E9">
          <w:rPr>
            <w:rFonts w:ascii="Arial" w:hAnsi="Arial" w:cs="Arial"/>
          </w:rPr>
          <w:t>5-second</w:t>
        </w:r>
      </w:ins>
      <w:r w:rsidRPr="008A0236">
        <w:t xml:space="preserve"> minimum duration to capture more routine near-work bouts) and summarizes three aspects:</w:t>
      </w:r>
      <w:del w:id="1883" w:author="zusammenlegung" w:date="2025-12-12T19:01:00Z" w16du:dateUtc="2025-12-12T18:01:00Z">
        <w:r w:rsidR="004F6B88">
          <w:delText xml:space="preserve"> (1) </w:delText>
        </w:r>
      </w:del>
      <w:moveFromRangeStart w:id="1884" w:author="zusammenlegung" w:date="2025-12-12T19:01:00Z" w:name="move216458491"/>
      <w:moveFrom w:id="1885" w:author="zusammenlegung" w:date="2025-12-12T19:01:00Z" w16du:dateUtc="2025-12-12T18:01:00Z">
        <w:r w:rsidRPr="008A0236">
          <w:t>frequency (count of episodes per day),</w:t>
        </w:r>
      </w:moveFrom>
      <w:moveFromRangeEnd w:id="1884"/>
      <w:del w:id="1886" w:author="zusammenlegung" w:date="2025-12-12T19:01:00Z" w16du:dateUtc="2025-12-12T18:01:00Z">
        <w:r w:rsidR="004F6B88">
          <w:delText xml:space="preserve"> (2) </w:delText>
        </w:r>
      </w:del>
      <w:moveFromRangeStart w:id="1887" w:author="zusammenlegung" w:date="2025-12-12T19:01:00Z" w:name="move216458492"/>
      <w:moveFrom w:id="1888" w:author="zusammenlegung" w:date="2025-12-12T19:01:00Z" w16du:dateUtc="2025-12-12T18:01:00Z">
        <w:r w:rsidRPr="008A0236">
          <w:t>average duration of episodes, and</w:t>
        </w:r>
      </w:moveFrom>
      <w:moveFromRangeEnd w:id="1887"/>
      <w:del w:id="1889" w:author="zusammenlegung" w:date="2025-12-12T19:01:00Z" w16du:dateUtc="2025-12-12T18:01:00Z">
        <w:r w:rsidR="004F6B88">
          <w:delText xml:space="preserve"> (3) </w:delText>
        </w:r>
      </w:del>
      <w:moveFromRangeStart w:id="1890" w:author="zusammenlegung" w:date="2025-12-12T19:01:00Z" w:name="move216458493"/>
      <w:moveFrom w:id="1891" w:author="zusammenlegung" w:date="2025-12-12T19:01:00Z" w16du:dateUtc="2025-12-12T18:01:00Z">
        <w:r w:rsidRPr="008A0236">
          <w:t>average distance during those episodes.</w:t>
        </w:r>
      </w:moveFrom>
      <w:moveFromRangeEnd w:id="1890"/>
      <w:del w:id="1892" w:author="zusammenlegung" w:date="2025-12-12T19:01:00Z" w16du:dateUtc="2025-12-12T18:01:00Z">
        <w:r w:rsidR="004F6B88">
          <w:delText xml:space="preserve"> These results are combined in </w:delText>
        </w:r>
        <w:r w:rsidR="004F6B88" w:rsidRPr="004F6B88">
          <w:rPr>
            <w:b/>
            <w:bCs/>
          </w:rPr>
          <w:delText>Table 7</w:delText>
        </w:r>
        <w:r w:rsidR="004F6B88">
          <w:delText>.</w:delText>
        </w:r>
      </w:del>
    </w:p>
    <w:p w14:paraId="1B64E34F" w14:textId="77777777" w:rsidR="007C0A0D" w:rsidRPr="00C673E9" w:rsidRDefault="007C0A0D" w:rsidP="007C0A0D">
      <w:pPr>
        <w:pStyle w:val="Compact"/>
        <w:numPr>
          <w:ilvl w:val="0"/>
          <w:numId w:val="60"/>
        </w:numPr>
        <w:spacing w:line="240" w:lineRule="auto"/>
        <w:rPr>
          <w:ins w:id="1893" w:author="zusammenlegung" w:date="2025-12-12T19:01:00Z" w16du:dateUtc="2025-12-12T18:01:00Z"/>
          <w:rFonts w:ascii="Arial" w:hAnsi="Arial" w:cs="Arial"/>
        </w:rPr>
      </w:pPr>
      <w:moveToRangeStart w:id="1894" w:author="zusammenlegung" w:date="2025-12-12T19:01:00Z" w:name="move216458491"/>
      <w:moveTo w:id="1895" w:author="zusammenlegung" w:date="2025-12-12T19:01:00Z" w16du:dateUtc="2025-12-12T18:01:00Z">
        <w:r w:rsidRPr="008A0236">
          <w:lastRenderedPageBreak/>
          <w:t>frequency (count of episodes per day),</w:t>
        </w:r>
      </w:moveTo>
      <w:moveToRangeEnd w:id="1894"/>
    </w:p>
    <w:p w14:paraId="08710359" w14:textId="77777777" w:rsidR="007C0A0D" w:rsidRPr="00C673E9" w:rsidRDefault="007C0A0D" w:rsidP="007C0A0D">
      <w:pPr>
        <w:pStyle w:val="Compact"/>
        <w:numPr>
          <w:ilvl w:val="0"/>
          <w:numId w:val="60"/>
        </w:numPr>
        <w:spacing w:line="240" w:lineRule="auto"/>
        <w:rPr>
          <w:ins w:id="1896" w:author="zusammenlegung" w:date="2025-12-12T19:01:00Z" w16du:dateUtc="2025-12-12T18:01:00Z"/>
          <w:rFonts w:ascii="Arial" w:hAnsi="Arial" w:cs="Arial"/>
        </w:rPr>
      </w:pPr>
      <w:moveToRangeStart w:id="1897" w:author="zusammenlegung" w:date="2025-12-12T19:01:00Z" w:name="move216458492"/>
      <w:moveTo w:id="1898" w:author="zusammenlegung" w:date="2025-12-12T19:01:00Z" w16du:dateUtc="2025-12-12T18:01:00Z">
        <w:r w:rsidRPr="008A0236">
          <w:t>average duration of episodes, and</w:t>
        </w:r>
      </w:moveTo>
      <w:moveToRangeEnd w:id="1897"/>
    </w:p>
    <w:p w14:paraId="729A1B43" w14:textId="77777777" w:rsidR="007C0A0D" w:rsidRPr="00C673E9" w:rsidRDefault="007C0A0D" w:rsidP="007C0A0D">
      <w:pPr>
        <w:pStyle w:val="Compact"/>
        <w:numPr>
          <w:ilvl w:val="0"/>
          <w:numId w:val="60"/>
        </w:numPr>
        <w:spacing w:line="240" w:lineRule="auto"/>
        <w:rPr>
          <w:ins w:id="1899" w:author="zusammenlegung" w:date="2025-12-12T19:01:00Z" w16du:dateUtc="2025-12-12T18:01:00Z"/>
          <w:rFonts w:ascii="Arial" w:hAnsi="Arial" w:cs="Arial"/>
        </w:rPr>
      </w:pPr>
      <w:moveToRangeStart w:id="1900" w:author="zusammenlegung" w:date="2025-12-12T19:01:00Z" w:name="move216458493"/>
      <w:moveTo w:id="1901" w:author="zusammenlegung" w:date="2025-12-12T19:01:00Z" w16du:dateUtc="2025-12-12T18:01:00Z">
        <w:r w:rsidRPr="008A0236">
          <w:t>average distance during those episodes.</w:t>
        </w:r>
      </w:moveTo>
      <w:moveToRangeEnd w:id="1900"/>
    </w:p>
    <w:p w14:paraId="1D14C072" w14:textId="77777777" w:rsidR="007C0A0D" w:rsidRPr="00C673E9" w:rsidRDefault="007C0A0D" w:rsidP="007C0A0D">
      <w:pPr>
        <w:pStyle w:val="FirstParagraph"/>
        <w:rPr>
          <w:ins w:id="1902" w:author="zusammenlegung" w:date="2025-12-12T19:01:00Z" w16du:dateUtc="2025-12-12T18:01:00Z"/>
          <w:rFonts w:ascii="Arial" w:hAnsi="Arial" w:cs="Arial"/>
        </w:rPr>
      </w:pPr>
      <w:ins w:id="1903" w:author="zusammenlegung" w:date="2025-12-12T19:01:00Z" w16du:dateUtc="2025-12-12T18:01:00Z">
        <w:r w:rsidRPr="00C673E9">
          <w:rPr>
            <w:rFonts w:ascii="Arial" w:hAnsi="Arial" w:cs="Arial"/>
          </w:rPr>
          <w:t xml:space="preserve">These results are combined in </w:t>
        </w:r>
        <w:r w:rsidRPr="00C673E9">
          <w:rPr>
            <w:rFonts w:ascii="Arial" w:hAnsi="Arial" w:cs="Arial"/>
          </w:rPr>
          <w:fldChar w:fldCharType="begin"/>
        </w:r>
        <w:r w:rsidRPr="00C673E9">
          <w:rPr>
            <w:rFonts w:ascii="Arial" w:hAnsi="Arial" w:cs="Arial"/>
          </w:rPr>
          <w:instrText>HYPERLINK \l "tbl-nearworkepisodes"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7</w:t>
        </w:r>
        <w:r w:rsidRPr="00C673E9">
          <w:rPr>
            <w:rFonts w:ascii="Arial" w:hAnsi="Arial" w:cs="Arial"/>
          </w:rPr>
          <w:fldChar w:fldCharType="end"/>
        </w:r>
        <w:r w:rsidRPr="00C673E9">
          <w:rPr>
            <w:rFonts w:ascii="Arial" w:hAnsi="Arial" w:cs="Arial"/>
          </w:rPr>
          <w:t>.</w:t>
        </w:r>
      </w:ins>
    </w:p>
    <w:p w14:paraId="4027867E" w14:textId="22ECD707" w:rsidR="007C0A0D" w:rsidRPr="00160B18" w:rsidRDefault="00160B18" w:rsidP="00F61D20">
      <w:pPr>
        <w:pStyle w:val="SourceCode"/>
        <w:spacing w:line="240" w:lineRule="auto"/>
        <w:rPr>
          <w:lang w:val="de-DE"/>
          <w:rPrChange w:id="1904" w:author="Johannes Zauner" w:date="2025-12-13T05:16:00Z" w16du:dateUtc="2025-12-13T04:16:00Z">
            <w:rPr>
              <w:rFonts w:cs="Consolas"/>
            </w:rPr>
          </w:rPrChange>
        </w:rPr>
      </w:pPr>
      <w:bookmarkStart w:id="1905" w:name="annotated-cell-7"/>
      <w:ins w:id="1906" w:author="Johannes Zauner" w:date="2025-12-13T05:16:00Z" w16du:dateUtc="2025-12-13T04:16:00Z">
        <w:r>
          <w:rPr>
            <w:b/>
            <w:bCs/>
            <w:lang w:val="de-DE"/>
          </w:rPr>
          <w:t>C</w:t>
        </w:r>
      </w:ins>
      <w:ins w:id="1907" w:author="Johannes Zauner" w:date="2025-12-13T05:16:00Z">
        <w:r w:rsidRPr="00160B18">
          <w:rPr>
            <w:b/>
            <w:bCs/>
            <w:lang w:val="de-DE"/>
            <w:rPrChange w:id="1908" w:author="Johannes Zauner" w:date="2025-12-13T05:16:00Z" w16du:dateUtc="2025-12-13T04:16:00Z">
              <w:rPr>
                <w:lang w:val="de-DE"/>
              </w:rPr>
            </w:rPrChange>
          </w:rPr>
          <w:t>alculate near-work episodes</w:t>
        </w:r>
      </w:ins>
      <w:ins w:id="1909" w:author="Johannes Zauner" w:date="2025-12-13T05:08:00Z" w16du:dateUtc="2025-12-13T04:08:00Z">
        <w:r w:rsidR="008C4DD3">
          <w:rPr>
            <w:color w:val="4758AB"/>
            <w:shd w:val="clear" w:color="auto" w:fill="F1F3F5"/>
            <w:lang w:val="de-DE"/>
          </w:rPr>
          <w:br/>
        </w:r>
      </w:ins>
      <w:ins w:id="1910" w:author="Johannes Zauner" w:date="2025-12-12T20:52:00Z" w16du:dateUtc="2025-12-12T19:52:00Z">
        <w:r w:rsidR="005646C2">
          <w:rPr>
            <w:rStyle w:val="NormalTok"/>
          </w:rPr>
          <w:t>1</w:t>
        </w:r>
        <w:r w:rsidR="005646C2">
          <w:rPr>
            <w:rStyle w:val="NormalTok"/>
            <w:rFonts w:cs="Consolas"/>
          </w:rPr>
          <w:t xml:space="preserve"> </w:t>
        </w:r>
      </w:ins>
      <w:r w:rsidR="007C0A0D" w:rsidRPr="008A0236">
        <w:rPr>
          <w:rStyle w:val="NormalTok"/>
          <w:rFonts w:cs="Consolas"/>
        </w:rPr>
        <w:t xml:space="preserve">dataCC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911" w:author="Johannes Zauner" w:date="2025-12-12T20:52:00Z" w16du:dateUtc="2025-12-12T19:52:00Z">
        <w:r w:rsidR="005646C2">
          <w:rPr>
            <w:rStyle w:val="NormalTok"/>
          </w:rPr>
          <w:t>2</w:t>
        </w:r>
        <w:r w:rsidR="005646C2">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extract_clusters</w:t>
      </w:r>
      <w:r w:rsidR="007C0A0D" w:rsidRPr="008A0236">
        <w:rPr>
          <w:rStyle w:val="NormalTok"/>
          <w:rFonts w:cs="Consolas"/>
        </w:rPr>
        <w:t>(</w:t>
      </w:r>
      <w:r w:rsidR="007C0A0D" w:rsidRPr="008A0236">
        <w:rPr>
          <w:rFonts w:cs="Consolas"/>
        </w:rPr>
        <w:br/>
      </w:r>
      <w:ins w:id="1912" w:author="Johannes Zauner" w:date="2025-12-12T20:52:00Z" w16du:dateUtc="2025-12-12T19:52:00Z">
        <w:r w:rsidR="005646C2">
          <w:rPr>
            <w:rStyle w:val="NormalTok"/>
          </w:rPr>
          <w:t>3</w:t>
        </w:r>
        <w:r w:rsidR="005646C2">
          <w:rPr>
            <w:rStyle w:val="NormalTok"/>
            <w:rFonts w:cs="Consolas"/>
          </w:rPr>
          <w:t xml:space="preserve"> </w:t>
        </w:r>
      </w:ins>
      <w:r w:rsidR="007C0A0D" w:rsidRPr="008A0236">
        <w:rPr>
          <w:rStyle w:val="NormalTok"/>
          <w:rFonts w:cs="Consolas"/>
        </w:rPr>
        <w:t xml:space="preserve">    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Dis </w:t>
      </w:r>
      <w:r w:rsidR="007C0A0D" w:rsidRPr="008A0236">
        <w:rPr>
          <w:rStyle w:val="SpecialCharTok"/>
          <w:rFonts w:cs="Consolas"/>
        </w:rPr>
        <w:t>&lt;</w:t>
      </w:r>
      <w:r w:rsidR="007C0A0D" w:rsidRPr="008A0236">
        <w:rPr>
          <w:rStyle w:val="NormalTok"/>
          <w:rFonts w:cs="Consolas"/>
        </w:rPr>
        <w:t xml:space="preserve"> </w:t>
      </w:r>
      <w:r w:rsidR="007C0A0D" w:rsidRPr="008A0236">
        <w:rPr>
          <w:rStyle w:val="DecValTok"/>
          <w:rFonts w:cs="Consolas"/>
        </w:rPr>
        <w:t>60</w:t>
      </w:r>
      <w:r w:rsidR="007C0A0D" w:rsidRPr="008A0236">
        <w:rPr>
          <w:rStyle w:val="NormalTok"/>
          <w:rFonts w:cs="Consolas"/>
        </w:rPr>
        <w:t>,</w:t>
      </w:r>
      <w:r w:rsidR="007C0A0D" w:rsidRPr="008A0236">
        <w:rPr>
          <w:rFonts w:cs="Consolas"/>
        </w:rPr>
        <w:br/>
      </w:r>
      <w:ins w:id="1913" w:author="Johannes Zauner" w:date="2025-12-12T20:52:00Z" w16du:dateUtc="2025-12-12T19:52:00Z">
        <w:r w:rsidR="005646C2">
          <w:rPr>
            <w:rStyle w:val="NormalTok"/>
          </w:rPr>
          <w:t>4</w:t>
        </w:r>
        <w:r w:rsidR="005646C2">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cluster.duration =</w:t>
      </w:r>
      <w:r w:rsidR="007C0A0D" w:rsidRPr="008A0236">
        <w:rPr>
          <w:rStyle w:val="NormalTok"/>
          <w:rFonts w:cs="Consolas"/>
        </w:rPr>
        <w:t xml:space="preserve"> </w:t>
      </w:r>
      <w:r w:rsidR="007C0A0D" w:rsidRPr="008A0236">
        <w:rPr>
          <w:rStyle w:val="StringTok"/>
          <w:rFonts w:cs="Consolas"/>
        </w:rPr>
        <w:t>"5 secs"</w:t>
      </w:r>
      <w:r w:rsidR="007C0A0D" w:rsidRPr="008A0236">
        <w:rPr>
          <w:rStyle w:val="NormalTok"/>
          <w:rFonts w:cs="Consolas"/>
        </w:rPr>
        <w:t>,</w:t>
      </w:r>
      <w:r w:rsidR="007C0A0D" w:rsidRPr="008A0236">
        <w:rPr>
          <w:rFonts w:cs="Consolas"/>
        </w:rPr>
        <w:br/>
      </w:r>
      <w:ins w:id="1914" w:author="Johannes Zauner" w:date="2025-12-12T20:52:00Z" w16du:dateUtc="2025-12-12T19:52:00Z">
        <w:r w:rsidR="005646C2">
          <w:rPr>
            <w:rStyle w:val="NormalTok"/>
          </w:rPr>
          <w:t>5</w:t>
        </w:r>
        <w:r w:rsidR="005646C2">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interruption.duration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r w:rsidR="007C0A0D" w:rsidRPr="008A0236">
        <w:rPr>
          <w:rFonts w:cs="Consolas"/>
        </w:rPr>
        <w:br/>
      </w:r>
      <w:ins w:id="1915" w:author="Johannes Zauner" w:date="2025-12-12T20:52:00Z" w16du:dateUtc="2025-12-12T19:52:00Z">
        <w:r w:rsidR="005646C2">
          <w:rPr>
            <w:rStyle w:val="NormalTok"/>
          </w:rPr>
          <w:t>6</w:t>
        </w:r>
        <w:r w:rsidR="005646C2">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drop.empty.groups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ins w:id="1916" w:author="Johannes Zauner" w:date="2025-12-12T20:52:00Z" w16du:dateUtc="2025-12-12T19:52:00Z">
        <w:r w:rsidR="005646C2">
          <w:rPr>
            <w:rStyle w:val="NormalTok"/>
          </w:rPr>
          <w:t>7</w:t>
        </w:r>
        <w:r w:rsidR="005646C2">
          <w:rPr>
            <w:rStyle w:val="NormalTok"/>
            <w:rFonts w:cs="Consolas"/>
          </w:rPr>
          <w:t xml:space="preserve"> </w:t>
        </w:r>
      </w:ins>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917" w:author="Johannes Zauner" w:date="2025-12-12T20:52:00Z" w16du:dateUtc="2025-12-12T19:52:00Z">
        <w:r w:rsidR="005646C2">
          <w:rPr>
            <w:rStyle w:val="NormalTok"/>
          </w:rPr>
          <w:t>8</w:t>
        </w:r>
        <w:r w:rsidR="005646C2">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extract_metric</w:t>
      </w:r>
      <w:r w:rsidR="007C0A0D" w:rsidRPr="008A0236">
        <w:rPr>
          <w:rStyle w:val="NormalTok"/>
          <w:rFonts w:cs="Consolas"/>
        </w:rPr>
        <w:t xml:space="preserve">(dataCC, </w:t>
      </w:r>
      <w:r w:rsidR="007C0A0D" w:rsidRPr="008A0236">
        <w:rPr>
          <w:rStyle w:val="AttributeTok"/>
          <w:rFonts w:cs="Consolas"/>
        </w:rPr>
        <w:t>distance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 xml:space="preserve">(Dis,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18" w:author="Johannes Zauner" w:date="2025-12-12T20:52:00Z" w16du:dateUtc="2025-12-12T19:52:00Z">
        <w:r w:rsidR="005646C2">
          <w:rPr>
            <w:rStyle w:val="NormalTok"/>
          </w:rPr>
          <w:t>9</w:t>
        </w:r>
        <w:r w:rsidR="005646C2">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summarize_numeric</w:t>
      </w:r>
      <w:r w:rsidR="007C0A0D" w:rsidRPr="008A0236">
        <w:rPr>
          <w:rStyle w:val="NormalTok"/>
          <w:rFonts w:cs="Consolas"/>
        </w:rPr>
        <w:t>(</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w:t>
      </w:r>
      <w:r w:rsidR="007C0A0D" w:rsidRPr="008A0236">
        <w:rPr>
          <w:rFonts w:cs="Consolas"/>
        </w:rPr>
        <w:br/>
      </w:r>
      <w:ins w:id="1919" w:author="Johannes Zauner" w:date="2025-12-12T20:52:00Z" w16du:dateUtc="2025-12-12T19:52:00Z">
        <w:r w:rsidR="005646C2">
          <w:rPr>
            <w:rStyle w:val="NormalTok"/>
          </w:rPr>
          <w:t>1</w:t>
        </w:r>
        <w:r w:rsidR="005646C2">
          <w:rPr>
            <w:rStyle w:val="NormalTok"/>
            <w:rFonts w:cs="Consolas"/>
          </w:rPr>
          <w:t>0</w:t>
        </w:r>
      </w:ins>
      <w:r w:rsidR="007C0A0D" w:rsidRPr="008A0236">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ins w:id="1920" w:author="Johannes Zauner" w:date="2025-12-12T20:52:00Z" w16du:dateUtc="2025-12-12T19:52:00Z">
        <w:r w:rsidR="005646C2">
          <w:rPr>
            <w:rStyle w:val="NormalTok"/>
          </w:rPr>
          <w:t>1</w:t>
        </w:r>
        <w:r w:rsidR="005646C2">
          <w:rPr>
            <w:rStyle w:val="NormalTok"/>
            <w:rFonts w:cs="Consolas"/>
          </w:rPr>
          <w:t>1</w:t>
        </w:r>
      </w:ins>
      <w:r w:rsidR="007C0A0D" w:rsidRPr="008A0236">
        <w:rPr>
          <w:rStyle w:val="NormalTok"/>
          <w:rFonts w:cs="Consolas"/>
        </w:rPr>
        <w:t xml:space="preserve">                    </w:t>
      </w:r>
      <w:r w:rsidR="007C0A0D" w:rsidRPr="008A0236">
        <w:rPr>
          <w:rStyle w:val="AttributeTok"/>
          <w:rFonts w:cs="Consolas"/>
        </w:rPr>
        <w:t>add.total.duration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21" w:author="Johannes Zauner" w:date="2025-12-12T20:52:00Z" w16du:dateUtc="2025-12-12T19:52:00Z">
        <w:r w:rsidR="005646C2">
          <w:rPr>
            <w:rStyle w:val="NormalTok"/>
          </w:rPr>
          <w:t>1</w:t>
        </w:r>
        <w:r w:rsidR="005646C2">
          <w:rPr>
            <w:rStyle w:val="NormalTok"/>
            <w:rFonts w:cs="Consolas"/>
          </w:rPr>
          <w:t>2</w:t>
        </w:r>
      </w:ins>
      <w:r w:rsidR="007C0A0D" w:rsidRPr="008A0236">
        <w:rPr>
          <w:rStyle w:val="NormalTok"/>
          <w:rFonts w:cs="Consolas"/>
        </w:rPr>
        <w:t xml:space="preserve">  </w:t>
      </w:r>
      <w:r w:rsidR="007C0A0D" w:rsidRPr="008A0236">
        <w:rPr>
          <w:rStyle w:val="FunctionTok"/>
          <w:rFonts w:cs="Consolas"/>
        </w:rPr>
        <w:t>mean_daily</w:t>
      </w:r>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22" w:author="Johannes Zauner" w:date="2025-12-12T20:52:00Z" w16du:dateUtc="2025-12-12T19:52:00Z">
        <w:r w:rsidR="005646C2">
          <w:rPr>
            <w:rStyle w:val="NormalTok"/>
          </w:rPr>
          <w:t>1</w:t>
        </w:r>
        <w:r w:rsidR="005646C2">
          <w:rPr>
            <w:rStyle w:val="NormalTok"/>
            <w:rFonts w:cs="Consolas"/>
          </w:rPr>
          <w:t>3</w:t>
        </w:r>
      </w:ins>
      <w:r w:rsidR="007C0A0D" w:rsidRPr="008A0236">
        <w:rPr>
          <w:rStyle w:val="NormalTok"/>
          <w:rFonts w:cs="Consolas"/>
        </w:rPr>
        <w:t xml:space="preserve">  </w:t>
      </w:r>
      <w:r w:rsidR="007C0A0D" w:rsidRPr="008A0236">
        <w:rPr>
          <w:rStyle w:val="FunctionTok"/>
          <w:rFonts w:cs="Consolas"/>
        </w:rPr>
        <w:t>gt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23" w:author="Johannes Zauner" w:date="2025-12-12T20:52:00Z" w16du:dateUtc="2025-12-12T19:52:00Z">
        <w:r w:rsidR="005646C2">
          <w:rPr>
            <w:rStyle w:val="NormalTok"/>
          </w:rPr>
          <w:t>1</w:t>
        </w:r>
        <w:r w:rsidR="005646C2">
          <w:rPr>
            <w:rStyle w:val="NormalTok"/>
            <w:rFonts w:cs="Consolas"/>
          </w:rPr>
          <w:t>4</w:t>
        </w:r>
      </w:ins>
      <w:r w:rsidR="007C0A0D" w:rsidRPr="008A0236">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fmt_number</w:t>
      </w:r>
      <w:r w:rsidR="007C0A0D" w:rsidRPr="008A0236">
        <w:rPr>
          <w:rStyle w:val="NormalTok"/>
          <w:rFonts w:cs="Consolas"/>
        </w:rPr>
        <w:t>(</w:t>
      </w:r>
      <w:r w:rsidR="007C0A0D" w:rsidRPr="008A0236">
        <w:rPr>
          <w:rStyle w:val="FunctionTok"/>
          <w:rFonts w:cs="Consolas"/>
        </w:rPr>
        <w:t>c</w:t>
      </w:r>
      <w:r w:rsidR="007C0A0D" w:rsidRPr="008A0236">
        <w:rPr>
          <w:rStyle w:val="NormalTok"/>
          <w:rFonts w:cs="Consolas"/>
        </w:rPr>
        <w:t xml:space="preserve">(distance, episodes), </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24" w:author="Johannes Zauner" w:date="2025-12-12T20:52:00Z" w16du:dateUtc="2025-12-12T19:52:00Z">
        <w:r w:rsidR="005646C2">
          <w:rPr>
            <w:rStyle w:val="NormalTok"/>
          </w:rPr>
          <w:t>1</w:t>
        </w:r>
        <w:r w:rsidR="005646C2">
          <w:rPr>
            <w:rStyle w:val="NormalTok"/>
            <w:rFonts w:cs="Consolas"/>
          </w:rPr>
          <w:t>5</w:t>
        </w:r>
      </w:ins>
      <w:r w:rsidR="007C0A0D" w:rsidRPr="008A0236">
        <w:rPr>
          <w:rStyle w:val="NormalTok"/>
          <w:rFonts w:cs="Consolas"/>
        </w:rPr>
        <w:t xml:space="preserve">  </w:t>
      </w:r>
      <w:r w:rsidR="007C0A0D" w:rsidRPr="008A0236">
        <w:rPr>
          <w:rStyle w:val="FunctionTok"/>
          <w:rFonts w:cs="Consolas"/>
        </w:rPr>
        <w:t>cols_units</w:t>
      </w:r>
      <w:r w:rsidR="007C0A0D" w:rsidRPr="008A0236">
        <w:rPr>
          <w:rStyle w:val="NormalTok"/>
          <w:rFonts w:cs="Consolas"/>
        </w:rPr>
        <w:t>(</w:t>
      </w:r>
      <w:r w:rsidR="007C0A0D" w:rsidRPr="008A0236">
        <w:rPr>
          <w:rStyle w:val="AttributeTok"/>
          <w:rFonts w:cs="Consolas"/>
        </w:rPr>
        <w:t>distance =</w:t>
      </w:r>
      <w:r w:rsidR="007C0A0D" w:rsidRPr="008A0236">
        <w:rPr>
          <w:rStyle w:val="NormalTok"/>
          <w:rFonts w:cs="Consolas"/>
        </w:rPr>
        <w:t xml:space="preserve"> </w:t>
      </w:r>
      <w:r w:rsidR="007C0A0D" w:rsidRPr="008A0236">
        <w:rPr>
          <w:rStyle w:val="StringTok"/>
          <w:rFonts w:cs="Consolas"/>
        </w:rPr>
        <w:t>"cm"</w:t>
      </w:r>
      <w:r w:rsidR="007C0A0D" w:rsidRPr="008A0236">
        <w:rPr>
          <w:rStyle w:val="NormalTok"/>
          <w:rFonts w:cs="Consolas"/>
        </w:rPr>
        <w:t>)</w:t>
      </w:r>
    </w:p>
    <w:bookmarkEnd w:id="1905"/>
    <w:p w14:paraId="475F68A3" w14:textId="52493BD3" w:rsidR="007C0A0D" w:rsidRPr="006D6F7F" w:rsidDel="006D6F7F" w:rsidRDefault="007C0A0D" w:rsidP="008A0236">
      <w:pPr>
        <w:pStyle w:val="DefinitionTerm"/>
        <w:rPr>
          <w:ins w:id="1925" w:author="zusammenlegung" w:date="2025-12-12T19:01:00Z" w16du:dateUtc="2025-12-12T18:01:00Z"/>
          <w:del w:id="1926" w:author="Johannes Zauner" w:date="2025-12-12T20:19:00Z" w16du:dateUtc="2025-12-12T19:19:00Z"/>
          <w:rFonts w:ascii="Arial" w:hAnsi="Arial" w:cs="Arial"/>
          <w:b w:val="0"/>
          <w:bCs/>
          <w:rPrChange w:id="1927" w:author="Johannes Zauner" w:date="2025-12-12T20:19:00Z" w16du:dateUtc="2025-12-12T19:19:00Z">
            <w:rPr>
              <w:ins w:id="1928" w:author="zusammenlegung" w:date="2025-12-12T19:01:00Z" w16du:dateUtc="2025-12-12T18:01:00Z"/>
              <w:del w:id="1929" w:author="Johannes Zauner" w:date="2025-12-12T20:19:00Z" w16du:dateUtc="2025-12-12T19:19:00Z"/>
              <w:rFonts w:ascii="Arial" w:hAnsi="Arial" w:cs="Arial"/>
            </w:rPr>
          </w:rPrChange>
        </w:rPr>
      </w:pPr>
      <w:ins w:id="1930" w:author="zusammenlegung" w:date="2025-12-12T19:01:00Z" w16du:dateUtc="2025-12-12T18:01:00Z">
        <w:r w:rsidRPr="00C673E9">
          <w:rPr>
            <w:rFonts w:ascii="Arial" w:hAnsi="Arial" w:cs="Arial"/>
          </w:rPr>
          <w:t>Line 4</w:t>
        </w:r>
      </w:ins>
      <w:ins w:id="1931" w:author="Johannes Zauner" w:date="2025-12-12T20:19:00Z" w16du:dateUtc="2025-12-12T19:19:00Z">
        <w:r w:rsidR="006D6F7F">
          <w:rPr>
            <w:rFonts w:ascii="Arial" w:hAnsi="Arial" w:cs="Arial"/>
          </w:rPr>
          <w:t xml:space="preserve"> </w:t>
        </w:r>
      </w:ins>
    </w:p>
    <w:p w14:paraId="323E1F64" w14:textId="77777777" w:rsidR="007C0A0D" w:rsidRPr="006D6F7F" w:rsidRDefault="007C0A0D" w:rsidP="006D6F7F">
      <w:pPr>
        <w:pStyle w:val="DefinitionTerm"/>
        <w:rPr>
          <w:ins w:id="1932" w:author="zusammenlegung" w:date="2025-12-12T19:01:00Z" w16du:dateUtc="2025-12-12T18:01:00Z"/>
          <w:b w:val="0"/>
          <w:bCs/>
          <w:rPrChange w:id="1933" w:author="Johannes Zauner" w:date="2025-12-12T20:19:00Z" w16du:dateUtc="2025-12-12T19:19:00Z">
            <w:rPr>
              <w:ins w:id="1934" w:author="zusammenlegung" w:date="2025-12-12T19:01:00Z" w16du:dateUtc="2025-12-12T18:01:00Z"/>
            </w:rPr>
          </w:rPrChange>
        </w:rPr>
        <w:pPrChange w:id="1935" w:author="Johannes Zauner" w:date="2025-12-12T20:19:00Z" w16du:dateUtc="2025-12-12T19:19:00Z">
          <w:pPr>
            <w:pStyle w:val="Definition"/>
            <w:spacing w:after="0"/>
          </w:pPr>
        </w:pPrChange>
      </w:pPr>
      <w:ins w:id="1936" w:author="zusammenlegung" w:date="2025-12-12T19:01:00Z" w16du:dateUtc="2025-12-12T18:01:00Z">
        <w:r w:rsidRPr="006D6F7F">
          <w:rPr>
            <w:b w:val="0"/>
            <w:bCs/>
            <w:rPrChange w:id="1937" w:author="Johannes Zauner" w:date="2025-12-12T20:19:00Z" w16du:dateUtc="2025-12-12T19:19:00Z">
              <w:rPr/>
            </w:rPrChange>
          </w:rPr>
          <w:t xml:space="preserve">Minimal duration to count as an episode (set to interval level of </w:t>
        </w:r>
        <w:r w:rsidRPr="006D6F7F">
          <w:rPr>
            <w:rStyle w:val="VerbatimChar"/>
            <w:rFonts w:ascii="Arial" w:hAnsi="Arial" w:cs="Arial"/>
            <w:b w:val="0"/>
            <w:bCs/>
            <w:rPrChange w:id="1938" w:author="Johannes Zauner" w:date="2025-12-12T20:19:00Z" w16du:dateUtc="2025-12-12T19:19:00Z">
              <w:rPr>
                <w:rStyle w:val="VerbatimChar"/>
                <w:rFonts w:ascii="Arial" w:hAnsi="Arial" w:cs="Arial"/>
              </w:rPr>
            </w:rPrChange>
          </w:rPr>
          <w:t>dataCC</w:t>
        </w:r>
        <w:r w:rsidRPr="006D6F7F">
          <w:rPr>
            <w:b w:val="0"/>
            <w:bCs/>
            <w:rPrChange w:id="1939" w:author="Johannes Zauner" w:date="2025-12-12T20:19:00Z" w16du:dateUtc="2025-12-12T19:19:00Z">
              <w:rPr/>
            </w:rPrChange>
          </w:rPr>
          <w:t>)</w:t>
        </w:r>
      </w:ins>
    </w:p>
    <w:p w14:paraId="14470191" w14:textId="7BFF4CF0" w:rsidR="007C0A0D" w:rsidRPr="006D6F7F" w:rsidDel="006D6F7F" w:rsidRDefault="007C0A0D" w:rsidP="008A0236">
      <w:pPr>
        <w:pStyle w:val="DefinitionTerm"/>
        <w:rPr>
          <w:ins w:id="1940" w:author="zusammenlegung" w:date="2025-12-12T19:01:00Z" w16du:dateUtc="2025-12-12T18:01:00Z"/>
          <w:del w:id="1941" w:author="Johannes Zauner" w:date="2025-12-12T20:19:00Z" w16du:dateUtc="2025-12-12T19:19:00Z"/>
          <w:rFonts w:ascii="Arial" w:hAnsi="Arial" w:cs="Arial"/>
          <w:b w:val="0"/>
          <w:bCs/>
          <w:rPrChange w:id="1942" w:author="Johannes Zauner" w:date="2025-12-12T20:19:00Z" w16du:dateUtc="2025-12-12T19:19:00Z">
            <w:rPr>
              <w:ins w:id="1943" w:author="zusammenlegung" w:date="2025-12-12T19:01:00Z" w16du:dateUtc="2025-12-12T18:01:00Z"/>
              <w:del w:id="1944" w:author="Johannes Zauner" w:date="2025-12-12T20:19:00Z" w16du:dateUtc="2025-12-12T19:19:00Z"/>
              <w:rFonts w:ascii="Arial" w:hAnsi="Arial" w:cs="Arial"/>
            </w:rPr>
          </w:rPrChange>
        </w:rPr>
      </w:pPr>
      <w:ins w:id="1945" w:author="zusammenlegung" w:date="2025-12-12T19:01:00Z" w16du:dateUtc="2025-12-12T18:01:00Z">
        <w:r w:rsidRPr="00C673E9">
          <w:rPr>
            <w:rFonts w:ascii="Arial" w:hAnsi="Arial" w:cs="Arial"/>
          </w:rPr>
          <w:t>Line 8</w:t>
        </w:r>
      </w:ins>
      <w:ins w:id="1946" w:author="Johannes Zauner" w:date="2025-12-12T20:19:00Z" w16du:dateUtc="2025-12-12T19:19:00Z">
        <w:r w:rsidR="006D6F7F">
          <w:rPr>
            <w:rFonts w:ascii="Arial" w:hAnsi="Arial" w:cs="Arial"/>
          </w:rPr>
          <w:t xml:space="preserve"> </w:t>
        </w:r>
      </w:ins>
    </w:p>
    <w:p w14:paraId="0313E109" w14:textId="77777777" w:rsidR="007C0A0D" w:rsidRPr="006D6F7F" w:rsidRDefault="007C0A0D" w:rsidP="006D6F7F">
      <w:pPr>
        <w:pStyle w:val="DefinitionTerm"/>
        <w:rPr>
          <w:ins w:id="1947" w:author="zusammenlegung" w:date="2025-12-12T19:01:00Z" w16du:dateUtc="2025-12-12T18:01:00Z"/>
          <w:b w:val="0"/>
          <w:bCs/>
          <w:rPrChange w:id="1948" w:author="Johannes Zauner" w:date="2025-12-12T20:19:00Z" w16du:dateUtc="2025-12-12T19:19:00Z">
            <w:rPr>
              <w:ins w:id="1949" w:author="zusammenlegung" w:date="2025-12-12T19:01:00Z" w16du:dateUtc="2025-12-12T18:01:00Z"/>
            </w:rPr>
          </w:rPrChange>
        </w:rPr>
        <w:pPrChange w:id="1950" w:author="Johannes Zauner" w:date="2025-12-12T20:19:00Z" w16du:dateUtc="2025-12-12T19:19:00Z">
          <w:pPr>
            <w:pStyle w:val="Definition"/>
            <w:spacing w:after="0"/>
          </w:pPr>
        </w:pPrChange>
      </w:pPr>
      <w:ins w:id="1951" w:author="zusammenlegung" w:date="2025-12-12T19:01:00Z" w16du:dateUtc="2025-12-12T18:01:00Z">
        <w:r w:rsidRPr="006D6F7F">
          <w:rPr>
            <w:b w:val="0"/>
            <w:bCs/>
            <w:rPrChange w:id="1952" w:author="Johannes Zauner" w:date="2025-12-12T20:19:00Z" w16du:dateUtc="2025-12-12T19:19:00Z">
              <w:rPr/>
            </w:rPrChange>
          </w:rPr>
          <w:t>Calculate mean distance during each episode</w:t>
        </w:r>
      </w:ins>
    </w:p>
    <w:p w14:paraId="2CACC314" w14:textId="30886EC7" w:rsidR="007C0A0D" w:rsidRPr="006D6F7F" w:rsidDel="006D6F7F" w:rsidRDefault="007C0A0D" w:rsidP="008A0236">
      <w:pPr>
        <w:pStyle w:val="DefinitionTerm"/>
        <w:rPr>
          <w:ins w:id="1953" w:author="zusammenlegung" w:date="2025-12-12T19:01:00Z" w16du:dateUtc="2025-12-12T18:01:00Z"/>
          <w:del w:id="1954" w:author="Johannes Zauner" w:date="2025-12-12T20:19:00Z" w16du:dateUtc="2025-12-12T19:19:00Z"/>
          <w:rFonts w:ascii="Arial" w:hAnsi="Arial" w:cs="Arial"/>
          <w:b w:val="0"/>
          <w:bCs/>
          <w:rPrChange w:id="1955" w:author="Johannes Zauner" w:date="2025-12-12T20:19:00Z" w16du:dateUtc="2025-12-12T19:19:00Z">
            <w:rPr>
              <w:ins w:id="1956" w:author="zusammenlegung" w:date="2025-12-12T19:01:00Z" w16du:dateUtc="2025-12-12T18:01:00Z"/>
              <w:del w:id="1957" w:author="Johannes Zauner" w:date="2025-12-12T20:19:00Z" w16du:dateUtc="2025-12-12T19:19:00Z"/>
              <w:rFonts w:ascii="Arial" w:hAnsi="Arial" w:cs="Arial"/>
            </w:rPr>
          </w:rPrChange>
        </w:rPr>
      </w:pPr>
      <w:ins w:id="1958" w:author="zusammenlegung" w:date="2025-12-12T19:01:00Z" w16du:dateUtc="2025-12-12T18:01:00Z">
        <w:r w:rsidRPr="00C673E9">
          <w:rPr>
            <w:rFonts w:ascii="Arial" w:hAnsi="Arial" w:cs="Arial"/>
          </w:rPr>
          <w:t>Lines 9-11</w:t>
        </w:r>
      </w:ins>
      <w:ins w:id="1959" w:author="Johannes Zauner" w:date="2025-12-12T20:19:00Z" w16du:dateUtc="2025-12-12T19:19:00Z">
        <w:r w:rsidR="006D6F7F">
          <w:rPr>
            <w:rFonts w:ascii="Arial" w:hAnsi="Arial" w:cs="Arial"/>
          </w:rPr>
          <w:t xml:space="preserve"> </w:t>
        </w:r>
      </w:ins>
    </w:p>
    <w:p w14:paraId="7AC4A191" w14:textId="77777777" w:rsidR="007C0A0D" w:rsidRPr="006D6F7F" w:rsidRDefault="007C0A0D" w:rsidP="006D6F7F">
      <w:pPr>
        <w:pStyle w:val="DefinitionTerm"/>
        <w:rPr>
          <w:ins w:id="1960" w:author="zusammenlegung" w:date="2025-12-12T19:01:00Z" w16du:dateUtc="2025-12-12T18:01:00Z"/>
          <w:b w:val="0"/>
          <w:bCs/>
          <w:rPrChange w:id="1961" w:author="Johannes Zauner" w:date="2025-12-12T20:19:00Z" w16du:dateUtc="2025-12-12T19:19:00Z">
            <w:rPr>
              <w:ins w:id="1962" w:author="zusammenlegung" w:date="2025-12-12T19:01:00Z" w16du:dateUtc="2025-12-12T18:01:00Z"/>
            </w:rPr>
          </w:rPrChange>
        </w:rPr>
        <w:pPrChange w:id="1963" w:author="Johannes Zauner" w:date="2025-12-12T20:19:00Z" w16du:dateUtc="2025-12-12T19:19:00Z">
          <w:pPr>
            <w:pStyle w:val="Definition"/>
            <w:spacing w:after="0"/>
          </w:pPr>
        </w:pPrChange>
      </w:pPr>
      <w:ins w:id="1964" w:author="zusammenlegung" w:date="2025-12-12T19:01:00Z" w16du:dateUtc="2025-12-12T18:01:00Z">
        <w:r w:rsidRPr="006D6F7F">
          <w:rPr>
            <w:b w:val="0"/>
            <w:bCs/>
            <w:rPrChange w:id="1965" w:author="Johannes Zauner" w:date="2025-12-12T20:19:00Z" w16du:dateUtc="2025-12-12T19:19:00Z">
              <w:rPr/>
            </w:rPrChange>
          </w:rPr>
          <w:t>Calculate averages for all numeric columns per group</w:t>
        </w:r>
      </w:ins>
    </w:p>
    <w:p w14:paraId="64773D92" w14:textId="346148BF" w:rsidR="007C0A0D" w:rsidRPr="006D6F7F" w:rsidDel="006D6F7F" w:rsidRDefault="007C0A0D" w:rsidP="008A0236">
      <w:pPr>
        <w:pStyle w:val="DefinitionTerm"/>
        <w:rPr>
          <w:ins w:id="1966" w:author="zusammenlegung" w:date="2025-12-12T19:01:00Z" w16du:dateUtc="2025-12-12T18:01:00Z"/>
          <w:del w:id="1967" w:author="Johannes Zauner" w:date="2025-12-12T20:19:00Z" w16du:dateUtc="2025-12-12T19:19:00Z"/>
          <w:rFonts w:ascii="Arial" w:hAnsi="Arial" w:cs="Arial"/>
          <w:b w:val="0"/>
          <w:bCs/>
          <w:rPrChange w:id="1968" w:author="Johannes Zauner" w:date="2025-12-12T20:19:00Z" w16du:dateUtc="2025-12-12T19:19:00Z">
            <w:rPr>
              <w:ins w:id="1969" w:author="zusammenlegung" w:date="2025-12-12T19:01:00Z" w16du:dateUtc="2025-12-12T18:01:00Z"/>
              <w:del w:id="1970" w:author="Johannes Zauner" w:date="2025-12-12T20:19:00Z" w16du:dateUtc="2025-12-12T19:19:00Z"/>
              <w:rFonts w:ascii="Arial" w:hAnsi="Arial" w:cs="Arial"/>
            </w:rPr>
          </w:rPrChange>
        </w:rPr>
      </w:pPr>
      <w:ins w:id="1971" w:author="zusammenlegung" w:date="2025-12-12T19:01:00Z" w16du:dateUtc="2025-12-12T18:01:00Z">
        <w:r w:rsidRPr="00C673E9">
          <w:rPr>
            <w:rFonts w:ascii="Arial" w:hAnsi="Arial" w:cs="Arial"/>
          </w:rPr>
          <w:t>Line 12</w:t>
        </w:r>
      </w:ins>
      <w:ins w:id="1972" w:author="Johannes Zauner" w:date="2025-12-12T20:19:00Z" w16du:dateUtc="2025-12-12T19:19:00Z">
        <w:r w:rsidR="006D6F7F">
          <w:rPr>
            <w:rFonts w:ascii="Arial" w:hAnsi="Arial" w:cs="Arial"/>
          </w:rPr>
          <w:t xml:space="preserve"> </w:t>
        </w:r>
      </w:ins>
    </w:p>
    <w:p w14:paraId="4D81FAA8" w14:textId="77777777" w:rsidR="007C0A0D" w:rsidRPr="006D6F7F" w:rsidRDefault="007C0A0D" w:rsidP="006D6F7F">
      <w:pPr>
        <w:pStyle w:val="DefinitionTerm"/>
        <w:rPr>
          <w:ins w:id="1973" w:author="zusammenlegung" w:date="2025-12-12T19:01:00Z" w16du:dateUtc="2025-12-12T18:01:00Z"/>
          <w:b w:val="0"/>
          <w:bCs/>
          <w:rPrChange w:id="1974" w:author="Johannes Zauner" w:date="2025-12-12T20:19:00Z" w16du:dateUtc="2025-12-12T19:19:00Z">
            <w:rPr>
              <w:ins w:id="1975" w:author="zusammenlegung" w:date="2025-12-12T19:01:00Z" w16du:dateUtc="2025-12-12T18:01:00Z"/>
            </w:rPr>
          </w:rPrChange>
        </w:rPr>
        <w:pPrChange w:id="1976" w:author="Johannes Zauner" w:date="2025-12-12T20:19:00Z" w16du:dateUtc="2025-12-12T19:19:00Z">
          <w:pPr>
            <w:pStyle w:val="Definition"/>
            <w:spacing w:after="0"/>
          </w:pPr>
        </w:pPrChange>
      </w:pPr>
      <w:ins w:id="1977" w:author="zusammenlegung" w:date="2025-12-12T19:01:00Z" w16du:dateUtc="2025-12-12T18:01:00Z">
        <w:r w:rsidRPr="006D6F7F">
          <w:rPr>
            <w:b w:val="0"/>
            <w:bCs/>
            <w:rPrChange w:id="1978" w:author="Johannes Zauner" w:date="2025-12-12T20:19:00Z" w16du:dateUtc="2025-12-12T19:19:00Z">
              <w:rPr/>
            </w:rPrChange>
          </w:rPr>
          <w:t>Daily averages for each metric</w:t>
        </w:r>
      </w:ins>
    </w:p>
    <w:p w14:paraId="0E79D919" w14:textId="0BEDE7D8" w:rsidR="007C0A0D" w:rsidRPr="006D6F7F" w:rsidDel="006D6F7F" w:rsidRDefault="007C0A0D" w:rsidP="008A0236">
      <w:pPr>
        <w:pStyle w:val="DefinitionTerm"/>
        <w:rPr>
          <w:ins w:id="1979" w:author="zusammenlegung" w:date="2025-12-12T19:01:00Z" w16du:dateUtc="2025-12-12T18:01:00Z"/>
          <w:del w:id="1980" w:author="Johannes Zauner" w:date="2025-12-12T20:19:00Z" w16du:dateUtc="2025-12-12T19:19:00Z"/>
          <w:rFonts w:ascii="Arial" w:hAnsi="Arial" w:cs="Arial"/>
          <w:b w:val="0"/>
          <w:bCs/>
          <w:rPrChange w:id="1981" w:author="Johannes Zauner" w:date="2025-12-12T20:20:00Z" w16du:dateUtc="2025-12-12T19:20:00Z">
            <w:rPr>
              <w:ins w:id="1982" w:author="zusammenlegung" w:date="2025-12-12T19:01:00Z" w16du:dateUtc="2025-12-12T18:01:00Z"/>
              <w:del w:id="1983" w:author="Johannes Zauner" w:date="2025-12-12T20:19:00Z" w16du:dateUtc="2025-12-12T19:19:00Z"/>
              <w:rFonts w:ascii="Arial" w:hAnsi="Arial" w:cs="Arial"/>
            </w:rPr>
          </w:rPrChange>
        </w:rPr>
      </w:pPr>
      <w:ins w:id="1984" w:author="zusammenlegung" w:date="2025-12-12T19:01:00Z" w16du:dateUtc="2025-12-12T18:01:00Z">
        <w:r w:rsidRPr="00C673E9">
          <w:rPr>
            <w:rFonts w:ascii="Arial" w:hAnsi="Arial" w:cs="Arial"/>
          </w:rPr>
          <w:t>Lines 13-15</w:t>
        </w:r>
      </w:ins>
      <w:ins w:id="1985" w:author="Johannes Zauner" w:date="2025-12-12T20:19:00Z" w16du:dateUtc="2025-12-12T19:19:00Z">
        <w:r w:rsidR="006D6F7F">
          <w:rPr>
            <w:rFonts w:ascii="Arial" w:hAnsi="Arial" w:cs="Arial"/>
          </w:rPr>
          <w:t xml:space="preserve"> </w:t>
        </w:r>
      </w:ins>
    </w:p>
    <w:p w14:paraId="738A544B" w14:textId="77777777" w:rsidR="007C0A0D" w:rsidRDefault="007C0A0D" w:rsidP="006D6F7F">
      <w:pPr>
        <w:pStyle w:val="DefinitionTerm"/>
        <w:rPr>
          <w:ins w:id="1986" w:author="Johannes Zauner" w:date="2025-12-12T20:36:00Z" w16du:dateUtc="2025-12-12T19:36:00Z"/>
          <w:b w:val="0"/>
          <w:bCs/>
        </w:rPr>
      </w:pPr>
      <w:ins w:id="1987" w:author="zusammenlegung" w:date="2025-12-12T19:01:00Z" w16du:dateUtc="2025-12-12T18:01:00Z">
        <w:r w:rsidRPr="006D6F7F">
          <w:rPr>
            <w:b w:val="0"/>
            <w:bCs/>
            <w:rPrChange w:id="1988" w:author="Johannes Zauner" w:date="2025-12-12T20:20:00Z" w16du:dateUtc="2025-12-12T19:20:00Z">
              <w:rPr/>
            </w:rPrChange>
          </w:rPr>
          <w:t>Table generation</w:t>
        </w:r>
      </w:ins>
    </w:p>
    <w:p w14:paraId="5A97CD31" w14:textId="77777777" w:rsidR="00365F17" w:rsidRPr="00365F17" w:rsidRDefault="00365F17" w:rsidP="00365F17">
      <w:pPr>
        <w:pStyle w:val="Definition"/>
        <w:rPr>
          <w:ins w:id="1989" w:author="zusammenlegung" w:date="2025-12-12T19:01:00Z" w16du:dateUtc="2025-12-12T18:01:00Z"/>
        </w:rPr>
        <w:pPrChange w:id="1990" w:author="Johannes Zauner" w:date="2025-12-12T20:36:00Z" w16du:dateUtc="2025-12-12T19:36:00Z">
          <w:pPr>
            <w:pStyle w:val="Definition"/>
            <w:spacing w:after="0"/>
          </w:pPr>
        </w:pPrChange>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7C0A0D" w:rsidRPr="00C673E9" w14:paraId="14A75EF9" w14:textId="2DFE65E4" w:rsidTr="008A0236">
        <w:trPr>
          <w:cantSplit/>
          <w:tblHeader/>
          <w:jc w:val="center"/>
        </w:trPr>
        <w:tc>
          <w:tcPr>
            <w:tcW w:w="1276" w:type="dxa"/>
            <w:tcBorders>
              <w:bottom w:val="single" w:sz="4" w:space="0" w:color="auto"/>
            </w:tcBorders>
            <w:cellDel w:id="1991" w:author="zusammenlegung" w:date="2025-12-12T19:01:00Z"/>
          </w:tcPr>
          <w:p w14:paraId="1F2CED1C" w14:textId="1059052B" w:rsidR="001B26D6" w:rsidRPr="001B26D6" w:rsidRDefault="001B26D6" w:rsidP="001B26D6"/>
        </w:tc>
        <w:tc>
          <w:tcPr>
            <w:tcW w:w="2126" w:type="dxa"/>
            <w:tcBorders>
              <w:bottom w:val="single" w:sz="4" w:space="0" w:color="auto"/>
            </w:tcBorders>
          </w:tcPr>
          <w:p w14:paraId="1CD0B4A3" w14:textId="75C87EC2" w:rsidR="007C0A0D" w:rsidRPr="008A0236" w:rsidRDefault="007C0A0D" w:rsidP="0047611C">
            <w:pPr>
              <w:pStyle w:val="ImageCaption"/>
              <w:spacing w:before="200"/>
              <w:rPr>
                <w:ins w:id="1992" w:author="zusammenlegung" w:date="2025-12-12T19:01:00Z" w16du:dateUtc="2025-12-12T18:01:00Z"/>
              </w:rPr>
            </w:pPr>
            <w:bookmarkStart w:id="1993" w:name="tbl-nearworkepisodes"/>
            <w:ins w:id="1994" w:author="zusammenlegung" w:date="2025-12-12T19:01:00Z" w16du:dateUtc="2025-12-12T18:01:00Z">
              <w:r w:rsidRPr="008A0236">
                <w:t>Table 7: Near-work episodes: frequency, mean duration, and mean viewing distance</w:t>
              </w:r>
            </w:ins>
          </w:p>
          <w:p w14:paraId="428F50DA" w14:textId="77777777" w:rsidR="007C0A0D" w:rsidRPr="00C673E9" w:rsidRDefault="001B26D6" w:rsidP="0047611C">
            <w:pPr>
              <w:keepNext/>
              <w:spacing w:after="60"/>
              <w:rPr>
                <w:del w:id="1995" w:author="zusammenlegung" w:date="2025-12-12T19:01:00Z" w16du:dateUtc="2025-12-12T18:01:00Z"/>
                <w:rFonts w:ascii="Arial" w:hAnsi="Arial" w:cs="Arial"/>
              </w:rPr>
            </w:pPr>
            <w:del w:id="1996" w:author="zusammenlegung" w:date="2025-12-12T19:01:00Z" w16du:dateUtc="2025-12-12T18:01:00Z">
              <w:r w:rsidRPr="001B26D6">
                <w:rPr>
                  <w:b/>
                  <w:bCs/>
                </w:rPr>
                <w:delText>duration</w:delText>
              </w:r>
            </w:del>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7C0A0D" w:rsidRPr="00C673E9" w14:paraId="2B8DAF57" w14:textId="77777777" w:rsidTr="008A0236">
              <w:trPr>
                <w:cantSplit/>
                <w:tblHeader/>
                <w:jc w:val="center"/>
                <w:ins w:id="1997" w:author="zusammenlegung" w:date="2025-12-12T19:01:00Z" w16du:dateUtc="2025-12-12T18:01:00Z"/>
              </w:trPr>
              <w:tc>
                <w:tcPr>
                  <w:tcW w:w="360" w:type="dxa"/>
                </w:tcPr>
                <w:p w14:paraId="0DAEA091" w14:textId="4961A8A3" w:rsidR="007C0A0D" w:rsidRPr="00C673E9" w:rsidRDefault="007C0A0D" w:rsidP="0047611C">
                  <w:pPr>
                    <w:keepNext/>
                    <w:spacing w:after="60"/>
                    <w:rPr>
                      <w:ins w:id="1998" w:author="zusammenlegung" w:date="2025-12-12T19:01:00Z" w16du:dateUtc="2025-12-12T18:01:00Z"/>
                      <w:rFonts w:ascii="Arial" w:hAnsi="Arial" w:cs="Arial"/>
                    </w:rPr>
                  </w:pPr>
                  <w:ins w:id="1999"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7F529BDC" w14:textId="77777777" w:rsidR="007C0A0D" w:rsidRPr="00C673E9" w:rsidRDefault="007C0A0D" w:rsidP="0047611C">
                  <w:pPr>
                    <w:keepNext/>
                    <w:spacing w:after="60"/>
                    <w:jc w:val="center"/>
                    <w:rPr>
                      <w:ins w:id="2000" w:author="zusammenlegung" w:date="2025-12-12T19:01:00Z" w16du:dateUtc="2025-12-12T18:01:00Z"/>
                      <w:rFonts w:ascii="Arial" w:hAnsi="Arial" w:cs="Arial"/>
                    </w:rPr>
                  </w:pPr>
                  <w:ins w:id="2001" w:author="zusammenlegung" w:date="2025-12-12T19:01:00Z" w16du:dateUtc="2025-12-12T18:01:00Z">
                    <w:r w:rsidRPr="00C673E9">
                      <w:rPr>
                        <w:rFonts w:ascii="Arial" w:hAnsi="Arial" w:cs="Arial"/>
                      </w:rPr>
                      <w:t>duration</w:t>
                    </w:r>
                  </w:ins>
                </w:p>
              </w:tc>
              <w:tc>
                <w:tcPr>
                  <w:tcW w:w="360" w:type="dxa"/>
                  <w:tcBorders>
                    <w:top w:val="single" w:sz="16" w:space="0" w:color="D3D3D3"/>
                    <w:bottom w:val="single" w:sz="16" w:space="0" w:color="D3D3D3"/>
                  </w:tcBorders>
                </w:tcPr>
                <w:p w14:paraId="1F32482D" w14:textId="77777777" w:rsidR="007C0A0D" w:rsidRPr="00C673E9" w:rsidRDefault="007C0A0D" w:rsidP="0047611C">
                  <w:pPr>
                    <w:keepNext/>
                    <w:spacing w:after="60"/>
                    <w:jc w:val="right"/>
                    <w:rPr>
                      <w:ins w:id="2002" w:author="zusammenlegung" w:date="2025-12-12T19:01:00Z" w16du:dateUtc="2025-12-12T18:01:00Z"/>
                      <w:rFonts w:ascii="Arial" w:hAnsi="Arial" w:cs="Arial"/>
                    </w:rPr>
                  </w:pPr>
                  <w:ins w:id="2003" w:author="zusammenlegung" w:date="2025-12-12T19:01:00Z" w16du:dateUtc="2025-12-12T18:01:00Z">
                    <w:r w:rsidRPr="00C673E9">
                      <w:rPr>
                        <w:rFonts w:ascii="Arial" w:hAnsi="Arial" w:cs="Arial"/>
                      </w:rPr>
                      <w:t>distance, cm</w:t>
                    </w:r>
                  </w:ins>
                </w:p>
              </w:tc>
              <w:tc>
                <w:tcPr>
                  <w:tcW w:w="360" w:type="dxa"/>
                </w:tcPr>
                <w:p w14:paraId="6707A68F" w14:textId="77777777" w:rsidR="007C0A0D" w:rsidRPr="00C673E9" w:rsidRDefault="007C0A0D" w:rsidP="0047611C">
                  <w:pPr>
                    <w:keepNext/>
                    <w:spacing w:after="60"/>
                    <w:jc w:val="right"/>
                    <w:rPr>
                      <w:ins w:id="2004" w:author="zusammenlegung" w:date="2025-12-12T19:01:00Z" w16du:dateUtc="2025-12-12T18:01:00Z"/>
                      <w:rFonts w:ascii="Arial" w:hAnsi="Arial" w:cs="Arial"/>
                    </w:rPr>
                  </w:pPr>
                  <w:ins w:id="2005" w:author="zusammenlegung" w:date="2025-12-12T19:01:00Z" w16du:dateUtc="2025-12-12T18:01:00Z">
                    <w:r w:rsidRPr="00C673E9">
                      <w:rPr>
                        <w:rFonts w:ascii="Arial" w:hAnsi="Arial" w:cs="Arial"/>
                      </w:rPr>
                      <w:t>episodes</w:t>
                    </w:r>
                  </w:ins>
                </w:p>
              </w:tc>
            </w:tr>
            <w:tr w:rsidR="007C0A0D" w:rsidRPr="00C673E9" w14:paraId="27165732" w14:textId="77777777" w:rsidTr="008A0236">
              <w:trPr>
                <w:cantSplit/>
                <w:jc w:val="center"/>
                <w:ins w:id="2006" w:author="zusammenlegung" w:date="2025-12-12T19:01:00Z" w16du:dateUtc="2025-12-12T18:01:00Z"/>
              </w:trPr>
              <w:tc>
                <w:tcPr>
                  <w:tcW w:w="1440" w:type="dxa"/>
                  <w:gridSpan w:val="4"/>
                  <w:tcMar>
                    <w:top w:w="25" w:type="dxa"/>
                  </w:tcMar>
                </w:tcPr>
                <w:p w14:paraId="758C6BF4" w14:textId="77777777" w:rsidR="007C0A0D" w:rsidRPr="00C673E9" w:rsidRDefault="007C0A0D" w:rsidP="0047611C">
                  <w:pPr>
                    <w:keepNext/>
                    <w:spacing w:after="60"/>
                    <w:rPr>
                      <w:ins w:id="2007" w:author="zusammenlegung" w:date="2025-12-12T19:01:00Z" w16du:dateUtc="2025-12-12T18:01:00Z"/>
                      <w:rFonts w:ascii="Arial" w:hAnsi="Arial" w:cs="Arial"/>
                    </w:rPr>
                  </w:pPr>
                  <w:ins w:id="2008" w:author="zusammenlegung" w:date="2025-12-12T19:01:00Z" w16du:dateUtc="2025-12-12T18:01:00Z">
                    <w:r w:rsidRPr="00C673E9">
                      <w:rPr>
                        <w:rFonts w:ascii="Arial" w:hAnsi="Arial" w:cs="Arial"/>
                      </w:rPr>
                      <w:t>Clouclip</w:t>
                    </w:r>
                  </w:ins>
                </w:p>
              </w:tc>
            </w:tr>
            <w:tr w:rsidR="007C0A0D" w:rsidRPr="00C673E9" w14:paraId="58A823C1" w14:textId="77777777" w:rsidTr="008A0236">
              <w:trPr>
                <w:cantSplit/>
                <w:jc w:val="center"/>
                <w:ins w:id="2009" w:author="zusammenlegung" w:date="2025-12-12T19:01:00Z" w16du:dateUtc="2025-12-12T18:01:00Z"/>
              </w:trPr>
              <w:tc>
                <w:tcPr>
                  <w:tcW w:w="360" w:type="dxa"/>
                </w:tcPr>
                <w:p w14:paraId="1F1BCDB1" w14:textId="77777777" w:rsidR="007C0A0D" w:rsidRPr="00C673E9" w:rsidRDefault="007C0A0D" w:rsidP="0047611C">
                  <w:pPr>
                    <w:keepNext/>
                    <w:spacing w:after="60"/>
                    <w:rPr>
                      <w:ins w:id="2010" w:author="zusammenlegung" w:date="2025-12-12T19:01:00Z" w16du:dateUtc="2025-12-12T18:01:00Z"/>
                      <w:rFonts w:ascii="Arial" w:hAnsi="Arial" w:cs="Arial"/>
                    </w:rPr>
                  </w:pPr>
                  <w:ins w:id="2011" w:author="zusammenlegung" w:date="2025-12-12T19:01:00Z" w16du:dateUtc="2025-12-12T18:01:00Z">
                    <w:r w:rsidRPr="00C673E9">
                      <w:rPr>
                        <w:rFonts w:ascii="Arial" w:hAnsi="Arial" w:cs="Arial"/>
                      </w:rPr>
                      <w:t>Mean daily</w:t>
                    </w:r>
                  </w:ins>
                </w:p>
              </w:tc>
              <w:tc>
                <w:tcPr>
                  <w:tcW w:w="360" w:type="dxa"/>
                </w:tcPr>
                <w:p w14:paraId="08AEBF71" w14:textId="77777777" w:rsidR="007C0A0D" w:rsidRPr="00C673E9" w:rsidRDefault="007C0A0D" w:rsidP="0047611C">
                  <w:pPr>
                    <w:keepNext/>
                    <w:spacing w:after="60"/>
                    <w:jc w:val="center"/>
                    <w:rPr>
                      <w:ins w:id="2012" w:author="zusammenlegung" w:date="2025-12-12T19:01:00Z" w16du:dateUtc="2025-12-12T18:01:00Z"/>
                      <w:rFonts w:ascii="Arial" w:hAnsi="Arial" w:cs="Arial"/>
                    </w:rPr>
                  </w:pPr>
                  <w:ins w:id="2013" w:author="zusammenlegung" w:date="2025-12-12T19:01:00Z" w16du:dateUtc="2025-12-12T18:01:00Z">
                    <w:r w:rsidRPr="00C673E9">
                      <w:rPr>
                        <w:rFonts w:ascii="Arial" w:hAnsi="Arial" w:cs="Arial"/>
                      </w:rPr>
                      <w:t>233s (~3.88 minutes)</w:t>
                    </w:r>
                  </w:ins>
                </w:p>
              </w:tc>
              <w:tc>
                <w:tcPr>
                  <w:tcW w:w="360" w:type="dxa"/>
                </w:tcPr>
                <w:p w14:paraId="32F3181C" w14:textId="77777777" w:rsidR="007C0A0D" w:rsidRPr="00C673E9" w:rsidRDefault="007C0A0D" w:rsidP="0047611C">
                  <w:pPr>
                    <w:keepNext/>
                    <w:spacing w:after="60"/>
                    <w:jc w:val="right"/>
                    <w:rPr>
                      <w:ins w:id="2014" w:author="zusammenlegung" w:date="2025-12-12T19:01:00Z" w16du:dateUtc="2025-12-12T18:01:00Z"/>
                      <w:rFonts w:ascii="Arial" w:hAnsi="Arial" w:cs="Arial"/>
                    </w:rPr>
                  </w:pPr>
                  <w:ins w:id="2015" w:author="zusammenlegung" w:date="2025-12-12T19:01:00Z" w16du:dateUtc="2025-12-12T18:01:00Z">
                    <w:r w:rsidRPr="00C673E9">
                      <w:rPr>
                        <w:rFonts w:ascii="Arial" w:hAnsi="Arial" w:cs="Arial"/>
                      </w:rPr>
                      <w:t>32</w:t>
                    </w:r>
                  </w:ins>
                </w:p>
              </w:tc>
              <w:tc>
                <w:tcPr>
                  <w:tcW w:w="360" w:type="dxa"/>
                </w:tcPr>
                <w:p w14:paraId="32F0BDA5" w14:textId="77777777" w:rsidR="007C0A0D" w:rsidRPr="00C673E9" w:rsidRDefault="007C0A0D" w:rsidP="0047611C">
                  <w:pPr>
                    <w:keepNext/>
                    <w:spacing w:after="60"/>
                    <w:jc w:val="right"/>
                    <w:rPr>
                      <w:ins w:id="2016" w:author="zusammenlegung" w:date="2025-12-12T19:01:00Z" w16du:dateUtc="2025-12-12T18:01:00Z"/>
                      <w:rFonts w:ascii="Arial" w:hAnsi="Arial" w:cs="Arial"/>
                    </w:rPr>
                  </w:pPr>
                  <w:ins w:id="2017" w:author="zusammenlegung" w:date="2025-12-12T19:01:00Z" w16du:dateUtc="2025-12-12T18:01:00Z">
                    <w:r w:rsidRPr="00C673E9">
                      <w:rPr>
                        <w:rFonts w:ascii="Arial" w:hAnsi="Arial" w:cs="Arial"/>
                      </w:rPr>
                      <w:t>57</w:t>
                    </w:r>
                  </w:ins>
                </w:p>
              </w:tc>
            </w:tr>
            <w:tr w:rsidR="007C0A0D" w:rsidRPr="00C673E9" w14:paraId="2043CF69" w14:textId="77777777" w:rsidTr="008A0236">
              <w:trPr>
                <w:cantSplit/>
                <w:jc w:val="center"/>
                <w:ins w:id="2018" w:author="zusammenlegung" w:date="2025-12-12T19:01:00Z" w16du:dateUtc="2025-12-12T18:01:00Z"/>
              </w:trPr>
              <w:tc>
                <w:tcPr>
                  <w:tcW w:w="360" w:type="dxa"/>
                </w:tcPr>
                <w:p w14:paraId="45708186" w14:textId="77777777" w:rsidR="007C0A0D" w:rsidRPr="00C673E9" w:rsidRDefault="007C0A0D" w:rsidP="0047611C">
                  <w:pPr>
                    <w:keepNext/>
                    <w:spacing w:after="60"/>
                    <w:rPr>
                      <w:ins w:id="2019" w:author="zusammenlegung" w:date="2025-12-12T19:01:00Z" w16du:dateUtc="2025-12-12T18:01:00Z"/>
                      <w:rFonts w:ascii="Arial" w:hAnsi="Arial" w:cs="Arial"/>
                    </w:rPr>
                  </w:pPr>
                  <w:ins w:id="2020" w:author="zusammenlegung" w:date="2025-12-12T19:01:00Z" w16du:dateUtc="2025-12-12T18:01:00Z">
                    <w:r w:rsidRPr="00C673E9">
                      <w:rPr>
                        <w:rFonts w:ascii="Arial" w:hAnsi="Arial" w:cs="Arial"/>
                      </w:rPr>
                      <w:t>Weekday</w:t>
                    </w:r>
                  </w:ins>
                </w:p>
              </w:tc>
              <w:tc>
                <w:tcPr>
                  <w:tcW w:w="360" w:type="dxa"/>
                </w:tcPr>
                <w:p w14:paraId="0825C66D" w14:textId="77777777" w:rsidR="007C0A0D" w:rsidRPr="00C673E9" w:rsidRDefault="007C0A0D" w:rsidP="0047611C">
                  <w:pPr>
                    <w:keepNext/>
                    <w:spacing w:after="60"/>
                    <w:jc w:val="center"/>
                    <w:rPr>
                      <w:ins w:id="2021" w:author="zusammenlegung" w:date="2025-12-12T19:01:00Z" w16du:dateUtc="2025-12-12T18:01:00Z"/>
                      <w:rFonts w:ascii="Arial" w:hAnsi="Arial" w:cs="Arial"/>
                    </w:rPr>
                  </w:pPr>
                  <w:ins w:id="2022" w:author="zusammenlegung" w:date="2025-12-12T19:01:00Z" w16du:dateUtc="2025-12-12T18:01:00Z">
                    <w:r w:rsidRPr="00C673E9">
                      <w:rPr>
                        <w:rFonts w:ascii="Arial" w:hAnsi="Arial" w:cs="Arial"/>
                      </w:rPr>
                      <w:t>284s (~4.73 minutes)</w:t>
                    </w:r>
                  </w:ins>
                </w:p>
              </w:tc>
              <w:tc>
                <w:tcPr>
                  <w:tcW w:w="360" w:type="dxa"/>
                </w:tcPr>
                <w:p w14:paraId="2C3A07C9" w14:textId="77777777" w:rsidR="007C0A0D" w:rsidRPr="00C673E9" w:rsidRDefault="007C0A0D" w:rsidP="0047611C">
                  <w:pPr>
                    <w:keepNext/>
                    <w:spacing w:after="60"/>
                    <w:jc w:val="right"/>
                    <w:rPr>
                      <w:ins w:id="2023" w:author="zusammenlegung" w:date="2025-12-12T19:01:00Z" w16du:dateUtc="2025-12-12T18:01:00Z"/>
                      <w:rFonts w:ascii="Arial" w:hAnsi="Arial" w:cs="Arial"/>
                    </w:rPr>
                  </w:pPr>
                  <w:ins w:id="2024" w:author="zusammenlegung" w:date="2025-12-12T19:01:00Z" w16du:dateUtc="2025-12-12T18:01:00Z">
                    <w:r w:rsidRPr="00C673E9">
                      <w:rPr>
                        <w:rFonts w:ascii="Arial" w:hAnsi="Arial" w:cs="Arial"/>
                      </w:rPr>
                      <w:t>32</w:t>
                    </w:r>
                  </w:ins>
                </w:p>
              </w:tc>
              <w:tc>
                <w:tcPr>
                  <w:tcW w:w="360" w:type="dxa"/>
                </w:tcPr>
                <w:p w14:paraId="494968BC" w14:textId="77777777" w:rsidR="007C0A0D" w:rsidRPr="00C673E9" w:rsidRDefault="007C0A0D" w:rsidP="0047611C">
                  <w:pPr>
                    <w:keepNext/>
                    <w:spacing w:after="60"/>
                    <w:jc w:val="right"/>
                    <w:rPr>
                      <w:ins w:id="2025" w:author="zusammenlegung" w:date="2025-12-12T19:01:00Z" w16du:dateUtc="2025-12-12T18:01:00Z"/>
                      <w:rFonts w:ascii="Arial" w:hAnsi="Arial" w:cs="Arial"/>
                    </w:rPr>
                  </w:pPr>
                  <w:ins w:id="2026" w:author="zusammenlegung" w:date="2025-12-12T19:01:00Z" w16du:dateUtc="2025-12-12T18:01:00Z">
                    <w:r w:rsidRPr="00C673E9">
                      <w:rPr>
                        <w:rFonts w:ascii="Arial" w:hAnsi="Arial" w:cs="Arial"/>
                      </w:rPr>
                      <w:t>64</w:t>
                    </w:r>
                  </w:ins>
                </w:p>
              </w:tc>
            </w:tr>
            <w:tr w:rsidR="007C0A0D" w:rsidRPr="00C673E9" w14:paraId="5517F0D1" w14:textId="77777777" w:rsidTr="008A0236">
              <w:trPr>
                <w:cantSplit/>
                <w:jc w:val="center"/>
                <w:ins w:id="2027" w:author="zusammenlegung" w:date="2025-12-12T19:01:00Z" w16du:dateUtc="2025-12-12T18:01:00Z"/>
              </w:trPr>
              <w:tc>
                <w:tcPr>
                  <w:tcW w:w="360" w:type="dxa"/>
                </w:tcPr>
                <w:p w14:paraId="6478C430" w14:textId="77777777" w:rsidR="007C0A0D" w:rsidRPr="00C673E9" w:rsidRDefault="007C0A0D" w:rsidP="0047611C">
                  <w:pPr>
                    <w:keepNext/>
                    <w:spacing w:after="60"/>
                    <w:rPr>
                      <w:ins w:id="2028" w:author="zusammenlegung" w:date="2025-12-12T19:01:00Z" w16du:dateUtc="2025-12-12T18:01:00Z"/>
                      <w:rFonts w:ascii="Arial" w:hAnsi="Arial" w:cs="Arial"/>
                    </w:rPr>
                  </w:pPr>
                  <w:ins w:id="2029" w:author="zusammenlegung" w:date="2025-12-12T19:01:00Z" w16du:dateUtc="2025-12-12T18:01:00Z">
                    <w:r w:rsidRPr="00C673E9">
                      <w:rPr>
                        <w:rFonts w:ascii="Arial" w:hAnsi="Arial" w:cs="Arial"/>
                      </w:rPr>
                      <w:t>Weekend</w:t>
                    </w:r>
                  </w:ins>
                </w:p>
              </w:tc>
              <w:tc>
                <w:tcPr>
                  <w:tcW w:w="360" w:type="dxa"/>
                </w:tcPr>
                <w:p w14:paraId="080B4580" w14:textId="77777777" w:rsidR="007C0A0D" w:rsidRPr="00C673E9" w:rsidRDefault="007C0A0D" w:rsidP="0047611C">
                  <w:pPr>
                    <w:keepNext/>
                    <w:spacing w:after="60"/>
                    <w:jc w:val="center"/>
                    <w:rPr>
                      <w:ins w:id="2030" w:author="zusammenlegung" w:date="2025-12-12T19:01:00Z" w16du:dateUtc="2025-12-12T18:01:00Z"/>
                      <w:rFonts w:ascii="Arial" w:hAnsi="Arial" w:cs="Arial"/>
                    </w:rPr>
                  </w:pPr>
                  <w:ins w:id="2031" w:author="zusammenlegung" w:date="2025-12-12T19:01:00Z" w16du:dateUtc="2025-12-12T18:01:00Z">
                    <w:r w:rsidRPr="00C673E9">
                      <w:rPr>
                        <w:rFonts w:ascii="Arial" w:hAnsi="Arial" w:cs="Arial"/>
                      </w:rPr>
                      <w:t>104s (~1.</w:t>
                    </w:r>
                    <w:r w:rsidRPr="00C673E9">
                      <w:rPr>
                        <w:rFonts w:ascii="Arial" w:hAnsi="Arial" w:cs="Arial"/>
                      </w:rPr>
                      <w:lastRenderedPageBreak/>
                      <w:t>73 minutes)</w:t>
                    </w:r>
                  </w:ins>
                </w:p>
              </w:tc>
              <w:tc>
                <w:tcPr>
                  <w:tcW w:w="360" w:type="dxa"/>
                </w:tcPr>
                <w:p w14:paraId="3375EDBB" w14:textId="77777777" w:rsidR="007C0A0D" w:rsidRPr="00C673E9" w:rsidRDefault="007C0A0D" w:rsidP="0047611C">
                  <w:pPr>
                    <w:keepNext/>
                    <w:spacing w:after="60"/>
                    <w:jc w:val="right"/>
                    <w:rPr>
                      <w:ins w:id="2032" w:author="zusammenlegung" w:date="2025-12-12T19:01:00Z" w16du:dateUtc="2025-12-12T18:01:00Z"/>
                      <w:rFonts w:ascii="Arial" w:hAnsi="Arial" w:cs="Arial"/>
                    </w:rPr>
                  </w:pPr>
                  <w:ins w:id="2033" w:author="zusammenlegung" w:date="2025-12-12T19:01:00Z" w16du:dateUtc="2025-12-12T18:01:00Z">
                    <w:r w:rsidRPr="00C673E9">
                      <w:rPr>
                        <w:rFonts w:ascii="Arial" w:hAnsi="Arial" w:cs="Arial"/>
                      </w:rPr>
                      <w:lastRenderedPageBreak/>
                      <w:t>32</w:t>
                    </w:r>
                  </w:ins>
                </w:p>
              </w:tc>
              <w:tc>
                <w:tcPr>
                  <w:tcW w:w="360" w:type="dxa"/>
                </w:tcPr>
                <w:p w14:paraId="4E2DFB8B" w14:textId="77777777" w:rsidR="007C0A0D" w:rsidRPr="00C673E9" w:rsidRDefault="007C0A0D" w:rsidP="0047611C">
                  <w:pPr>
                    <w:keepNext/>
                    <w:spacing w:after="60"/>
                    <w:jc w:val="right"/>
                    <w:rPr>
                      <w:ins w:id="2034" w:author="zusammenlegung" w:date="2025-12-12T19:01:00Z" w16du:dateUtc="2025-12-12T18:01:00Z"/>
                      <w:rFonts w:ascii="Arial" w:hAnsi="Arial" w:cs="Arial"/>
                    </w:rPr>
                  </w:pPr>
                  <w:ins w:id="2035" w:author="zusammenlegung" w:date="2025-12-12T19:01:00Z" w16du:dateUtc="2025-12-12T18:01:00Z">
                    <w:r w:rsidRPr="00C673E9">
                      <w:rPr>
                        <w:rFonts w:ascii="Arial" w:hAnsi="Arial" w:cs="Arial"/>
                      </w:rPr>
                      <w:t>40</w:t>
                    </w:r>
                  </w:ins>
                </w:p>
              </w:tc>
            </w:tr>
            <w:bookmarkEnd w:id="1993"/>
          </w:tbl>
          <w:p w14:paraId="127E5C4B" w14:textId="77777777" w:rsidR="007C0A0D" w:rsidRPr="008A0236" w:rsidRDefault="007C0A0D" w:rsidP="008A0236">
            <w:pPr>
              <w:rPr>
                <w:b/>
              </w:rPr>
            </w:pPr>
          </w:p>
        </w:tc>
        <w:tc>
          <w:tcPr>
            <w:tcW w:w="1418" w:type="dxa"/>
            <w:tcBorders>
              <w:bottom w:val="single" w:sz="4" w:space="0" w:color="auto"/>
            </w:tcBorders>
            <w:cellDel w:id="2036" w:author="zusammenlegung" w:date="2025-12-12T19:01:00Z"/>
          </w:tcPr>
          <w:p w14:paraId="6E518C43" w14:textId="2840CC3B" w:rsidR="001B26D6" w:rsidRPr="001B26D6" w:rsidRDefault="001B26D6" w:rsidP="001B26D6">
            <w:pPr>
              <w:rPr>
                <w:b/>
                <w:bCs/>
              </w:rPr>
            </w:pPr>
            <w:del w:id="2037" w:author="zusammenlegung" w:date="2025-12-12T19:01:00Z" w16du:dateUtc="2025-12-12T18:01:00Z">
              <w:r w:rsidRPr="001B26D6">
                <w:rPr>
                  <w:b/>
                  <w:bCs/>
                </w:rPr>
                <w:lastRenderedPageBreak/>
                <w:delText>distance,</w:delText>
              </w:r>
              <w:r>
                <w:rPr>
                  <w:b/>
                  <w:bCs/>
                </w:rPr>
                <w:delText xml:space="preserve"> </w:delText>
              </w:r>
              <w:r w:rsidRPr="001B26D6">
                <w:rPr>
                  <w:b/>
                  <w:bCs/>
                </w:rPr>
                <w:delText>cm</w:delText>
              </w:r>
            </w:del>
          </w:p>
        </w:tc>
        <w:tc>
          <w:tcPr>
            <w:tcW w:w="1134" w:type="dxa"/>
            <w:tcBorders>
              <w:bottom w:val="single" w:sz="4" w:space="0" w:color="auto"/>
            </w:tcBorders>
            <w:cellDel w:id="2038" w:author="zusammenlegung" w:date="2025-12-12T19:01:00Z"/>
          </w:tcPr>
          <w:p w14:paraId="497EDA41" w14:textId="2BF09EAB" w:rsidR="001B26D6" w:rsidRPr="001B26D6" w:rsidRDefault="001B26D6" w:rsidP="001B26D6">
            <w:pPr>
              <w:rPr>
                <w:b/>
                <w:bCs/>
              </w:rPr>
            </w:pPr>
            <w:del w:id="2039" w:author="zusammenlegung" w:date="2025-12-12T19:01:00Z" w16du:dateUtc="2025-12-12T18:01:00Z">
              <w:r w:rsidRPr="001B26D6">
                <w:rPr>
                  <w:b/>
                  <w:bCs/>
                </w:rPr>
                <w:delText>episodes</w:delText>
              </w:r>
            </w:del>
          </w:p>
        </w:tc>
      </w:tr>
    </w:tbl>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B26D6" w:rsidRPr="001B26D6" w14:paraId="7EBC6177" w14:textId="77777777" w:rsidTr="001B26D6">
        <w:trPr>
          <w:cantSplit/>
          <w:jc w:val="center"/>
          <w:del w:id="2040" w:author="zusammenlegung" w:date="2025-12-12T19:01:00Z" w16du:dateUtc="2025-12-12T18:01:00Z"/>
        </w:trPr>
        <w:tc>
          <w:tcPr>
            <w:tcW w:w="1276" w:type="dxa"/>
            <w:tcBorders>
              <w:top w:val="single" w:sz="4" w:space="0" w:color="auto"/>
            </w:tcBorders>
          </w:tcPr>
          <w:p w14:paraId="3C4F87BF" w14:textId="77777777" w:rsidR="001B26D6" w:rsidRPr="001B26D6" w:rsidRDefault="001B26D6" w:rsidP="001B26D6">
            <w:pPr>
              <w:rPr>
                <w:del w:id="2041" w:author="zusammenlegung" w:date="2025-12-12T19:01:00Z" w16du:dateUtc="2025-12-12T18:01:00Z"/>
              </w:rPr>
            </w:pPr>
            <w:del w:id="2042" w:author="zusammenlegung" w:date="2025-12-12T19:01:00Z" w16du:dateUtc="2025-12-12T18:01:00Z">
              <w:r w:rsidRPr="001B26D6">
                <w:delText>Mean daily</w:delText>
              </w:r>
            </w:del>
          </w:p>
        </w:tc>
        <w:tc>
          <w:tcPr>
            <w:tcW w:w="2126" w:type="dxa"/>
            <w:tcBorders>
              <w:top w:val="single" w:sz="4" w:space="0" w:color="auto"/>
            </w:tcBorders>
          </w:tcPr>
          <w:p w14:paraId="52176CD9" w14:textId="77777777" w:rsidR="001B26D6" w:rsidRPr="001B26D6" w:rsidRDefault="001B26D6" w:rsidP="006226B7">
            <w:pPr>
              <w:jc w:val="center"/>
              <w:rPr>
                <w:del w:id="2043" w:author="zusammenlegung" w:date="2025-12-12T19:01:00Z" w16du:dateUtc="2025-12-12T18:01:00Z"/>
              </w:rPr>
            </w:pPr>
            <w:del w:id="2044" w:author="zusammenlegung" w:date="2025-12-12T19:01:00Z" w16du:dateUtc="2025-12-12T18:01:00Z">
              <w:r w:rsidRPr="001B26D6">
                <w:delText>233s (~3.88 minutes)</w:delText>
              </w:r>
            </w:del>
          </w:p>
        </w:tc>
        <w:tc>
          <w:tcPr>
            <w:tcW w:w="1418" w:type="dxa"/>
            <w:tcBorders>
              <w:top w:val="single" w:sz="4" w:space="0" w:color="auto"/>
            </w:tcBorders>
          </w:tcPr>
          <w:p w14:paraId="67B79F17" w14:textId="77777777" w:rsidR="001B26D6" w:rsidRPr="001B26D6" w:rsidRDefault="001B26D6" w:rsidP="006226B7">
            <w:pPr>
              <w:jc w:val="center"/>
              <w:rPr>
                <w:del w:id="2045" w:author="zusammenlegung" w:date="2025-12-12T19:01:00Z" w16du:dateUtc="2025-12-12T18:01:00Z"/>
              </w:rPr>
            </w:pPr>
            <w:del w:id="2046" w:author="zusammenlegung" w:date="2025-12-12T19:01:00Z" w16du:dateUtc="2025-12-12T18:01:00Z">
              <w:r w:rsidRPr="001B26D6">
                <w:delText>32</w:delText>
              </w:r>
            </w:del>
          </w:p>
        </w:tc>
        <w:tc>
          <w:tcPr>
            <w:tcW w:w="1134" w:type="dxa"/>
            <w:tcBorders>
              <w:top w:val="single" w:sz="4" w:space="0" w:color="auto"/>
            </w:tcBorders>
          </w:tcPr>
          <w:p w14:paraId="0A5F2288" w14:textId="77777777" w:rsidR="001B26D6" w:rsidRPr="001B26D6" w:rsidRDefault="001B26D6" w:rsidP="006226B7">
            <w:pPr>
              <w:jc w:val="center"/>
              <w:rPr>
                <w:del w:id="2047" w:author="zusammenlegung" w:date="2025-12-12T19:01:00Z" w16du:dateUtc="2025-12-12T18:01:00Z"/>
              </w:rPr>
            </w:pPr>
            <w:del w:id="2048" w:author="zusammenlegung" w:date="2025-12-12T19:01:00Z" w16du:dateUtc="2025-12-12T18:01:00Z">
              <w:r w:rsidRPr="001B26D6">
                <w:delText>57</w:delText>
              </w:r>
            </w:del>
          </w:p>
        </w:tc>
      </w:tr>
      <w:tr w:rsidR="001B26D6" w:rsidRPr="001B26D6" w14:paraId="36A41C2F" w14:textId="77777777" w:rsidTr="001B26D6">
        <w:trPr>
          <w:cantSplit/>
          <w:jc w:val="center"/>
          <w:del w:id="2049" w:author="zusammenlegung" w:date="2025-12-12T19:01:00Z" w16du:dateUtc="2025-12-12T18:01:00Z"/>
        </w:trPr>
        <w:tc>
          <w:tcPr>
            <w:tcW w:w="1276" w:type="dxa"/>
          </w:tcPr>
          <w:p w14:paraId="1BF41CED" w14:textId="77777777" w:rsidR="001B26D6" w:rsidRPr="001B26D6" w:rsidRDefault="001B26D6" w:rsidP="001B26D6">
            <w:pPr>
              <w:rPr>
                <w:del w:id="2050" w:author="zusammenlegung" w:date="2025-12-12T19:01:00Z" w16du:dateUtc="2025-12-12T18:01:00Z"/>
              </w:rPr>
            </w:pPr>
            <w:del w:id="2051" w:author="zusammenlegung" w:date="2025-12-12T19:01:00Z" w16du:dateUtc="2025-12-12T18:01:00Z">
              <w:r w:rsidRPr="001B26D6">
                <w:delText>Weekday</w:delText>
              </w:r>
            </w:del>
          </w:p>
        </w:tc>
        <w:tc>
          <w:tcPr>
            <w:tcW w:w="2126" w:type="dxa"/>
          </w:tcPr>
          <w:p w14:paraId="7F066BF6" w14:textId="77777777" w:rsidR="001B26D6" w:rsidRPr="001B26D6" w:rsidRDefault="001B26D6" w:rsidP="006226B7">
            <w:pPr>
              <w:jc w:val="center"/>
              <w:rPr>
                <w:del w:id="2052" w:author="zusammenlegung" w:date="2025-12-12T19:01:00Z" w16du:dateUtc="2025-12-12T18:01:00Z"/>
              </w:rPr>
            </w:pPr>
            <w:del w:id="2053" w:author="zusammenlegung" w:date="2025-12-12T19:01:00Z" w16du:dateUtc="2025-12-12T18:01:00Z">
              <w:r w:rsidRPr="001B26D6">
                <w:delText>284s (~4.73 minutes)</w:delText>
              </w:r>
            </w:del>
          </w:p>
        </w:tc>
        <w:tc>
          <w:tcPr>
            <w:tcW w:w="1418" w:type="dxa"/>
          </w:tcPr>
          <w:p w14:paraId="3468C197" w14:textId="77777777" w:rsidR="001B26D6" w:rsidRPr="001B26D6" w:rsidRDefault="001B26D6" w:rsidP="006226B7">
            <w:pPr>
              <w:jc w:val="center"/>
              <w:rPr>
                <w:del w:id="2054" w:author="zusammenlegung" w:date="2025-12-12T19:01:00Z" w16du:dateUtc="2025-12-12T18:01:00Z"/>
              </w:rPr>
            </w:pPr>
            <w:del w:id="2055" w:author="zusammenlegung" w:date="2025-12-12T19:01:00Z" w16du:dateUtc="2025-12-12T18:01:00Z">
              <w:r w:rsidRPr="001B26D6">
                <w:delText>32</w:delText>
              </w:r>
            </w:del>
          </w:p>
        </w:tc>
        <w:tc>
          <w:tcPr>
            <w:tcW w:w="1134" w:type="dxa"/>
          </w:tcPr>
          <w:p w14:paraId="31D7960C" w14:textId="77777777" w:rsidR="001B26D6" w:rsidRPr="001B26D6" w:rsidRDefault="001B26D6" w:rsidP="006226B7">
            <w:pPr>
              <w:jc w:val="center"/>
              <w:rPr>
                <w:del w:id="2056" w:author="zusammenlegung" w:date="2025-12-12T19:01:00Z" w16du:dateUtc="2025-12-12T18:01:00Z"/>
              </w:rPr>
            </w:pPr>
            <w:del w:id="2057" w:author="zusammenlegung" w:date="2025-12-12T19:01:00Z" w16du:dateUtc="2025-12-12T18:01:00Z">
              <w:r w:rsidRPr="001B26D6">
                <w:delText>64</w:delText>
              </w:r>
            </w:del>
          </w:p>
        </w:tc>
      </w:tr>
      <w:tr w:rsidR="001B26D6" w:rsidRPr="001B26D6" w14:paraId="48D2F53B" w14:textId="77777777" w:rsidTr="001B26D6">
        <w:trPr>
          <w:cantSplit/>
          <w:jc w:val="center"/>
          <w:del w:id="2058" w:author="zusammenlegung" w:date="2025-12-12T19:01:00Z" w16du:dateUtc="2025-12-12T18:01:00Z"/>
        </w:trPr>
        <w:tc>
          <w:tcPr>
            <w:tcW w:w="1276" w:type="dxa"/>
          </w:tcPr>
          <w:p w14:paraId="50D9F809" w14:textId="77777777" w:rsidR="001B26D6" w:rsidRPr="001B26D6" w:rsidRDefault="001B26D6" w:rsidP="001B26D6">
            <w:pPr>
              <w:rPr>
                <w:del w:id="2059" w:author="zusammenlegung" w:date="2025-12-12T19:01:00Z" w16du:dateUtc="2025-12-12T18:01:00Z"/>
              </w:rPr>
            </w:pPr>
            <w:del w:id="2060" w:author="zusammenlegung" w:date="2025-12-12T19:01:00Z" w16du:dateUtc="2025-12-12T18:01:00Z">
              <w:r w:rsidRPr="001B26D6">
                <w:delText>Weekend</w:delText>
              </w:r>
            </w:del>
          </w:p>
        </w:tc>
        <w:tc>
          <w:tcPr>
            <w:tcW w:w="2126" w:type="dxa"/>
          </w:tcPr>
          <w:p w14:paraId="550D5D9D" w14:textId="77777777" w:rsidR="001B26D6" w:rsidRPr="001B26D6" w:rsidRDefault="001B26D6" w:rsidP="006226B7">
            <w:pPr>
              <w:jc w:val="center"/>
              <w:rPr>
                <w:del w:id="2061" w:author="zusammenlegung" w:date="2025-12-12T19:01:00Z" w16du:dateUtc="2025-12-12T18:01:00Z"/>
              </w:rPr>
            </w:pPr>
            <w:del w:id="2062" w:author="zusammenlegung" w:date="2025-12-12T19:01:00Z" w16du:dateUtc="2025-12-12T18:01:00Z">
              <w:r w:rsidRPr="001B26D6">
                <w:delText>104s (~1.73 minutes)</w:delText>
              </w:r>
            </w:del>
          </w:p>
        </w:tc>
        <w:tc>
          <w:tcPr>
            <w:tcW w:w="1418" w:type="dxa"/>
          </w:tcPr>
          <w:p w14:paraId="7CCD42E6" w14:textId="77777777" w:rsidR="001B26D6" w:rsidRPr="001B26D6" w:rsidRDefault="001B26D6" w:rsidP="006226B7">
            <w:pPr>
              <w:jc w:val="center"/>
              <w:rPr>
                <w:del w:id="2063" w:author="zusammenlegung" w:date="2025-12-12T19:01:00Z" w16du:dateUtc="2025-12-12T18:01:00Z"/>
              </w:rPr>
            </w:pPr>
            <w:del w:id="2064" w:author="zusammenlegung" w:date="2025-12-12T19:01:00Z" w16du:dateUtc="2025-12-12T18:01:00Z">
              <w:r w:rsidRPr="001B26D6">
                <w:delText>32</w:delText>
              </w:r>
            </w:del>
          </w:p>
        </w:tc>
        <w:tc>
          <w:tcPr>
            <w:tcW w:w="1134" w:type="dxa"/>
          </w:tcPr>
          <w:p w14:paraId="698C5CDA" w14:textId="77777777" w:rsidR="001B26D6" w:rsidRPr="001B26D6" w:rsidRDefault="001B26D6" w:rsidP="006226B7">
            <w:pPr>
              <w:jc w:val="center"/>
              <w:rPr>
                <w:del w:id="2065" w:author="zusammenlegung" w:date="2025-12-12T19:01:00Z" w16du:dateUtc="2025-12-12T18:01:00Z"/>
              </w:rPr>
            </w:pPr>
            <w:del w:id="2066" w:author="zusammenlegung" w:date="2025-12-12T19:01:00Z" w16du:dateUtc="2025-12-12T18:01:00Z">
              <w:r w:rsidRPr="001B26D6">
                <w:delText>40</w:delText>
              </w:r>
            </w:del>
          </w:p>
        </w:tc>
      </w:tr>
    </w:tbl>
    <w:p w14:paraId="6016B0B3" w14:textId="77777777" w:rsidR="001B26D6" w:rsidDel="008A0236" w:rsidRDefault="001B26D6" w:rsidP="008A0236">
      <w:pPr>
        <w:pStyle w:val="Blocktext"/>
        <w:ind w:left="0"/>
        <w:rPr>
          <w:del w:id="2067" w:author="zusammenlegung" w:date="2025-12-12T19:01:00Z" w16du:dateUtc="2025-12-12T18:01:00Z"/>
        </w:rPr>
      </w:pPr>
      <w:del w:id="2068" w:author="zusammenlegung" w:date="2025-12-12T19:01:00Z" w16du:dateUtc="2025-12-12T18:01:00Z">
        <w:r>
          <w:delText>Table 7: Near-work episodes: frequency, mean duration, and mean viewing distance</w:delText>
        </w:r>
      </w:del>
    </w:p>
    <w:p w14:paraId="1DE18454" w14:textId="77777777" w:rsidR="008A0236" w:rsidRPr="008A0236" w:rsidRDefault="008A0236" w:rsidP="00D845A8">
      <w:pPr>
        <w:pStyle w:val="Textkrper"/>
        <w:rPr>
          <w:ins w:id="2069" w:author="Johannes Zauner" w:date="2025-12-12T19:46:00Z" w16du:dateUtc="2025-12-12T18:46:00Z"/>
        </w:rPr>
      </w:pPr>
    </w:p>
    <w:p w14:paraId="73F332FF" w14:textId="5DB78421" w:rsidR="007C0A0D" w:rsidRPr="008A0236" w:rsidRDefault="007C0A0D" w:rsidP="008A0236">
      <w:pPr>
        <w:pStyle w:val="Blocktext"/>
        <w:spacing w:line="360" w:lineRule="auto"/>
        <w:ind w:left="0" w:right="482"/>
      </w:pPr>
      <w:r w:rsidRPr="008A0236">
        <w:t>In the</w:t>
      </w:r>
      <w:ins w:id="2070" w:author="zusammenlegung" w:date="2025-12-12T19:01:00Z" w16du:dateUtc="2025-12-12T18:01:00Z">
        <w:r w:rsidRPr="00C673E9">
          <w:rPr>
            <w:rFonts w:ascii="Arial" w:hAnsi="Arial" w:cs="Arial"/>
          </w:rPr>
          <w:t xml:space="preserve"> code cell</w:t>
        </w:r>
      </w:ins>
      <w:r w:rsidRPr="008A0236">
        <w:t xml:space="preserve"> above, </w:t>
      </w:r>
      <w:r w:rsidRPr="008A0236">
        <w:rPr>
          <w:rStyle w:val="VerbatimChar"/>
        </w:rPr>
        <w:t>extract_metric(..., distance = mean(Dis, ...))</w:t>
      </w:r>
      <w:r w:rsidRPr="008A0236">
        <w:t xml:space="preserve"> computes the mean viewing distance during each episode, and the subsequent </w:t>
      </w:r>
      <w:r w:rsidRPr="008A0236">
        <w:rPr>
          <w:rStyle w:val="VerbatimChar"/>
        </w:rPr>
        <w:t>summarize_numeric</w:t>
      </w:r>
      <w:del w:id="2071" w:author="zusammenlegung" w:date="2025-12-12T19:01:00Z" w16du:dateUtc="2025-12-12T18:01:00Z">
        <w:r w:rsidR="00152FDE">
          <w:rPr>
            <w:rStyle w:val="VerbatimChar"/>
          </w:rPr>
          <w:delText>()</w:delText>
        </w:r>
      </w:del>
      <w:r w:rsidRPr="008A0236">
        <w:t xml:space="preserve"> and </w:t>
      </w:r>
      <w:r w:rsidRPr="008A0236">
        <w:rPr>
          <w:rStyle w:val="VerbatimChar"/>
        </w:rPr>
        <w:t>mean_daily</w:t>
      </w:r>
      <w:del w:id="2072" w:author="zusammenlegung" w:date="2025-12-12T19:01:00Z" w16du:dateUtc="2025-12-12T18:01:00Z">
        <w:r w:rsidR="00152FDE">
          <w:rPr>
            <w:rStyle w:val="VerbatimChar"/>
          </w:rPr>
          <w:delText>()</w:delText>
        </w:r>
      </w:del>
      <w:r w:rsidRPr="008A0236">
        <w:t xml:space="preserve"> steps derive daily averages of episode count, duration, and distance.</w:t>
      </w:r>
    </w:p>
    <w:p w14:paraId="53F857D9" w14:textId="77777777" w:rsidR="007C0A0D" w:rsidRPr="00C673E9" w:rsidRDefault="007C0A0D" w:rsidP="007C0A0D">
      <w:pPr>
        <w:pStyle w:val="berschrift4"/>
      </w:pPr>
      <w:bookmarkStart w:id="2073" w:name="visual-breaks"/>
      <w:bookmarkEnd w:id="1880"/>
      <w:r w:rsidRPr="00C673E9">
        <w:t>Visual breaks</w:t>
      </w:r>
    </w:p>
    <w:p w14:paraId="794EF95E" w14:textId="6D8737C3" w:rsidR="007C0A0D" w:rsidRPr="008A0236" w:rsidRDefault="007C0A0D" w:rsidP="007C0A0D">
      <w:pPr>
        <w:pStyle w:val="FirstParagraph"/>
      </w:pPr>
      <w:r w:rsidRPr="008A0236">
        <w:t xml:space="preserve">Visual breaks </w:t>
      </w:r>
      <w:del w:id="2074" w:author="zusammenlegung" w:date="2025-12-12T19:01:00Z" w16du:dateUtc="2025-12-12T18:01:00Z">
        <w:r w:rsidR="008B7357">
          <w:delText>are a little different, compared to the previous metrics. The difference is that,</w:delText>
        </w:r>
      </w:del>
      <w:ins w:id="2075" w:author="zusammenlegung" w:date="2025-12-12T19:01:00Z" w16du:dateUtc="2025-12-12T18:01:00Z">
        <w:r w:rsidRPr="00C673E9">
          <w:rPr>
            <w:rFonts w:ascii="Arial" w:hAnsi="Arial" w:cs="Arial"/>
          </w:rPr>
          <w:t>as defined</w:t>
        </w:r>
      </w:ins>
      <w:r w:rsidRPr="008A0236">
        <w:t xml:space="preserve"> in this </w:t>
      </w:r>
      <w:del w:id="2076" w:author="zusammenlegung" w:date="2025-12-12T19:01:00Z" w16du:dateUtc="2025-12-12T18:01:00Z">
        <w:r w:rsidR="008B7357">
          <w:delText xml:space="preserve">case, the </w:delText>
        </w:r>
      </w:del>
      <w:ins w:id="2077" w:author="zusammenlegung" w:date="2025-12-12T19:01:00Z" w16du:dateUtc="2025-12-12T18:01:00Z">
        <w:r w:rsidRPr="00C673E9">
          <w:rPr>
            <w:rFonts w:ascii="Arial" w:hAnsi="Arial" w:cs="Arial"/>
          </w:rPr>
          <w:t xml:space="preserve">article, require a </w:t>
        </w:r>
      </w:ins>
      <w:r w:rsidRPr="008A0236">
        <w:t>minimum break</w:t>
      </w:r>
      <w:ins w:id="2078" w:author="zusammenlegung" w:date="2025-12-12T19:01:00Z" w16du:dateUtc="2025-12-12T18:01:00Z">
        <w:r w:rsidRPr="00C673E9">
          <w:rPr>
            <w:rFonts w:ascii="Arial" w:hAnsi="Arial" w:cs="Arial"/>
          </w:rPr>
          <w:t>-length,</w:t>
        </w:r>
      </w:ins>
      <w:r w:rsidRPr="008A0236">
        <w:t xml:space="preserve"> and the previous </w:t>
      </w:r>
      <w:del w:id="2079" w:author="zusammenlegung" w:date="2025-12-12T19:01:00Z" w16du:dateUtc="2025-12-12T18:01:00Z">
        <w:r w:rsidR="000D164C">
          <w:delText xml:space="preserve">(non-break) </w:delText>
        </w:r>
      </w:del>
      <w:r w:rsidRPr="008A0236">
        <w:t>episode is important. This leads to a two</w:t>
      </w:r>
      <w:del w:id="2080" w:author="zusammenlegung" w:date="2025-12-12T19:01:00Z" w16du:dateUtc="2025-12-12T18:01:00Z">
        <w:r w:rsidR="000D164C">
          <w:delText>-</w:delText>
        </w:r>
      </w:del>
      <w:ins w:id="2081" w:author="zusammenlegung" w:date="2025-12-12T19:01:00Z" w16du:dateUtc="2025-12-12T18:01:00Z">
        <w:r w:rsidRPr="00C673E9">
          <w:rPr>
            <w:rFonts w:ascii="Arial" w:hAnsi="Arial" w:cs="Arial"/>
          </w:rPr>
          <w:t xml:space="preserve"> </w:t>
        </w:r>
      </w:ins>
      <w:r w:rsidRPr="008A0236">
        <w:t xml:space="preserve">step process, where we first extract instances of </w:t>
      </w:r>
      <w:r w:rsidRPr="008A0236">
        <w:rPr>
          <w:rStyle w:val="VerbatimChar"/>
        </w:rPr>
        <w:t>Distance</w:t>
      </w:r>
      <w:r w:rsidRPr="008A0236">
        <w:t xml:space="preserve"> above 100 cm for at least 20 seconds, before we filter for a previous duration of at maximum 20 minutes. </w:t>
      </w:r>
      <w:del w:id="2082" w:author="zusammenlegung" w:date="2025-12-12T19:01:00Z" w16du:dateUtc="2025-12-12T18:01:00Z">
        <w:r w:rsidR="008B7357" w:rsidRPr="000D164C">
          <w:rPr>
            <w:b/>
            <w:bCs/>
          </w:rPr>
          <w:delText>Table 8</w:delText>
        </w:r>
      </w:del>
      <w:ins w:id="2083" w:author="zusammenlegung" w:date="2025-12-12T19:01:00Z" w16du:dateUtc="2025-12-12T18:01:00Z">
        <w:r w:rsidRPr="00C673E9">
          <w:rPr>
            <w:rFonts w:ascii="Arial" w:hAnsi="Arial" w:cs="Arial"/>
          </w:rPr>
          <w:fldChar w:fldCharType="begin"/>
        </w:r>
        <w:r w:rsidRPr="00C673E9">
          <w:rPr>
            <w:rFonts w:ascii="Arial" w:hAnsi="Arial" w:cs="Arial"/>
          </w:rPr>
          <w:instrText>HYPERLINK \l "tbl-visualbreaks"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8</w:t>
        </w:r>
        <w:r w:rsidRPr="00C673E9">
          <w:rPr>
            <w:rFonts w:ascii="Arial" w:hAnsi="Arial" w:cs="Arial"/>
          </w:rPr>
          <w:fldChar w:fldCharType="end"/>
        </w:r>
      </w:ins>
      <w:r w:rsidRPr="008A0236">
        <w:t xml:space="preserve"> provides the daily frequency of visual breaks.</w:t>
      </w:r>
    </w:p>
    <w:p w14:paraId="65C18DAC" w14:textId="5B19CFD8" w:rsidR="007C0A0D" w:rsidRPr="006B68CC" w:rsidRDefault="006B68CC" w:rsidP="00F61D20">
      <w:pPr>
        <w:pStyle w:val="SourceCode"/>
        <w:spacing w:line="240" w:lineRule="auto"/>
        <w:rPr>
          <w:b/>
          <w:bCs/>
          <w:lang w:val="de-DE"/>
          <w:rPrChange w:id="2084" w:author="Johannes Zauner" w:date="2025-12-13T05:17:00Z" w16du:dateUtc="2025-12-13T04:17:00Z">
            <w:rPr>
              <w:rFonts w:cs="Consolas"/>
            </w:rPr>
          </w:rPrChange>
        </w:rPr>
      </w:pPr>
      <w:bookmarkStart w:id="2085" w:name="annotated-cell-8"/>
      <w:ins w:id="2086" w:author="Johannes Zauner" w:date="2025-12-13T05:17:00Z">
        <w:r w:rsidRPr="006B68CC">
          <w:rPr>
            <w:b/>
            <w:bCs/>
            <w:lang w:val="de-DE"/>
          </w:rPr>
          <w:t>Calculate visual breaks</w:t>
        </w:r>
      </w:ins>
      <w:ins w:id="2087" w:author="Johannes Zauner" w:date="2025-12-13T05:08:00Z" w16du:dateUtc="2025-12-13T04:08:00Z">
        <w:r w:rsidR="008C4DD3">
          <w:rPr>
            <w:color w:val="4758AB"/>
            <w:shd w:val="clear" w:color="auto" w:fill="F1F3F5"/>
            <w:lang w:val="de-DE"/>
          </w:rPr>
          <w:br/>
        </w:r>
      </w:ins>
      <w:ins w:id="2088" w:author="Johannes Zauner" w:date="2025-12-12T20:53:00Z" w16du:dateUtc="2025-12-12T19:53:00Z">
        <w:r w:rsidR="00B012F8">
          <w:rPr>
            <w:rStyle w:val="NormalTok"/>
          </w:rPr>
          <w:t>1</w:t>
        </w:r>
        <w:r w:rsidR="00B012F8">
          <w:rPr>
            <w:rStyle w:val="NormalTok"/>
            <w:rFonts w:cs="Consolas"/>
          </w:rPr>
          <w:t xml:space="preserve"> </w:t>
        </w:r>
      </w:ins>
      <w:r w:rsidR="007C0A0D" w:rsidRPr="008A0236">
        <w:rPr>
          <w:rStyle w:val="NormalTok"/>
          <w:rFonts w:cs="Consolas"/>
        </w:rPr>
        <w:t xml:space="preserve">dataCC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2089" w:author="Johannes Zauner" w:date="2025-12-12T20:53:00Z" w16du:dateUtc="2025-12-12T19:53:00Z">
        <w:r w:rsidR="00B012F8">
          <w:rPr>
            <w:rStyle w:val="NormalTok"/>
          </w:rPr>
          <w:t>2</w:t>
        </w:r>
        <w:r w:rsidR="00B012F8">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extract_clusters</w:t>
      </w:r>
      <w:r w:rsidR="007C0A0D" w:rsidRPr="008A0236">
        <w:rPr>
          <w:rStyle w:val="NormalTok"/>
          <w:rFonts w:cs="Consolas"/>
        </w:rPr>
        <w:t xml:space="preserve">(Dis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100</w:t>
      </w:r>
      <w:r w:rsidR="007C0A0D" w:rsidRPr="008A0236">
        <w:rPr>
          <w:rStyle w:val="NormalTok"/>
          <w:rFonts w:cs="Consolas"/>
        </w:rPr>
        <w:t>,</w:t>
      </w:r>
      <w:del w:id="2090"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#define the condition, greater 100 cm away</w:delText>
        </w:r>
      </w:del>
      <w:r w:rsidR="007C0A0D" w:rsidRPr="008A0236">
        <w:rPr>
          <w:rFonts w:cs="Consolas"/>
        </w:rPr>
        <w:br/>
      </w:r>
      <w:ins w:id="2091" w:author="Johannes Zauner" w:date="2025-12-12T20:53:00Z" w16du:dateUtc="2025-12-12T19:53:00Z">
        <w:r w:rsidR="00B012F8">
          <w:rPr>
            <w:rStyle w:val="NormalTok"/>
          </w:rPr>
          <w:t>3</w:t>
        </w:r>
        <w:r w:rsidR="00B012F8">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cluster.duration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del w:id="2092"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 minimum duration</w:delText>
        </w:r>
      </w:del>
      <w:r w:rsidR="007C0A0D" w:rsidRPr="008A0236">
        <w:rPr>
          <w:rFonts w:cs="Consolas"/>
        </w:rPr>
        <w:br/>
      </w:r>
      <w:ins w:id="2093" w:author="Johannes Zauner" w:date="2025-12-12T20:53:00Z" w16du:dateUtc="2025-12-12T19:53:00Z">
        <w:r w:rsidR="00B012F8">
          <w:rPr>
            <w:rStyle w:val="NormalTok"/>
          </w:rPr>
          <w:t>4</w:t>
        </w:r>
        <w:r w:rsidR="00B012F8">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return.only.clusters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w:t>
      </w:r>
      <w:del w:id="2094"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 xml:space="preserve">#return </w:delText>
        </w:r>
        <w:r w:rsidR="00AB1808" w:rsidRPr="008A0236">
          <w:rPr>
            <w:rStyle w:val="CommentTok"/>
            <w:rFonts w:cs="Consolas"/>
          </w:rPr>
          <w:delText xml:space="preserve">also </w:delText>
        </w:r>
        <w:r w:rsidR="008B7357" w:rsidRPr="008A0236">
          <w:rPr>
            <w:rStyle w:val="CommentTok"/>
            <w:rFonts w:cs="Consolas"/>
          </w:rPr>
          <w:delText>non-clusters</w:delText>
        </w:r>
        <w:r w:rsidR="00AB1808" w:rsidRPr="008A0236">
          <w:rPr>
            <w:rFonts w:cs="Consolas"/>
          </w:rPr>
          <w:delText xml:space="preserve"> </w:delText>
        </w:r>
      </w:del>
      <w:r w:rsidR="007C0A0D" w:rsidRPr="008A0236">
        <w:rPr>
          <w:rFonts w:cs="Consolas"/>
        </w:rPr>
        <w:br/>
      </w:r>
      <w:ins w:id="2095" w:author="Johannes Zauner" w:date="2025-12-12T20:53:00Z" w16du:dateUtc="2025-12-12T19:53:00Z">
        <w:r w:rsidR="00B012F8">
          <w:rPr>
            <w:rStyle w:val="NormalTok"/>
          </w:rPr>
          <w:t>5</w:t>
        </w:r>
        <w:r w:rsidR="00B012F8">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drop.empty.groups =</w:t>
      </w:r>
      <w:r w:rsidR="007C0A0D" w:rsidRPr="008A0236">
        <w:rPr>
          <w:rStyle w:val="NormalTok"/>
          <w:rFonts w:cs="Consolas"/>
        </w:rPr>
        <w:t xml:space="preserve"> </w:t>
      </w:r>
      <w:r w:rsidR="007C0A0D" w:rsidRPr="008A0236">
        <w:rPr>
          <w:rStyle w:val="ConstantTok"/>
          <w:rFonts w:cs="Consolas"/>
        </w:rPr>
        <w:t>FALSE</w:t>
      </w:r>
      <w:del w:id="2096"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w:delText>
        </w:r>
        <w:r w:rsidR="00D33ED1" w:rsidRPr="008A0236">
          <w:rPr>
            <w:rStyle w:val="CommentTok"/>
            <w:rFonts w:cs="Consolas"/>
          </w:rPr>
          <w:delText xml:space="preserve">list even </w:delText>
        </w:r>
        <w:r w:rsidR="008B7357" w:rsidRPr="008A0236">
          <w:rPr>
            <w:rStyle w:val="CommentTok"/>
            <w:rFonts w:cs="Consolas"/>
          </w:rPr>
          <w:delText>days</w:delText>
        </w:r>
        <w:r w:rsidR="00D33ED1" w:rsidRPr="008A0236">
          <w:rPr>
            <w:rStyle w:val="CommentTok"/>
            <w:rFonts w:cs="Consolas"/>
          </w:rPr>
          <w:delText xml:space="preserve"> w/o cluster</w:delText>
        </w:r>
        <w:r w:rsidR="00D33ED1" w:rsidRPr="008A0236">
          <w:rPr>
            <w:rStyle w:val="CommentTok"/>
            <w:rFonts w:cs="Consolas"/>
          </w:rPr>
          <w:br/>
        </w:r>
        <w:r w:rsidR="008B7357" w:rsidRPr="008A0236">
          <w:rPr>
            <w:rStyle w:val="NormalTok"/>
            <w:rFonts w:cs="Consolas"/>
          </w:rPr>
          <w:delText xml:space="preserve">                   ) </w:delText>
        </w:r>
        <w:r w:rsidR="008B7357" w:rsidRPr="008A0236">
          <w:rPr>
            <w:rStyle w:val="SpecialCharTok"/>
            <w:rFonts w:cs="Consolas"/>
          </w:rPr>
          <w:delText>|&gt;</w:delText>
        </w:r>
        <w:r w:rsidR="008B7357" w:rsidRPr="008A0236">
          <w:rPr>
            <w:rStyle w:val="NormalTok"/>
            <w:rFonts w:cs="Consolas"/>
          </w:rPr>
          <w:delText xml:space="preserve"> </w:delText>
        </w:r>
        <w:r w:rsidR="008B7357" w:rsidRPr="008A0236">
          <w:rPr>
            <w:rFonts w:cs="Consolas"/>
          </w:rPr>
          <w:br/>
        </w:r>
        <w:r w:rsidR="008B7357" w:rsidRPr="008A0236">
          <w:rPr>
            <w:rStyle w:val="NormalTok"/>
            <w:rFonts w:cs="Consolas"/>
          </w:rPr>
          <w:delText xml:space="preserve"> </w:delText>
        </w:r>
        <w:r w:rsidR="008B7357" w:rsidRPr="008A0236">
          <w:rPr>
            <w:rStyle w:val="CommentTok"/>
            <w:rFonts w:cs="Consolas"/>
          </w:rPr>
          <w:delText xml:space="preserve"># </w:delText>
        </w:r>
        <w:r w:rsidR="00D33ED1" w:rsidRPr="008A0236">
          <w:rPr>
            <w:rStyle w:val="CommentTok"/>
            <w:rFonts w:cs="Consolas"/>
          </w:rPr>
          <w:delText>filter</w:delText>
        </w:r>
        <w:r w:rsidR="008B7357" w:rsidRPr="008A0236">
          <w:rPr>
            <w:rStyle w:val="CommentTok"/>
            <w:rFonts w:cs="Consolas"/>
          </w:rPr>
          <w:delText xml:space="preserve"> clusters with previous episode lengths of </w:delText>
        </w:r>
        <w:r w:rsidR="00D33ED1" w:rsidRPr="008A0236">
          <w:rPr>
            <w:rStyle w:val="CommentTok"/>
            <w:rFonts w:cs="Consolas"/>
          </w:rPr>
          <w:delText xml:space="preserve">at </w:delText>
        </w:r>
        <w:r w:rsidR="008B7357" w:rsidRPr="008A0236">
          <w:rPr>
            <w:rStyle w:val="CommentTok"/>
            <w:rFonts w:cs="Consolas"/>
          </w:rPr>
          <w:delText>maximum 20 minutes:</w:delText>
        </w:r>
      </w:del>
      <w:ins w:id="2097" w:author="zusammenlegung" w:date="2025-12-12T19:01:00Z" w16du:dateUtc="2025-12-12T18:01:00Z">
        <w:r w:rsidR="007C0A0D" w:rsidRPr="008A0236">
          <w:rPr>
            <w:rFonts w:cs="Consolas"/>
          </w:rPr>
          <w:br/>
        </w:r>
      </w:ins>
      <w:ins w:id="2098" w:author="Johannes Zauner" w:date="2025-12-12T20:53:00Z" w16du:dateUtc="2025-12-12T19:53:00Z">
        <w:r w:rsidR="00B012F8">
          <w:rPr>
            <w:rStyle w:val="NormalTok"/>
          </w:rPr>
          <w:t>6</w:t>
        </w:r>
        <w:r w:rsidR="00B012F8">
          <w:rPr>
            <w:rStyle w:val="NormalTok"/>
            <w:rFonts w:cs="Consolas"/>
          </w:rPr>
          <w:t xml:space="preserve"> </w:t>
        </w:r>
      </w:ins>
      <w:ins w:id="2099" w:author="zusammenlegung" w:date="2025-12-12T19:01:00Z" w16du:dateUtc="2025-12-12T18:01:00Z">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ins>
      <w:r w:rsidR="007C0A0D" w:rsidRPr="008A0236">
        <w:rPr>
          <w:rFonts w:cs="Consolas"/>
        </w:rPr>
        <w:br/>
      </w:r>
      <w:ins w:id="2100" w:author="Johannes Zauner" w:date="2025-12-12T20:53:00Z" w16du:dateUtc="2025-12-12T19:53:00Z">
        <w:r w:rsidR="00B012F8">
          <w:rPr>
            <w:rStyle w:val="NormalTok"/>
          </w:rPr>
          <w:t>7</w:t>
        </w:r>
        <w:r w:rsidR="00B012F8">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((start </w:t>
      </w:r>
      <w:r w:rsidR="007C0A0D" w:rsidRPr="008A0236">
        <w:rPr>
          <w:rStyle w:val="SpecialCharTok"/>
          <w:rFonts w:cs="Consolas"/>
        </w:rPr>
        <w:t>-</w:t>
      </w:r>
      <w:r w:rsidR="007C0A0D" w:rsidRPr="008A0236">
        <w:rPr>
          <w:rStyle w:val="NormalTok"/>
          <w:rFonts w:cs="Consolas"/>
        </w:rPr>
        <w:t xml:space="preserve"> </w:t>
      </w:r>
      <w:r w:rsidR="007C0A0D" w:rsidRPr="008A0236">
        <w:rPr>
          <w:rStyle w:val="FunctionTok"/>
          <w:rFonts w:cs="Consolas"/>
        </w:rPr>
        <w:t>lag</w:t>
      </w:r>
      <w:r w:rsidR="007C0A0D" w:rsidRPr="008A0236">
        <w:rPr>
          <w:rStyle w:val="NormalTok"/>
          <w:rFonts w:cs="Consolas"/>
        </w:rPr>
        <w:t xml:space="preserve">(end) </w:t>
      </w:r>
      <w:r w:rsidR="007C0A0D" w:rsidRPr="008A0236">
        <w:rPr>
          <w:rStyle w:val="SpecialCharTok"/>
          <w:rFonts w:cs="Consolas"/>
        </w:rPr>
        <w:t>&lt;=</w:t>
      </w:r>
      <w:r w:rsidR="007C0A0D" w:rsidRPr="008A0236">
        <w:rPr>
          <w:rStyle w:val="NormalTok"/>
          <w:rFonts w:cs="Consolas"/>
        </w:rPr>
        <w:t xml:space="preserve"> </w:t>
      </w:r>
      <w:r w:rsidR="007C0A0D" w:rsidRPr="008A0236">
        <w:rPr>
          <w:rStyle w:val="FunctionTok"/>
          <w:rFonts w:cs="Consolas"/>
        </w:rPr>
        <w:t>duration</w:t>
      </w:r>
      <w:r w:rsidR="007C0A0D" w:rsidRPr="008A0236">
        <w:rPr>
          <w:rStyle w:val="NormalTok"/>
          <w:rFonts w:cs="Consolas"/>
        </w:rPr>
        <w:t>(</w:t>
      </w:r>
      <w:r w:rsidR="007C0A0D" w:rsidRPr="008A0236">
        <w:rPr>
          <w:rStyle w:val="StringTok"/>
          <w:rFonts w:cs="Consolas"/>
        </w:rPr>
        <w:t>"20 mins"</w:t>
      </w:r>
      <w:r w:rsidR="007C0A0D" w:rsidRPr="008A0236">
        <w:rPr>
          <w:rStyle w:val="NormalTok"/>
          <w:rFonts w:cs="Consolas"/>
        </w:rPr>
        <w:t xml:space="preserve">)), is.cluster) </w:t>
      </w:r>
      <w:r w:rsidR="007C0A0D" w:rsidRPr="008A0236">
        <w:rPr>
          <w:rStyle w:val="SpecialCharTok"/>
          <w:rFonts w:cs="Consolas"/>
        </w:rPr>
        <w:t>|&gt;</w:t>
      </w:r>
      <w:del w:id="2101" w:author="zusammenlegung" w:date="2025-12-12T19:01:00Z" w16du:dateUtc="2025-12-12T18:01:00Z">
        <w:r w:rsidR="008B7357" w:rsidRPr="008A0236">
          <w:rPr>
            <w:rStyle w:val="NormalTok"/>
            <w:rFonts w:cs="Consolas"/>
          </w:rPr>
          <w:delText xml:space="preserve"> </w:delText>
        </w:r>
      </w:del>
      <w:r w:rsidR="007C0A0D" w:rsidRPr="008A0236">
        <w:rPr>
          <w:rFonts w:cs="Consolas"/>
        </w:rPr>
        <w:br/>
      </w:r>
      <w:ins w:id="2102" w:author="Johannes Zauner" w:date="2025-12-12T20:53:00Z" w16du:dateUtc="2025-12-12T19:53:00Z">
        <w:r w:rsidR="00B012F8">
          <w:rPr>
            <w:rStyle w:val="NormalTok"/>
          </w:rPr>
          <w:t>8</w:t>
        </w:r>
        <w:r w:rsidR="00B012F8">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summarize_numeric</w:t>
      </w:r>
      <w:r w:rsidR="007C0A0D" w:rsidRPr="008A0236">
        <w:rPr>
          <w:rStyle w:val="NormalTok"/>
          <w:rFonts w:cs="Consolas"/>
        </w:rPr>
        <w:t>(</w:t>
      </w:r>
      <w:ins w:id="2103" w:author="Johannes Zauner" w:date="2025-12-12T20:53:00Z" w16du:dateUtc="2025-12-12T19:53:00Z">
        <w:r w:rsidR="00B012F8">
          <w:rPr>
            <w:rStyle w:val="NormalTok"/>
            <w:rFonts w:cs="Consolas"/>
          </w:rPr>
          <w:br/>
          <w:t xml:space="preserve">9          </w:t>
        </w:r>
      </w:ins>
      <w:del w:id="2104" w:author="zusammenlegung" w:date="2025-12-12T19:01:00Z" w16du:dateUtc="2025-12-12T18:01:00Z">
        <w:r w:rsidR="00D33ED1" w:rsidRPr="008A0236">
          <w:rPr>
            <w:rStyle w:val="NormalTok"/>
            <w:rFonts w:cs="Consolas"/>
            <w:color w:val="BFBFBF" w:themeColor="background1" w:themeShade="BF"/>
          </w:rPr>
          <w:br/>
          <w:delText xml:space="preserve">    </w:delText>
        </w:r>
      </w:del>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 xml:space="preserve">, </w:t>
      </w:r>
      <w:r w:rsidR="007C0A0D" w:rsidRPr="008A0236">
        <w:rPr>
          <w:rStyle w:val="StringTok"/>
          <w:rFonts w:cs="Consolas"/>
        </w:rPr>
        <w:t>"is.cluster"</w:t>
      </w:r>
      <w:r w:rsidR="007C0A0D" w:rsidRPr="008A0236">
        <w:rPr>
          <w:rStyle w:val="NormalTok"/>
          <w:rFonts w:cs="Consolas"/>
        </w:rPr>
        <w:t xml:space="preserve">, </w:t>
      </w:r>
      <w:r w:rsidR="007C0A0D" w:rsidRPr="008A0236">
        <w:rPr>
          <w:rStyle w:val="StringTok"/>
          <w:rFonts w:cs="Consolas"/>
        </w:rPr>
        <w:t>"duration"</w:t>
      </w:r>
      <w:r w:rsidR="007C0A0D" w:rsidRPr="008A0236">
        <w:rPr>
          <w:rStyle w:val="NormalTok"/>
          <w:rFonts w:cs="Consolas"/>
        </w:rPr>
        <w:t>),</w:t>
      </w:r>
      <w:del w:id="2105"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Fonts w:cs="Consolas"/>
            <w:color w:val="BFBFBF" w:themeColor="background1" w:themeShade="BF"/>
          </w:rPr>
          <w:br/>
        </w:r>
      </w:del>
      <w:ins w:id="2106" w:author="zusammenlegung" w:date="2025-12-12T19:01:00Z" w16du:dateUtc="2025-12-12T18:01:00Z">
        <w:r w:rsidR="007C0A0D" w:rsidRPr="008A0236">
          <w:rPr>
            <w:rFonts w:cs="Consolas"/>
          </w:rPr>
          <w:br/>
        </w:r>
      </w:ins>
      <w:ins w:id="2107" w:author="Johannes Zauner" w:date="2025-12-12T20:53:00Z" w16du:dateUtc="2025-12-12T19:53:00Z">
        <w:r w:rsidR="00B012F8">
          <w:rPr>
            <w:rStyle w:val="NormalTok"/>
          </w:rPr>
          <w:t>1</w:t>
        </w:r>
        <w:r w:rsidR="00B012F8">
          <w:rPr>
            <w:rStyle w:val="NormalTok"/>
            <w:rFonts w:cs="Consolas"/>
          </w:rPr>
          <w:t>0</w:t>
        </w:r>
      </w:ins>
      <w:ins w:id="2108" w:author="zusammenlegung" w:date="2025-12-12T19:01:00Z" w16du:dateUtc="2025-12-12T18:01:00Z">
        <w:r w:rsidR="007C0A0D" w:rsidRPr="008A0236">
          <w:rPr>
            <w:rStyle w:val="NormalTok"/>
            <w:rFonts w:cs="Consolas"/>
          </w:rPr>
          <w:t xml:space="preserve">         </w:t>
        </w:r>
        <w:del w:id="2109" w:author="Johannes Zauner" w:date="2025-12-12T20:53:00Z" w16du:dateUtc="2025-12-12T19:53:00Z">
          <w:r w:rsidR="007C0A0D" w:rsidRPr="008A0236" w:rsidDel="00B012F8">
            <w:rPr>
              <w:rStyle w:val="NormalTok"/>
              <w:rFonts w:cs="Consolas"/>
            </w:rPr>
            <w:delText xml:space="preserve">       </w:delText>
          </w:r>
        </w:del>
      </w:ins>
      <w:del w:id="2110" w:author="Johannes Zauner" w:date="2025-12-12T20:53:00Z" w16du:dateUtc="2025-12-12T19:53:00Z">
        <w:r w:rsidR="007C0A0D" w:rsidRPr="008A0236" w:rsidDel="00B012F8">
          <w:rPr>
            <w:rStyle w:val="NormalTok"/>
            <w:rFonts w:cs="Consolas"/>
          </w:rPr>
          <w:delText xml:space="preserve">    </w:delText>
        </w:r>
      </w:del>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ins w:id="2111" w:author="Johannes Zauner" w:date="2025-12-12T20:53:00Z" w16du:dateUtc="2025-12-12T19:53:00Z">
        <w:r w:rsidR="00B012F8">
          <w:rPr>
            <w:rStyle w:val="NormalTok"/>
          </w:rPr>
          <w:t>1</w:t>
        </w:r>
        <w:r w:rsidR="00B012F8">
          <w:rPr>
            <w:rStyle w:val="NormalTok"/>
            <w:rFonts w:cs="Consolas"/>
          </w:rPr>
          <w:t>1</w:t>
        </w:r>
      </w:ins>
      <w:r w:rsidR="007C0A0D" w:rsidRPr="008A0236">
        <w:rPr>
          <w:rStyle w:val="NormalTok"/>
          <w:rFonts w:cs="Consolas"/>
        </w:rPr>
        <w:t xml:space="preserve">    </w:t>
      </w:r>
      <w:ins w:id="2112" w:author="zusammenlegung" w:date="2025-12-12T19:01:00Z" w16du:dateUtc="2025-12-12T18:01:00Z">
        <w:r w:rsidR="007C0A0D" w:rsidRPr="008A0236">
          <w:rPr>
            <w:rStyle w:val="NormalTok"/>
            <w:rFonts w:cs="Consolas"/>
          </w:rPr>
          <w:t xml:space="preserve">     </w:t>
        </w:r>
        <w:del w:id="2113" w:author="Johannes Zauner" w:date="2025-12-12T20:53:00Z" w16du:dateUtc="2025-12-12T19:53:00Z">
          <w:r w:rsidR="007C0A0D" w:rsidRPr="008A0236" w:rsidDel="00B012F8">
            <w:rPr>
              <w:rStyle w:val="NormalTok"/>
              <w:rFonts w:cs="Consolas"/>
            </w:rPr>
            <w:delText xml:space="preserve">           </w:delText>
          </w:r>
        </w:del>
      </w:ins>
      <w:r w:rsidR="007C0A0D" w:rsidRPr="008A0236">
        <w:rPr>
          <w:rStyle w:val="AttributeTok"/>
          <w:rFonts w:cs="Consolas"/>
        </w:rPr>
        <w:t>add.total.duration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del w:id="2114"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Style w:val="CommentTok"/>
            <w:rFonts w:cs="Consolas"/>
            <w:color w:val="BFBFBF" w:themeColor="background1" w:themeShade="BF"/>
          </w:rPr>
          <w:delText>#count the number of episodes</w:delText>
        </w:r>
      </w:del>
      <w:r w:rsidR="007C0A0D" w:rsidRPr="008A0236">
        <w:rPr>
          <w:rFonts w:cs="Consolas"/>
        </w:rPr>
        <w:br/>
      </w:r>
      <w:ins w:id="2115" w:author="Johannes Zauner" w:date="2025-12-12T20:53:00Z" w16du:dateUtc="2025-12-12T19:53:00Z">
        <w:r w:rsidR="00B012F8">
          <w:rPr>
            <w:rStyle w:val="NormalTok"/>
          </w:rPr>
          <w:t>1</w:t>
        </w:r>
        <w:r w:rsidR="00B012F8">
          <w:rPr>
            <w:rStyle w:val="NormalTok"/>
            <w:rFonts w:cs="Consolas"/>
          </w:rPr>
          <w:t>2</w:t>
        </w:r>
      </w:ins>
      <w:r w:rsidR="007C0A0D" w:rsidRPr="008A0236">
        <w:rPr>
          <w:rStyle w:val="NormalTok"/>
          <w:rFonts w:cs="Consolas"/>
        </w:rPr>
        <w:t xml:space="preserve">  </w:t>
      </w:r>
      <w:r w:rsidR="007C0A0D" w:rsidRPr="008A0236">
        <w:rPr>
          <w:rStyle w:val="FunctionTok"/>
          <w:rFonts w:cs="Consolas"/>
        </w:rPr>
        <w:t>mean_daily</w:t>
      </w:r>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"Daily "</w:t>
      </w:r>
      <w:r w:rsidR="007C0A0D" w:rsidRPr="008A0236">
        <w:rPr>
          <w:rStyle w:val="NormalTok"/>
          <w:rFonts w:cs="Consolas"/>
        </w:rPr>
        <w:t xml:space="preserve">) </w:t>
      </w:r>
      <w:r w:rsidR="007C0A0D" w:rsidRPr="008A0236">
        <w:rPr>
          <w:rStyle w:val="SpecialCharTok"/>
          <w:rFonts w:cs="Consolas"/>
        </w:rPr>
        <w:t>|&gt;</w:t>
      </w:r>
      <w:del w:id="2116"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Style w:val="CommentTok"/>
            <w:rFonts w:cs="Consolas"/>
            <w:color w:val="BFBFBF" w:themeColor="background1" w:themeShade="BF"/>
          </w:rPr>
          <w:delText>#daily means</w:delText>
        </w:r>
      </w:del>
      <w:r w:rsidR="007C0A0D" w:rsidRPr="008A0236">
        <w:rPr>
          <w:rFonts w:cs="Consolas"/>
        </w:rPr>
        <w:br/>
      </w:r>
      <w:ins w:id="2117" w:author="Johannes Zauner" w:date="2025-12-12T20:53:00Z" w16du:dateUtc="2025-12-12T19:53:00Z">
        <w:r w:rsidR="00B012F8">
          <w:rPr>
            <w:rStyle w:val="NormalTok"/>
          </w:rPr>
          <w:t>1</w:t>
        </w:r>
        <w:r w:rsidR="00B012F8">
          <w:rPr>
            <w:rStyle w:val="NormalTok"/>
            <w:rFonts w:cs="Consolas"/>
          </w:rPr>
          <w:t>3</w:t>
        </w:r>
      </w:ins>
      <w:r w:rsidR="007C0A0D" w:rsidRPr="008A0236">
        <w:rPr>
          <w:rStyle w:val="NormalTok"/>
          <w:rFonts w:cs="Consolas"/>
        </w:rPr>
        <w:t xml:space="preserve">  </w:t>
      </w:r>
      <w:r w:rsidR="007C0A0D" w:rsidRPr="008A0236">
        <w:rPr>
          <w:rStyle w:val="FunctionTok"/>
          <w:rFonts w:cs="Consolas"/>
        </w:rPr>
        <w:t>gt</w:t>
      </w:r>
      <w:r w:rsidR="007C0A0D" w:rsidRPr="008A0236">
        <w:rPr>
          <w:rStyle w:val="NormalTok"/>
          <w:rFonts w:cs="Consolas"/>
        </w:rPr>
        <w:t xml:space="preserve">() </w:t>
      </w:r>
      <w:r w:rsidR="007C0A0D" w:rsidRPr="008A0236">
        <w:rPr>
          <w:rStyle w:val="SpecialCharTok"/>
          <w:rFonts w:cs="Consolas"/>
        </w:rPr>
        <w:t>|&gt;</w:t>
      </w:r>
      <w:ins w:id="2118" w:author="zusammenlegung" w:date="2025-12-12T19:01:00Z" w16du:dateUtc="2025-12-12T18:01:00Z">
        <w:r w:rsidR="007C0A0D" w:rsidRPr="008A0236">
          <w:rPr>
            <w:rFonts w:cs="Consolas"/>
          </w:rPr>
          <w:br/>
        </w:r>
      </w:ins>
      <w:ins w:id="2119" w:author="Johannes Zauner" w:date="2025-12-12T20:53:00Z" w16du:dateUtc="2025-12-12T19:53:00Z">
        <w:r w:rsidR="00B012F8">
          <w:rPr>
            <w:rStyle w:val="NormalTok"/>
          </w:rPr>
          <w:t>1</w:t>
        </w:r>
        <w:r w:rsidR="00B012F8">
          <w:rPr>
            <w:rStyle w:val="NormalTok"/>
            <w:rFonts w:cs="Consolas"/>
          </w:rPr>
          <w:t>4</w:t>
        </w:r>
      </w:ins>
      <w:ins w:id="2120" w:author="zusammenlegung" w:date="2025-12-12T19:01:00Z" w16du:dateUtc="2025-12-12T18:01:00Z">
        <w:r w:rsidR="007C0A0D" w:rsidRPr="008A0236">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fmt_number</w:t>
      </w:r>
      <w:r w:rsidR="007C0A0D" w:rsidRPr="008A0236">
        <w:rPr>
          <w:rStyle w:val="NormalTok"/>
          <w:rFonts w:cs="Consolas"/>
        </w:rPr>
        <w:t>(</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del w:id="2121"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Style w:val="CommentTok"/>
            <w:rFonts w:cs="Consolas"/>
            <w:color w:val="BFBFBF" w:themeColor="background1" w:themeShade="BF"/>
          </w:rPr>
          <w:delText>#table</w:delText>
        </w:r>
      </w:del>
    </w:p>
    <w:bookmarkEnd w:id="2085"/>
    <w:p w14:paraId="4D64E95C" w14:textId="24A16FE6" w:rsidR="007C0A0D" w:rsidRPr="006D6F7F" w:rsidDel="006D6F7F" w:rsidRDefault="007C0A0D" w:rsidP="008A0236">
      <w:pPr>
        <w:pStyle w:val="DefinitionTerm"/>
        <w:rPr>
          <w:ins w:id="2122" w:author="zusammenlegung" w:date="2025-12-12T19:01:00Z" w16du:dateUtc="2025-12-12T18:01:00Z"/>
          <w:del w:id="2123" w:author="Johannes Zauner" w:date="2025-12-12T20:20:00Z" w16du:dateUtc="2025-12-12T19:20:00Z"/>
          <w:rFonts w:ascii="Arial" w:hAnsi="Arial" w:cs="Arial"/>
          <w:b w:val="0"/>
          <w:bCs/>
          <w:rPrChange w:id="2124" w:author="Johannes Zauner" w:date="2025-12-12T20:20:00Z" w16du:dateUtc="2025-12-12T19:20:00Z">
            <w:rPr>
              <w:ins w:id="2125" w:author="zusammenlegung" w:date="2025-12-12T19:01:00Z" w16du:dateUtc="2025-12-12T18:01:00Z"/>
              <w:del w:id="2126" w:author="Johannes Zauner" w:date="2025-12-12T20:20:00Z" w16du:dateUtc="2025-12-12T19:20:00Z"/>
              <w:rFonts w:ascii="Arial" w:hAnsi="Arial" w:cs="Arial"/>
            </w:rPr>
          </w:rPrChange>
        </w:rPr>
      </w:pPr>
      <w:ins w:id="2127" w:author="zusammenlegung" w:date="2025-12-12T19:01:00Z" w16du:dateUtc="2025-12-12T18:01:00Z">
        <w:r w:rsidRPr="00C673E9">
          <w:rPr>
            <w:rFonts w:ascii="Arial" w:hAnsi="Arial" w:cs="Arial"/>
          </w:rPr>
          <w:t>Line 2</w:t>
        </w:r>
      </w:ins>
      <w:ins w:id="2128" w:author="Johannes Zauner" w:date="2025-12-12T20:20:00Z" w16du:dateUtc="2025-12-12T19:20:00Z">
        <w:r w:rsidR="006D6F7F">
          <w:rPr>
            <w:rFonts w:ascii="Arial" w:hAnsi="Arial" w:cs="Arial"/>
          </w:rPr>
          <w:t xml:space="preserve"> </w:t>
        </w:r>
      </w:ins>
    </w:p>
    <w:p w14:paraId="33593B26" w14:textId="77777777" w:rsidR="007C0A0D" w:rsidRPr="006D6F7F" w:rsidRDefault="007C0A0D" w:rsidP="006D6F7F">
      <w:pPr>
        <w:pStyle w:val="DefinitionTerm"/>
        <w:rPr>
          <w:ins w:id="2129" w:author="zusammenlegung" w:date="2025-12-12T19:01:00Z" w16du:dateUtc="2025-12-12T18:01:00Z"/>
          <w:b w:val="0"/>
          <w:bCs/>
          <w:rPrChange w:id="2130" w:author="Johannes Zauner" w:date="2025-12-12T20:20:00Z" w16du:dateUtc="2025-12-12T19:20:00Z">
            <w:rPr>
              <w:ins w:id="2131" w:author="zusammenlegung" w:date="2025-12-12T19:01:00Z" w16du:dateUtc="2025-12-12T18:01:00Z"/>
            </w:rPr>
          </w:rPrChange>
        </w:rPr>
        <w:pPrChange w:id="2132" w:author="Johannes Zauner" w:date="2025-12-12T20:20:00Z" w16du:dateUtc="2025-12-12T19:20:00Z">
          <w:pPr>
            <w:pStyle w:val="Definition"/>
            <w:spacing w:after="0"/>
          </w:pPr>
        </w:pPrChange>
      </w:pPr>
      <w:ins w:id="2133" w:author="zusammenlegung" w:date="2025-12-12T19:01:00Z" w16du:dateUtc="2025-12-12T18:01:00Z">
        <w:r w:rsidRPr="006D6F7F">
          <w:rPr>
            <w:b w:val="0"/>
            <w:bCs/>
            <w:rPrChange w:id="2134" w:author="Johannes Zauner" w:date="2025-12-12T20:20:00Z" w16du:dateUtc="2025-12-12T19:20:00Z">
              <w:rPr/>
            </w:rPrChange>
          </w:rPr>
          <w:t>Define the condition, greater 100 cm away</w:t>
        </w:r>
      </w:ins>
    </w:p>
    <w:p w14:paraId="013EFAA6" w14:textId="7EBDB110" w:rsidR="007C0A0D" w:rsidRPr="006D6F7F" w:rsidDel="006D6F7F" w:rsidRDefault="007C0A0D" w:rsidP="008A0236">
      <w:pPr>
        <w:pStyle w:val="DefinitionTerm"/>
        <w:rPr>
          <w:ins w:id="2135" w:author="zusammenlegung" w:date="2025-12-12T19:01:00Z" w16du:dateUtc="2025-12-12T18:01:00Z"/>
          <w:del w:id="2136" w:author="Johannes Zauner" w:date="2025-12-12T20:20:00Z" w16du:dateUtc="2025-12-12T19:20:00Z"/>
          <w:rFonts w:ascii="Arial" w:hAnsi="Arial" w:cs="Arial"/>
          <w:b w:val="0"/>
          <w:bCs/>
          <w:rPrChange w:id="2137" w:author="Johannes Zauner" w:date="2025-12-12T20:20:00Z" w16du:dateUtc="2025-12-12T19:20:00Z">
            <w:rPr>
              <w:ins w:id="2138" w:author="zusammenlegung" w:date="2025-12-12T19:01:00Z" w16du:dateUtc="2025-12-12T18:01:00Z"/>
              <w:del w:id="2139" w:author="Johannes Zauner" w:date="2025-12-12T20:20:00Z" w16du:dateUtc="2025-12-12T19:20:00Z"/>
              <w:rFonts w:ascii="Arial" w:hAnsi="Arial" w:cs="Arial"/>
            </w:rPr>
          </w:rPrChange>
        </w:rPr>
      </w:pPr>
      <w:ins w:id="2140" w:author="zusammenlegung" w:date="2025-12-12T19:01:00Z" w16du:dateUtc="2025-12-12T18:01:00Z">
        <w:r w:rsidRPr="00C673E9">
          <w:rPr>
            <w:rFonts w:ascii="Arial" w:hAnsi="Arial" w:cs="Arial"/>
          </w:rPr>
          <w:t>Line 3</w:t>
        </w:r>
      </w:ins>
      <w:ins w:id="2141" w:author="Johannes Zauner" w:date="2025-12-12T20:20:00Z" w16du:dateUtc="2025-12-12T19:20:00Z">
        <w:r w:rsidR="006D6F7F">
          <w:rPr>
            <w:rFonts w:ascii="Arial" w:hAnsi="Arial" w:cs="Arial"/>
          </w:rPr>
          <w:t xml:space="preserve"> </w:t>
        </w:r>
      </w:ins>
    </w:p>
    <w:p w14:paraId="68225D9C" w14:textId="77777777" w:rsidR="007C0A0D" w:rsidRPr="006D6F7F" w:rsidRDefault="007C0A0D" w:rsidP="006D6F7F">
      <w:pPr>
        <w:pStyle w:val="DefinitionTerm"/>
        <w:rPr>
          <w:ins w:id="2142" w:author="zusammenlegung" w:date="2025-12-12T19:01:00Z" w16du:dateUtc="2025-12-12T18:01:00Z"/>
          <w:b w:val="0"/>
          <w:bCs/>
          <w:rPrChange w:id="2143" w:author="Johannes Zauner" w:date="2025-12-12T20:20:00Z" w16du:dateUtc="2025-12-12T19:20:00Z">
            <w:rPr>
              <w:ins w:id="2144" w:author="zusammenlegung" w:date="2025-12-12T19:01:00Z" w16du:dateUtc="2025-12-12T18:01:00Z"/>
            </w:rPr>
          </w:rPrChange>
        </w:rPr>
        <w:pPrChange w:id="2145" w:author="Johannes Zauner" w:date="2025-12-12T20:20:00Z" w16du:dateUtc="2025-12-12T19:20:00Z">
          <w:pPr>
            <w:pStyle w:val="Definition"/>
            <w:spacing w:after="0"/>
          </w:pPr>
        </w:pPrChange>
      </w:pPr>
      <w:ins w:id="2146" w:author="zusammenlegung" w:date="2025-12-12T19:01:00Z" w16du:dateUtc="2025-12-12T18:01:00Z">
        <w:r w:rsidRPr="006D6F7F">
          <w:rPr>
            <w:b w:val="0"/>
            <w:bCs/>
            <w:rPrChange w:id="2147" w:author="Johannes Zauner" w:date="2025-12-12T20:20:00Z" w16du:dateUtc="2025-12-12T19:20:00Z">
              <w:rPr/>
            </w:rPrChange>
          </w:rPr>
          <w:t>Define the minimum duration</w:t>
        </w:r>
      </w:ins>
    </w:p>
    <w:p w14:paraId="096E296E" w14:textId="031F0337" w:rsidR="007C0A0D" w:rsidRPr="006D6F7F" w:rsidDel="006D6F7F" w:rsidRDefault="007C0A0D" w:rsidP="008A0236">
      <w:pPr>
        <w:pStyle w:val="DefinitionTerm"/>
        <w:rPr>
          <w:ins w:id="2148" w:author="zusammenlegung" w:date="2025-12-12T19:01:00Z" w16du:dateUtc="2025-12-12T18:01:00Z"/>
          <w:del w:id="2149" w:author="Johannes Zauner" w:date="2025-12-12T20:20:00Z" w16du:dateUtc="2025-12-12T19:20:00Z"/>
          <w:rFonts w:ascii="Arial" w:hAnsi="Arial" w:cs="Arial"/>
          <w:b w:val="0"/>
          <w:bCs/>
          <w:rPrChange w:id="2150" w:author="Johannes Zauner" w:date="2025-12-12T20:20:00Z" w16du:dateUtc="2025-12-12T19:20:00Z">
            <w:rPr>
              <w:ins w:id="2151" w:author="zusammenlegung" w:date="2025-12-12T19:01:00Z" w16du:dateUtc="2025-12-12T18:01:00Z"/>
              <w:del w:id="2152" w:author="Johannes Zauner" w:date="2025-12-12T20:20:00Z" w16du:dateUtc="2025-12-12T19:20:00Z"/>
              <w:rFonts w:ascii="Arial" w:hAnsi="Arial" w:cs="Arial"/>
            </w:rPr>
          </w:rPrChange>
        </w:rPr>
      </w:pPr>
      <w:ins w:id="2153" w:author="zusammenlegung" w:date="2025-12-12T19:01:00Z" w16du:dateUtc="2025-12-12T18:01:00Z">
        <w:r w:rsidRPr="00C673E9">
          <w:rPr>
            <w:rFonts w:ascii="Arial" w:hAnsi="Arial" w:cs="Arial"/>
          </w:rPr>
          <w:t>Line 4</w:t>
        </w:r>
      </w:ins>
      <w:ins w:id="2154" w:author="Johannes Zauner" w:date="2025-12-12T20:20:00Z" w16du:dateUtc="2025-12-12T19:20:00Z">
        <w:r w:rsidR="006D6F7F">
          <w:rPr>
            <w:rFonts w:ascii="Arial" w:hAnsi="Arial" w:cs="Arial"/>
          </w:rPr>
          <w:t xml:space="preserve"> </w:t>
        </w:r>
      </w:ins>
    </w:p>
    <w:p w14:paraId="62381449" w14:textId="77777777" w:rsidR="007C0A0D" w:rsidRPr="006D6F7F" w:rsidRDefault="007C0A0D" w:rsidP="006D6F7F">
      <w:pPr>
        <w:pStyle w:val="DefinitionTerm"/>
        <w:rPr>
          <w:ins w:id="2155" w:author="zusammenlegung" w:date="2025-12-12T19:01:00Z" w16du:dateUtc="2025-12-12T18:01:00Z"/>
          <w:b w:val="0"/>
          <w:bCs/>
          <w:rPrChange w:id="2156" w:author="Johannes Zauner" w:date="2025-12-12T20:20:00Z" w16du:dateUtc="2025-12-12T19:20:00Z">
            <w:rPr>
              <w:ins w:id="2157" w:author="zusammenlegung" w:date="2025-12-12T19:01:00Z" w16du:dateUtc="2025-12-12T18:01:00Z"/>
            </w:rPr>
          </w:rPrChange>
        </w:rPr>
        <w:pPrChange w:id="2158" w:author="Johannes Zauner" w:date="2025-12-12T20:20:00Z" w16du:dateUtc="2025-12-12T19:20:00Z">
          <w:pPr>
            <w:pStyle w:val="Definition"/>
            <w:spacing w:after="0"/>
          </w:pPr>
        </w:pPrChange>
      </w:pPr>
      <w:ins w:id="2159" w:author="zusammenlegung" w:date="2025-12-12T19:01:00Z" w16du:dateUtc="2025-12-12T18:01:00Z">
        <w:r w:rsidRPr="006D6F7F">
          <w:rPr>
            <w:b w:val="0"/>
            <w:bCs/>
            <w:rPrChange w:id="2160" w:author="Johannes Zauner" w:date="2025-12-12T20:20:00Z" w16du:dateUtc="2025-12-12T19:20:00Z">
              <w:rPr/>
            </w:rPrChange>
          </w:rPr>
          <w:t>Return non-clusters as well</w:t>
        </w:r>
      </w:ins>
    </w:p>
    <w:p w14:paraId="1C6F1E9F" w14:textId="38BE0A52" w:rsidR="007C0A0D" w:rsidRPr="006D6F7F" w:rsidDel="006D6F7F" w:rsidRDefault="007C0A0D" w:rsidP="008A0236">
      <w:pPr>
        <w:pStyle w:val="DefinitionTerm"/>
        <w:rPr>
          <w:ins w:id="2161" w:author="zusammenlegung" w:date="2025-12-12T19:01:00Z" w16du:dateUtc="2025-12-12T18:01:00Z"/>
          <w:del w:id="2162" w:author="Johannes Zauner" w:date="2025-12-12T20:20:00Z" w16du:dateUtc="2025-12-12T19:20:00Z"/>
          <w:rFonts w:ascii="Arial" w:hAnsi="Arial" w:cs="Arial"/>
          <w:b w:val="0"/>
          <w:bCs/>
          <w:rPrChange w:id="2163" w:author="Johannes Zauner" w:date="2025-12-12T20:20:00Z" w16du:dateUtc="2025-12-12T19:20:00Z">
            <w:rPr>
              <w:ins w:id="2164" w:author="zusammenlegung" w:date="2025-12-12T19:01:00Z" w16du:dateUtc="2025-12-12T18:01:00Z"/>
              <w:del w:id="2165" w:author="Johannes Zauner" w:date="2025-12-12T20:20:00Z" w16du:dateUtc="2025-12-12T19:20:00Z"/>
              <w:rFonts w:ascii="Arial" w:hAnsi="Arial" w:cs="Arial"/>
            </w:rPr>
          </w:rPrChange>
        </w:rPr>
      </w:pPr>
      <w:ins w:id="2166" w:author="zusammenlegung" w:date="2025-12-12T19:01:00Z" w16du:dateUtc="2025-12-12T18:01:00Z">
        <w:r w:rsidRPr="00C673E9">
          <w:rPr>
            <w:rFonts w:ascii="Arial" w:hAnsi="Arial" w:cs="Arial"/>
          </w:rPr>
          <w:t>Line 5</w:t>
        </w:r>
      </w:ins>
      <w:ins w:id="2167" w:author="Johannes Zauner" w:date="2025-12-12T20:20:00Z" w16du:dateUtc="2025-12-12T19:20:00Z">
        <w:r w:rsidR="006D6F7F">
          <w:rPr>
            <w:rFonts w:ascii="Arial" w:hAnsi="Arial" w:cs="Arial"/>
          </w:rPr>
          <w:t xml:space="preserve"> </w:t>
        </w:r>
      </w:ins>
    </w:p>
    <w:p w14:paraId="6DF67507" w14:textId="77777777" w:rsidR="007C0A0D" w:rsidRPr="006D6F7F" w:rsidRDefault="007C0A0D" w:rsidP="006D6F7F">
      <w:pPr>
        <w:pStyle w:val="DefinitionTerm"/>
        <w:rPr>
          <w:ins w:id="2168" w:author="zusammenlegung" w:date="2025-12-12T19:01:00Z" w16du:dateUtc="2025-12-12T18:01:00Z"/>
          <w:b w:val="0"/>
          <w:bCs/>
          <w:rPrChange w:id="2169" w:author="Johannes Zauner" w:date="2025-12-12T20:20:00Z" w16du:dateUtc="2025-12-12T19:20:00Z">
            <w:rPr>
              <w:ins w:id="2170" w:author="zusammenlegung" w:date="2025-12-12T19:01:00Z" w16du:dateUtc="2025-12-12T18:01:00Z"/>
            </w:rPr>
          </w:rPrChange>
        </w:rPr>
        <w:pPrChange w:id="2171" w:author="Johannes Zauner" w:date="2025-12-12T20:20:00Z" w16du:dateUtc="2025-12-12T19:20:00Z">
          <w:pPr>
            <w:pStyle w:val="Definition"/>
            <w:spacing w:after="0"/>
          </w:pPr>
        </w:pPrChange>
      </w:pPr>
      <w:ins w:id="2172" w:author="zusammenlegung" w:date="2025-12-12T19:01:00Z" w16du:dateUtc="2025-12-12T18:01:00Z">
        <w:r w:rsidRPr="006D6F7F">
          <w:rPr>
            <w:b w:val="0"/>
            <w:bCs/>
            <w:rPrChange w:id="2173" w:author="Johannes Zauner" w:date="2025-12-12T20:20:00Z" w16du:dateUtc="2025-12-12T19:20:00Z">
              <w:rPr/>
            </w:rPrChange>
          </w:rPr>
          <w:t>Keep all days, even without clusters</w:t>
        </w:r>
      </w:ins>
    </w:p>
    <w:p w14:paraId="22F48162" w14:textId="65D36780" w:rsidR="007C0A0D" w:rsidRPr="006D6F7F" w:rsidDel="006D6F7F" w:rsidRDefault="007C0A0D" w:rsidP="008A0236">
      <w:pPr>
        <w:pStyle w:val="DefinitionTerm"/>
        <w:rPr>
          <w:ins w:id="2174" w:author="zusammenlegung" w:date="2025-12-12T19:01:00Z" w16du:dateUtc="2025-12-12T18:01:00Z"/>
          <w:del w:id="2175" w:author="Johannes Zauner" w:date="2025-12-12T20:20:00Z" w16du:dateUtc="2025-12-12T19:20:00Z"/>
          <w:rFonts w:ascii="Arial" w:hAnsi="Arial" w:cs="Arial"/>
          <w:b w:val="0"/>
          <w:bCs/>
          <w:rPrChange w:id="2176" w:author="Johannes Zauner" w:date="2025-12-12T20:20:00Z" w16du:dateUtc="2025-12-12T19:20:00Z">
            <w:rPr>
              <w:ins w:id="2177" w:author="zusammenlegung" w:date="2025-12-12T19:01:00Z" w16du:dateUtc="2025-12-12T18:01:00Z"/>
              <w:del w:id="2178" w:author="Johannes Zauner" w:date="2025-12-12T20:20:00Z" w16du:dateUtc="2025-12-12T19:20:00Z"/>
              <w:rFonts w:ascii="Arial" w:hAnsi="Arial" w:cs="Arial"/>
            </w:rPr>
          </w:rPrChange>
        </w:rPr>
      </w:pPr>
      <w:ins w:id="2179" w:author="zusammenlegung" w:date="2025-12-12T19:01:00Z" w16du:dateUtc="2025-12-12T18:01:00Z">
        <w:r w:rsidRPr="00C673E9">
          <w:rPr>
            <w:rFonts w:ascii="Arial" w:hAnsi="Arial" w:cs="Arial"/>
          </w:rPr>
          <w:t>Line 7</w:t>
        </w:r>
      </w:ins>
      <w:ins w:id="2180" w:author="Johannes Zauner" w:date="2025-12-12T20:20:00Z" w16du:dateUtc="2025-12-12T19:20:00Z">
        <w:r w:rsidR="006D6F7F">
          <w:rPr>
            <w:rFonts w:ascii="Arial" w:hAnsi="Arial" w:cs="Arial"/>
          </w:rPr>
          <w:t xml:space="preserve"> </w:t>
        </w:r>
      </w:ins>
    </w:p>
    <w:p w14:paraId="19145F66" w14:textId="77777777" w:rsidR="007C0A0D" w:rsidRPr="00C673E9" w:rsidRDefault="007C0A0D" w:rsidP="006D6F7F">
      <w:pPr>
        <w:pStyle w:val="DefinitionTerm"/>
        <w:rPr>
          <w:ins w:id="2181" w:author="zusammenlegung" w:date="2025-12-12T19:01:00Z" w16du:dateUtc="2025-12-12T18:01:00Z"/>
        </w:rPr>
        <w:pPrChange w:id="2182" w:author="Johannes Zauner" w:date="2025-12-12T20:20:00Z" w16du:dateUtc="2025-12-12T19:20:00Z">
          <w:pPr>
            <w:pStyle w:val="Definition"/>
            <w:spacing w:after="0"/>
          </w:pPr>
        </w:pPrChange>
      </w:pPr>
      <w:ins w:id="2183" w:author="zusammenlegung" w:date="2025-12-12T19:01:00Z" w16du:dateUtc="2025-12-12T18:01:00Z">
        <w:r w:rsidRPr="006D6F7F">
          <w:rPr>
            <w:b w:val="0"/>
            <w:bCs/>
            <w:rPrChange w:id="2184" w:author="Johannes Zauner" w:date="2025-12-12T20:20:00Z" w16du:dateUtc="2025-12-12T19:20:00Z">
              <w:rPr/>
            </w:rPrChange>
          </w:rPr>
          <w:t>Return only clusters with previous episode lengths of maximum 20</w:t>
        </w:r>
        <w:r w:rsidRPr="00C673E9">
          <w:t xml:space="preserve"> </w:t>
        </w:r>
        <w:r w:rsidRPr="006D6F7F">
          <w:rPr>
            <w:b w:val="0"/>
            <w:bCs/>
            <w:rPrChange w:id="2185" w:author="Johannes Zauner" w:date="2025-12-12T20:20:00Z" w16du:dateUtc="2025-12-12T19:20:00Z">
              <w:rPr/>
            </w:rPrChange>
          </w:rPr>
          <w:t>minutes</w:t>
        </w:r>
        <w:del w:id="2186" w:author="Johannes Zauner" w:date="2025-12-12T20:20:00Z" w16du:dateUtc="2025-12-12T19:20:00Z">
          <w:r w:rsidRPr="006D6F7F" w:rsidDel="006D6F7F">
            <w:rPr>
              <w:b w:val="0"/>
              <w:bCs/>
              <w:rPrChange w:id="2187" w:author="Johannes Zauner" w:date="2025-12-12T20:20:00Z" w16du:dateUtc="2025-12-12T19:20:00Z">
                <w:rPr/>
              </w:rPrChange>
            </w:rPr>
            <w:delText>:</w:delText>
          </w:r>
        </w:del>
      </w:ins>
    </w:p>
    <w:p w14:paraId="3D9C9AE1" w14:textId="66983BC6" w:rsidR="007C0A0D" w:rsidRPr="00B76A8C" w:rsidDel="00B76A8C" w:rsidRDefault="007C0A0D" w:rsidP="008A0236">
      <w:pPr>
        <w:pStyle w:val="DefinitionTerm"/>
        <w:rPr>
          <w:ins w:id="2188" w:author="zusammenlegung" w:date="2025-12-12T19:01:00Z" w16du:dateUtc="2025-12-12T18:01:00Z"/>
          <w:del w:id="2189" w:author="Johannes Zauner" w:date="2025-12-12T20:21:00Z" w16du:dateUtc="2025-12-12T19:21:00Z"/>
          <w:rFonts w:ascii="Arial" w:hAnsi="Arial" w:cs="Arial"/>
          <w:b w:val="0"/>
          <w:bCs/>
          <w:rPrChange w:id="2190" w:author="Johannes Zauner" w:date="2025-12-12T20:21:00Z" w16du:dateUtc="2025-12-12T19:21:00Z">
            <w:rPr>
              <w:ins w:id="2191" w:author="zusammenlegung" w:date="2025-12-12T19:01:00Z" w16du:dateUtc="2025-12-12T18:01:00Z"/>
              <w:del w:id="2192" w:author="Johannes Zauner" w:date="2025-12-12T20:21:00Z" w16du:dateUtc="2025-12-12T19:21:00Z"/>
              <w:rFonts w:ascii="Arial" w:hAnsi="Arial" w:cs="Arial"/>
            </w:rPr>
          </w:rPrChange>
        </w:rPr>
      </w:pPr>
      <w:ins w:id="2193" w:author="zusammenlegung" w:date="2025-12-12T19:01:00Z" w16du:dateUtc="2025-12-12T18:01:00Z">
        <w:r w:rsidRPr="00C673E9">
          <w:rPr>
            <w:rFonts w:ascii="Arial" w:hAnsi="Arial" w:cs="Arial"/>
          </w:rPr>
          <w:t>Lines 8-1</w:t>
        </w:r>
        <w:del w:id="2194" w:author="Johannes Zauner" w:date="2025-12-12T20:54:00Z" w16du:dateUtc="2025-12-12T19:54:00Z">
          <w:r w:rsidRPr="00C673E9" w:rsidDel="00B012F8">
            <w:rPr>
              <w:rFonts w:ascii="Arial" w:hAnsi="Arial" w:cs="Arial"/>
            </w:rPr>
            <w:delText>0</w:delText>
          </w:r>
        </w:del>
      </w:ins>
      <w:ins w:id="2195" w:author="Johannes Zauner" w:date="2025-12-12T20:54:00Z" w16du:dateUtc="2025-12-12T19:54:00Z">
        <w:r w:rsidR="00B012F8">
          <w:rPr>
            <w:rFonts w:ascii="Arial" w:hAnsi="Arial" w:cs="Arial"/>
          </w:rPr>
          <w:t>1</w:t>
        </w:r>
      </w:ins>
      <w:ins w:id="2196" w:author="Johannes Zauner" w:date="2025-12-12T20:21:00Z" w16du:dateUtc="2025-12-12T19:21:00Z">
        <w:r w:rsidR="00B76A8C">
          <w:rPr>
            <w:rFonts w:ascii="Arial" w:hAnsi="Arial" w:cs="Arial"/>
          </w:rPr>
          <w:t xml:space="preserve"> </w:t>
        </w:r>
      </w:ins>
    </w:p>
    <w:p w14:paraId="3BEE86E0" w14:textId="77777777" w:rsidR="007C0A0D" w:rsidRPr="00B76A8C" w:rsidRDefault="007C0A0D" w:rsidP="00B76A8C">
      <w:pPr>
        <w:pStyle w:val="DefinitionTerm"/>
        <w:rPr>
          <w:ins w:id="2197" w:author="zusammenlegung" w:date="2025-12-12T19:01:00Z" w16du:dateUtc="2025-12-12T18:01:00Z"/>
          <w:b w:val="0"/>
          <w:bCs/>
          <w:rPrChange w:id="2198" w:author="Johannes Zauner" w:date="2025-12-12T20:21:00Z" w16du:dateUtc="2025-12-12T19:21:00Z">
            <w:rPr>
              <w:ins w:id="2199" w:author="zusammenlegung" w:date="2025-12-12T19:01:00Z" w16du:dateUtc="2025-12-12T18:01:00Z"/>
            </w:rPr>
          </w:rPrChange>
        </w:rPr>
        <w:pPrChange w:id="2200" w:author="Johannes Zauner" w:date="2025-12-12T20:21:00Z" w16du:dateUtc="2025-12-12T19:21:00Z">
          <w:pPr>
            <w:pStyle w:val="Definition"/>
            <w:spacing w:after="0"/>
          </w:pPr>
        </w:pPrChange>
      </w:pPr>
      <w:ins w:id="2201" w:author="zusammenlegung" w:date="2025-12-12T19:01:00Z" w16du:dateUtc="2025-12-12T18:01:00Z">
        <w:r w:rsidRPr="00B76A8C">
          <w:rPr>
            <w:b w:val="0"/>
            <w:bCs/>
            <w:rPrChange w:id="2202" w:author="Johannes Zauner" w:date="2025-12-12T20:21:00Z" w16du:dateUtc="2025-12-12T19:21:00Z">
              <w:rPr/>
            </w:rPrChange>
          </w:rPr>
          <w:t>Count the number of episodes</w:t>
        </w:r>
      </w:ins>
    </w:p>
    <w:p w14:paraId="48B910BF" w14:textId="49589E42" w:rsidR="007C0A0D" w:rsidRPr="00B76A8C" w:rsidDel="00B76A8C" w:rsidRDefault="007C0A0D" w:rsidP="008A0236">
      <w:pPr>
        <w:pStyle w:val="DefinitionTerm"/>
        <w:rPr>
          <w:ins w:id="2203" w:author="zusammenlegung" w:date="2025-12-12T19:01:00Z" w16du:dateUtc="2025-12-12T18:01:00Z"/>
          <w:del w:id="2204" w:author="Johannes Zauner" w:date="2025-12-12T20:21:00Z" w16du:dateUtc="2025-12-12T19:21:00Z"/>
          <w:rFonts w:ascii="Arial" w:hAnsi="Arial" w:cs="Arial"/>
          <w:b w:val="0"/>
          <w:bCs/>
          <w:rPrChange w:id="2205" w:author="Johannes Zauner" w:date="2025-12-12T20:21:00Z" w16du:dateUtc="2025-12-12T19:21:00Z">
            <w:rPr>
              <w:ins w:id="2206" w:author="zusammenlegung" w:date="2025-12-12T19:01:00Z" w16du:dateUtc="2025-12-12T18:01:00Z"/>
              <w:del w:id="2207" w:author="Johannes Zauner" w:date="2025-12-12T20:21:00Z" w16du:dateUtc="2025-12-12T19:21:00Z"/>
              <w:rFonts w:ascii="Arial" w:hAnsi="Arial" w:cs="Arial"/>
            </w:rPr>
          </w:rPrChange>
        </w:rPr>
      </w:pPr>
      <w:ins w:id="2208" w:author="zusammenlegung" w:date="2025-12-12T19:01:00Z" w16du:dateUtc="2025-12-12T18:01:00Z">
        <w:r w:rsidRPr="00C673E9">
          <w:rPr>
            <w:rFonts w:ascii="Arial" w:hAnsi="Arial" w:cs="Arial"/>
          </w:rPr>
          <w:t>Line 1</w:t>
        </w:r>
        <w:del w:id="2209" w:author="Johannes Zauner" w:date="2025-12-12T20:54:00Z" w16du:dateUtc="2025-12-12T19:54:00Z">
          <w:r w:rsidRPr="00C673E9" w:rsidDel="00B012F8">
            <w:rPr>
              <w:rFonts w:ascii="Arial" w:hAnsi="Arial" w:cs="Arial"/>
            </w:rPr>
            <w:delText>1</w:delText>
          </w:r>
        </w:del>
      </w:ins>
      <w:ins w:id="2210" w:author="Johannes Zauner" w:date="2025-12-12T20:54:00Z" w16du:dateUtc="2025-12-12T19:54:00Z">
        <w:r w:rsidR="00B012F8">
          <w:rPr>
            <w:rFonts w:ascii="Arial" w:hAnsi="Arial" w:cs="Arial"/>
          </w:rPr>
          <w:t>2</w:t>
        </w:r>
      </w:ins>
      <w:ins w:id="2211" w:author="Johannes Zauner" w:date="2025-12-12T20:21:00Z" w16du:dateUtc="2025-12-12T19:21:00Z">
        <w:r w:rsidR="00B76A8C">
          <w:rPr>
            <w:rFonts w:ascii="Arial" w:hAnsi="Arial" w:cs="Arial"/>
          </w:rPr>
          <w:t xml:space="preserve"> </w:t>
        </w:r>
      </w:ins>
    </w:p>
    <w:p w14:paraId="7EC45343" w14:textId="77777777" w:rsidR="007C0A0D" w:rsidRPr="00B76A8C" w:rsidRDefault="007C0A0D" w:rsidP="00B76A8C">
      <w:pPr>
        <w:pStyle w:val="DefinitionTerm"/>
        <w:rPr>
          <w:ins w:id="2212" w:author="zusammenlegung" w:date="2025-12-12T19:01:00Z" w16du:dateUtc="2025-12-12T18:01:00Z"/>
          <w:b w:val="0"/>
          <w:bCs/>
          <w:rPrChange w:id="2213" w:author="Johannes Zauner" w:date="2025-12-12T20:21:00Z" w16du:dateUtc="2025-12-12T19:21:00Z">
            <w:rPr>
              <w:ins w:id="2214" w:author="zusammenlegung" w:date="2025-12-12T19:01:00Z" w16du:dateUtc="2025-12-12T18:01:00Z"/>
            </w:rPr>
          </w:rPrChange>
        </w:rPr>
        <w:pPrChange w:id="2215" w:author="Johannes Zauner" w:date="2025-12-12T20:21:00Z" w16du:dateUtc="2025-12-12T19:21:00Z">
          <w:pPr>
            <w:pStyle w:val="Definition"/>
            <w:spacing w:after="0"/>
          </w:pPr>
        </w:pPrChange>
      </w:pPr>
      <w:ins w:id="2216" w:author="zusammenlegung" w:date="2025-12-12T19:01:00Z" w16du:dateUtc="2025-12-12T18:01:00Z">
        <w:r w:rsidRPr="00B76A8C">
          <w:rPr>
            <w:b w:val="0"/>
            <w:bCs/>
            <w:rPrChange w:id="2217" w:author="Johannes Zauner" w:date="2025-12-12T20:21:00Z" w16du:dateUtc="2025-12-12T19:21:00Z">
              <w:rPr/>
            </w:rPrChange>
          </w:rPr>
          <w:t>Calculate daily means</w:t>
        </w:r>
      </w:ins>
    </w:p>
    <w:p w14:paraId="4CBB3669" w14:textId="49C9C8C6" w:rsidR="007C0A0D" w:rsidRPr="00B76A8C" w:rsidDel="00B76A8C" w:rsidRDefault="007C0A0D" w:rsidP="008A0236">
      <w:pPr>
        <w:pStyle w:val="DefinitionTerm"/>
        <w:rPr>
          <w:ins w:id="2218" w:author="zusammenlegung" w:date="2025-12-12T19:01:00Z" w16du:dateUtc="2025-12-12T18:01:00Z"/>
          <w:del w:id="2219" w:author="Johannes Zauner" w:date="2025-12-12T20:21:00Z" w16du:dateUtc="2025-12-12T19:21:00Z"/>
          <w:rFonts w:ascii="Arial" w:hAnsi="Arial" w:cs="Arial"/>
          <w:b w:val="0"/>
          <w:bCs/>
          <w:rPrChange w:id="2220" w:author="Johannes Zauner" w:date="2025-12-12T20:21:00Z" w16du:dateUtc="2025-12-12T19:21:00Z">
            <w:rPr>
              <w:ins w:id="2221" w:author="zusammenlegung" w:date="2025-12-12T19:01:00Z" w16du:dateUtc="2025-12-12T18:01:00Z"/>
              <w:del w:id="2222" w:author="Johannes Zauner" w:date="2025-12-12T20:21:00Z" w16du:dateUtc="2025-12-12T19:21:00Z"/>
              <w:rFonts w:ascii="Arial" w:hAnsi="Arial" w:cs="Arial"/>
            </w:rPr>
          </w:rPrChange>
        </w:rPr>
      </w:pPr>
      <w:ins w:id="2223" w:author="zusammenlegung" w:date="2025-12-12T19:01:00Z" w16du:dateUtc="2025-12-12T18:01:00Z">
        <w:r w:rsidRPr="00C673E9">
          <w:rPr>
            <w:rFonts w:ascii="Arial" w:hAnsi="Arial" w:cs="Arial"/>
          </w:rPr>
          <w:t>Lines 1</w:t>
        </w:r>
        <w:del w:id="2224" w:author="Johannes Zauner" w:date="2025-12-12T20:54:00Z" w16du:dateUtc="2025-12-12T19:54:00Z">
          <w:r w:rsidRPr="00C673E9" w:rsidDel="00B012F8">
            <w:rPr>
              <w:rFonts w:ascii="Arial" w:hAnsi="Arial" w:cs="Arial"/>
            </w:rPr>
            <w:delText>2</w:delText>
          </w:r>
        </w:del>
      </w:ins>
      <w:ins w:id="2225" w:author="Johannes Zauner" w:date="2025-12-12T20:54:00Z" w16du:dateUtc="2025-12-12T19:54:00Z">
        <w:r w:rsidR="00B012F8">
          <w:rPr>
            <w:rFonts w:ascii="Arial" w:hAnsi="Arial" w:cs="Arial"/>
          </w:rPr>
          <w:t>3</w:t>
        </w:r>
      </w:ins>
      <w:ins w:id="2226" w:author="zusammenlegung" w:date="2025-12-12T19:01:00Z" w16du:dateUtc="2025-12-12T18:01:00Z">
        <w:r w:rsidRPr="00C673E9">
          <w:rPr>
            <w:rFonts w:ascii="Arial" w:hAnsi="Arial" w:cs="Arial"/>
          </w:rPr>
          <w:t>-1</w:t>
        </w:r>
        <w:del w:id="2227" w:author="Johannes Zauner" w:date="2025-12-12T20:54:00Z" w16du:dateUtc="2025-12-12T19:54:00Z">
          <w:r w:rsidRPr="00C673E9" w:rsidDel="00B012F8">
            <w:rPr>
              <w:rFonts w:ascii="Arial" w:hAnsi="Arial" w:cs="Arial"/>
            </w:rPr>
            <w:delText>3</w:delText>
          </w:r>
        </w:del>
      </w:ins>
      <w:ins w:id="2228" w:author="Johannes Zauner" w:date="2025-12-12T20:54:00Z" w16du:dateUtc="2025-12-12T19:54:00Z">
        <w:r w:rsidR="00B012F8">
          <w:rPr>
            <w:rFonts w:ascii="Arial" w:hAnsi="Arial" w:cs="Arial"/>
          </w:rPr>
          <w:t>4</w:t>
        </w:r>
      </w:ins>
      <w:ins w:id="2229" w:author="Johannes Zauner" w:date="2025-12-12T20:21:00Z" w16du:dateUtc="2025-12-12T19:21:00Z">
        <w:r w:rsidR="00B76A8C">
          <w:rPr>
            <w:rFonts w:ascii="Arial" w:hAnsi="Arial" w:cs="Arial"/>
          </w:rPr>
          <w:t xml:space="preserve"> </w:t>
        </w:r>
      </w:ins>
    </w:p>
    <w:p w14:paraId="45234AC3" w14:textId="77777777" w:rsidR="007C0A0D" w:rsidRDefault="007C0A0D" w:rsidP="00B76A8C">
      <w:pPr>
        <w:pStyle w:val="DefinitionTerm"/>
        <w:rPr>
          <w:ins w:id="2230" w:author="Johannes Zauner" w:date="2025-12-12T20:54:00Z" w16du:dateUtc="2025-12-12T19:54:00Z"/>
          <w:b w:val="0"/>
          <w:bCs/>
        </w:rPr>
      </w:pPr>
      <w:ins w:id="2231" w:author="zusammenlegung" w:date="2025-12-12T19:01:00Z" w16du:dateUtc="2025-12-12T18:01:00Z">
        <w:r w:rsidRPr="00B76A8C">
          <w:rPr>
            <w:b w:val="0"/>
            <w:bCs/>
            <w:rPrChange w:id="2232" w:author="Johannes Zauner" w:date="2025-12-12T20:21:00Z" w16du:dateUtc="2025-12-12T19:21:00Z">
              <w:rPr/>
            </w:rPrChange>
          </w:rPr>
          <w:t>Table generation</w:t>
        </w:r>
      </w:ins>
    </w:p>
    <w:p w14:paraId="60C8105E" w14:textId="77777777" w:rsidR="00B012F8" w:rsidRPr="00B012F8" w:rsidRDefault="00B012F8" w:rsidP="00B012F8">
      <w:pPr>
        <w:pStyle w:val="Definition"/>
        <w:rPr>
          <w:ins w:id="2233" w:author="zusammenlegung" w:date="2025-12-12T19:01:00Z" w16du:dateUtc="2025-12-12T18:01:00Z"/>
        </w:rPr>
        <w:pPrChange w:id="2234" w:author="Johannes Zauner" w:date="2025-12-12T20:54:00Z" w16du:dateUtc="2025-12-12T19:54:00Z">
          <w:pPr>
            <w:pStyle w:val="Definition"/>
            <w:spacing w:after="0"/>
          </w:pPr>
        </w:pPrChange>
      </w:pPr>
    </w:p>
    <w:tbl>
      <w:tblPr>
        <w:tblStyle w:val="Table"/>
        <w:tblW w:w="0" w:type="auto"/>
        <w:jc w:val="center"/>
        <w:tblCellMar>
          <w:left w:w="60" w:type="dxa"/>
          <w:right w:w="60" w:type="dxa"/>
        </w:tblCellMar>
        <w:tblLook w:val="0000" w:firstRow="0" w:lastRow="0" w:firstColumn="0" w:lastColumn="0" w:noHBand="0" w:noVBand="0"/>
      </w:tblPr>
      <w:tblGrid>
        <w:gridCol w:w="2006"/>
        <w:gridCol w:w="1560"/>
      </w:tblGrid>
      <w:tr w:rsidR="007C0A0D" w:rsidRPr="00C673E9" w14:paraId="57B6972F" w14:textId="2584670A" w:rsidTr="006B68CC">
        <w:trPr>
          <w:cantSplit/>
          <w:tblHeader/>
          <w:jc w:val="center"/>
        </w:trPr>
        <w:tc>
          <w:tcPr>
            <w:tcW w:w="2006" w:type="dxa"/>
            <w:tcBorders>
              <w:bottom w:val="single" w:sz="4" w:space="0" w:color="auto"/>
            </w:tcBorders>
          </w:tcPr>
          <w:p w14:paraId="75F7F4E7" w14:textId="77777777" w:rsidR="007C0A0D" w:rsidRPr="00C673E9" w:rsidRDefault="007C0A0D" w:rsidP="0047611C">
            <w:pPr>
              <w:pStyle w:val="ImageCaption"/>
              <w:spacing w:before="200"/>
              <w:rPr>
                <w:ins w:id="2235" w:author="zusammenlegung" w:date="2025-12-12T19:01:00Z" w16du:dateUtc="2025-12-12T18:01:00Z"/>
                <w:rFonts w:ascii="Arial" w:hAnsi="Arial" w:cs="Arial"/>
              </w:rPr>
            </w:pPr>
            <w:bookmarkStart w:id="2236" w:name="tbl-visualbreaks"/>
            <w:ins w:id="2237" w:author="zusammenlegung" w:date="2025-12-12T19:01:00Z" w16du:dateUtc="2025-12-12T18:01:00Z">
              <w:r w:rsidRPr="008A0236">
                <w:lastRenderedPageBreak/>
                <w:t>Table 8: Frequency of visual breaks</w:t>
              </w:r>
            </w:ins>
          </w:p>
          <w:tbl>
            <w:tblPr>
              <w:tblStyle w:val="Table"/>
              <w:tblW w:w="0" w:type="auto"/>
              <w:jc w:val="center"/>
              <w:tblCellMar>
                <w:left w:w="60" w:type="dxa"/>
                <w:right w:w="60" w:type="dxa"/>
              </w:tblCellMar>
              <w:tblLook w:val="0000" w:firstRow="0" w:lastRow="0" w:firstColumn="0" w:lastColumn="0" w:noHBand="0" w:noVBand="0"/>
            </w:tblPr>
            <w:tblGrid>
              <w:gridCol w:w="965"/>
              <w:gridCol w:w="921"/>
            </w:tblGrid>
            <w:tr w:rsidR="007C0A0D" w:rsidRPr="00C673E9" w14:paraId="387EC37A" w14:textId="77777777" w:rsidTr="008A0236">
              <w:trPr>
                <w:cantSplit/>
                <w:tblHeader/>
                <w:jc w:val="center"/>
                <w:ins w:id="2238" w:author="zusammenlegung" w:date="2025-12-12T19:01:00Z" w16du:dateUtc="2025-12-12T18:01:00Z"/>
              </w:trPr>
              <w:tc>
                <w:tcPr>
                  <w:tcW w:w="360" w:type="dxa"/>
                </w:tcPr>
                <w:p w14:paraId="447B287F" w14:textId="77777777" w:rsidR="007C0A0D" w:rsidRPr="00C673E9" w:rsidRDefault="007C0A0D" w:rsidP="0047611C">
                  <w:pPr>
                    <w:keepNext/>
                    <w:spacing w:after="60"/>
                    <w:rPr>
                      <w:ins w:id="2239" w:author="zusammenlegung" w:date="2025-12-12T19:01:00Z" w16du:dateUtc="2025-12-12T18:01:00Z"/>
                      <w:rFonts w:ascii="Arial" w:hAnsi="Arial" w:cs="Arial"/>
                    </w:rPr>
                  </w:pPr>
                  <w:ins w:id="2240" w:author="zusammenlegung" w:date="2025-12-12T19:01:00Z" w16du:dateUtc="2025-12-12T18:01:00Z">
                    <w:r w:rsidRPr="00C673E9">
                      <w:rPr>
                        <w:rFonts w:ascii="Arial" w:hAnsi="Arial" w:cs="Arial"/>
                      </w:rPr>
                      <w:t>Date</w:t>
                    </w:r>
                  </w:ins>
                </w:p>
              </w:tc>
              <w:tc>
                <w:tcPr>
                  <w:tcW w:w="360" w:type="dxa"/>
                </w:tcPr>
                <w:p w14:paraId="43CD5D3D" w14:textId="77777777" w:rsidR="007C0A0D" w:rsidRPr="00C673E9" w:rsidRDefault="007C0A0D" w:rsidP="0047611C">
                  <w:pPr>
                    <w:keepNext/>
                    <w:spacing w:after="60"/>
                    <w:jc w:val="right"/>
                    <w:rPr>
                      <w:ins w:id="2241" w:author="zusammenlegung" w:date="2025-12-12T19:01:00Z" w16du:dateUtc="2025-12-12T18:01:00Z"/>
                      <w:rFonts w:ascii="Arial" w:hAnsi="Arial" w:cs="Arial"/>
                    </w:rPr>
                  </w:pPr>
                  <w:ins w:id="2242" w:author="zusammenlegung" w:date="2025-12-12T19:01:00Z" w16du:dateUtc="2025-12-12T18:01:00Z">
                    <w:r w:rsidRPr="00C673E9">
                      <w:rPr>
                        <w:rFonts w:ascii="Arial" w:hAnsi="Arial" w:cs="Arial"/>
                      </w:rPr>
                      <w:t>Daily episodes</w:t>
                    </w:r>
                  </w:ins>
                </w:p>
              </w:tc>
            </w:tr>
            <w:tr w:rsidR="007C0A0D" w:rsidRPr="00C673E9" w14:paraId="045C5B04" w14:textId="77777777" w:rsidTr="008A0236">
              <w:trPr>
                <w:cantSplit/>
                <w:jc w:val="center"/>
                <w:ins w:id="2243" w:author="zusammenlegung" w:date="2025-12-12T19:01:00Z" w16du:dateUtc="2025-12-12T18:01:00Z"/>
              </w:trPr>
              <w:tc>
                <w:tcPr>
                  <w:tcW w:w="720" w:type="dxa"/>
                  <w:gridSpan w:val="2"/>
                  <w:tcMar>
                    <w:top w:w="25" w:type="dxa"/>
                  </w:tcMar>
                </w:tcPr>
                <w:p w14:paraId="721E02BF" w14:textId="77777777" w:rsidR="007C0A0D" w:rsidRPr="00C673E9" w:rsidRDefault="007C0A0D" w:rsidP="0047611C">
                  <w:pPr>
                    <w:keepNext/>
                    <w:spacing w:after="60"/>
                    <w:rPr>
                      <w:ins w:id="2244" w:author="zusammenlegung" w:date="2025-12-12T19:01:00Z" w16du:dateUtc="2025-12-12T18:01:00Z"/>
                      <w:rFonts w:ascii="Arial" w:hAnsi="Arial" w:cs="Arial"/>
                    </w:rPr>
                  </w:pPr>
                  <w:ins w:id="2245" w:author="zusammenlegung" w:date="2025-12-12T19:01:00Z" w16du:dateUtc="2025-12-12T18:01:00Z">
                    <w:r w:rsidRPr="00C673E9">
                      <w:rPr>
                        <w:rFonts w:ascii="Arial" w:hAnsi="Arial" w:cs="Arial"/>
                      </w:rPr>
                      <w:t>Clouclip</w:t>
                    </w:r>
                  </w:ins>
                </w:p>
              </w:tc>
            </w:tr>
            <w:tr w:rsidR="007C0A0D" w:rsidRPr="00C673E9" w14:paraId="3C17E767" w14:textId="77777777" w:rsidTr="008A0236">
              <w:trPr>
                <w:cantSplit/>
                <w:jc w:val="center"/>
                <w:ins w:id="2246" w:author="zusammenlegung" w:date="2025-12-12T19:01:00Z" w16du:dateUtc="2025-12-12T18:01:00Z"/>
              </w:trPr>
              <w:tc>
                <w:tcPr>
                  <w:tcW w:w="360" w:type="dxa"/>
                </w:tcPr>
                <w:p w14:paraId="661C6511" w14:textId="77777777" w:rsidR="007C0A0D" w:rsidRPr="00C673E9" w:rsidRDefault="007C0A0D" w:rsidP="0047611C">
                  <w:pPr>
                    <w:keepNext/>
                    <w:spacing w:after="60"/>
                    <w:rPr>
                      <w:ins w:id="2247" w:author="zusammenlegung" w:date="2025-12-12T19:01:00Z" w16du:dateUtc="2025-12-12T18:01:00Z"/>
                      <w:rFonts w:ascii="Arial" w:hAnsi="Arial" w:cs="Arial"/>
                    </w:rPr>
                  </w:pPr>
                  <w:ins w:id="2248" w:author="zusammenlegung" w:date="2025-12-12T19:01:00Z" w16du:dateUtc="2025-12-12T18:01:00Z">
                    <w:r w:rsidRPr="00C673E9">
                      <w:rPr>
                        <w:rFonts w:ascii="Arial" w:hAnsi="Arial" w:cs="Arial"/>
                      </w:rPr>
                      <w:t>Mean daily</w:t>
                    </w:r>
                  </w:ins>
                </w:p>
              </w:tc>
              <w:tc>
                <w:tcPr>
                  <w:tcW w:w="360" w:type="dxa"/>
                </w:tcPr>
                <w:p w14:paraId="6A5E3B5A" w14:textId="77777777" w:rsidR="007C0A0D" w:rsidRPr="00C673E9" w:rsidRDefault="007C0A0D" w:rsidP="0047611C">
                  <w:pPr>
                    <w:keepNext/>
                    <w:spacing w:after="60"/>
                    <w:jc w:val="right"/>
                    <w:rPr>
                      <w:ins w:id="2249" w:author="zusammenlegung" w:date="2025-12-12T19:01:00Z" w16du:dateUtc="2025-12-12T18:01:00Z"/>
                      <w:rFonts w:ascii="Arial" w:hAnsi="Arial" w:cs="Arial"/>
                    </w:rPr>
                  </w:pPr>
                  <w:ins w:id="2250" w:author="zusammenlegung" w:date="2025-12-12T19:01:00Z" w16du:dateUtc="2025-12-12T18:01:00Z">
                    <w:r w:rsidRPr="00C673E9">
                      <w:rPr>
                        <w:rFonts w:ascii="Arial" w:hAnsi="Arial" w:cs="Arial"/>
                      </w:rPr>
                      <w:t>5.9</w:t>
                    </w:r>
                  </w:ins>
                </w:p>
              </w:tc>
            </w:tr>
            <w:tr w:rsidR="007C0A0D" w:rsidRPr="00C673E9" w14:paraId="239FBB01" w14:textId="77777777" w:rsidTr="008A0236">
              <w:trPr>
                <w:cantSplit/>
                <w:jc w:val="center"/>
                <w:ins w:id="2251" w:author="zusammenlegung" w:date="2025-12-12T19:01:00Z" w16du:dateUtc="2025-12-12T18:01:00Z"/>
              </w:trPr>
              <w:tc>
                <w:tcPr>
                  <w:tcW w:w="360" w:type="dxa"/>
                </w:tcPr>
                <w:p w14:paraId="7C152FFC" w14:textId="77777777" w:rsidR="007C0A0D" w:rsidRPr="00C673E9" w:rsidRDefault="007C0A0D" w:rsidP="0047611C">
                  <w:pPr>
                    <w:keepNext/>
                    <w:spacing w:after="60"/>
                    <w:rPr>
                      <w:ins w:id="2252" w:author="zusammenlegung" w:date="2025-12-12T19:01:00Z" w16du:dateUtc="2025-12-12T18:01:00Z"/>
                      <w:rFonts w:ascii="Arial" w:hAnsi="Arial" w:cs="Arial"/>
                    </w:rPr>
                  </w:pPr>
                  <w:ins w:id="2253" w:author="zusammenlegung" w:date="2025-12-12T19:01:00Z" w16du:dateUtc="2025-12-12T18:01:00Z">
                    <w:r w:rsidRPr="00C673E9">
                      <w:rPr>
                        <w:rFonts w:ascii="Arial" w:hAnsi="Arial" w:cs="Arial"/>
                      </w:rPr>
                      <w:t>Weekday</w:t>
                    </w:r>
                  </w:ins>
                </w:p>
              </w:tc>
              <w:tc>
                <w:tcPr>
                  <w:tcW w:w="360" w:type="dxa"/>
                </w:tcPr>
                <w:p w14:paraId="53DEC105" w14:textId="77777777" w:rsidR="007C0A0D" w:rsidRPr="00C673E9" w:rsidRDefault="007C0A0D" w:rsidP="0047611C">
                  <w:pPr>
                    <w:keepNext/>
                    <w:spacing w:after="60"/>
                    <w:jc w:val="right"/>
                    <w:rPr>
                      <w:ins w:id="2254" w:author="zusammenlegung" w:date="2025-12-12T19:01:00Z" w16du:dateUtc="2025-12-12T18:01:00Z"/>
                      <w:rFonts w:ascii="Arial" w:hAnsi="Arial" w:cs="Arial"/>
                    </w:rPr>
                  </w:pPr>
                  <w:ins w:id="2255" w:author="zusammenlegung" w:date="2025-12-12T19:01:00Z" w16du:dateUtc="2025-12-12T18:01:00Z">
                    <w:r w:rsidRPr="00C673E9">
                      <w:rPr>
                        <w:rFonts w:ascii="Arial" w:hAnsi="Arial" w:cs="Arial"/>
                      </w:rPr>
                      <w:t>6.2</w:t>
                    </w:r>
                  </w:ins>
                </w:p>
              </w:tc>
            </w:tr>
            <w:tr w:rsidR="007C0A0D" w:rsidRPr="00C673E9" w14:paraId="7AC138A3" w14:textId="77777777" w:rsidTr="008A0236">
              <w:trPr>
                <w:cantSplit/>
                <w:jc w:val="center"/>
                <w:ins w:id="2256" w:author="zusammenlegung" w:date="2025-12-12T19:01:00Z" w16du:dateUtc="2025-12-12T18:01:00Z"/>
              </w:trPr>
              <w:tc>
                <w:tcPr>
                  <w:tcW w:w="360" w:type="dxa"/>
                </w:tcPr>
                <w:p w14:paraId="41D5D534" w14:textId="77777777" w:rsidR="007C0A0D" w:rsidRPr="00C673E9" w:rsidRDefault="007C0A0D" w:rsidP="0047611C">
                  <w:pPr>
                    <w:keepNext/>
                    <w:spacing w:after="60"/>
                    <w:rPr>
                      <w:ins w:id="2257" w:author="zusammenlegung" w:date="2025-12-12T19:01:00Z" w16du:dateUtc="2025-12-12T18:01:00Z"/>
                      <w:rFonts w:ascii="Arial" w:hAnsi="Arial" w:cs="Arial"/>
                    </w:rPr>
                  </w:pPr>
                  <w:ins w:id="2258" w:author="zusammenlegung" w:date="2025-12-12T19:01:00Z" w16du:dateUtc="2025-12-12T18:01:00Z">
                    <w:r w:rsidRPr="00C673E9">
                      <w:rPr>
                        <w:rFonts w:ascii="Arial" w:hAnsi="Arial" w:cs="Arial"/>
                      </w:rPr>
                      <w:t>Weekend</w:t>
                    </w:r>
                  </w:ins>
                </w:p>
              </w:tc>
              <w:tc>
                <w:tcPr>
                  <w:tcW w:w="360" w:type="dxa"/>
                </w:tcPr>
                <w:p w14:paraId="4360FC70" w14:textId="77777777" w:rsidR="007C0A0D" w:rsidRPr="00C673E9" w:rsidRDefault="007C0A0D" w:rsidP="0047611C">
                  <w:pPr>
                    <w:keepNext/>
                    <w:spacing w:after="60"/>
                    <w:jc w:val="right"/>
                    <w:rPr>
                      <w:ins w:id="2259" w:author="zusammenlegung" w:date="2025-12-12T19:01:00Z" w16du:dateUtc="2025-12-12T18:01:00Z"/>
                      <w:rFonts w:ascii="Arial" w:hAnsi="Arial" w:cs="Arial"/>
                    </w:rPr>
                  </w:pPr>
                  <w:ins w:id="2260" w:author="zusammenlegung" w:date="2025-12-12T19:01:00Z" w16du:dateUtc="2025-12-12T18:01:00Z">
                    <w:r w:rsidRPr="00C673E9">
                      <w:rPr>
                        <w:rFonts w:ascii="Arial" w:hAnsi="Arial" w:cs="Arial"/>
                      </w:rPr>
                      <w:t>5.0</w:t>
                    </w:r>
                  </w:ins>
                </w:p>
              </w:tc>
            </w:tr>
            <w:bookmarkEnd w:id="2236"/>
          </w:tbl>
          <w:p w14:paraId="61A6D141" w14:textId="77777777" w:rsidR="007C0A0D" w:rsidRPr="008A0236" w:rsidRDefault="007C0A0D" w:rsidP="008A0236">
            <w:pPr>
              <w:rPr>
                <w:b/>
              </w:rPr>
            </w:pPr>
          </w:p>
        </w:tc>
        <w:tc>
          <w:tcPr>
            <w:tcW w:w="1560" w:type="dxa"/>
            <w:tcBorders>
              <w:bottom w:val="single" w:sz="4" w:space="0" w:color="auto"/>
            </w:tcBorders>
            <w:cellDel w:id="2261" w:author="zusammenlegung" w:date="2025-12-12T19:01:00Z"/>
          </w:tcPr>
          <w:p w14:paraId="5BC805AA" w14:textId="77777777" w:rsidR="00D33ED1" w:rsidRPr="00D33ED1" w:rsidRDefault="00D33ED1" w:rsidP="00D33ED1">
            <w:pPr>
              <w:rPr>
                <w:b/>
                <w:bCs/>
              </w:rPr>
            </w:pPr>
            <w:del w:id="2262" w:author="zusammenlegung" w:date="2025-12-12T19:01:00Z" w16du:dateUtc="2025-12-12T18:01:00Z">
              <w:r w:rsidRPr="00D33ED1">
                <w:rPr>
                  <w:b/>
                  <w:bCs/>
                </w:rPr>
                <w:delText>Daily episodes</w:delText>
              </w:r>
            </w:del>
          </w:p>
        </w:tc>
      </w:tr>
    </w:tbl>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D33ED1" w:rsidRPr="00D33ED1" w14:paraId="49AE03F9" w14:textId="77777777" w:rsidTr="00D33ED1">
        <w:trPr>
          <w:cantSplit/>
          <w:jc w:val="center"/>
          <w:del w:id="2263" w:author="zusammenlegung" w:date="2025-12-12T19:01:00Z" w16du:dateUtc="2025-12-12T18:01:00Z"/>
        </w:trPr>
        <w:tc>
          <w:tcPr>
            <w:tcW w:w="1134" w:type="dxa"/>
            <w:tcBorders>
              <w:top w:val="single" w:sz="4" w:space="0" w:color="auto"/>
            </w:tcBorders>
          </w:tcPr>
          <w:p w14:paraId="18E548AF" w14:textId="77777777" w:rsidR="00D33ED1" w:rsidRPr="00D33ED1" w:rsidRDefault="00D33ED1" w:rsidP="00D33ED1">
            <w:pPr>
              <w:rPr>
                <w:del w:id="2264" w:author="zusammenlegung" w:date="2025-12-12T19:01:00Z" w16du:dateUtc="2025-12-12T18:01:00Z"/>
              </w:rPr>
            </w:pPr>
            <w:del w:id="2265" w:author="zusammenlegung" w:date="2025-12-12T19:01:00Z" w16du:dateUtc="2025-12-12T18:01:00Z">
              <w:r w:rsidRPr="00D33ED1">
                <w:delText>Mean daily</w:delText>
              </w:r>
            </w:del>
          </w:p>
        </w:tc>
        <w:tc>
          <w:tcPr>
            <w:tcW w:w="1560" w:type="dxa"/>
            <w:tcBorders>
              <w:top w:val="single" w:sz="4" w:space="0" w:color="auto"/>
            </w:tcBorders>
          </w:tcPr>
          <w:p w14:paraId="2F2215E0" w14:textId="77777777" w:rsidR="00D33ED1" w:rsidRPr="00D33ED1" w:rsidRDefault="00D33ED1" w:rsidP="006226B7">
            <w:pPr>
              <w:jc w:val="center"/>
              <w:rPr>
                <w:del w:id="2266" w:author="zusammenlegung" w:date="2025-12-12T19:01:00Z" w16du:dateUtc="2025-12-12T18:01:00Z"/>
              </w:rPr>
            </w:pPr>
            <w:del w:id="2267" w:author="zusammenlegung" w:date="2025-12-12T19:01:00Z" w16du:dateUtc="2025-12-12T18:01:00Z">
              <w:r w:rsidRPr="00D33ED1">
                <w:delText>5.9</w:delText>
              </w:r>
            </w:del>
          </w:p>
        </w:tc>
      </w:tr>
      <w:tr w:rsidR="00D33ED1" w:rsidRPr="00D33ED1" w14:paraId="7AA8FA5E" w14:textId="77777777" w:rsidTr="00D33ED1">
        <w:trPr>
          <w:cantSplit/>
          <w:jc w:val="center"/>
          <w:del w:id="2268" w:author="zusammenlegung" w:date="2025-12-12T19:01:00Z" w16du:dateUtc="2025-12-12T18:01:00Z"/>
        </w:trPr>
        <w:tc>
          <w:tcPr>
            <w:tcW w:w="1134" w:type="dxa"/>
          </w:tcPr>
          <w:p w14:paraId="33DB39E1" w14:textId="77777777" w:rsidR="00D33ED1" w:rsidRPr="00D33ED1" w:rsidRDefault="00D33ED1" w:rsidP="00D33ED1">
            <w:pPr>
              <w:rPr>
                <w:del w:id="2269" w:author="zusammenlegung" w:date="2025-12-12T19:01:00Z" w16du:dateUtc="2025-12-12T18:01:00Z"/>
              </w:rPr>
            </w:pPr>
            <w:del w:id="2270" w:author="zusammenlegung" w:date="2025-12-12T19:01:00Z" w16du:dateUtc="2025-12-12T18:01:00Z">
              <w:r w:rsidRPr="00D33ED1">
                <w:delText>Weekday</w:delText>
              </w:r>
            </w:del>
          </w:p>
        </w:tc>
        <w:tc>
          <w:tcPr>
            <w:tcW w:w="1560" w:type="dxa"/>
          </w:tcPr>
          <w:p w14:paraId="7C483F15" w14:textId="77777777" w:rsidR="00D33ED1" w:rsidRPr="00D33ED1" w:rsidRDefault="00D33ED1" w:rsidP="006226B7">
            <w:pPr>
              <w:jc w:val="center"/>
              <w:rPr>
                <w:del w:id="2271" w:author="zusammenlegung" w:date="2025-12-12T19:01:00Z" w16du:dateUtc="2025-12-12T18:01:00Z"/>
              </w:rPr>
            </w:pPr>
            <w:del w:id="2272" w:author="zusammenlegung" w:date="2025-12-12T19:01:00Z" w16du:dateUtc="2025-12-12T18:01:00Z">
              <w:r w:rsidRPr="00D33ED1">
                <w:delText>6.2</w:delText>
              </w:r>
            </w:del>
          </w:p>
        </w:tc>
      </w:tr>
      <w:tr w:rsidR="00D33ED1" w:rsidRPr="00D33ED1" w14:paraId="116A3880" w14:textId="77777777" w:rsidTr="00D33ED1">
        <w:trPr>
          <w:cantSplit/>
          <w:jc w:val="center"/>
          <w:del w:id="2273" w:author="zusammenlegung" w:date="2025-12-12T19:01:00Z" w16du:dateUtc="2025-12-12T18:01:00Z"/>
        </w:trPr>
        <w:tc>
          <w:tcPr>
            <w:tcW w:w="1134" w:type="dxa"/>
          </w:tcPr>
          <w:p w14:paraId="3F99DE03" w14:textId="77777777" w:rsidR="00D33ED1" w:rsidRPr="00D33ED1" w:rsidRDefault="00D33ED1" w:rsidP="00D33ED1">
            <w:pPr>
              <w:rPr>
                <w:del w:id="2274" w:author="zusammenlegung" w:date="2025-12-12T19:01:00Z" w16du:dateUtc="2025-12-12T18:01:00Z"/>
              </w:rPr>
            </w:pPr>
            <w:del w:id="2275" w:author="zusammenlegung" w:date="2025-12-12T19:01:00Z" w16du:dateUtc="2025-12-12T18:01:00Z">
              <w:r w:rsidRPr="00D33ED1">
                <w:delText>Weekend</w:delText>
              </w:r>
            </w:del>
          </w:p>
        </w:tc>
        <w:tc>
          <w:tcPr>
            <w:tcW w:w="1560" w:type="dxa"/>
          </w:tcPr>
          <w:p w14:paraId="0CE6E84B" w14:textId="77777777" w:rsidR="00D33ED1" w:rsidRPr="00D33ED1" w:rsidRDefault="00D33ED1" w:rsidP="006226B7">
            <w:pPr>
              <w:jc w:val="center"/>
              <w:rPr>
                <w:del w:id="2276" w:author="zusammenlegung" w:date="2025-12-12T19:01:00Z" w16du:dateUtc="2025-12-12T18:01:00Z"/>
              </w:rPr>
            </w:pPr>
            <w:del w:id="2277" w:author="zusammenlegung" w:date="2025-12-12T19:01:00Z" w16du:dateUtc="2025-12-12T18:01:00Z">
              <w:r w:rsidRPr="00D33ED1">
                <w:delText>5.0</w:delText>
              </w:r>
            </w:del>
          </w:p>
        </w:tc>
      </w:tr>
    </w:tbl>
    <w:p w14:paraId="124F6D75" w14:textId="7D1C232D" w:rsidR="00D33ED1" w:rsidRPr="006B68CC" w:rsidRDefault="006B68CC" w:rsidP="006B68CC">
      <w:pPr>
        <w:pStyle w:val="ImageCaption"/>
        <w:spacing w:before="200"/>
        <w:rPr>
          <w:del w:id="2278" w:author="zusammenlegung" w:date="2025-12-12T19:01:00Z" w16du:dateUtc="2025-12-12T18:01:00Z"/>
          <w:rFonts w:ascii="Consolas" w:hAnsi="Consolas" w:cs="Arial (Body)"/>
          <w:b/>
          <w:bCs/>
          <w:lang w:val="de-DE"/>
          <w:rPrChange w:id="2279" w:author="Johannes Zauner" w:date="2025-12-13T05:17:00Z" w16du:dateUtc="2025-12-13T04:17:00Z">
            <w:rPr>
              <w:del w:id="2280" w:author="zusammenlegung" w:date="2025-12-12T19:01:00Z" w16du:dateUtc="2025-12-12T18:01:00Z"/>
              <w:rFonts w:ascii="Consolas" w:hAnsi="Consolas" w:cs="Consolas"/>
            </w:rPr>
          </w:rPrChange>
        </w:rPr>
        <w:pPrChange w:id="2281" w:author="Johannes Zauner" w:date="2025-12-13T05:17:00Z" w16du:dateUtc="2025-12-13T04:17:00Z">
          <w:pPr>
            <w:pStyle w:val="ImageCaption"/>
            <w:spacing w:before="200" w:line="240" w:lineRule="auto"/>
          </w:pPr>
        </w:pPrChange>
      </w:pPr>
      <w:bookmarkStart w:id="2282" w:name="annotated-cell-9"/>
      <w:ins w:id="2283" w:author="Johannes Zauner" w:date="2025-12-13T05:17:00Z">
        <w:r w:rsidRPr="006B68CC">
          <w:rPr>
            <w:rFonts w:ascii="Consolas" w:hAnsi="Consolas"/>
            <w:b/>
            <w:bCs/>
            <w:sz w:val="22"/>
            <w:lang w:val="de-DE"/>
          </w:rPr>
          <w:t>Plot visual breaks</w:t>
        </w:r>
      </w:ins>
      <w:ins w:id="2284" w:author="Johannes Zauner" w:date="2025-12-13T05:08:00Z" w16du:dateUtc="2025-12-13T04:08:00Z">
        <w:r w:rsidR="008C4DD3">
          <w:rPr>
            <w:color w:val="4758AB"/>
            <w:shd w:val="clear" w:color="auto" w:fill="F1F3F5"/>
            <w:lang w:val="de-DE"/>
          </w:rPr>
          <w:br/>
        </w:r>
      </w:ins>
      <w:ins w:id="2285" w:author="Johannes Zauner" w:date="2025-12-12T20:54:00Z" w16du:dateUtc="2025-12-12T19:54:00Z">
        <w:r w:rsidR="002B24E0" w:rsidRPr="002B24E0">
          <w:rPr>
            <w:rStyle w:val="NormalTok"/>
            <w:rFonts w:cs="Consolas"/>
          </w:rPr>
          <w:t xml:space="preserve">1 </w:t>
        </w:r>
      </w:ins>
      <w:del w:id="2286" w:author="zusammenlegung" w:date="2025-12-12T19:01:00Z" w16du:dateUtc="2025-12-12T18:01:00Z">
        <w:r w:rsidR="00D33ED1" w:rsidRPr="002B24E0">
          <w:rPr>
            <w:rFonts w:ascii="Consolas" w:hAnsi="Consolas" w:cs="Consolas"/>
          </w:rPr>
          <w:delText>Table 8: Frequency of visual breaks</w:delText>
        </w:r>
        <w:r w:rsidR="00552701" w:rsidRPr="002B24E0">
          <w:rPr>
            <w:rFonts w:ascii="Consolas" w:hAnsi="Consolas" w:cs="Consolas"/>
          </w:rPr>
          <w:delText xml:space="preserve"> (n per day)</w:delText>
        </w:r>
      </w:del>
    </w:p>
    <w:p w14:paraId="12D2C77C" w14:textId="08642C88" w:rsidR="007C0A0D" w:rsidRPr="002B24E0" w:rsidRDefault="007C0A0D" w:rsidP="00D845A8">
      <w:pPr>
        <w:pStyle w:val="SourceCode"/>
        <w:spacing w:line="240" w:lineRule="auto"/>
        <w:rPr>
          <w:rFonts w:cs="Consolas"/>
        </w:rPr>
      </w:pPr>
      <w:r w:rsidRPr="002B24E0">
        <w:rPr>
          <w:rStyle w:val="NormalTok"/>
          <w:rFonts w:cs="Consolas"/>
        </w:rPr>
        <w:t xml:space="preserve">dataCC </w:t>
      </w:r>
      <w:r w:rsidRPr="002B24E0">
        <w:rPr>
          <w:rStyle w:val="SpecialCharTok"/>
          <w:rFonts w:cs="Consolas"/>
        </w:rPr>
        <w:t>|&gt;</w:t>
      </w:r>
      <w:del w:id="2287" w:author="zusammenlegung" w:date="2025-12-12T19:01:00Z" w16du:dateUtc="2025-12-12T18:01:00Z">
        <w:r w:rsidR="005C115D" w:rsidRPr="002B24E0">
          <w:rPr>
            <w:rStyle w:val="NormalTok"/>
            <w:rFonts w:cs="Consolas"/>
          </w:rPr>
          <w:delText xml:space="preserve"> </w:delText>
        </w:r>
        <w:r w:rsidR="005C115D" w:rsidRPr="002B24E0">
          <w:rPr>
            <w:rFonts w:cs="Consolas"/>
          </w:rPr>
          <w:br/>
        </w:r>
      </w:del>
      <w:ins w:id="2288" w:author="zusammenlegung" w:date="2025-12-12T19:01:00Z" w16du:dateUtc="2025-12-12T18:01:00Z">
        <w:r w:rsidRPr="002B24E0">
          <w:rPr>
            <w:rFonts w:cs="Consolas"/>
            <w:rPrChange w:id="2289" w:author="Johannes Zauner" w:date="2025-12-12T20:54:00Z" w16du:dateUtc="2025-12-12T19:54:00Z">
              <w:rPr>
                <w:rFonts w:ascii="Arial" w:hAnsi="Arial" w:cs="Arial"/>
              </w:rPr>
            </w:rPrChange>
          </w:rPr>
          <w:br/>
        </w:r>
      </w:ins>
      <w:ins w:id="2290" w:author="Johannes Zauner" w:date="2025-12-12T20:54:00Z" w16du:dateUtc="2025-12-12T19:54:00Z">
        <w:r w:rsidR="002B24E0">
          <w:rPr>
            <w:rStyle w:val="NormalTok"/>
          </w:rPr>
          <w:t>2</w:t>
        </w:r>
        <w:r w:rsidR="002B24E0">
          <w:rPr>
            <w:rStyle w:val="NormalTok"/>
            <w:rFonts w:cs="Consolas"/>
          </w:rPr>
          <w:t xml:space="preserve"> </w:t>
        </w:r>
      </w:ins>
      <w:ins w:id="2291" w:author="zusammenlegung" w:date="2025-12-12T19:01:00Z" w16du:dateUtc="2025-12-12T18:01:00Z">
        <w:r w:rsidRPr="002B24E0">
          <w:rPr>
            <w:rStyle w:val="NormalTok"/>
            <w:rFonts w:cs="Consolas"/>
            <w:rPrChange w:id="2292" w:author="Johannes Zauner" w:date="2025-12-12T20:54:00Z" w16du:dateUtc="2025-12-12T19:54:00Z">
              <w:rPr>
                <w:rStyle w:val="NormalTok"/>
                <w:rFonts w:ascii="Arial" w:hAnsi="Arial" w:cs="Arial"/>
              </w:rPr>
            </w:rPrChange>
          </w:rPr>
          <w:t xml:space="preserve">  </w:t>
        </w:r>
      </w:ins>
      <w:r w:rsidRPr="002B24E0">
        <w:rPr>
          <w:rStyle w:val="NormalTok"/>
          <w:rFonts w:cs="Consolas"/>
        </w:rPr>
        <w:t xml:space="preserve">  </w:t>
      </w:r>
      <w:r w:rsidRPr="002B24E0">
        <w:rPr>
          <w:rStyle w:val="FunctionTok"/>
          <w:rFonts w:cs="Consolas"/>
        </w:rPr>
        <w:t>extract_clusters</w:t>
      </w:r>
      <w:r w:rsidRPr="002B24E0">
        <w:rPr>
          <w:rStyle w:val="NormalTok"/>
          <w:rFonts w:cs="Consolas"/>
        </w:rPr>
        <w:t xml:space="preserve">(Dis </w:t>
      </w:r>
      <w:r w:rsidRPr="002B24E0">
        <w:rPr>
          <w:rStyle w:val="SpecialCharTok"/>
          <w:rFonts w:cs="Consolas"/>
        </w:rPr>
        <w:t>&gt;=</w:t>
      </w:r>
      <w:r w:rsidRPr="002B24E0">
        <w:rPr>
          <w:rStyle w:val="NormalTok"/>
          <w:rFonts w:cs="Consolas"/>
        </w:rPr>
        <w:t xml:space="preserve"> </w:t>
      </w:r>
      <w:r w:rsidRPr="002B24E0">
        <w:rPr>
          <w:rStyle w:val="DecValTok"/>
          <w:rFonts w:cs="Consolas"/>
        </w:rPr>
        <w:t>100</w:t>
      </w:r>
      <w:r w:rsidRPr="002B24E0">
        <w:rPr>
          <w:rStyle w:val="NormalTok"/>
          <w:rFonts w:cs="Consolas"/>
        </w:rPr>
        <w:t>,</w:t>
      </w:r>
      <w:del w:id="2293" w:author="zusammenlegung" w:date="2025-12-12T19:01:00Z" w16du:dateUtc="2025-12-12T18:01:00Z">
        <w:r w:rsidR="005C115D" w:rsidRPr="002B24E0">
          <w:rPr>
            <w:rStyle w:val="NormalTok"/>
            <w:rFonts w:cs="Consolas"/>
          </w:rPr>
          <w:delText xml:space="preserve"> </w:delText>
        </w:r>
        <w:r w:rsidR="005C115D" w:rsidRPr="002B24E0">
          <w:rPr>
            <w:rStyle w:val="CommentTok"/>
            <w:rFonts w:cs="Consolas"/>
          </w:rPr>
          <w:delText>#define the condition, greater 100 cm away</w:delText>
        </w:r>
      </w:del>
      <w:r w:rsidRPr="002B24E0">
        <w:rPr>
          <w:rFonts w:cs="Consolas"/>
        </w:rPr>
        <w:br/>
      </w:r>
      <w:ins w:id="2294" w:author="Johannes Zauner" w:date="2025-12-12T20:54:00Z" w16du:dateUtc="2025-12-12T19:54:00Z">
        <w:r w:rsidR="002B24E0">
          <w:rPr>
            <w:rStyle w:val="NormalTok"/>
          </w:rPr>
          <w:t>3</w:t>
        </w:r>
        <w:r w:rsidR="002B24E0">
          <w:rPr>
            <w:rStyle w:val="NormalTok"/>
            <w:rFonts w:cs="Consolas"/>
          </w:rPr>
          <w:t xml:space="preserve"> </w:t>
        </w:r>
      </w:ins>
      <w:r w:rsidRPr="002B24E0">
        <w:rPr>
          <w:rStyle w:val="NormalTok"/>
          <w:rFonts w:cs="Consolas"/>
        </w:rPr>
        <w:t xml:space="preserve">                   </w:t>
      </w:r>
      <w:r w:rsidRPr="002B24E0">
        <w:rPr>
          <w:rStyle w:val="AttributeTok"/>
          <w:rFonts w:cs="Consolas"/>
        </w:rPr>
        <w:t>cluster.duration =</w:t>
      </w:r>
      <w:r w:rsidRPr="002B24E0">
        <w:rPr>
          <w:rStyle w:val="NormalTok"/>
          <w:rFonts w:cs="Consolas"/>
        </w:rPr>
        <w:t xml:space="preserve"> </w:t>
      </w:r>
      <w:r w:rsidRPr="002B24E0">
        <w:rPr>
          <w:rStyle w:val="StringTok"/>
          <w:rFonts w:cs="Consolas"/>
        </w:rPr>
        <w:t>"20 secs"</w:t>
      </w:r>
      <w:r w:rsidRPr="002B24E0">
        <w:rPr>
          <w:rStyle w:val="NormalTok"/>
          <w:rFonts w:cs="Consolas"/>
        </w:rPr>
        <w:t>,</w:t>
      </w:r>
      <w:del w:id="2295" w:author="zusammenlegung" w:date="2025-12-12T19:01:00Z" w16du:dateUtc="2025-12-12T18:01:00Z">
        <w:r w:rsidR="005C115D" w:rsidRPr="002B24E0">
          <w:rPr>
            <w:rStyle w:val="NormalTok"/>
            <w:rFonts w:cs="Consolas"/>
          </w:rPr>
          <w:delText xml:space="preserve"> </w:delText>
        </w:r>
        <w:r w:rsidR="005C115D" w:rsidRPr="002B24E0">
          <w:rPr>
            <w:rStyle w:val="CommentTok"/>
            <w:rFonts w:cs="Consolas"/>
          </w:rPr>
          <w:delText># minimum duration</w:delText>
        </w:r>
      </w:del>
      <w:r w:rsidRPr="002B24E0">
        <w:rPr>
          <w:rFonts w:cs="Consolas"/>
        </w:rPr>
        <w:br/>
      </w:r>
      <w:ins w:id="2296" w:author="Johannes Zauner" w:date="2025-12-12T20:55:00Z" w16du:dateUtc="2025-12-12T19:55:00Z">
        <w:r w:rsidR="002B24E0">
          <w:rPr>
            <w:rStyle w:val="NormalTok"/>
          </w:rPr>
          <w:t>4</w:t>
        </w:r>
      </w:ins>
      <w:ins w:id="2297"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AttributeTok"/>
          <w:rFonts w:cs="Consolas"/>
        </w:rPr>
        <w:t>return.only.clusters =</w:t>
      </w:r>
      <w:r w:rsidRPr="002B24E0">
        <w:rPr>
          <w:rStyle w:val="NormalTok"/>
          <w:rFonts w:cs="Consolas"/>
        </w:rPr>
        <w:t xml:space="preserve"> </w:t>
      </w:r>
      <w:r w:rsidRPr="002B24E0">
        <w:rPr>
          <w:rStyle w:val="ConstantTok"/>
          <w:rFonts w:cs="Consolas"/>
        </w:rPr>
        <w:t>FALSE</w:t>
      </w:r>
      <w:r w:rsidRPr="002B24E0">
        <w:rPr>
          <w:rStyle w:val="NormalTok"/>
          <w:rFonts w:cs="Consolas"/>
        </w:rPr>
        <w:t>,</w:t>
      </w:r>
      <w:del w:id="2298" w:author="zusammenlegung" w:date="2025-12-12T19:01:00Z" w16du:dateUtc="2025-12-12T18:01:00Z">
        <w:r w:rsidR="005C115D" w:rsidRPr="002B24E0">
          <w:rPr>
            <w:rStyle w:val="NormalTok"/>
            <w:rFonts w:cs="Consolas"/>
          </w:rPr>
          <w:delText xml:space="preserve"> </w:delText>
        </w:r>
        <w:r w:rsidR="005C115D" w:rsidRPr="002B24E0">
          <w:rPr>
            <w:rStyle w:val="CommentTok"/>
            <w:rFonts w:cs="Consolas"/>
          </w:rPr>
          <w:delText xml:space="preserve">#return </w:delText>
        </w:r>
        <w:r w:rsidR="00E01336" w:rsidRPr="002B24E0">
          <w:rPr>
            <w:rStyle w:val="CommentTok"/>
            <w:rFonts w:cs="Consolas"/>
          </w:rPr>
          <w:delText xml:space="preserve">also </w:delText>
        </w:r>
        <w:r w:rsidR="005C115D" w:rsidRPr="002B24E0">
          <w:rPr>
            <w:rStyle w:val="CommentTok"/>
            <w:rFonts w:cs="Consolas"/>
          </w:rPr>
          <w:delText>non-clusters</w:delText>
        </w:r>
      </w:del>
      <w:r w:rsidRPr="002B24E0">
        <w:rPr>
          <w:rFonts w:cs="Consolas"/>
        </w:rPr>
        <w:br/>
      </w:r>
      <w:ins w:id="2299" w:author="Johannes Zauner" w:date="2025-12-12T20:55:00Z" w16du:dateUtc="2025-12-12T19:55:00Z">
        <w:r w:rsidR="002B24E0">
          <w:rPr>
            <w:rStyle w:val="NormalTok"/>
          </w:rPr>
          <w:t>5</w:t>
        </w:r>
      </w:ins>
      <w:ins w:id="2300"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AttributeTok"/>
          <w:rFonts w:cs="Consolas"/>
        </w:rPr>
        <w:t>drop.empty.groups =</w:t>
      </w:r>
      <w:r w:rsidRPr="002B24E0">
        <w:rPr>
          <w:rStyle w:val="NormalTok"/>
          <w:rFonts w:cs="Consolas"/>
        </w:rPr>
        <w:t xml:space="preserve"> </w:t>
      </w:r>
      <w:r w:rsidRPr="002B24E0">
        <w:rPr>
          <w:rStyle w:val="ConstantTok"/>
          <w:rFonts w:cs="Consolas"/>
        </w:rPr>
        <w:t>FALSE</w:t>
      </w:r>
      <w:del w:id="2301" w:author="zusammenlegung" w:date="2025-12-12T19:01:00Z" w16du:dateUtc="2025-12-12T18:01:00Z">
        <w:r w:rsidR="005C115D" w:rsidRPr="002B24E0">
          <w:rPr>
            <w:rStyle w:val="NormalTok"/>
            <w:rFonts w:cs="Consolas"/>
          </w:rPr>
          <w:delText xml:space="preserve"> </w:delText>
        </w:r>
        <w:r w:rsidR="00E01336" w:rsidRPr="002B24E0">
          <w:rPr>
            <w:rStyle w:val="CommentTok"/>
            <w:rFonts w:cs="Consolas"/>
          </w:rPr>
          <w:delText>#list even days w/o cluster</w:delText>
        </w:r>
        <w:r w:rsidR="005C115D" w:rsidRPr="002B24E0">
          <w:rPr>
            <w:rFonts w:cs="Consolas"/>
          </w:rPr>
          <w:br/>
        </w:r>
        <w:r w:rsidR="005C115D" w:rsidRPr="002B24E0">
          <w:rPr>
            <w:rStyle w:val="NormalTok"/>
            <w:rFonts w:cs="Consolas"/>
          </w:rPr>
          <w:delText xml:space="preserve">                   ) </w:delText>
        </w:r>
        <w:r w:rsidR="005C115D" w:rsidRPr="002B24E0">
          <w:rPr>
            <w:rStyle w:val="SpecialCharTok"/>
            <w:rFonts w:cs="Consolas"/>
          </w:rPr>
          <w:delText>|&gt;</w:delText>
        </w:r>
        <w:r w:rsidR="005C115D" w:rsidRPr="002B24E0">
          <w:rPr>
            <w:rStyle w:val="NormalTok"/>
            <w:rFonts w:cs="Consolas"/>
          </w:rPr>
          <w:delText xml:space="preserve"> </w:delText>
        </w:r>
        <w:r w:rsidR="005C115D" w:rsidRPr="002B24E0">
          <w:rPr>
            <w:rFonts w:cs="Consolas"/>
          </w:rPr>
          <w:br/>
        </w:r>
        <w:r w:rsidR="005C115D" w:rsidRPr="002B24E0">
          <w:rPr>
            <w:rStyle w:val="NormalTok"/>
            <w:rFonts w:cs="Consolas"/>
          </w:rPr>
          <w:delText xml:space="preserve">  </w:delText>
        </w:r>
        <w:r w:rsidR="005C115D" w:rsidRPr="002B24E0">
          <w:rPr>
            <w:rStyle w:val="CommentTok"/>
            <w:rFonts w:cs="Consolas"/>
          </w:rPr>
          <w:delText># return only clusters with previous episode lengths of maximum 20 minutes:</w:delText>
        </w:r>
      </w:del>
      <w:ins w:id="2302" w:author="zusammenlegung" w:date="2025-12-12T19:01:00Z" w16du:dateUtc="2025-12-12T18:01:00Z">
        <w:r w:rsidRPr="002B24E0">
          <w:rPr>
            <w:rFonts w:cs="Consolas"/>
            <w:rPrChange w:id="2303" w:author="Johannes Zauner" w:date="2025-12-12T20:54:00Z" w16du:dateUtc="2025-12-12T19:54:00Z">
              <w:rPr>
                <w:rFonts w:ascii="Arial" w:hAnsi="Arial" w:cs="Arial"/>
              </w:rPr>
            </w:rPrChange>
          </w:rPr>
          <w:br/>
        </w:r>
      </w:ins>
      <w:ins w:id="2304" w:author="Johannes Zauner" w:date="2025-12-12T20:55:00Z" w16du:dateUtc="2025-12-12T19:55:00Z">
        <w:r w:rsidR="002B24E0">
          <w:rPr>
            <w:rStyle w:val="NormalTok"/>
          </w:rPr>
          <w:t>6</w:t>
        </w:r>
      </w:ins>
      <w:ins w:id="2305" w:author="Johannes Zauner" w:date="2025-12-12T20:54:00Z" w16du:dateUtc="2025-12-12T19:54:00Z">
        <w:r w:rsidR="002B24E0">
          <w:rPr>
            <w:rStyle w:val="NormalTok"/>
            <w:rFonts w:cs="Consolas"/>
          </w:rPr>
          <w:t xml:space="preserve"> </w:t>
        </w:r>
      </w:ins>
      <w:ins w:id="2306" w:author="zusammenlegung" w:date="2025-12-12T19:01:00Z" w16du:dateUtc="2025-12-12T18:01:00Z">
        <w:r w:rsidRPr="002B24E0">
          <w:rPr>
            <w:rStyle w:val="NormalTok"/>
            <w:rFonts w:cs="Consolas"/>
            <w:rPrChange w:id="2307" w:author="Johannes Zauner" w:date="2025-12-12T20:54:00Z" w16du:dateUtc="2025-12-12T19:54:00Z">
              <w:rPr>
                <w:rStyle w:val="NormalTok"/>
                <w:rFonts w:ascii="Arial" w:hAnsi="Arial" w:cs="Arial"/>
              </w:rPr>
            </w:rPrChange>
          </w:rPr>
          <w:t xml:space="preserve">                   ) </w:t>
        </w:r>
        <w:r w:rsidRPr="002B24E0">
          <w:rPr>
            <w:rStyle w:val="SpecialCharTok"/>
            <w:rFonts w:cs="Consolas"/>
            <w:rPrChange w:id="2308" w:author="Johannes Zauner" w:date="2025-12-12T20:54:00Z" w16du:dateUtc="2025-12-12T19:54:00Z">
              <w:rPr>
                <w:rStyle w:val="SpecialCharTok"/>
                <w:rFonts w:ascii="Arial" w:hAnsi="Arial" w:cs="Arial"/>
              </w:rPr>
            </w:rPrChange>
          </w:rPr>
          <w:t>|&gt;</w:t>
        </w:r>
      </w:ins>
      <w:r w:rsidRPr="002B24E0">
        <w:rPr>
          <w:rFonts w:cs="Consolas"/>
        </w:rPr>
        <w:br/>
      </w:r>
      <w:ins w:id="2309" w:author="Johannes Zauner" w:date="2025-12-12T20:55:00Z" w16du:dateUtc="2025-12-12T19:55:00Z">
        <w:r w:rsidR="002B24E0">
          <w:rPr>
            <w:rStyle w:val="NormalTok"/>
          </w:rPr>
          <w:t>7</w:t>
        </w:r>
      </w:ins>
      <w:ins w:id="2310"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FunctionTok"/>
          <w:rFonts w:cs="Consolas"/>
        </w:rPr>
        <w:t>filter</w:t>
      </w:r>
      <w:r w:rsidRPr="002B24E0">
        <w:rPr>
          <w:rStyle w:val="NormalTok"/>
          <w:rFonts w:cs="Consolas"/>
        </w:rPr>
        <w:t xml:space="preserve">((start </w:t>
      </w:r>
      <w:r w:rsidRPr="002B24E0">
        <w:rPr>
          <w:rStyle w:val="SpecialCharTok"/>
          <w:rFonts w:cs="Consolas"/>
        </w:rPr>
        <w:t>-</w:t>
      </w:r>
      <w:r w:rsidRPr="002B24E0">
        <w:rPr>
          <w:rStyle w:val="NormalTok"/>
          <w:rFonts w:cs="Consolas"/>
        </w:rPr>
        <w:t xml:space="preserve"> </w:t>
      </w:r>
      <w:r w:rsidRPr="002B24E0">
        <w:rPr>
          <w:rStyle w:val="FunctionTok"/>
          <w:rFonts w:cs="Consolas"/>
        </w:rPr>
        <w:t>lag</w:t>
      </w:r>
      <w:r w:rsidRPr="002B24E0">
        <w:rPr>
          <w:rStyle w:val="NormalTok"/>
          <w:rFonts w:cs="Consolas"/>
        </w:rPr>
        <w:t xml:space="preserve">(end) </w:t>
      </w:r>
      <w:r w:rsidRPr="002B24E0">
        <w:rPr>
          <w:rStyle w:val="SpecialCharTok"/>
          <w:rFonts w:cs="Consolas"/>
        </w:rPr>
        <w:t>&lt;=</w:t>
      </w:r>
      <w:r w:rsidRPr="002B24E0">
        <w:rPr>
          <w:rStyle w:val="NormalTok"/>
          <w:rFonts w:cs="Consolas"/>
        </w:rPr>
        <w:t xml:space="preserve"> </w:t>
      </w:r>
      <w:r w:rsidRPr="002B24E0">
        <w:rPr>
          <w:rStyle w:val="FunctionTok"/>
          <w:rFonts w:cs="Consolas"/>
        </w:rPr>
        <w:t>duration</w:t>
      </w:r>
      <w:r w:rsidRPr="002B24E0">
        <w:rPr>
          <w:rStyle w:val="NormalTok"/>
          <w:rFonts w:cs="Consolas"/>
        </w:rPr>
        <w:t>(</w:t>
      </w:r>
      <w:r w:rsidRPr="002B24E0">
        <w:rPr>
          <w:rStyle w:val="StringTok"/>
          <w:rFonts w:cs="Consolas"/>
        </w:rPr>
        <w:t>"20 mins"</w:t>
      </w:r>
      <w:r w:rsidRPr="002B24E0">
        <w:rPr>
          <w:rStyle w:val="NormalTok"/>
          <w:rFonts w:cs="Consolas"/>
        </w:rPr>
        <w:t xml:space="preserve">)), is.cluster) </w:t>
      </w:r>
      <w:r w:rsidRPr="002B24E0">
        <w:rPr>
          <w:rStyle w:val="SpecialCharTok"/>
          <w:rFonts w:cs="Consolas"/>
        </w:rPr>
        <w:t>%&gt;%</w:t>
      </w:r>
      <w:r w:rsidRPr="002B24E0">
        <w:rPr>
          <w:rFonts w:cs="Consolas"/>
        </w:rPr>
        <w:br/>
      </w:r>
      <w:ins w:id="2311" w:author="Johannes Zauner" w:date="2025-12-12T20:55:00Z" w16du:dateUtc="2025-12-12T19:55:00Z">
        <w:r w:rsidR="002B24E0">
          <w:rPr>
            <w:rStyle w:val="NormalTok"/>
          </w:rPr>
          <w:t>8</w:t>
        </w:r>
      </w:ins>
      <w:ins w:id="2312"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FunctionTok"/>
          <w:rFonts w:cs="Consolas"/>
        </w:rPr>
        <w:t>add_states</w:t>
      </w:r>
      <w:r w:rsidRPr="002B24E0">
        <w:rPr>
          <w:rStyle w:val="NormalTok"/>
          <w:rFonts w:cs="Consolas"/>
        </w:rPr>
        <w:t xml:space="preserve">(dataCC, ., ) </w:t>
      </w:r>
      <w:r w:rsidRPr="002B24E0">
        <w:rPr>
          <w:rStyle w:val="SpecialCharTok"/>
          <w:rFonts w:cs="Consolas"/>
        </w:rPr>
        <w:t>|&gt;</w:t>
      </w:r>
      <w:del w:id="2313" w:author="zusammenlegung" w:date="2025-12-12T19:01:00Z" w16du:dateUtc="2025-12-12T18:01:00Z">
        <w:r w:rsidR="005C115D" w:rsidRPr="002B24E0">
          <w:rPr>
            <w:rStyle w:val="NormalTok"/>
            <w:rFonts w:cs="Consolas"/>
          </w:rPr>
          <w:delText xml:space="preserve"> </w:delText>
        </w:r>
        <w:r w:rsidR="00387F2E" w:rsidRPr="002B24E0">
          <w:rPr>
            <w:rStyle w:val="SpecialCharTok"/>
            <w:rFonts w:cs="Consolas"/>
          </w:rPr>
          <w:delText># add these clusters to the dataset</w:delText>
        </w:r>
      </w:del>
      <w:r w:rsidRPr="002B24E0">
        <w:rPr>
          <w:rFonts w:cs="Consolas"/>
        </w:rPr>
        <w:br/>
      </w:r>
      <w:ins w:id="2314" w:author="Johannes Zauner" w:date="2025-12-12T20:55:00Z" w16du:dateUtc="2025-12-12T19:55:00Z">
        <w:r w:rsidR="002B24E0">
          <w:rPr>
            <w:rStyle w:val="NormalTok"/>
          </w:rPr>
          <w:t>9</w:t>
        </w:r>
      </w:ins>
      <w:ins w:id="2315"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FunctionTok"/>
          <w:rFonts w:cs="Consolas"/>
        </w:rPr>
        <w:t>gg_day</w:t>
      </w:r>
      <w:r w:rsidRPr="002B24E0">
        <w:rPr>
          <w:rStyle w:val="NormalTok"/>
          <w:rFonts w:cs="Consolas"/>
        </w:rPr>
        <w:t>(</w:t>
      </w:r>
      <w:r w:rsidRPr="002B24E0">
        <w:rPr>
          <w:rStyle w:val="AttributeTok"/>
          <w:rFonts w:cs="Consolas"/>
        </w:rPr>
        <w:t>y.axis =</w:t>
      </w:r>
      <w:r w:rsidRPr="002B24E0">
        <w:rPr>
          <w:rStyle w:val="NormalTok"/>
          <w:rFonts w:cs="Consolas"/>
        </w:rPr>
        <w:t xml:space="preserve"> Dis, </w:t>
      </w:r>
      <w:r w:rsidRPr="002B24E0">
        <w:rPr>
          <w:rStyle w:val="AttributeTok"/>
          <w:rFonts w:cs="Consolas"/>
        </w:rPr>
        <w:t>y.axis.label =</w:t>
      </w:r>
      <w:r w:rsidRPr="002B24E0">
        <w:rPr>
          <w:rStyle w:val="NormalTok"/>
          <w:rFonts w:cs="Consolas"/>
        </w:rPr>
        <w:t xml:space="preserve"> </w:t>
      </w:r>
      <w:r w:rsidRPr="002B24E0">
        <w:rPr>
          <w:rStyle w:val="StringTok"/>
          <w:rFonts w:cs="Consolas"/>
        </w:rPr>
        <w:t>"Distance (cm)"</w:t>
      </w:r>
      <w:r w:rsidRPr="002B24E0">
        <w:rPr>
          <w:rStyle w:val="NormalTok"/>
          <w:rFonts w:cs="Consolas"/>
        </w:rPr>
        <w:t xml:space="preserve">, </w:t>
      </w:r>
      <w:r w:rsidRPr="002B24E0">
        <w:rPr>
          <w:rStyle w:val="AttributeTok"/>
          <w:rFonts w:cs="Consolas"/>
        </w:rPr>
        <w:t>geom =</w:t>
      </w:r>
      <w:r w:rsidRPr="002B24E0">
        <w:rPr>
          <w:rStyle w:val="NormalTok"/>
          <w:rFonts w:cs="Consolas"/>
        </w:rPr>
        <w:t xml:space="preserve"> </w:t>
      </w:r>
      <w:r w:rsidRPr="002B24E0">
        <w:rPr>
          <w:rStyle w:val="StringTok"/>
          <w:rFonts w:cs="Consolas"/>
        </w:rPr>
        <w:t>"line"</w:t>
      </w:r>
      <w:r w:rsidRPr="002B24E0">
        <w:rPr>
          <w:rStyle w:val="NormalTok"/>
          <w:rFonts w:cs="Consolas"/>
        </w:rPr>
        <w:t xml:space="preserve">) </w:t>
      </w:r>
      <w:r w:rsidRPr="002B24E0">
        <w:rPr>
          <w:rStyle w:val="SpecialCharTok"/>
          <w:rFonts w:cs="Consolas"/>
        </w:rPr>
        <w:t>|&gt;</w:t>
      </w:r>
      <w:r w:rsidRPr="002B24E0">
        <w:rPr>
          <w:rStyle w:val="NormalTok"/>
          <w:rFonts w:cs="Consolas"/>
        </w:rPr>
        <w:t xml:space="preserve"> </w:t>
      </w:r>
      <w:r w:rsidRPr="002B24E0">
        <w:rPr>
          <w:rFonts w:cs="Consolas"/>
        </w:rPr>
        <w:br/>
      </w:r>
      <w:ins w:id="2316" w:author="Johannes Zauner" w:date="2025-12-12T20:54:00Z" w16du:dateUtc="2025-12-12T19:54:00Z">
        <w:r w:rsidR="002B24E0">
          <w:rPr>
            <w:rStyle w:val="NormalTok"/>
          </w:rPr>
          <w:t>1</w:t>
        </w:r>
      </w:ins>
      <w:ins w:id="2317" w:author="Johannes Zauner" w:date="2025-12-12T20:55:00Z" w16du:dateUtc="2025-12-12T19:55:00Z">
        <w:r w:rsidR="002B24E0">
          <w:rPr>
            <w:rStyle w:val="NormalTok"/>
          </w:rPr>
          <w:t>0</w:t>
        </w:r>
      </w:ins>
      <w:ins w:id="2318" w:author="Johannes Zauner" w:date="2025-12-12T20:54:00Z" w16du:dateUtc="2025-12-12T19:54:00Z">
        <w:r w:rsidR="002B24E0">
          <w:rPr>
            <w:rStyle w:val="NormalTok"/>
            <w:rFonts w:cs="Consolas"/>
          </w:rPr>
          <w:t xml:space="preserve"> </w:t>
        </w:r>
      </w:ins>
      <w:del w:id="2319" w:author="Johannes Zauner" w:date="2025-12-12T20:55:00Z" w16du:dateUtc="2025-12-12T19:55:00Z">
        <w:r w:rsidRPr="002B24E0" w:rsidDel="00347E00">
          <w:rPr>
            <w:rStyle w:val="NormalTok"/>
            <w:rFonts w:cs="Consolas"/>
          </w:rPr>
          <w:delText xml:space="preserve"> </w:delText>
        </w:r>
      </w:del>
      <w:r w:rsidRPr="002B24E0">
        <w:rPr>
          <w:rStyle w:val="NormalTok"/>
          <w:rFonts w:cs="Consolas"/>
        </w:rPr>
        <w:t xml:space="preserve"> </w:t>
      </w:r>
      <w:r w:rsidRPr="002B24E0">
        <w:rPr>
          <w:rStyle w:val="FunctionTok"/>
          <w:rFonts w:cs="Consolas"/>
        </w:rPr>
        <w:t>gg_photoperiod</w:t>
      </w:r>
      <w:r w:rsidRPr="002B24E0">
        <w:rPr>
          <w:rStyle w:val="NormalTok"/>
          <w:rFonts w:cs="Consolas"/>
        </w:rPr>
        <w:t xml:space="preserve">(coordinates) </w:t>
      </w:r>
      <w:r w:rsidRPr="002B24E0">
        <w:rPr>
          <w:rStyle w:val="SpecialCharTok"/>
          <w:rFonts w:cs="Consolas"/>
        </w:rPr>
        <w:t>+</w:t>
      </w:r>
      <w:del w:id="2320" w:author="zusammenlegung" w:date="2025-12-12T19:01:00Z" w16du:dateUtc="2025-12-12T18:01:00Z">
        <w:r w:rsidR="00387F2E" w:rsidRPr="002B24E0">
          <w:rPr>
            <w:rStyle w:val="SpecialCharTok"/>
            <w:rFonts w:cs="Consolas"/>
          </w:rPr>
          <w:delText xml:space="preserve"> # add photoperiod information to the plot</w:delText>
        </w:r>
      </w:del>
      <w:r w:rsidRPr="002B24E0">
        <w:rPr>
          <w:rFonts w:cs="Consolas"/>
        </w:rPr>
        <w:br/>
      </w:r>
      <w:ins w:id="2321" w:author="Johannes Zauner" w:date="2025-12-12T20:54:00Z" w16du:dateUtc="2025-12-12T19:54:00Z">
        <w:r w:rsidR="002B24E0">
          <w:rPr>
            <w:rStyle w:val="NormalTok"/>
          </w:rPr>
          <w:t>1</w:t>
        </w:r>
      </w:ins>
      <w:ins w:id="2322" w:author="Johannes Zauner" w:date="2025-12-12T20:55:00Z" w16du:dateUtc="2025-12-12T19:55:00Z">
        <w:r w:rsidR="002B24E0">
          <w:rPr>
            <w:rStyle w:val="NormalTok"/>
          </w:rPr>
          <w:t>1</w:t>
        </w:r>
      </w:ins>
      <w:r w:rsidRPr="002B24E0">
        <w:rPr>
          <w:rStyle w:val="NormalTok"/>
          <w:rFonts w:cs="Consolas"/>
        </w:rPr>
        <w:t xml:space="preserve">  </w:t>
      </w:r>
      <w:r w:rsidRPr="002B24E0">
        <w:rPr>
          <w:rStyle w:val="FunctionTok"/>
          <w:rFonts w:cs="Consolas"/>
        </w:rPr>
        <w:t>geom_point</w:t>
      </w:r>
      <w:r w:rsidRPr="002B24E0">
        <w:rPr>
          <w:rStyle w:val="NormalTok"/>
          <w:rFonts w:cs="Consolas"/>
        </w:rPr>
        <w:t>(</w:t>
      </w:r>
      <w:r w:rsidRPr="002B24E0">
        <w:rPr>
          <w:rStyle w:val="AttributeTok"/>
          <w:rFonts w:cs="Consolas"/>
        </w:rPr>
        <w:t>data =</w:t>
      </w:r>
      <w:r w:rsidRPr="002B24E0">
        <w:rPr>
          <w:rStyle w:val="NormalTok"/>
          <w:rFonts w:cs="Consolas"/>
        </w:rPr>
        <w:t xml:space="preserve"> \(x) </w:t>
      </w:r>
      <w:r w:rsidRPr="002B24E0">
        <w:rPr>
          <w:rStyle w:val="FunctionTok"/>
          <w:rFonts w:cs="Consolas"/>
        </w:rPr>
        <w:t>filter</w:t>
      </w:r>
      <w:r w:rsidRPr="002B24E0">
        <w:rPr>
          <w:rStyle w:val="NormalTok"/>
          <w:rFonts w:cs="Consolas"/>
        </w:rPr>
        <w:t xml:space="preserve">(x, is.cluster), </w:t>
      </w:r>
      <w:r w:rsidRPr="002B24E0">
        <w:rPr>
          <w:rStyle w:val="AttributeTok"/>
          <w:rFonts w:cs="Consolas"/>
        </w:rPr>
        <w:t>col =</w:t>
      </w:r>
      <w:r w:rsidRPr="002B24E0">
        <w:rPr>
          <w:rStyle w:val="NormalTok"/>
          <w:rFonts w:cs="Consolas"/>
        </w:rPr>
        <w:t xml:space="preserve"> </w:t>
      </w:r>
      <w:r w:rsidRPr="002B24E0">
        <w:rPr>
          <w:rStyle w:val="StringTok"/>
          <w:rFonts w:cs="Consolas"/>
        </w:rPr>
        <w:t>"red"</w:t>
      </w:r>
      <w:r w:rsidRPr="002B24E0">
        <w:rPr>
          <w:rStyle w:val="NormalTok"/>
          <w:rFonts w:cs="Consolas"/>
        </w:rPr>
        <w:t>)</w:t>
      </w:r>
    </w:p>
    <w:bookmarkEnd w:id="2282"/>
    <w:p w14:paraId="34422A3B" w14:textId="77777777" w:rsidR="00365F17" w:rsidRPr="0047611C" w:rsidRDefault="00365F17" w:rsidP="00365F17">
      <w:pPr>
        <w:pStyle w:val="DefinitionTerm"/>
        <w:rPr>
          <w:ins w:id="2323" w:author="Johannes Zauner" w:date="2025-12-12T20:36:00Z" w16du:dateUtc="2025-12-12T19:36:00Z"/>
          <w:b w:val="0"/>
          <w:bCs/>
        </w:rPr>
      </w:pPr>
      <w:ins w:id="2324" w:author="Johannes Zauner" w:date="2025-12-12T20:36:00Z" w16du:dateUtc="2025-12-12T19:36:00Z">
        <w:r w:rsidRPr="00C673E9">
          <w:rPr>
            <w:rFonts w:ascii="Arial" w:hAnsi="Arial" w:cs="Arial"/>
          </w:rPr>
          <w:t>Lines 1-7</w:t>
        </w:r>
        <w:r>
          <w:rPr>
            <w:rFonts w:ascii="Arial" w:hAnsi="Arial" w:cs="Arial"/>
          </w:rPr>
          <w:t xml:space="preserve"> </w:t>
        </w:r>
        <w:r w:rsidRPr="0047611C">
          <w:rPr>
            <w:b w:val="0"/>
            <w:bCs/>
          </w:rPr>
          <w:t>As in the code cell above</w:t>
        </w:r>
      </w:ins>
    </w:p>
    <w:p w14:paraId="695AF046" w14:textId="77777777" w:rsidR="00365F17" w:rsidRPr="0047611C" w:rsidRDefault="00365F17" w:rsidP="00365F17">
      <w:pPr>
        <w:pStyle w:val="DefinitionTerm"/>
        <w:rPr>
          <w:ins w:id="2325" w:author="Johannes Zauner" w:date="2025-12-12T20:36:00Z" w16du:dateUtc="2025-12-12T19:36:00Z"/>
          <w:b w:val="0"/>
          <w:bCs/>
        </w:rPr>
      </w:pPr>
      <w:ins w:id="2326" w:author="Johannes Zauner" w:date="2025-12-12T20:36:00Z" w16du:dateUtc="2025-12-12T19:36:00Z">
        <w:r w:rsidRPr="00C673E9">
          <w:rPr>
            <w:rFonts w:ascii="Arial" w:hAnsi="Arial" w:cs="Arial"/>
          </w:rPr>
          <w:t>Line 8</w:t>
        </w:r>
        <w:r>
          <w:rPr>
            <w:rFonts w:ascii="Arial" w:hAnsi="Arial" w:cs="Arial"/>
          </w:rPr>
          <w:t xml:space="preserve"> </w:t>
        </w:r>
        <w:r w:rsidRPr="0047611C">
          <w:rPr>
            <w:b w:val="0"/>
            <w:bCs/>
          </w:rPr>
          <w:t>Add the resulting states</w:t>
        </w:r>
      </w:ins>
    </w:p>
    <w:p w14:paraId="5CE2C957" w14:textId="77777777" w:rsidR="00365F17" w:rsidRDefault="00365F17" w:rsidP="00365F17">
      <w:pPr>
        <w:spacing w:after="0"/>
        <w:rPr>
          <w:ins w:id="2327" w:author="Johannes Zauner" w:date="2025-12-12T20:37:00Z" w16du:dateUtc="2025-12-12T19:37:00Z"/>
          <w:i/>
          <w:iCs/>
          <w:noProof/>
        </w:rPr>
      </w:pPr>
      <w:ins w:id="2328" w:author="Johannes Zauner" w:date="2025-12-12T20:36:00Z" w16du:dateUtc="2025-12-12T19:36:00Z">
        <w:r w:rsidRPr="00365F17">
          <w:rPr>
            <w:rFonts w:ascii="Arial" w:hAnsi="Arial" w:cs="Arial"/>
            <w:b/>
            <w:bCs/>
            <w:rPrChange w:id="2329" w:author="Johannes Zauner" w:date="2025-12-12T20:37:00Z" w16du:dateUtc="2025-12-12T19:37:00Z">
              <w:rPr>
                <w:rFonts w:ascii="Arial" w:hAnsi="Arial" w:cs="Arial"/>
              </w:rPr>
            </w:rPrChange>
          </w:rPr>
          <w:t>Line 10</w:t>
        </w:r>
        <w:r>
          <w:rPr>
            <w:rFonts w:ascii="Arial" w:hAnsi="Arial" w:cs="Arial"/>
          </w:rPr>
          <w:t xml:space="preserve"> </w:t>
        </w:r>
        <w:r w:rsidRPr="0047611C">
          <w:rPr>
            <w:bCs/>
          </w:rPr>
          <w:t>Add photoperiod information to the plot</w:t>
        </w:r>
        <w:r>
          <w:rPr>
            <w:i/>
            <w:iCs/>
            <w:noProof/>
          </w:rPr>
          <w:t xml:space="preserve"> </w:t>
        </w:r>
      </w:ins>
    </w:p>
    <w:p w14:paraId="52887D23" w14:textId="2DBD93FB" w:rsidR="00E01336" w:rsidRDefault="006B2402" w:rsidP="00365F17">
      <w:pPr>
        <w:spacing w:after="0"/>
        <w:rPr>
          <w:rStyle w:val="Hervorhebung"/>
        </w:rPr>
        <w:pPrChange w:id="2330" w:author="Johannes Zauner" w:date="2025-12-12T19:52:00Z" w16du:dateUtc="2025-12-12T18:52:00Z">
          <w:pPr/>
        </w:pPrChange>
      </w:pPr>
      <w:r>
        <w:rPr>
          <w:i/>
          <w:iCs/>
          <w:noProof/>
        </w:rPr>
        <w:lastRenderedPageBreak/>
        <w:drawing>
          <wp:inline distT="0" distB="0" distL="0" distR="0" wp14:anchorId="77139B19" wp14:editId="4631F868">
            <wp:extent cx="5728335" cy="5728335"/>
            <wp:effectExtent l="0" t="0" r="0" b="0"/>
            <wp:docPr id="2083177262" name="Grafik 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7262" name="Grafik 3" descr="Ein Bild, das Screenshot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5935914A" w14:textId="77777777" w:rsidR="00D33ED1" w:rsidRDefault="005C115D" w:rsidP="008A0236">
      <w:pPr>
        <w:spacing w:after="0"/>
        <w:rPr>
          <w:ins w:id="2331" w:author="Johannes Zauner" w:date="2025-12-12T20:55:00Z" w16du:dateUtc="2025-12-12T19:55:00Z"/>
          <w:rStyle w:val="Hervorhebung"/>
        </w:rPr>
      </w:pPr>
      <w:r w:rsidRPr="005C115D">
        <w:rPr>
          <w:rStyle w:val="Hervorhebung"/>
        </w:rPr>
        <w:t>Figure 3: Plot of visual breaks (red dots). Black traces show distance measurement data. Grey shaded areas show nighttime between civil dusk and civil dawn</w:t>
      </w:r>
      <w:r w:rsidR="00387F2E">
        <w:rPr>
          <w:rStyle w:val="Hervorhebung"/>
        </w:rPr>
        <w:t xml:space="preserve"> (photoperiod)</w:t>
      </w:r>
    </w:p>
    <w:p w14:paraId="78A63825" w14:textId="77777777" w:rsidR="00610394" w:rsidRPr="005C115D" w:rsidRDefault="00610394" w:rsidP="008A0236">
      <w:pPr>
        <w:spacing w:after="0"/>
        <w:rPr>
          <w:rStyle w:val="Hervorhebung"/>
        </w:rPr>
        <w:pPrChange w:id="2332" w:author="Johannes Zauner" w:date="2025-12-12T19:52:00Z" w16du:dateUtc="2025-12-12T18:52:00Z">
          <w:pPr/>
        </w:pPrChange>
      </w:pPr>
    </w:p>
    <w:p w14:paraId="4FD24DCA" w14:textId="77777777" w:rsidR="007C0A0D" w:rsidRPr="00C673E9" w:rsidRDefault="007C0A0D" w:rsidP="007C0A0D">
      <w:pPr>
        <w:pStyle w:val="berschrift4"/>
      </w:pPr>
      <w:bookmarkStart w:id="2333" w:name="distance-with-spatial-distribution"/>
      <w:bookmarkEnd w:id="2073"/>
      <w:r w:rsidRPr="00C673E9">
        <w:t>Distance with spatial distribution</w:t>
      </w:r>
    </w:p>
    <w:p w14:paraId="51FF2782" w14:textId="34D6C0FD" w:rsidR="007C0A0D" w:rsidRPr="008A0236" w:rsidRDefault="007C0A0D" w:rsidP="007C0A0D">
      <w:pPr>
        <w:pStyle w:val="FirstParagraph"/>
      </w:pPr>
      <w:r w:rsidRPr="008A0236">
        <w:t xml:space="preserve">The </w:t>
      </w:r>
      <w:r w:rsidRPr="008A0236">
        <w:rPr>
          <w:rStyle w:val="VerbatimChar"/>
        </w:rPr>
        <w:t>Clouclip</w:t>
      </w:r>
      <w:r w:rsidRPr="008A0236">
        <w:t xml:space="preserve"> device outputs a singular measure for distance, while the visual environment in natural conditions contains many distances, depending on the solid angle and direction of the measurement. A device like the </w:t>
      </w:r>
      <w:r w:rsidRPr="008A0236">
        <w:rPr>
          <w:rStyle w:val="VerbatimChar"/>
        </w:rPr>
        <w:t>VEET</w:t>
      </w:r>
      <w:r w:rsidRPr="008A0236">
        <w:t xml:space="preserve"> increases the spatial resolution of </w:t>
      </w:r>
      <w:ins w:id="2334" w:author="zusammenlegung" w:date="2025-12-12T19:01:00Z" w16du:dateUtc="2025-12-12T18:01:00Z">
        <w:r w:rsidRPr="00C673E9">
          <w:rPr>
            <w:rFonts w:ascii="Arial" w:hAnsi="Arial" w:cs="Arial"/>
          </w:rPr>
          <w:t xml:space="preserve">these </w:t>
        </w:r>
      </w:ins>
      <w:r w:rsidRPr="008A0236">
        <w:t xml:space="preserve">measurements, allowing for more in-depth analyses of the size and position of an object within the field of view. In the case of the </w:t>
      </w:r>
      <w:r w:rsidRPr="008A0236">
        <w:rPr>
          <w:rStyle w:val="VerbatimChar"/>
        </w:rPr>
        <w:t>VEET</w:t>
      </w:r>
      <w:r w:rsidRPr="008A0236">
        <w:t xml:space="preserve">, data are </w:t>
      </w:r>
      <w:r w:rsidRPr="008A0236">
        <w:lastRenderedPageBreak/>
        <w:t xml:space="preserve">collected from an 8x8 measurement grid, spanning 52° vertically and 41° horizontally. Here are </w:t>
      </w:r>
      <w:del w:id="2335" w:author="zusammenlegung" w:date="2025-12-12T19:01:00Z" w16du:dateUtc="2025-12-12T18:01:00Z">
        <w:r w:rsidR="00EC1A9A">
          <w:delText>exemplary</w:delText>
        </w:r>
      </w:del>
      <w:ins w:id="2336" w:author="zusammenlegung" w:date="2025-12-12T19:01:00Z" w16du:dateUtc="2025-12-12T18:01:00Z">
        <w:r w:rsidRPr="00C673E9">
          <w:rPr>
            <w:rFonts w:ascii="Arial" w:hAnsi="Arial" w:cs="Arial"/>
          </w:rPr>
          <w:t>sample</w:t>
        </w:r>
      </w:ins>
      <w:r w:rsidRPr="008A0236">
        <w:t xml:space="preserve"> observations from six different days at the same time</w:t>
      </w:r>
      <w:del w:id="2337" w:author="zusammenlegung" w:date="2025-12-12T19:01:00Z" w16du:dateUtc="2025-12-12T18:01:00Z">
        <w:r w:rsidR="008F2E47">
          <w:delText>:</w:delText>
        </w:r>
      </w:del>
      <w:ins w:id="2338" w:author="zusammenlegung" w:date="2025-12-12T19:01:00Z" w16du:dateUtc="2025-12-12T18:01:00Z">
        <w:r w:rsidRPr="00C673E9">
          <w:rPr>
            <w:rFonts w:ascii="Arial" w:hAnsi="Arial" w:cs="Arial"/>
          </w:rPr>
          <w:t>.</w:t>
        </w:r>
      </w:ins>
    </w:p>
    <w:p w14:paraId="449B79FF" w14:textId="7D8B2401" w:rsidR="007C0A0D" w:rsidRPr="00626415" w:rsidDel="001547C1" w:rsidRDefault="00626415" w:rsidP="00626415">
      <w:pPr>
        <w:pStyle w:val="SourceCode"/>
        <w:spacing w:line="240" w:lineRule="auto"/>
        <w:rPr>
          <w:ins w:id="2339" w:author="zusammenlegung" w:date="2025-12-12T19:01:00Z" w16du:dateUtc="2025-12-12T18:01:00Z"/>
          <w:del w:id="2340" w:author="Johannes Zauner" w:date="2025-12-12T20:39:00Z" w16du:dateUtc="2025-12-12T19:39:00Z"/>
          <w:b/>
          <w:bCs/>
          <w:lang w:val="de-DE"/>
          <w:rPrChange w:id="2341" w:author="Johannes Zauner" w:date="2025-12-13T05:18:00Z" w16du:dateUtc="2025-12-13T04:18:00Z">
            <w:rPr>
              <w:ins w:id="2342" w:author="zusammenlegung" w:date="2025-12-12T19:01:00Z" w16du:dateUtc="2025-12-12T18:01:00Z"/>
              <w:del w:id="2343" w:author="Johannes Zauner" w:date="2025-12-12T20:39:00Z" w16du:dateUtc="2025-12-12T19:39:00Z"/>
              <w:rFonts w:ascii="Arial" w:hAnsi="Arial" w:cs="Arial"/>
            </w:rPr>
          </w:rPrChange>
        </w:rPr>
        <w:pPrChange w:id="2344" w:author="Johannes Zauner" w:date="2025-12-13T05:19:00Z" w16du:dateUtc="2025-12-13T04:19:00Z">
          <w:pPr>
            <w:pStyle w:val="SourceCode"/>
            <w:spacing w:line="240" w:lineRule="auto"/>
          </w:pPr>
        </w:pPrChange>
      </w:pPr>
      <w:bookmarkStart w:id="2345" w:name="annotated-cell-11"/>
      <w:ins w:id="2346" w:author="Johannes Zauner" w:date="2025-12-13T05:18:00Z">
        <w:r w:rsidRPr="00626415">
          <w:rPr>
            <w:b/>
            <w:bCs/>
            <w:lang w:val="de-DE"/>
          </w:rPr>
          <w:t>Plot spatial distance grids for different days</w:t>
        </w:r>
      </w:ins>
      <w:ins w:id="2347" w:author="Johannes Zauner" w:date="2025-12-13T05:09:00Z" w16du:dateUtc="2025-12-13T04:09:00Z">
        <w:r w:rsidR="008C4DD3">
          <w:rPr>
            <w:rStyle w:val="NormalTok"/>
          </w:rPr>
          <w:br/>
        </w:r>
      </w:ins>
      <w:ins w:id="2348" w:author="Johannes Zauner" w:date="2025-12-12T20:55:00Z" w16du:dateUtc="2025-12-12T19:55:00Z">
        <w:r w:rsidR="00835A8D">
          <w:rPr>
            <w:rStyle w:val="NormalTok"/>
          </w:rPr>
          <w:t>1</w:t>
        </w:r>
        <w:r w:rsidR="00835A8D">
          <w:rPr>
            <w:rStyle w:val="NormalTok"/>
            <w:rFonts w:cs="Consolas"/>
          </w:rPr>
          <w:t xml:space="preserve"> </w:t>
        </w:r>
      </w:ins>
      <w:del w:id="2349" w:author="zusammenlegung" w:date="2025-12-12T19:01:00Z" w16du:dateUtc="2025-12-12T18:01:00Z">
        <w:r w:rsidR="008F2E47" w:rsidRPr="004014FB">
          <w:rPr>
            <w:rStyle w:val="CommentTok"/>
            <w:color w:val="BFBFBF" w:themeColor="background1" w:themeShade="BF"/>
          </w:rPr>
          <w:delText># create helper function to allow choosing an observation</w:delText>
        </w:r>
        <w:r w:rsidR="006B4A8C" w:rsidRPr="004014FB">
          <w:rPr>
            <w:rStyle w:val="CommentTok"/>
            <w:color w:val="BFBFBF" w:themeColor="background1" w:themeShade="BF"/>
          </w:rPr>
          <w:delText>:</w:delText>
        </w:r>
        <w:r w:rsidR="008F2E47" w:rsidRPr="004014FB">
          <w:rPr>
            <w:rStyle w:val="NormalTok"/>
            <w:color w:val="BFBFBF" w:themeColor="background1" w:themeShade="BF"/>
          </w:rPr>
          <w:br/>
        </w:r>
        <w:r w:rsidR="00EC1A9A" w:rsidRPr="004014FB">
          <w:rPr>
            <w:rStyle w:val="NormalTok"/>
            <w:color w:val="BFBFBF" w:themeColor="background1" w:themeShade="BF"/>
          </w:rPr>
          <w:delText xml:space="preserve">slicer </w:delText>
        </w:r>
        <w:r w:rsidR="00EC1A9A" w:rsidRPr="004014FB">
          <w:rPr>
            <w:rStyle w:val="OtherTok"/>
            <w:color w:val="BFBFBF" w:themeColor="background1" w:themeShade="BF"/>
          </w:rPr>
          <w:delText>&lt;-</w:delText>
        </w:r>
        <w:r w:rsidR="00EC1A9A" w:rsidRPr="004014FB">
          <w:rPr>
            <w:rStyle w:val="NormalTok"/>
            <w:color w:val="BFBFBF" w:themeColor="background1" w:themeShade="BF"/>
          </w:rPr>
          <w:delText xml:space="preserve"> </w:delText>
        </w:r>
        <w:r w:rsidR="00EC1A9A" w:rsidRPr="004014FB">
          <w:rPr>
            <w:rStyle w:val="ControlFlowTok"/>
            <w:color w:val="BFBFBF" w:themeColor="background1" w:themeShade="BF"/>
          </w:rPr>
          <w:delText>function</w:delText>
        </w:r>
        <w:r w:rsidR="00EC1A9A" w:rsidRPr="004014FB">
          <w:rPr>
            <w:rStyle w:val="NormalTok"/>
            <w:color w:val="BFBFBF" w:themeColor="background1" w:themeShade="BF"/>
          </w:rPr>
          <w:delText>(x){</w:delText>
        </w:r>
        <w:r w:rsidR="00EC1A9A" w:rsidRPr="004014FB">
          <w:rPr>
            <w:rStyle w:val="FunctionTok"/>
            <w:color w:val="BFBFBF" w:themeColor="background1" w:themeShade="BF"/>
          </w:rPr>
          <w:delText>seq</w:delText>
        </w:r>
        <w:r w:rsidR="00EC1A9A" w:rsidRPr="004014FB">
          <w:rPr>
            <w:rStyle w:val="NormalTok"/>
            <w:color w:val="BFBFBF" w:themeColor="background1" w:themeShade="BF"/>
          </w:rPr>
          <w:delText>(</w:delText>
        </w:r>
        <w:r w:rsidR="00EC1A9A" w:rsidRPr="004014FB">
          <w:rPr>
            <w:rStyle w:val="FunctionTok"/>
            <w:color w:val="BFBFBF" w:themeColor="background1" w:themeShade="BF"/>
          </w:rPr>
          <w:delText>min</w:delText>
        </w:r>
        <w:r w:rsidR="00EC1A9A" w:rsidRPr="004014FB">
          <w:rPr>
            <w:rStyle w:val="NormalTok"/>
            <w:color w:val="BFBFBF" w:themeColor="background1" w:themeShade="BF"/>
          </w:rPr>
          <w:delText>((x</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64</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max</w:delText>
        </w:r>
        <w:r w:rsidR="00EC1A9A" w:rsidRPr="004014FB">
          <w:rPr>
            <w:rStyle w:val="NormalTok"/>
            <w:color w:val="BFBFBF" w:themeColor="background1" w:themeShade="BF"/>
          </w:rPr>
          <w:delText>(x</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64</w:delText>
        </w:r>
        <w:r w:rsidR="008F2E47" w:rsidRPr="004014FB">
          <w:rPr>
            <w:rStyle w:val="NormalTok"/>
            <w:color w:val="BFBFBF" w:themeColor="background1" w:themeShade="BF"/>
          </w:rPr>
          <w:delText>)</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by =</w:delText>
        </w:r>
        <w:r w:rsidR="00EC1A9A" w:rsidRPr="004014FB">
          <w:rPr>
            <w:rStyle w:val="NormalTok"/>
            <w:color w:val="BFBFBF" w:themeColor="background1" w:themeShade="BF"/>
          </w:rPr>
          <w:delText xml:space="preserve"> </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 xml:space="preserve">)} </w:delText>
        </w:r>
        <w:r w:rsidR="00EC1A9A">
          <w:br/>
        </w:r>
        <w:r w:rsidR="00EC1A9A">
          <w:rPr>
            <w:rStyle w:val="CommentTok"/>
          </w:rPr>
          <w:delText>#set visualization parameters</w:delText>
        </w:r>
        <w:r w:rsidR="006B4A8C">
          <w:rPr>
            <w:rStyle w:val="CommentTok"/>
          </w:rPr>
          <w:delText>:</w:delText>
        </w:r>
        <w:r w:rsidR="00EC1A9A">
          <w:br/>
        </w:r>
        <w:r w:rsidR="00EC1A9A">
          <w:rPr>
            <w:rStyle w:val="NormalTok"/>
          </w:rPr>
          <w:delText xml:space="preserve">extras </w:delText>
        </w:r>
        <w:r w:rsidR="00EC1A9A">
          <w:rPr>
            <w:rStyle w:val="OtherTok"/>
          </w:rPr>
          <w:delText>&lt;-</w:delText>
        </w:r>
        <w:r w:rsidR="00EC1A9A">
          <w:rPr>
            <w:rStyle w:val="NormalTok"/>
          </w:rPr>
          <w:delText xml:space="preserve"> </w:delText>
        </w:r>
        <w:r w:rsidR="00EC1A9A">
          <w:rPr>
            <w:rStyle w:val="FunctionTok"/>
          </w:rPr>
          <w:delText>list</w:delText>
        </w:r>
        <w:r w:rsidR="00EC1A9A">
          <w:rPr>
            <w:rStyle w:val="NormalTok"/>
          </w:rPr>
          <w:delText>(</w:delText>
        </w:r>
        <w:r w:rsidR="00EC1A9A">
          <w:br/>
        </w:r>
        <w:r w:rsidR="00EC1A9A">
          <w:rPr>
            <w:rStyle w:val="NormalTok"/>
          </w:rPr>
          <w:delText xml:space="preserve">  </w:delText>
        </w:r>
        <w:r w:rsidR="00EC1A9A">
          <w:rPr>
            <w:rStyle w:val="FunctionTok"/>
          </w:rPr>
          <w:delText>geom_tile</w:delText>
        </w:r>
        <w:r w:rsidR="00EC1A9A">
          <w:rPr>
            <w:rStyle w:val="NormalTok"/>
          </w:rPr>
          <w:delText>(),</w:delText>
        </w:r>
        <w:r w:rsidR="006B4A8C">
          <w:rPr>
            <w:rStyle w:val="NormalTok"/>
          </w:rPr>
          <w:delText xml:space="preserve"> </w:delText>
        </w:r>
        <w:r w:rsidR="006B4A8C">
          <w:rPr>
            <w:rStyle w:val="CommentTok"/>
          </w:rPr>
          <w:delText>#colored tiles</w:delText>
        </w:r>
        <w:r w:rsidR="00EC1A9A">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scale_fill_viridis_c</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direction =</w:delText>
        </w:r>
        <w:r w:rsidR="00EC1A9A" w:rsidRPr="004014FB">
          <w:rPr>
            <w:rStyle w:val="NormalTok"/>
            <w:color w:val="BFBFBF" w:themeColor="background1" w:themeShade="BF"/>
          </w:rPr>
          <w:delText xml:space="preserve"> </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limits =</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c</w:delText>
        </w:r>
        <w:r w:rsidR="00EC1A9A" w:rsidRPr="004014FB">
          <w:rPr>
            <w:rStyle w:val="NormalTok"/>
            <w:color w:val="BFBFBF" w:themeColor="background1" w:themeShade="BF"/>
          </w:rPr>
          <w:delText>(</w:delText>
        </w:r>
        <w:r w:rsidR="00EC1A9A" w:rsidRPr="004014FB">
          <w:rPr>
            <w:rStyle w:val="DecValTok"/>
            <w:color w:val="BFBFBF" w:themeColor="background1" w:themeShade="BF"/>
          </w:rPr>
          <w:delText>0</w:delText>
        </w:r>
        <w:r w:rsidR="00EC1A9A" w:rsidRPr="004014FB">
          <w:rPr>
            <w:rStyle w:val="NormalTok"/>
            <w:color w:val="BFBFBF" w:themeColor="background1" w:themeShade="BF"/>
          </w:rPr>
          <w:delText xml:space="preserve">, </w:delText>
        </w:r>
        <w:r w:rsidR="00EC1A9A" w:rsidRPr="004014FB">
          <w:rPr>
            <w:rStyle w:val="DecValTok"/>
            <w:color w:val="BFBFBF" w:themeColor="background1" w:themeShade="BF"/>
          </w:rPr>
          <w:delText>200</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#color palette</w:delText>
        </w:r>
        <w:r w:rsidR="006B4A8C" w:rsidRPr="004014FB">
          <w:rPr>
            <w:rStyle w:val="CommentTok"/>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oob =</w:delText>
        </w:r>
        <w:r w:rsidR="00EC1A9A" w:rsidRPr="004014FB">
          <w:rPr>
            <w:rStyle w:val="NormalTok"/>
            <w:color w:val="BFBFBF" w:themeColor="background1" w:themeShade="BF"/>
          </w:rPr>
          <w:delText xml:space="preserve"> scales</w:delText>
        </w:r>
        <w:r w:rsidR="00EC1A9A" w:rsidRPr="004014FB">
          <w:rPr>
            <w:rStyle w:val="SpecialCharTok"/>
            <w:color w:val="BFBFBF" w:themeColor="background1" w:themeShade="BF"/>
          </w:rPr>
          <w:delText>::</w:delText>
        </w:r>
        <w:r w:rsidR="00EC1A9A" w:rsidRPr="004014FB">
          <w:rPr>
            <w:rStyle w:val="NormalTok"/>
            <w:color w:val="BFBFBF" w:themeColor="background1" w:themeShade="BF"/>
          </w:rPr>
          <w:delText>oob_squish_any),</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#include infinity</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scale_color_manual</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values =</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c</w:delText>
        </w:r>
        <w:r w:rsidR="00EC1A9A" w:rsidRPr="004014FB">
          <w:rPr>
            <w:rStyle w:val="NormalTok"/>
            <w:color w:val="BFBFBF" w:themeColor="background1" w:themeShade="BF"/>
          </w:rPr>
          <w:delText>(</w:delText>
        </w:r>
        <w:r w:rsidR="00EC1A9A" w:rsidRPr="004014FB">
          <w:rPr>
            <w:rStyle w:val="StringTok"/>
            <w:color w:val="BFBFBF" w:themeColor="background1" w:themeShade="BF"/>
          </w:rPr>
          <w:delText>"black"</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"white"</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#colors for text</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theme_minimal</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#set minimal plot theme</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guides</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colour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"none"</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#remove scale for text</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geom_text</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 add text labels for values</w:delText>
        </w:r>
        <w:r w:rsidR="006B4A8C" w:rsidRPr="004014FB">
          <w:rPr>
            <w:rStyle w:val="NormalTok"/>
            <w:color w:val="BFBFBF" w:themeColor="background1" w:themeShade="BF"/>
          </w:rPr>
          <w:br/>
          <w:delText xml:space="preserve">    </w:delText>
        </w:r>
        <w:r w:rsidR="00EC1A9A" w:rsidRPr="004014FB">
          <w:rPr>
            <w:rStyle w:val="FunctionTok"/>
            <w:color w:val="BFBFBF" w:themeColor="background1" w:themeShade="BF"/>
          </w:rPr>
          <w:delText>aes</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label =</w:delText>
        </w:r>
        <w:r w:rsidR="00EC1A9A" w:rsidRPr="004014FB">
          <w:rPr>
            <w:rStyle w:val="NormalTok"/>
            <w:color w:val="BFBFBF" w:themeColor="background1" w:themeShade="BF"/>
          </w:rPr>
          <w:delText xml:space="preserve"> (dist1</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10</w:delText>
        </w:r>
        <w:r w:rsidR="00EC1A9A" w:rsidRPr="004014FB">
          <w:rPr>
            <w:rStyle w:val="NormalTok"/>
            <w:color w:val="BFBFBF" w:themeColor="background1" w:themeShade="BF"/>
          </w:rPr>
          <w:delText xml:space="preserve">) </w:delText>
        </w:r>
        <w:r w:rsidR="00EC1A9A" w:rsidRPr="004014FB">
          <w:rPr>
            <w:rStyle w:val="SpecialCharTok"/>
            <w:color w:val="BFBFBF" w:themeColor="background1" w:themeShade="BF"/>
          </w:rPr>
          <w:delText>|&gt;</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round</w:delText>
        </w:r>
        <w:r w:rsidR="00EC1A9A" w:rsidRPr="004014FB">
          <w:rPr>
            <w:rStyle w:val="NormalTok"/>
            <w:color w:val="BFBFBF" w:themeColor="background1" w:themeShade="BF"/>
          </w:rPr>
          <w:delText>(</w:delText>
        </w:r>
        <w:r w:rsidR="00EC1A9A" w:rsidRPr="004014FB">
          <w:rPr>
            <w:rStyle w:val="DecValTok"/>
            <w:color w:val="BFBFBF" w:themeColor="background1" w:themeShade="BF"/>
          </w:rPr>
          <w:delText>0</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colour =</w:delText>
        </w:r>
        <w:r w:rsidR="00EC1A9A" w:rsidRPr="004014FB">
          <w:rPr>
            <w:rStyle w:val="NormalTok"/>
            <w:color w:val="BFBFBF" w:themeColor="background1" w:themeShade="BF"/>
          </w:rPr>
          <w:delText xml:space="preserve"> dist1</w:delText>
        </w:r>
        <w:r w:rsidR="00EC1A9A" w:rsidRPr="004014FB">
          <w:rPr>
            <w:rStyle w:val="SpecialCharTok"/>
            <w:color w:val="BFBFBF" w:themeColor="background1" w:themeShade="BF"/>
          </w:rPr>
          <w:delText>&gt;</w:delText>
        </w:r>
        <w:r w:rsidR="00EC1A9A" w:rsidRPr="004014FB">
          <w:rPr>
            <w:rStyle w:val="DecValTok"/>
            <w:color w:val="BFBFBF" w:themeColor="background1" w:themeShade="BF"/>
          </w:rPr>
          <w:delText>1000</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size =</w:delText>
        </w:r>
        <w:r w:rsidR="00EC1A9A" w:rsidRPr="004014FB">
          <w:rPr>
            <w:rStyle w:val="NormalTok"/>
            <w:color w:val="BFBFBF" w:themeColor="background1" w:themeShade="BF"/>
          </w:rPr>
          <w:delText xml:space="preserve"> </w:delText>
        </w:r>
        <w:r w:rsidR="00EC1A9A" w:rsidRPr="004014FB">
          <w:rPr>
            <w:rStyle w:val="FloatTok"/>
            <w:color w:val="BFBFBF" w:themeColor="background1" w:themeShade="BF"/>
          </w:rPr>
          <w:delText>2.5</w:delText>
        </w:r>
        <w:r w:rsidR="00EC1A9A" w:rsidRPr="004014FB">
          <w:rPr>
            <w:rStyle w:val="NormalTok"/>
            <w:color w:val="BFBFBF" w:themeColor="background1" w:themeShade="BF"/>
          </w:rPr>
          <w:delText>),</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coord_fixed</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#keep x&amp;y dimensions of plots consistent with scale</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labs</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x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"X position (°)"</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y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"Y position (°)"</w:delText>
        </w:r>
        <w:r w:rsidR="00EC1A9A" w:rsidRPr="004014FB">
          <w:rPr>
            <w:rStyle w:val="NormalTok"/>
            <w:color w:val="BFBFBF" w:themeColor="background1" w:themeShade="BF"/>
          </w:rPr>
          <w:delText xml:space="preserve">, </w:delText>
        </w:r>
        <w:r w:rsidR="006B4A8C" w:rsidRPr="004014FB">
          <w:rPr>
            <w:rStyle w:val="CommentTok"/>
            <w:color w:val="BFBFBF" w:themeColor="background1" w:themeShade="BF"/>
          </w:rPr>
          <w:delText>#set labels</w:delText>
        </w:r>
        <w:r w:rsidR="006B4A8C" w:rsidRPr="004014FB">
          <w:rPr>
            <w:rStyle w:val="CommentTok"/>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fill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"Distance (cm)"</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alpha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"Confidence (0-255)"</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#set labels</w:delText>
        </w:r>
        <w:r w:rsidR="00EC1A9A">
          <w:br/>
        </w:r>
        <w:r w:rsidR="00EC1A9A">
          <w:br/>
        </w:r>
      </w:del>
      <w:r w:rsidR="007C0A0D" w:rsidRPr="008A0236">
        <w:rPr>
          <w:rStyle w:val="NormalTok"/>
        </w:rPr>
        <w:t xml:space="preserve">dataVEET3 </w:t>
      </w:r>
      <w:r w:rsidR="007C0A0D" w:rsidRPr="008A0236">
        <w:rPr>
          <w:rStyle w:val="SpecialCharTok"/>
        </w:rPr>
        <w:t>|&gt;</w:t>
      </w:r>
      <w:r w:rsidR="007C0A0D" w:rsidRPr="008A0236">
        <w:rPr>
          <w:rStyle w:val="NormalTok"/>
        </w:rPr>
        <w:t xml:space="preserve"> </w:t>
      </w:r>
      <w:r w:rsidR="007C0A0D" w:rsidRPr="008A0236">
        <w:br/>
      </w:r>
      <w:ins w:id="2350" w:author="Johannes Zauner" w:date="2025-12-12T20:56:00Z" w16du:dateUtc="2025-12-12T19:56:00Z">
        <w:r w:rsidR="004D3DDE">
          <w:rPr>
            <w:rStyle w:val="NormalTok"/>
          </w:rPr>
          <w:t>2</w:t>
        </w:r>
      </w:ins>
      <w:ins w:id="2351" w:author="Johannes Zauner" w:date="2025-12-12T20:55:00Z" w16du:dateUtc="2025-12-12T19:55:00Z">
        <w:r w:rsidR="00835A8D">
          <w:rPr>
            <w:rStyle w:val="NormalTok"/>
            <w:rFonts w:cs="Consolas"/>
          </w:rPr>
          <w:t xml:space="preserve"> </w:t>
        </w:r>
      </w:ins>
      <w:r w:rsidR="007C0A0D" w:rsidRPr="008A0236">
        <w:rPr>
          <w:rStyle w:val="NormalTok"/>
        </w:rPr>
        <w:t xml:space="preserve">  </w:t>
      </w:r>
      <w:del w:id="2352" w:author="zusammenlegung" w:date="2025-12-12T19:01:00Z" w16du:dateUtc="2025-12-12T18:01:00Z">
        <w:r w:rsidR="00EC1A9A" w:rsidRPr="008A0236">
          <w:rPr>
            <w:rStyle w:val="FunctionTok"/>
            <w:rFonts w:cs="Consolas"/>
          </w:rPr>
          <w:delText>slice</w:delText>
        </w:r>
        <w:r w:rsidR="00EC1A9A" w:rsidRPr="008A0236">
          <w:rPr>
            <w:rStyle w:val="NormalTok"/>
            <w:rFonts w:cs="Consolas"/>
          </w:rPr>
          <w:delText>(</w:delText>
        </w:r>
        <w:r w:rsidR="00EC1A9A" w:rsidRPr="008A0236">
          <w:rPr>
            <w:rStyle w:val="FunctionTok"/>
            <w:rFonts w:cs="Consolas"/>
          </w:rPr>
          <w:delText>slicer</w:delText>
        </w:r>
        <w:r w:rsidR="00EC1A9A" w:rsidRPr="008A0236">
          <w:rPr>
            <w:rStyle w:val="NormalTok"/>
            <w:rFonts w:cs="Consolas"/>
          </w:rPr>
          <w:delText>(</w:delText>
        </w:r>
        <w:r w:rsidR="00EC1A9A" w:rsidRPr="008A0236">
          <w:rPr>
            <w:rStyle w:val="DecValTok"/>
            <w:rFonts w:cs="Consolas"/>
          </w:rPr>
          <w:delText>9530</w:delText>
        </w:r>
        <w:r w:rsidR="00EC1A9A" w:rsidRPr="008A0236">
          <w:rPr>
            <w:rStyle w:val="NormalTok"/>
            <w:rFonts w:cs="Consolas"/>
          </w:rPr>
          <w:delText xml:space="preserve">)) </w:delText>
        </w:r>
        <w:r w:rsidR="00EC1A9A" w:rsidRPr="008A0236">
          <w:rPr>
            <w:rStyle w:val="SpecialCharTok"/>
            <w:rFonts w:cs="Consolas"/>
          </w:rPr>
          <w:delText>|&gt;</w:delText>
        </w:r>
        <w:r w:rsidR="00EC1A9A" w:rsidRPr="008A0236">
          <w:rPr>
            <w:rStyle w:val="NormalTok"/>
            <w:rFonts w:cs="Consolas"/>
          </w:rPr>
          <w:delText xml:space="preserve">  </w:delText>
        </w:r>
        <w:r w:rsidR="00EC1A9A" w:rsidRPr="008A0236">
          <w:rPr>
            <w:rStyle w:val="CommentTok"/>
            <w:rFonts w:cs="Consolas"/>
          </w:rPr>
          <w:delText>#choose a particular observation</w:delText>
        </w:r>
        <w:r w:rsidR="006B4A8C" w:rsidRPr="008A0236">
          <w:rPr>
            <w:rStyle w:val="CommentTok"/>
            <w:rFonts w:cs="Consolas"/>
          </w:rPr>
          <w:delText xml:space="preserve"> with helper</w:delText>
        </w:r>
      </w:del>
      <w:ins w:id="2353" w:author="zusammenlegung" w:date="2025-12-12T19:01:00Z" w16du:dateUtc="2025-12-12T18:01:00Z">
        <w:r w:rsidR="007C0A0D" w:rsidRPr="008A0236">
          <w:rPr>
            <w:rStyle w:val="FunctionTok"/>
            <w:rFonts w:cs="Consolas"/>
          </w:rPr>
          <w:t>filter_Time</w:t>
        </w:r>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"13:14:02"</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"00:00:05"</w:t>
        </w:r>
        <w:r w:rsidR="007C0A0D" w:rsidRPr="008A0236">
          <w:rPr>
            <w:rStyle w:val="NormalTok"/>
            <w:rFonts w:cs="Consolas"/>
          </w:rPr>
          <w:t xml:space="preserve">) </w:t>
        </w:r>
        <w:r w:rsidR="007C0A0D" w:rsidRPr="008A0236">
          <w:rPr>
            <w:rStyle w:val="SpecialCharTok"/>
            <w:rFonts w:cs="Consolas"/>
          </w:rPr>
          <w:t>|&gt;</w:t>
        </w:r>
      </w:ins>
      <w:r w:rsidR="007C0A0D" w:rsidRPr="008A0236">
        <w:rPr>
          <w:rFonts w:cs="Consolas"/>
        </w:rPr>
        <w:br/>
      </w:r>
      <w:ins w:id="2354" w:author="Johannes Zauner" w:date="2025-12-12T20:56:00Z" w16du:dateUtc="2025-12-12T19:56:00Z">
        <w:r w:rsidR="004D3DDE">
          <w:rPr>
            <w:rStyle w:val="NormalTok"/>
          </w:rPr>
          <w:t>3</w:t>
        </w:r>
      </w:ins>
      <w:ins w:id="2355" w:author="Johannes Zauner" w:date="2025-12-12T20:55:00Z" w16du:dateUtc="2025-12-12T19:55:00Z">
        <w:r w:rsidR="00835A8D">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mutate</w:t>
      </w:r>
      <w:r w:rsidR="007C0A0D" w:rsidRPr="008A0236">
        <w:rPr>
          <w:rStyle w:val="NormalTok"/>
          <w:rFonts w:cs="Consolas"/>
        </w:rPr>
        <w:t>(</w:t>
      </w:r>
      <w:r w:rsidR="007C0A0D" w:rsidRPr="008A0236">
        <w:rPr>
          <w:rStyle w:val="AttributeTok"/>
          <w:rFonts w:cs="Consolas"/>
        </w:rPr>
        <w:t>dist1 =</w:t>
      </w:r>
      <w:r w:rsidR="007C0A0D" w:rsidRPr="008A0236">
        <w:rPr>
          <w:rStyle w:val="NormalTok"/>
          <w:rFonts w:cs="Consolas"/>
        </w:rPr>
        <w:t xml:space="preserve"> </w:t>
      </w:r>
      <w:r w:rsidR="007C0A0D" w:rsidRPr="008A0236">
        <w:rPr>
          <w:rStyle w:val="FunctionTok"/>
          <w:rFonts w:cs="Consolas"/>
        </w:rPr>
        <w:t>ifelse</w:t>
      </w:r>
      <w:r w:rsidR="007C0A0D" w:rsidRPr="008A0236">
        <w:rPr>
          <w:rStyle w:val="NormalTok"/>
          <w:rFonts w:cs="Consolas"/>
        </w:rPr>
        <w:t xml:space="preserve">(dist1 </w:t>
      </w:r>
      <w:r w:rsidR="007C0A0D" w:rsidRPr="008A0236">
        <w:rPr>
          <w:rStyle w:val="SpecialCharTok"/>
          <w:rFonts w:cs="Consolas"/>
        </w:rPr>
        <w:t>==</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dist1)) </w:t>
      </w:r>
      <w:r w:rsidR="007C0A0D" w:rsidRPr="008A0236">
        <w:rPr>
          <w:rStyle w:val="SpecialCharTok"/>
          <w:rFonts w:cs="Consolas"/>
        </w:rPr>
        <w:t>|&gt;</w:t>
      </w:r>
      <w:del w:id="2356" w:author="zusammenlegung" w:date="2025-12-12T19:01:00Z" w16du:dateUtc="2025-12-12T18:01:00Z">
        <w:r w:rsidR="00EC1A9A" w:rsidRPr="008A0236">
          <w:rPr>
            <w:rStyle w:val="NormalTok"/>
            <w:rFonts w:cs="Consolas"/>
            <w:color w:val="BFBFBF" w:themeColor="background1" w:themeShade="BF"/>
          </w:rPr>
          <w:delText xml:space="preserve"> </w:delText>
        </w:r>
        <w:r w:rsidR="00EC1A9A" w:rsidRPr="008A0236">
          <w:rPr>
            <w:rStyle w:val="CommentTok"/>
            <w:rFonts w:cs="Consolas"/>
            <w:color w:val="BFBFBF" w:themeColor="background1" w:themeShade="BF"/>
          </w:rPr>
          <w:delText xml:space="preserve">#replace 0 </w:delText>
        </w:r>
        <w:r w:rsidR="00650902" w:rsidRPr="008A0236">
          <w:rPr>
            <w:rStyle w:val="CommentTok"/>
            <w:rFonts w:cs="Consolas"/>
            <w:color w:val="BFBFBF" w:themeColor="background1" w:themeShade="BF"/>
          </w:rPr>
          <w:delText>-&gt;</w:delText>
        </w:r>
        <w:r w:rsidR="00EC1A9A" w:rsidRPr="008A0236">
          <w:rPr>
            <w:rStyle w:val="CommentTok"/>
            <w:rFonts w:cs="Consolas"/>
            <w:color w:val="BFBFBF" w:themeColor="background1" w:themeShade="BF"/>
          </w:rPr>
          <w:delText xml:space="preserve"> </w:delText>
        </w:r>
        <w:r w:rsidR="00650902" w:rsidRPr="008A0236">
          <w:rPr>
            <w:rStyle w:val="CommentTok"/>
            <w:rFonts w:cs="Consolas"/>
            <w:color w:val="BFBFBF" w:themeColor="background1" w:themeShade="BF"/>
          </w:rPr>
          <w:delText>infinity</w:delText>
        </w:r>
      </w:del>
      <w:r w:rsidR="007C0A0D" w:rsidRPr="008A0236">
        <w:rPr>
          <w:rFonts w:cs="Consolas"/>
        </w:rPr>
        <w:br/>
      </w:r>
      <w:ins w:id="2357" w:author="Johannes Zauner" w:date="2025-12-12T20:56:00Z" w16du:dateUtc="2025-12-12T19:56:00Z">
        <w:r w:rsidR="004D3DDE">
          <w:rPr>
            <w:rStyle w:val="NormalTok"/>
          </w:rPr>
          <w:t>4</w:t>
        </w:r>
      </w:ins>
      <w:ins w:id="2358" w:author="Johannes Zauner" w:date="2025-12-12T20:55:00Z" w16du:dateUtc="2025-12-12T19:55:00Z">
        <w:r w:rsidR="00835A8D">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w:t>
      </w:r>
      <w:r w:rsidR="007C0A0D" w:rsidRPr="008A0236">
        <w:rPr>
          <w:rStyle w:val="NormalTok"/>
          <w:rFonts w:cs="Consolas"/>
        </w:rPr>
        <w:t xml:space="preserve"> dist1 </w:t>
      </w:r>
      <w:r w:rsidR="007C0A0D" w:rsidRPr="008A0236">
        <w:rPr>
          <w:rStyle w:val="SpecialCharTok"/>
          <w:rFonts w:cs="Consolas"/>
        </w:rPr>
        <w:t>==</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w:t>
      </w:r>
      <w:r w:rsidR="007C0A0D" w:rsidRPr="008A0236">
        <w:rPr>
          <w:rStyle w:val="SpecialCharTok"/>
          <w:rFonts w:cs="Consolas"/>
        </w:rPr>
        <w:t>|&gt;</w:t>
      </w:r>
      <w:del w:id="2359" w:author="zusammenlegung" w:date="2025-12-12T19:01:00Z" w16du:dateUtc="2025-12-12T18:01:00Z">
        <w:r w:rsidR="00EC1A9A" w:rsidRPr="008A0236">
          <w:rPr>
            <w:rStyle w:val="NormalTok"/>
            <w:rFonts w:cs="Consolas"/>
          </w:rPr>
          <w:delText xml:space="preserve"> </w:delText>
        </w:r>
        <w:r w:rsidR="00EC1A9A" w:rsidRPr="008A0236">
          <w:rPr>
            <w:rStyle w:val="CommentTok"/>
            <w:rFonts w:cs="Consolas"/>
          </w:rPr>
          <w:delText xml:space="preserve">#remove </w:delText>
        </w:r>
        <w:r w:rsidR="00650902" w:rsidRPr="008A0236">
          <w:rPr>
            <w:rStyle w:val="CommentTok"/>
            <w:rFonts w:cs="Consolas"/>
          </w:rPr>
          <w:delText>data</w:delText>
        </w:r>
        <w:r w:rsidR="00EC1A9A" w:rsidRPr="008A0236">
          <w:rPr>
            <w:rStyle w:val="CommentTok"/>
            <w:rFonts w:cs="Consolas"/>
          </w:rPr>
          <w:delText xml:space="preserve"> </w:delText>
        </w:r>
        <w:r w:rsidR="00650902" w:rsidRPr="008A0236">
          <w:rPr>
            <w:rStyle w:val="CommentTok"/>
            <w:rFonts w:cs="Consolas"/>
          </w:rPr>
          <w:delText>&lt;</w:delText>
        </w:r>
        <w:r w:rsidR="00EC1A9A" w:rsidRPr="008A0236">
          <w:rPr>
            <w:rStyle w:val="CommentTok"/>
            <w:rFonts w:cs="Consolas"/>
          </w:rPr>
          <w:delText xml:space="preserve"> 10% confidence</w:delText>
        </w:r>
      </w:del>
      <w:r w:rsidR="007C0A0D" w:rsidRPr="008A0236">
        <w:rPr>
          <w:rFonts w:cs="Consolas"/>
        </w:rPr>
        <w:br/>
      </w:r>
      <w:ins w:id="2360" w:author="Johannes Zauner" w:date="2025-12-12T20:56:00Z" w16du:dateUtc="2025-12-12T19:56:00Z">
        <w:r w:rsidR="004D3DDE">
          <w:rPr>
            <w:rStyle w:val="NormalTok"/>
          </w:rPr>
          <w:t>5</w:t>
        </w:r>
      </w:ins>
      <w:ins w:id="2361" w:author="Johannes Zauner" w:date="2025-12-12T20:55:00Z" w16du:dateUtc="2025-12-12T19:55:00Z">
        <w:r w:rsidR="00835A8D">
          <w:rPr>
            <w:rStyle w:val="NormalTok"/>
            <w:rFonts w:cs="Consolas"/>
          </w:rPr>
          <w:t xml:space="preserve"> </w:t>
        </w:r>
      </w:ins>
      <w:r w:rsidR="007C0A0D" w:rsidRPr="008A0236">
        <w:rPr>
          <w:rStyle w:val="NormalTok"/>
        </w:rPr>
        <w:t xml:space="preserve">  </w:t>
      </w:r>
      <w:r w:rsidR="007C0A0D" w:rsidRPr="008A0236">
        <w:rPr>
          <w:rStyle w:val="FunctionTok"/>
        </w:rPr>
        <w:t>ggplot</w:t>
      </w:r>
      <w:r w:rsidR="007C0A0D" w:rsidRPr="008A0236">
        <w:rPr>
          <w:rStyle w:val="NormalTok"/>
        </w:rPr>
        <w:t>(</w:t>
      </w:r>
      <w:r w:rsidR="007C0A0D" w:rsidRPr="008A0236">
        <w:rPr>
          <w:rStyle w:val="FunctionTok"/>
        </w:rPr>
        <w:t>aes</w:t>
      </w:r>
      <w:r w:rsidR="007C0A0D" w:rsidRPr="008A0236">
        <w:rPr>
          <w:rStyle w:val="NormalTok"/>
        </w:rPr>
        <w:t>(</w:t>
      </w:r>
      <w:r w:rsidR="007C0A0D" w:rsidRPr="008A0236">
        <w:rPr>
          <w:rStyle w:val="AttributeTok"/>
        </w:rPr>
        <w:t>x=</w:t>
      </w:r>
      <w:r w:rsidR="007C0A0D" w:rsidRPr="008A0236">
        <w:rPr>
          <w:rStyle w:val="NormalTok"/>
        </w:rPr>
        <w:t xml:space="preserve">x.pos, </w:t>
      </w:r>
      <w:r w:rsidR="007C0A0D" w:rsidRPr="008A0236">
        <w:rPr>
          <w:rStyle w:val="AttributeTok"/>
        </w:rPr>
        <w:t>y=</w:t>
      </w:r>
      <w:r w:rsidR="007C0A0D" w:rsidRPr="008A0236">
        <w:rPr>
          <w:rStyle w:val="NormalTok"/>
        </w:rPr>
        <w:t xml:space="preserve">y.pos, </w:t>
      </w:r>
      <w:r w:rsidR="007C0A0D" w:rsidRPr="008A0236">
        <w:rPr>
          <w:rStyle w:val="AttributeTok"/>
        </w:rPr>
        <w:t>fill =</w:t>
      </w:r>
      <w:r w:rsidR="007C0A0D" w:rsidRPr="008A0236">
        <w:rPr>
          <w:rStyle w:val="NormalTok"/>
        </w:rPr>
        <w:t xml:space="preserve"> dist1</w:t>
      </w:r>
      <w:r w:rsidR="007C0A0D" w:rsidRPr="008A0236">
        <w:rPr>
          <w:rStyle w:val="SpecialCharTok"/>
        </w:rPr>
        <w:t>/</w:t>
      </w:r>
      <w:r w:rsidR="007C0A0D" w:rsidRPr="008A0236">
        <w:rPr>
          <w:rStyle w:val="DecValTok"/>
        </w:rPr>
        <w:t>10</w:t>
      </w:r>
      <w:r w:rsidR="007C0A0D" w:rsidRPr="008A0236">
        <w:rPr>
          <w:rStyle w:val="NormalTok"/>
        </w:rPr>
        <w:t>))</w:t>
      </w:r>
      <w:r w:rsidR="007C0A0D" w:rsidRPr="008A0236">
        <w:rPr>
          <w:rStyle w:val="SpecialCharTok"/>
        </w:rPr>
        <w:t>+</w:t>
      </w:r>
      <w:ins w:id="2362" w:author="zusammenlegung" w:date="2025-12-12T19:01:00Z" w16du:dateUtc="2025-12-12T18:01:00Z">
        <w:r w:rsidR="007C0A0D" w:rsidRPr="00C673E9">
          <w:rPr>
            <w:rFonts w:ascii="Arial" w:hAnsi="Arial" w:cs="Arial"/>
          </w:rPr>
          <w:br/>
        </w:r>
      </w:ins>
      <w:ins w:id="2363" w:author="Johannes Zauner" w:date="2025-12-12T20:56:00Z" w16du:dateUtc="2025-12-12T19:56:00Z">
        <w:r w:rsidR="004D3DDE">
          <w:rPr>
            <w:rStyle w:val="NormalTok"/>
          </w:rPr>
          <w:t>6</w:t>
        </w:r>
      </w:ins>
      <w:ins w:id="2364" w:author="Johannes Zauner" w:date="2025-12-12T20:55:00Z" w16du:dateUtc="2025-12-12T19:55:00Z">
        <w:r w:rsidR="00835A8D">
          <w:rPr>
            <w:rStyle w:val="NormalTok"/>
            <w:rFonts w:cs="Consolas"/>
          </w:rPr>
          <w:t xml:space="preserve"> </w:t>
        </w:r>
      </w:ins>
      <w:ins w:id="2365" w:author="zusammenlegung" w:date="2025-12-12T19:01:00Z" w16du:dateUtc="2025-12-12T18:01:00Z">
        <w:del w:id="2366" w:author="Johannes Zauner" w:date="2025-12-12T20:56:00Z" w16du:dateUtc="2025-12-12T19:56:00Z">
          <w:r w:rsidR="007C0A0D" w:rsidRPr="00C673E9" w:rsidDel="004D3DDE">
            <w:rPr>
              <w:rStyle w:val="NormalTok"/>
              <w:rFonts w:ascii="Arial" w:hAnsi="Arial" w:cs="Arial"/>
            </w:rPr>
            <w:delText xml:space="preserve"> </w:delText>
          </w:r>
        </w:del>
      </w:ins>
      <w:r w:rsidR="007C0A0D" w:rsidRPr="008A0236">
        <w:rPr>
          <w:rStyle w:val="NormalTok"/>
        </w:rPr>
        <w:t xml:space="preserve"> </w:t>
      </w:r>
      <w:ins w:id="2367" w:author="Johannes Zauner" w:date="2025-12-12T20:56:00Z" w16du:dateUtc="2025-12-12T19:56:00Z">
        <w:r w:rsidR="004D3DDE">
          <w:rPr>
            <w:rStyle w:val="NormalTok"/>
          </w:rPr>
          <w:t xml:space="preserve"> </w:t>
        </w:r>
      </w:ins>
      <w:r w:rsidR="007C0A0D" w:rsidRPr="008A0236">
        <w:rPr>
          <w:rStyle w:val="NormalTok"/>
        </w:rPr>
        <w:t xml:space="preserve">extras </w:t>
      </w:r>
      <w:r w:rsidR="007C0A0D" w:rsidRPr="008A0236">
        <w:rPr>
          <w:rStyle w:val="SpecialCharTok"/>
        </w:rPr>
        <w:t>+</w:t>
      </w:r>
      <w:del w:id="2368" w:author="zusammenlegung" w:date="2025-12-12T19:01:00Z" w16du:dateUtc="2025-12-12T18:01:00Z">
        <w:r w:rsidR="00EC1A9A">
          <w:rPr>
            <w:rStyle w:val="NormalTok"/>
          </w:rPr>
          <w:delText xml:space="preserve"> </w:delText>
        </w:r>
        <w:r w:rsidR="00EC1A9A">
          <w:rPr>
            <w:rStyle w:val="CommentTok"/>
          </w:rPr>
          <w:delText>#plot the data</w:delText>
        </w:r>
      </w:del>
      <w:r w:rsidR="007C0A0D" w:rsidRPr="008A0236">
        <w:br/>
      </w:r>
      <w:ins w:id="2369" w:author="Johannes Zauner" w:date="2025-12-12T20:56:00Z" w16du:dateUtc="2025-12-12T19:56:00Z">
        <w:r w:rsidR="004D3DDE">
          <w:rPr>
            <w:rStyle w:val="NormalTok"/>
          </w:rPr>
          <w:t>7</w:t>
        </w:r>
      </w:ins>
      <w:ins w:id="2370" w:author="Johannes Zauner" w:date="2025-12-12T20:55:00Z" w16du:dateUtc="2025-12-12T19:55:00Z">
        <w:r w:rsidR="00835A8D">
          <w:rPr>
            <w:rStyle w:val="NormalTok"/>
            <w:rFonts w:cs="Consolas"/>
          </w:rPr>
          <w:t xml:space="preserve"> </w:t>
        </w:r>
      </w:ins>
      <w:r w:rsidR="007C0A0D" w:rsidRPr="008A0236">
        <w:rPr>
          <w:rStyle w:val="NormalTok"/>
        </w:rPr>
        <w:t xml:space="preserve">  </w:t>
      </w:r>
      <w:r w:rsidR="007C0A0D" w:rsidRPr="008A0236">
        <w:rPr>
          <w:rStyle w:val="FunctionTok"/>
        </w:rPr>
        <w:t>facet_wrap</w:t>
      </w:r>
      <w:r w:rsidR="007C0A0D" w:rsidRPr="008A0236">
        <w:rPr>
          <w:rStyle w:val="NormalTok"/>
        </w:rPr>
        <w:t>(</w:t>
      </w:r>
      <w:r w:rsidR="007C0A0D" w:rsidRPr="008A0236">
        <w:rPr>
          <w:rStyle w:val="SpecialCharTok"/>
        </w:rPr>
        <w:t>~</w:t>
      </w:r>
      <w:r w:rsidR="007C0A0D" w:rsidRPr="008A0236">
        <w:rPr>
          <w:rStyle w:val="NormalTok"/>
        </w:rPr>
        <w:t>Datetime)</w:t>
      </w:r>
      <w:del w:id="2371" w:author="zusammenlegung" w:date="2025-12-12T19:01:00Z" w16du:dateUtc="2025-12-12T18:01:00Z">
        <w:r w:rsidR="00EC1A9A">
          <w:rPr>
            <w:rStyle w:val="NormalTok"/>
          </w:rPr>
          <w:delText xml:space="preserve"> </w:delText>
        </w:r>
        <w:r w:rsidR="00EC1A9A">
          <w:rPr>
            <w:rStyle w:val="CommentTok"/>
          </w:rPr>
          <w:delText>#show</w:delText>
        </w:r>
      </w:del>
    </w:p>
    <w:bookmarkEnd w:id="2345"/>
    <w:p w14:paraId="7395514C" w14:textId="656FDF90" w:rsidR="005C115D" w:rsidDel="001547C1" w:rsidRDefault="006B2402" w:rsidP="00626415">
      <w:pPr>
        <w:pStyle w:val="SourceCode"/>
        <w:spacing w:line="240" w:lineRule="auto"/>
        <w:rPr>
          <w:del w:id="2372" w:author="Johannes Zauner" w:date="2025-12-12T20:39:00Z" w16du:dateUtc="2025-12-12T19:39:00Z"/>
          <w:rStyle w:val="Hervorhebung"/>
        </w:rPr>
        <w:pPrChange w:id="2373" w:author="Johannes Zauner" w:date="2025-12-13T05:19:00Z" w16du:dateUtc="2025-12-13T04:19:00Z">
          <w:pPr/>
        </w:pPrChange>
      </w:pPr>
      <w:del w:id="2374" w:author="Johannes Zauner" w:date="2025-12-12T20:39:00Z" w16du:dateUtc="2025-12-12T19:39:00Z">
        <w:r w:rsidDel="001547C1">
          <w:rPr>
            <w:i/>
            <w:iCs/>
            <w:noProof/>
          </w:rPr>
          <w:drawing>
            <wp:inline distT="0" distB="0" distL="0" distR="0" wp14:anchorId="7A1D5743" wp14:editId="1844477B">
              <wp:extent cx="5728335" cy="4296251"/>
              <wp:effectExtent l="0" t="0" r="0" b="0"/>
              <wp:docPr id="14573520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52017" name="Grafik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del>
    </w:p>
    <w:p w14:paraId="425CB876" w14:textId="61E01C83" w:rsidR="00BF7699" w:rsidRPr="00BF7699" w:rsidDel="001547C1" w:rsidRDefault="00BF7699" w:rsidP="00626415">
      <w:pPr>
        <w:pStyle w:val="SourceCode"/>
        <w:spacing w:line="240" w:lineRule="auto"/>
        <w:rPr>
          <w:del w:id="2375" w:author="Johannes Zauner" w:date="2025-12-12T20:39:00Z" w16du:dateUtc="2025-12-12T19:39:00Z"/>
          <w:rStyle w:val="Hervorhebung"/>
        </w:rPr>
        <w:pPrChange w:id="2376" w:author="Johannes Zauner" w:date="2025-12-13T05:19:00Z" w16du:dateUtc="2025-12-13T04:19:00Z">
          <w:pPr/>
        </w:pPrChange>
      </w:pPr>
      <w:del w:id="2377" w:author="Johannes Zauner" w:date="2025-12-12T20:39:00Z" w16du:dateUtc="2025-12-12T19:39:00Z">
        <w:r w:rsidRPr="00BF7699" w:rsidDel="001547C1">
          <w:rPr>
            <w:rStyle w:val="Hervorhebung"/>
          </w:rPr>
          <w:delText xml:space="preserve">Figure 4: Example observations of the measurement grid at 1:14 p.m. for each measurement day. Text values show distance in cm. </w:delText>
        </w:r>
        <w:r w:rsidDel="001547C1">
          <w:rPr>
            <w:rStyle w:val="Hervorhebung"/>
          </w:rPr>
          <w:delText>E</w:delText>
        </w:r>
        <w:r w:rsidRPr="00BF7699" w:rsidDel="001547C1">
          <w:rPr>
            <w:rStyle w:val="Hervorhebung"/>
          </w:rPr>
          <w:delText>mpty grid points show values with low confidence. Zero-distance values were replaced with infinite distance and plotted despite low confidence.</w:delText>
        </w:r>
      </w:del>
    </w:p>
    <w:p w14:paraId="7E044B2A" w14:textId="77777777" w:rsidR="00A118CF" w:rsidRDefault="00A118CF" w:rsidP="00626415">
      <w:pPr>
        <w:pStyle w:val="SourceCode"/>
        <w:spacing w:line="240" w:lineRule="auto"/>
        <w:rPr>
          <w:ins w:id="2378" w:author="Johannes Zauner" w:date="2025-12-12T20:22:00Z" w16du:dateUtc="2025-12-12T19:22:00Z"/>
        </w:rPr>
        <w:pPrChange w:id="2379" w:author="Johannes Zauner" w:date="2025-12-13T05:19:00Z" w16du:dateUtc="2025-12-13T04:19:00Z">
          <w:pPr>
            <w:pStyle w:val="Textkrper"/>
          </w:pPr>
        </w:pPrChange>
      </w:pPr>
    </w:p>
    <w:p w14:paraId="69D8AAC9" w14:textId="77777777" w:rsidR="00A118CF" w:rsidRPr="0047611C" w:rsidRDefault="00A118CF" w:rsidP="00A118CF">
      <w:pPr>
        <w:pStyle w:val="DefinitionTerm"/>
        <w:rPr>
          <w:ins w:id="2380" w:author="Johannes Zauner" w:date="2025-12-12T20:22:00Z" w16du:dateUtc="2025-12-12T19:22:00Z"/>
          <w:b w:val="0"/>
          <w:bCs/>
        </w:rPr>
      </w:pPr>
      <w:ins w:id="2381" w:author="Johannes Zauner" w:date="2025-12-12T20:22:00Z" w16du:dateUtc="2025-12-12T19:22:00Z">
        <w:r w:rsidRPr="00C673E9">
          <w:rPr>
            <w:rFonts w:ascii="Arial" w:hAnsi="Arial" w:cs="Arial"/>
          </w:rPr>
          <w:t>Line 2</w:t>
        </w:r>
        <w:r>
          <w:rPr>
            <w:rFonts w:ascii="Arial" w:hAnsi="Arial" w:cs="Arial"/>
          </w:rPr>
          <w:t xml:space="preserve"> </w:t>
        </w:r>
        <w:r w:rsidRPr="0047611C">
          <w:rPr>
            <w:b w:val="0"/>
            <w:bCs/>
          </w:rPr>
          <w:t>Choose a particular observation</w:t>
        </w:r>
      </w:ins>
    </w:p>
    <w:p w14:paraId="381CCFEA" w14:textId="77777777" w:rsidR="00A118CF" w:rsidRPr="0047611C" w:rsidRDefault="00A118CF" w:rsidP="00A118CF">
      <w:pPr>
        <w:pStyle w:val="DefinitionTerm"/>
        <w:rPr>
          <w:ins w:id="2382" w:author="Johannes Zauner" w:date="2025-12-12T20:22:00Z" w16du:dateUtc="2025-12-12T19:22:00Z"/>
          <w:b w:val="0"/>
          <w:bCs/>
        </w:rPr>
      </w:pPr>
      <w:ins w:id="2383" w:author="Johannes Zauner" w:date="2025-12-12T20:22:00Z" w16du:dateUtc="2025-12-12T19:22:00Z">
        <w:r w:rsidRPr="00C673E9">
          <w:rPr>
            <w:rFonts w:ascii="Arial" w:hAnsi="Arial" w:cs="Arial"/>
          </w:rPr>
          <w:t>Line 3</w:t>
        </w:r>
        <w:r>
          <w:rPr>
            <w:rFonts w:ascii="Arial" w:hAnsi="Arial" w:cs="Arial"/>
          </w:rPr>
          <w:t xml:space="preserve"> </w:t>
        </w:r>
        <w:r w:rsidRPr="0047611C">
          <w:rPr>
            <w:b w:val="0"/>
            <w:bCs/>
          </w:rPr>
          <w:t>Replace 0 distances with infinity</w:t>
        </w:r>
      </w:ins>
    </w:p>
    <w:p w14:paraId="44611741" w14:textId="77777777" w:rsidR="00A118CF" w:rsidRPr="0047611C" w:rsidRDefault="00A118CF" w:rsidP="00A118CF">
      <w:pPr>
        <w:pStyle w:val="DefinitionTerm"/>
        <w:rPr>
          <w:ins w:id="2384" w:author="Johannes Zauner" w:date="2025-12-12T20:22:00Z" w16du:dateUtc="2025-12-12T19:22:00Z"/>
          <w:b w:val="0"/>
          <w:bCs/>
        </w:rPr>
      </w:pPr>
      <w:ins w:id="2385" w:author="Johannes Zauner" w:date="2025-12-12T20:22:00Z" w16du:dateUtc="2025-12-12T19:22:00Z">
        <w:r w:rsidRPr="00C673E9">
          <w:rPr>
            <w:rFonts w:ascii="Arial" w:hAnsi="Arial" w:cs="Arial"/>
          </w:rPr>
          <w:t>Line 4</w:t>
        </w:r>
        <w:r>
          <w:rPr>
            <w:rFonts w:ascii="Arial" w:hAnsi="Arial" w:cs="Arial"/>
          </w:rPr>
          <w:t xml:space="preserve"> </w:t>
        </w:r>
        <w:r w:rsidRPr="0047611C">
          <w:rPr>
            <w:b w:val="0"/>
            <w:bCs/>
          </w:rPr>
          <w:t>Remove data that has less than 10% confidence</w:t>
        </w:r>
      </w:ins>
    </w:p>
    <w:p w14:paraId="5BC5EAE2" w14:textId="62E53D9E" w:rsidR="00A118CF" w:rsidRPr="0047611C" w:rsidRDefault="00A118CF" w:rsidP="00A118CF">
      <w:pPr>
        <w:pStyle w:val="DefinitionTerm"/>
        <w:rPr>
          <w:ins w:id="2386" w:author="Johannes Zauner" w:date="2025-12-12T20:22:00Z" w16du:dateUtc="2025-12-12T19:22:00Z"/>
          <w:b w:val="0"/>
          <w:bCs/>
        </w:rPr>
      </w:pPr>
      <w:ins w:id="2387" w:author="Johannes Zauner" w:date="2025-12-12T20:22:00Z" w16du:dateUtc="2025-12-12T19:22:00Z">
        <w:r w:rsidRPr="00C673E9">
          <w:rPr>
            <w:rFonts w:ascii="Arial" w:hAnsi="Arial" w:cs="Arial"/>
          </w:rPr>
          <w:t>Line 5</w:t>
        </w:r>
      </w:ins>
      <w:ins w:id="2388" w:author="Johannes Zauner" w:date="2025-12-12T20:56:00Z" w16du:dateUtc="2025-12-12T19:56:00Z">
        <w:r w:rsidR="003A15CA">
          <w:rPr>
            <w:rFonts w:ascii="Arial" w:hAnsi="Arial" w:cs="Arial"/>
          </w:rPr>
          <w:t>-6</w:t>
        </w:r>
      </w:ins>
      <w:ins w:id="2389" w:author="Johannes Zauner" w:date="2025-12-12T20:22:00Z" w16du:dateUtc="2025-12-12T19:22:00Z">
        <w:r>
          <w:rPr>
            <w:rFonts w:ascii="Arial" w:hAnsi="Arial" w:cs="Arial"/>
          </w:rPr>
          <w:t xml:space="preserve"> </w:t>
        </w:r>
        <w:r w:rsidRPr="0047611C">
          <w:rPr>
            <w:b w:val="0"/>
            <w:bCs/>
          </w:rPr>
          <w:t>Plot the data and add the plot partials from the code cell above</w:t>
        </w:r>
      </w:ins>
    </w:p>
    <w:p w14:paraId="52D0CAE0" w14:textId="4160E261" w:rsidR="00A118CF" w:rsidRPr="0047611C" w:rsidRDefault="00A118CF" w:rsidP="00A118CF">
      <w:pPr>
        <w:pStyle w:val="DefinitionTerm"/>
        <w:rPr>
          <w:ins w:id="2390" w:author="Johannes Zauner" w:date="2025-12-12T20:22:00Z" w16du:dateUtc="2025-12-12T19:22:00Z"/>
          <w:b w:val="0"/>
          <w:bCs/>
        </w:rPr>
      </w:pPr>
      <w:ins w:id="2391" w:author="Johannes Zauner" w:date="2025-12-12T20:22:00Z" w16du:dateUtc="2025-12-12T19:22:00Z">
        <w:r w:rsidRPr="00C673E9">
          <w:rPr>
            <w:rFonts w:ascii="Arial" w:hAnsi="Arial" w:cs="Arial"/>
          </w:rPr>
          <w:t xml:space="preserve">Lines </w:t>
        </w:r>
      </w:ins>
      <w:ins w:id="2392" w:author="Johannes Zauner" w:date="2025-12-12T20:56:00Z" w16du:dateUtc="2025-12-12T19:56:00Z">
        <w:r w:rsidR="003A15CA">
          <w:rPr>
            <w:rFonts w:ascii="Arial" w:hAnsi="Arial" w:cs="Arial"/>
          </w:rPr>
          <w:t>7</w:t>
        </w:r>
      </w:ins>
      <w:ins w:id="2393" w:author="Johannes Zauner" w:date="2025-12-12T20:22:00Z" w16du:dateUtc="2025-12-12T19:22:00Z">
        <w:r>
          <w:rPr>
            <w:rFonts w:ascii="Arial" w:hAnsi="Arial" w:cs="Arial"/>
          </w:rPr>
          <w:t xml:space="preserve"> </w:t>
        </w:r>
        <w:r w:rsidRPr="0047611C">
          <w:rPr>
            <w:rFonts w:cs="Arial"/>
            <w:b w:val="0"/>
            <w:bCs/>
          </w:rPr>
          <w:t>Show</w:t>
        </w:r>
        <w:r w:rsidRPr="0047611C">
          <w:rPr>
            <w:b w:val="0"/>
            <w:bCs/>
          </w:rPr>
          <w:t xml:space="preserve"> one plot per day</w:t>
        </w:r>
      </w:ins>
    </w:p>
    <w:p w14:paraId="2724DD3B" w14:textId="77777777" w:rsidR="00A118CF" w:rsidRDefault="00A118CF" w:rsidP="007C0A0D">
      <w:pPr>
        <w:pStyle w:val="Textkrper"/>
        <w:rPr>
          <w:ins w:id="2394" w:author="Johannes Zauner" w:date="2025-12-12T20:39:00Z" w16du:dateUtc="2025-12-12T19:39:00Z"/>
        </w:rPr>
      </w:pPr>
    </w:p>
    <w:p w14:paraId="752B6F82" w14:textId="77777777" w:rsidR="001547C1" w:rsidRDefault="001547C1" w:rsidP="001547C1">
      <w:pPr>
        <w:rPr>
          <w:ins w:id="2395" w:author="Johannes Zauner" w:date="2025-12-12T20:39:00Z" w16du:dateUtc="2025-12-12T19:39:00Z"/>
          <w:rStyle w:val="Hervorhebung"/>
        </w:rPr>
      </w:pPr>
      <w:ins w:id="2396" w:author="Johannes Zauner" w:date="2025-12-12T20:39:00Z" w16du:dateUtc="2025-12-12T19:39:00Z">
        <w:r>
          <w:rPr>
            <w:i/>
            <w:iCs/>
            <w:noProof/>
          </w:rPr>
          <w:drawing>
            <wp:inline distT="0" distB="0" distL="0" distR="0" wp14:anchorId="297B40A9" wp14:editId="620FEEAD">
              <wp:extent cx="5728335" cy="4296251"/>
              <wp:effectExtent l="0" t="0" r="0" b="0"/>
              <wp:docPr id="836123827" name="Grafik 4" descr="Ein Bild, das Pixel, Diagramm,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3827" name="Grafik 4" descr="Ein Bild, das Pixel, Diagramm, Screenshot, Quadrat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ins>
    </w:p>
    <w:p w14:paraId="7DD04B28" w14:textId="2343E3CE" w:rsidR="001547C1" w:rsidRPr="001547C1" w:rsidRDefault="001547C1" w:rsidP="001547C1">
      <w:pPr>
        <w:rPr>
          <w:ins w:id="2397" w:author="Johannes Zauner" w:date="2025-12-12T20:22:00Z" w16du:dateUtc="2025-12-12T19:22:00Z"/>
          <w:i/>
          <w:iCs/>
          <w:rPrChange w:id="2398" w:author="Johannes Zauner" w:date="2025-12-12T20:39:00Z" w16du:dateUtc="2025-12-12T19:39:00Z">
            <w:rPr>
              <w:ins w:id="2399" w:author="Johannes Zauner" w:date="2025-12-12T20:22:00Z" w16du:dateUtc="2025-12-12T19:22:00Z"/>
            </w:rPr>
          </w:rPrChange>
        </w:rPr>
        <w:pPrChange w:id="2400" w:author="Johannes Zauner" w:date="2025-12-12T20:39:00Z" w16du:dateUtc="2025-12-12T19:39:00Z">
          <w:pPr>
            <w:pStyle w:val="Textkrper"/>
          </w:pPr>
        </w:pPrChange>
      </w:pPr>
      <w:ins w:id="2401" w:author="Johannes Zauner" w:date="2025-12-12T20:39:00Z" w16du:dateUtc="2025-12-12T19:39:00Z">
        <w:r w:rsidRPr="00BF7699">
          <w:rPr>
            <w:rStyle w:val="Hervorhebung"/>
          </w:rPr>
          <w:t xml:space="preserve">Figure 4: Example observations of the measurement grid at 1:14 p.m. for each measurement day. Text values show distance in cm. </w:t>
        </w:r>
        <w:r>
          <w:rPr>
            <w:rStyle w:val="Hervorhebung"/>
          </w:rPr>
          <w:t>E</w:t>
        </w:r>
        <w:r w:rsidRPr="00BF7699">
          <w:rPr>
            <w:rStyle w:val="Hervorhebung"/>
          </w:rPr>
          <w:t xml:space="preserve">mpty grid points show values </w:t>
        </w:r>
        <w:r w:rsidRPr="00BF7699">
          <w:rPr>
            <w:rStyle w:val="Hervorhebung"/>
          </w:rPr>
          <w:lastRenderedPageBreak/>
          <w:t>with low confidence. Zero-distance values were replaced with infinite distance and plotted despite low confidence.</w:t>
        </w:r>
      </w:ins>
    </w:p>
    <w:p w14:paraId="15973183" w14:textId="0ED54781" w:rsidR="007C0A0D" w:rsidRPr="00C673E9" w:rsidRDefault="007C0A0D" w:rsidP="007C0A0D">
      <w:pPr>
        <w:pStyle w:val="Textkrper"/>
        <w:rPr>
          <w:ins w:id="2402" w:author="zusammenlegung" w:date="2025-12-12T19:01:00Z" w16du:dateUtc="2025-12-12T18:01:00Z"/>
          <w:rFonts w:ascii="Arial" w:hAnsi="Arial" w:cs="Arial"/>
        </w:rPr>
      </w:pPr>
      <w:r w:rsidRPr="008A0236">
        <w:t xml:space="preserve">To use these distance data in the framework shown above for the </w:t>
      </w:r>
      <w:r w:rsidRPr="008A0236">
        <w:rPr>
          <w:rStyle w:val="VerbatimChar"/>
        </w:rPr>
        <w:t>Clouclip</w:t>
      </w:r>
      <w:r w:rsidRPr="008A0236">
        <w:t xml:space="preserve"> device, a sensible method to condense the data has to be applied. </w:t>
      </w:r>
      <w:del w:id="2403" w:author="zusammenlegung" w:date="2025-12-12T19:01:00Z" w16du:dateUtc="2025-12-12T18:01:00Z">
        <w:r w:rsidR="00651383">
          <w:delText>This method has to be chosen based on theoretical assumptions about what</w:delText>
        </w:r>
      </w:del>
      <w:ins w:id="2404" w:author="zusammenlegung" w:date="2025-12-12T19:01:00Z" w16du:dateUtc="2025-12-12T18:01:00Z">
        <w:r w:rsidRPr="00C673E9">
          <w:rPr>
            <w:rFonts w:ascii="Arial" w:hAnsi="Arial" w:cs="Arial"/>
          </w:rPr>
          <w:t>There are many ways how</w:t>
        </w:r>
      </w:ins>
      <w:r w:rsidRPr="008A0236">
        <w:t xml:space="preserve"> a </w:t>
      </w:r>
      <w:del w:id="2405" w:author="zusammenlegung" w:date="2025-12-12T19:01:00Z" w16du:dateUtc="2025-12-12T18:01:00Z">
        <w:r w:rsidR="00651383">
          <w:delText>relevant</w:delText>
        </w:r>
      </w:del>
      <w:ins w:id="2406" w:author="zusammenlegung" w:date="2025-12-12T19:01:00Z" w16du:dateUtc="2025-12-12T18:01:00Z">
        <w:r w:rsidRPr="00C673E9">
          <w:rPr>
            <w:rFonts w:ascii="Arial" w:hAnsi="Arial" w:cs="Arial"/>
          </w:rPr>
          <w:t>spatially resolved</w:t>
        </w:r>
      </w:ins>
      <w:r w:rsidRPr="008A0236">
        <w:t xml:space="preserve"> distance </w:t>
      </w:r>
      <w:ins w:id="2407" w:author="zusammenlegung" w:date="2025-12-12T19:01:00Z" w16du:dateUtc="2025-12-12T18:01:00Z">
        <w:r w:rsidRPr="00C673E9">
          <w:rPr>
            <w:rFonts w:ascii="Arial" w:hAnsi="Arial" w:cs="Arial"/>
          </w:rPr>
          <w:t>measure could be utilized for analysis:</w:t>
        </w:r>
      </w:ins>
    </w:p>
    <w:p w14:paraId="645318C6" w14:textId="77777777" w:rsidR="007C0A0D" w:rsidRPr="00C673E9" w:rsidRDefault="007C0A0D" w:rsidP="007C0A0D">
      <w:pPr>
        <w:pStyle w:val="Compact"/>
        <w:numPr>
          <w:ilvl w:val="0"/>
          <w:numId w:val="57"/>
        </w:numPr>
        <w:spacing w:line="240" w:lineRule="auto"/>
        <w:rPr>
          <w:ins w:id="2408" w:author="zusammenlegung" w:date="2025-12-12T19:01:00Z" w16du:dateUtc="2025-12-12T18:01:00Z"/>
          <w:rFonts w:ascii="Arial" w:hAnsi="Arial" w:cs="Arial"/>
        </w:rPr>
      </w:pPr>
      <w:ins w:id="2409" w:author="zusammenlegung" w:date="2025-12-12T19:01:00Z" w16du:dateUtc="2025-12-12T18:01:00Z">
        <w:r w:rsidRPr="00C673E9">
          <w:rPr>
            <w:rFonts w:ascii="Arial" w:hAnsi="Arial" w:cs="Arial"/>
          </w:rPr>
          <w:t>Where in the field of view are objects in close range?</w:t>
        </w:r>
      </w:ins>
    </w:p>
    <w:p w14:paraId="62EA47E2" w14:textId="77777777" w:rsidR="007C0A0D" w:rsidRPr="00C673E9" w:rsidRDefault="007C0A0D" w:rsidP="007C0A0D">
      <w:pPr>
        <w:pStyle w:val="Compact"/>
        <w:numPr>
          <w:ilvl w:val="0"/>
          <w:numId w:val="57"/>
        </w:numPr>
        <w:spacing w:line="240" w:lineRule="auto"/>
        <w:rPr>
          <w:ins w:id="2410" w:author="zusammenlegung" w:date="2025-12-12T19:01:00Z" w16du:dateUtc="2025-12-12T18:01:00Z"/>
          <w:rFonts w:ascii="Arial" w:hAnsi="Arial" w:cs="Arial"/>
        </w:rPr>
      </w:pPr>
      <w:ins w:id="2411" w:author="zusammenlegung" w:date="2025-12-12T19:01:00Z" w16du:dateUtc="2025-12-12T18:01:00Z">
        <w:r w:rsidRPr="00C673E9">
          <w:rPr>
            <w:rFonts w:ascii="Arial" w:hAnsi="Arial" w:cs="Arial"/>
          </w:rPr>
          <w:t>How large are near objects in the field of view?</w:t>
        </w:r>
      </w:ins>
    </w:p>
    <w:p w14:paraId="50D48EC7" w14:textId="77777777" w:rsidR="007C0A0D" w:rsidRPr="00C673E9" w:rsidRDefault="007C0A0D" w:rsidP="007C0A0D">
      <w:pPr>
        <w:pStyle w:val="Compact"/>
        <w:numPr>
          <w:ilvl w:val="0"/>
          <w:numId w:val="57"/>
        </w:numPr>
        <w:spacing w:line="240" w:lineRule="auto"/>
        <w:rPr>
          <w:ins w:id="2412" w:author="zusammenlegung" w:date="2025-12-12T19:01:00Z" w16du:dateUtc="2025-12-12T18:01:00Z"/>
          <w:rFonts w:ascii="Arial" w:hAnsi="Arial" w:cs="Arial"/>
        </w:rPr>
      </w:pPr>
      <w:ins w:id="2413" w:author="zusammenlegung" w:date="2025-12-12T19:01:00Z" w16du:dateUtc="2025-12-12T18:01:00Z">
        <w:r w:rsidRPr="00C673E9">
          <w:rPr>
            <w:rFonts w:ascii="Arial" w:hAnsi="Arial" w:cs="Arial"/>
          </w:rPr>
          <w:t xml:space="preserve">How varied are distances </w:t>
        </w:r>
      </w:ins>
      <w:r w:rsidRPr="008A0236">
        <w:t>within the field of view</w:t>
      </w:r>
      <w:ins w:id="2414" w:author="zusammenlegung" w:date="2025-12-12T19:01:00Z" w16du:dateUtc="2025-12-12T18:01:00Z">
        <w:r w:rsidRPr="00C673E9">
          <w:rPr>
            <w:rFonts w:ascii="Arial" w:hAnsi="Arial" w:cs="Arial"/>
          </w:rPr>
          <w:t>?</w:t>
        </w:r>
      </w:ins>
    </w:p>
    <w:p w14:paraId="057654CB" w14:textId="4A2F14F9" w:rsidR="007C0A0D" w:rsidRPr="00C673E9" w:rsidRDefault="007C0A0D" w:rsidP="007C0A0D">
      <w:pPr>
        <w:pStyle w:val="Compact"/>
        <w:numPr>
          <w:ilvl w:val="0"/>
          <w:numId w:val="57"/>
        </w:numPr>
        <w:spacing w:line="240" w:lineRule="auto"/>
        <w:rPr>
          <w:ins w:id="2415" w:author="zusammenlegung" w:date="2025-12-12T19:01:00Z" w16du:dateUtc="2025-12-12T18:01:00Z"/>
          <w:rFonts w:ascii="Arial" w:hAnsi="Arial" w:cs="Arial"/>
        </w:rPr>
      </w:pPr>
      <w:ins w:id="2416" w:author="zusammenlegung" w:date="2025-12-12T19:01:00Z" w16du:dateUtc="2025-12-12T18:01:00Z">
        <w:r w:rsidRPr="00C673E9">
          <w:rPr>
            <w:rFonts w:ascii="Arial" w:hAnsi="Arial" w:cs="Arial"/>
          </w:rPr>
          <w:t>How close are objects /</w:t>
        </w:r>
      </w:ins>
      <w:r w:rsidRPr="008A0236">
        <w:t xml:space="preserve"> is</w:t>
      </w:r>
      <w:del w:id="2417" w:author="zusammenlegung" w:date="2025-12-12T19:01:00Z" w16du:dateUtc="2025-12-12T18:01:00Z">
        <w:r w:rsidR="00651383">
          <w:delText xml:space="preserve">. </w:delText>
        </w:r>
      </w:del>
      <w:ins w:id="2418" w:author="zusammenlegung" w:date="2025-12-12T19:01:00Z" w16du:dateUtc="2025-12-12T18:01:00Z">
        <w:r w:rsidRPr="00C673E9">
          <w:rPr>
            <w:rFonts w:ascii="Arial" w:hAnsi="Arial" w:cs="Arial"/>
          </w:rPr>
          <w:t xml:space="preserve"> viewing distance in a region of interest within the field of view?</w:t>
        </w:r>
      </w:ins>
    </w:p>
    <w:p w14:paraId="279FA3D3" w14:textId="77777777" w:rsidR="007C0A0D" w:rsidRPr="008A0236" w:rsidRDefault="007C0A0D" w:rsidP="008A0236">
      <w:pPr>
        <w:pStyle w:val="FirstParagraph"/>
      </w:pPr>
      <w:r w:rsidRPr="008A0236">
        <w:t>Possible methods include:</w:t>
      </w:r>
    </w:p>
    <w:p w14:paraId="325C9258" w14:textId="77777777" w:rsidR="007C0A0D" w:rsidRPr="008A0236" w:rsidRDefault="007C0A0D" w:rsidP="007C0A0D">
      <w:pPr>
        <w:pStyle w:val="Compact"/>
        <w:numPr>
          <w:ilvl w:val="0"/>
          <w:numId w:val="57"/>
        </w:numPr>
        <w:spacing w:line="240" w:lineRule="auto"/>
      </w:pPr>
      <w:r w:rsidRPr="008A0236">
        <w:t>average across all (high confidence) distance values within the grid</w:t>
      </w:r>
    </w:p>
    <w:p w14:paraId="246718C1" w14:textId="77777777" w:rsidR="007C0A0D" w:rsidRPr="008A0236" w:rsidRDefault="007C0A0D" w:rsidP="007C0A0D">
      <w:pPr>
        <w:pStyle w:val="Compact"/>
        <w:numPr>
          <w:ilvl w:val="0"/>
          <w:numId w:val="57"/>
        </w:numPr>
        <w:spacing w:line="240" w:lineRule="auto"/>
      </w:pPr>
      <w:r w:rsidRPr="008A0236">
        <w:t>closest (high confidence) distance within the grid</w:t>
      </w:r>
    </w:p>
    <w:p w14:paraId="222D7556" w14:textId="77777777" w:rsidR="007C0A0D" w:rsidRPr="008A0236" w:rsidRDefault="007C0A0D" w:rsidP="007C0A0D">
      <w:pPr>
        <w:pStyle w:val="Compact"/>
        <w:numPr>
          <w:ilvl w:val="0"/>
          <w:numId w:val="57"/>
        </w:numPr>
        <w:spacing w:line="240" w:lineRule="auto"/>
      </w:pPr>
      <w:r w:rsidRPr="008A0236">
        <w:t>(high confidence) values at or around a given grid position, e.g., ±10 degrees around the central view (0°)</w:t>
      </w:r>
    </w:p>
    <w:p w14:paraId="44FB3A2F" w14:textId="0B447A5D" w:rsidR="007C0A0D" w:rsidRPr="008A0236" w:rsidRDefault="007C0A0D" w:rsidP="007C0A0D">
      <w:pPr>
        <w:pStyle w:val="FirstParagraph"/>
      </w:pPr>
      <w:r w:rsidRPr="008A0236">
        <w:t xml:space="preserve">Many more options are available based on the </w:t>
      </w:r>
      <w:del w:id="2419" w:author="zusammenlegung" w:date="2025-12-12T19:01:00Z" w16du:dateUtc="2025-12-12T18:01:00Z">
        <w:r w:rsidR="00651383">
          <w:delText>richer</w:delText>
        </w:r>
      </w:del>
      <w:ins w:id="2420" w:author="zusammenlegung" w:date="2025-12-12T19:01:00Z" w16du:dateUtc="2025-12-12T18:01:00Z">
        <w:r w:rsidRPr="00C673E9">
          <w:rPr>
            <w:rFonts w:ascii="Arial" w:hAnsi="Arial" w:cs="Arial"/>
          </w:rPr>
          <w:t>spatial</w:t>
        </w:r>
      </w:ins>
      <w:r w:rsidRPr="008A0236">
        <w:t xml:space="preserve"> dataset, e.g., condensation rules based on the number of points in the grid with a given condition, or the variation within the grid.</w:t>
      </w:r>
    </w:p>
    <w:p w14:paraId="74F40406" w14:textId="5D16F675" w:rsidR="007C0A0D" w:rsidRPr="008A0236" w:rsidRDefault="007C0A0D" w:rsidP="007C0A0D">
      <w:pPr>
        <w:pStyle w:val="Textkrper"/>
      </w:pPr>
      <w:r w:rsidRPr="008A0236">
        <w:t xml:space="preserve">We will demonstrate these three </w:t>
      </w:r>
      <w:del w:id="2421" w:author="zusammenlegung" w:date="2025-12-12T19:01:00Z" w16du:dateUtc="2025-12-12T18:01:00Z">
        <w:r w:rsidR="00651383">
          <w:delText xml:space="preserve">exemplary </w:delText>
        </w:r>
      </w:del>
      <w:r w:rsidRPr="008A0236">
        <w:t>methods for a single day (</w:t>
      </w:r>
      <w:r w:rsidRPr="008A0236">
        <w:rPr>
          <w:rStyle w:val="VerbatimChar"/>
        </w:rPr>
        <w:t>2024-06-10</w:t>
      </w:r>
      <w:r w:rsidRPr="008A0236">
        <w:t xml:space="preserve">), all leading to a data structure akin to the </w:t>
      </w:r>
      <w:r w:rsidRPr="008A0236">
        <w:rPr>
          <w:rStyle w:val="VerbatimChar"/>
        </w:rPr>
        <w:t>Clouclip</w:t>
      </w:r>
      <w:r w:rsidRPr="008A0236">
        <w:t>, i.e., to be used for further calculation of visual experience metrics.</w:t>
      </w:r>
    </w:p>
    <w:p w14:paraId="504B4A0C" w14:textId="3B92948C" w:rsidR="007C0A0D" w:rsidRPr="00626415" w:rsidRDefault="00626415" w:rsidP="00F61D20">
      <w:pPr>
        <w:pStyle w:val="SourceCode"/>
        <w:spacing w:line="240" w:lineRule="auto"/>
        <w:rPr>
          <w:b/>
          <w:bCs/>
          <w:lang w:val="de-DE"/>
          <w:rPrChange w:id="2422" w:author="Johannes Zauner" w:date="2025-12-13T05:18:00Z" w16du:dateUtc="2025-12-13T04:18:00Z">
            <w:rPr>
              <w:rFonts w:cs="Consolas"/>
            </w:rPr>
          </w:rPrChange>
        </w:rPr>
      </w:pPr>
      <w:bookmarkStart w:id="2423" w:name="annotated-cell-12"/>
      <w:ins w:id="2424" w:author="Johannes Zauner" w:date="2025-12-13T05:18:00Z">
        <w:r w:rsidRPr="00626415">
          <w:rPr>
            <w:b/>
            <w:bCs/>
            <w:lang w:val="de-DE"/>
          </w:rPr>
          <w:t>Calculating and plotting method results</w:t>
        </w:r>
      </w:ins>
      <w:ins w:id="2425" w:author="Johannes Zauner" w:date="2025-12-13T05:09:00Z" w16du:dateUtc="2025-12-13T04:09:00Z">
        <w:r w:rsidR="008C4DD3">
          <w:rPr>
            <w:rStyle w:val="NormalTok"/>
          </w:rPr>
          <w:br/>
        </w:r>
      </w:ins>
      <w:ins w:id="2426" w:author="Johannes Zauner" w:date="2025-12-12T20:56:00Z" w16du:dateUtc="2025-12-12T19:56:00Z">
        <w:r w:rsidR="005E06B0">
          <w:rPr>
            <w:rStyle w:val="NormalTok"/>
          </w:rPr>
          <w:t>1</w:t>
        </w:r>
        <w:r w:rsidR="005E06B0">
          <w:rPr>
            <w:rStyle w:val="NormalTok"/>
            <w:rFonts w:cs="Consolas"/>
          </w:rPr>
          <w:t xml:space="preserve"> </w:t>
        </w:r>
      </w:ins>
      <w:r w:rsidR="007C0A0D" w:rsidRPr="008A0236">
        <w:rPr>
          <w:rStyle w:val="NormalTok"/>
          <w:rFonts w:cs="Consolas"/>
        </w:rPr>
        <w:t xml:space="preserve">dataVEET3_part </w:t>
      </w:r>
      <w:r w:rsidR="007C0A0D" w:rsidRPr="008A0236">
        <w:rPr>
          <w:rStyle w:val="OtherTok"/>
          <w:rFonts w:cs="Consolas"/>
        </w:rPr>
        <w:t>&lt;-</w:t>
      </w:r>
      <w:r w:rsidR="007C0A0D" w:rsidRPr="008A0236">
        <w:rPr>
          <w:rFonts w:cs="Consolas"/>
        </w:rPr>
        <w:br/>
      </w:r>
      <w:ins w:id="2427" w:author="Johannes Zauner" w:date="2025-12-12T20:58:00Z" w16du:dateUtc="2025-12-12T19:58:00Z">
        <w:r w:rsidR="00850819">
          <w:rPr>
            <w:rStyle w:val="NormalTok"/>
          </w:rPr>
          <w:t>2</w:t>
        </w:r>
      </w:ins>
      <w:ins w:id="2428"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dataVEET3 </w:t>
      </w:r>
      <w:r w:rsidR="007C0A0D" w:rsidRPr="008A0236">
        <w:rPr>
          <w:rStyle w:val="SpecialCharTok"/>
          <w:rFonts w:cs="Consolas"/>
        </w:rPr>
        <w:t>|&gt;</w:t>
      </w:r>
      <w:r w:rsidR="007C0A0D" w:rsidRPr="008A0236">
        <w:rPr>
          <w:rFonts w:cs="Consolas"/>
        </w:rPr>
        <w:br/>
      </w:r>
      <w:ins w:id="2429" w:author="Johannes Zauner" w:date="2025-12-12T20:58:00Z" w16du:dateUtc="2025-12-12T19:58:00Z">
        <w:r w:rsidR="00850819">
          <w:rPr>
            <w:rStyle w:val="NormalTok"/>
          </w:rPr>
          <w:t>3</w:t>
        </w:r>
      </w:ins>
      <w:ins w:id="2430"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filter_Date</w:t>
      </w:r>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"2024-06-10"</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"1 day"</w:t>
      </w:r>
      <w:r w:rsidR="007C0A0D" w:rsidRPr="008A0236">
        <w:rPr>
          <w:rStyle w:val="NormalTok"/>
          <w:rFonts w:cs="Consolas"/>
        </w:rPr>
        <w:t>)</w:t>
      </w:r>
      <w:r w:rsidR="007C0A0D" w:rsidRPr="008A0236">
        <w:rPr>
          <w:rFonts w:cs="Consolas"/>
        </w:rPr>
        <w:br/>
      </w:r>
      <w:ins w:id="2431" w:author="Johannes Zauner" w:date="2025-12-12T20:58:00Z" w16du:dateUtc="2025-12-12T19:58:00Z">
        <w:r w:rsidR="00850819">
          <w:rPr>
            <w:rStyle w:val="NormalTok"/>
          </w:rPr>
          <w:t>4</w:t>
        </w:r>
      </w:ins>
      <w:ins w:id="2432" w:author="Johannes Zauner" w:date="2025-12-12T20:56:00Z" w16du:dateUtc="2025-12-12T19:56:00Z">
        <w:r w:rsidR="005E06B0">
          <w:rPr>
            <w:rStyle w:val="NormalTok"/>
          </w:rPr>
          <w:t xml:space="preserve"> </w:t>
        </w:r>
      </w:ins>
      <w:r w:rsidR="007C0A0D" w:rsidRPr="008A0236">
        <w:rPr>
          <w:rFonts w:cs="Consolas"/>
        </w:rPr>
        <w:br/>
      </w:r>
      <w:ins w:id="2433" w:author="Johannes Zauner" w:date="2025-12-12T20:58:00Z" w16du:dateUtc="2025-12-12T19:58:00Z">
        <w:r w:rsidR="00850819">
          <w:rPr>
            <w:rStyle w:val="NormalTok"/>
          </w:rPr>
          <w:t>5</w:t>
        </w:r>
      </w:ins>
      <w:ins w:id="2434"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dataVEET3_condensed </w:t>
      </w:r>
      <w:r w:rsidR="007C0A0D" w:rsidRPr="008A0236">
        <w:rPr>
          <w:rStyle w:val="OtherTok"/>
          <w:rFonts w:cs="Consolas"/>
        </w:rPr>
        <w:t>&lt;-</w:t>
      </w:r>
      <w:r w:rsidR="007C0A0D" w:rsidRPr="008A0236">
        <w:rPr>
          <w:rStyle w:val="NormalTok"/>
          <w:rFonts w:cs="Consolas"/>
        </w:rPr>
        <w:t xml:space="preserve"> </w:t>
      </w:r>
      <w:r w:rsidR="007C0A0D" w:rsidRPr="008A0236">
        <w:rPr>
          <w:rFonts w:cs="Consolas"/>
        </w:rPr>
        <w:br/>
      </w:r>
      <w:ins w:id="2435" w:author="Johannes Zauner" w:date="2025-12-12T20:58:00Z" w16du:dateUtc="2025-12-12T19:58:00Z">
        <w:r w:rsidR="00850819">
          <w:rPr>
            <w:rStyle w:val="NormalTok"/>
          </w:rPr>
          <w:t>6</w:t>
        </w:r>
      </w:ins>
      <w:ins w:id="2436"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dataVEET3_part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2437" w:author="Johannes Zauner" w:date="2025-12-12T20:58:00Z" w16du:dateUtc="2025-12-12T19:58:00Z">
        <w:r w:rsidR="00850819">
          <w:rPr>
            <w:rStyle w:val="NormalTok"/>
          </w:rPr>
          <w:t>7</w:t>
        </w:r>
      </w:ins>
      <w:ins w:id="2438"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group_by</w:t>
      </w:r>
      <w:r w:rsidR="007C0A0D" w:rsidRPr="008A0236">
        <w:rPr>
          <w:rStyle w:val="NormalTok"/>
          <w:rFonts w:cs="Consolas"/>
        </w:rPr>
        <w:t xml:space="preserve">(Datetime, </w:t>
      </w:r>
      <w:r w:rsidR="007C0A0D" w:rsidRPr="008A0236">
        <w:rPr>
          <w:rStyle w:val="AttributeTok"/>
          <w:rFonts w:cs="Consolas"/>
        </w:rPr>
        <w:t>.add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2439" w:author="Johannes Zauner" w:date="2025-12-12T20:58:00Z" w16du:dateUtc="2025-12-12T19:58:00Z">
        <w:r w:rsidR="00850819">
          <w:rPr>
            <w:rStyle w:val="NormalTok"/>
          </w:rPr>
          <w:t>8</w:t>
        </w:r>
      </w:ins>
      <w:ins w:id="2440"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2441" w:author="Johannes Zauner" w:date="2025-12-12T20:58:00Z" w16du:dateUtc="2025-12-12T19:58:00Z">
        <w:r w:rsidR="00850819">
          <w:rPr>
            <w:rStyle w:val="NormalTok"/>
          </w:rPr>
          <w:t>9</w:t>
        </w:r>
      </w:ins>
      <w:ins w:id="2442"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summarize</w:t>
      </w:r>
      <w:r w:rsidR="007C0A0D" w:rsidRPr="008A0236">
        <w:rPr>
          <w:rStyle w:val="NormalTok"/>
          <w:rFonts w:cs="Consolas"/>
        </w:rPr>
        <w:t>(</w:t>
      </w:r>
      <w:r w:rsidR="007C0A0D" w:rsidRPr="008A0236">
        <w:rPr>
          <w:rFonts w:cs="Consolas"/>
        </w:rPr>
        <w:br/>
      </w:r>
      <w:ins w:id="2443" w:author="Johannes Zauner" w:date="2025-12-12T20:56:00Z" w16du:dateUtc="2025-12-12T19:56:00Z">
        <w:r w:rsidR="005E06B0">
          <w:rPr>
            <w:rStyle w:val="NormalTok"/>
          </w:rPr>
          <w:t>1</w:t>
        </w:r>
      </w:ins>
      <w:ins w:id="2444" w:author="Johannes Zauner" w:date="2025-12-12T20:58:00Z" w16du:dateUtc="2025-12-12T19:58:00Z">
        <w:r w:rsidR="00850819">
          <w:rPr>
            <w:rStyle w:val="NormalTok"/>
            <w:rFonts w:cs="Consolas"/>
          </w:rPr>
          <w:t>0</w:t>
        </w:r>
      </w:ins>
      <w:r w:rsidR="007C0A0D" w:rsidRPr="008A0236">
        <w:rPr>
          <w:rStyle w:val="NormalTok"/>
          <w:rFonts w:cs="Consolas"/>
        </w:rPr>
        <w:t xml:space="preserve">    </w:t>
      </w:r>
      <w:r w:rsidR="007C0A0D" w:rsidRPr="008A0236">
        <w:rPr>
          <w:rStyle w:val="AttributeTok"/>
          <w:rFonts w:cs="Consolas"/>
        </w:rPr>
        <w:t>distance_mean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Fonts w:cs="Consolas"/>
        </w:rPr>
        <w:br/>
      </w:r>
      <w:ins w:id="2445" w:author="Johannes Zauner" w:date="2025-12-12T20:56:00Z" w16du:dateUtc="2025-12-12T19:56:00Z">
        <w:r w:rsidR="005E06B0">
          <w:rPr>
            <w:rStyle w:val="NormalTok"/>
          </w:rPr>
          <w:t>1</w:t>
        </w:r>
      </w:ins>
      <w:ins w:id="2446" w:author="Johannes Zauner" w:date="2025-12-12T20:58:00Z" w16du:dateUtc="2025-12-12T19:58:00Z">
        <w:r w:rsidR="00850819">
          <w:rPr>
            <w:rStyle w:val="NormalTok"/>
            <w:rFonts w:cs="Consolas"/>
          </w:rPr>
          <w:t>1</w:t>
        </w:r>
      </w:ins>
      <w:r w:rsidR="007C0A0D" w:rsidRPr="008A0236">
        <w:rPr>
          <w:rStyle w:val="NormalTok"/>
          <w:rFonts w:cs="Consolas"/>
        </w:rPr>
        <w:t xml:space="preserve">    </w:t>
      </w:r>
      <w:r w:rsidR="007C0A0D" w:rsidRPr="008A0236">
        <w:rPr>
          <w:rStyle w:val="AttributeTok"/>
          <w:rFonts w:cs="Consolas"/>
        </w:rPr>
        <w:t>distance_min =</w:t>
      </w:r>
      <w:r w:rsidR="007C0A0D" w:rsidRPr="008A0236">
        <w:rPr>
          <w:rStyle w:val="NormalTok"/>
          <w:rFonts w:cs="Consolas"/>
        </w:rPr>
        <w:t xml:space="preserve"> </w:t>
      </w:r>
      <w:r w:rsidR="007C0A0D" w:rsidRPr="008A0236">
        <w:rPr>
          <w:rStyle w:val="FunctionTok"/>
          <w:rFonts w:cs="Consolas"/>
        </w:rPr>
        <w:t>min</w:t>
      </w:r>
      <w:r w:rsidR="007C0A0D" w:rsidRPr="008A0236">
        <w:rPr>
          <w:rStyle w:val="NormalTok"/>
          <w:rFonts w:cs="Consolas"/>
        </w:rPr>
        <w:t>(dist1),</w:t>
      </w:r>
      <w:r w:rsidR="007C0A0D" w:rsidRPr="008A0236">
        <w:rPr>
          <w:rFonts w:cs="Consolas"/>
        </w:rPr>
        <w:br/>
      </w:r>
      <w:ins w:id="2447" w:author="Johannes Zauner" w:date="2025-12-12T20:57:00Z" w16du:dateUtc="2025-12-12T19:57:00Z">
        <w:r w:rsidR="005E06B0">
          <w:rPr>
            <w:rStyle w:val="NormalTok"/>
          </w:rPr>
          <w:t>1</w:t>
        </w:r>
      </w:ins>
      <w:ins w:id="2448" w:author="Johannes Zauner" w:date="2025-12-12T20:58:00Z" w16du:dateUtc="2025-12-12T19:58:00Z">
        <w:r w:rsidR="00850819">
          <w:rPr>
            <w:rStyle w:val="NormalTok"/>
            <w:rFonts w:cs="Consolas"/>
          </w:rPr>
          <w:t>2</w:t>
        </w:r>
      </w:ins>
      <w:r w:rsidR="007C0A0D" w:rsidRPr="008A0236">
        <w:rPr>
          <w:rStyle w:val="NormalTok"/>
          <w:rFonts w:cs="Consolas"/>
        </w:rPr>
        <w:t xml:space="preserve">    </w:t>
      </w:r>
      <w:r w:rsidR="007C0A0D" w:rsidRPr="008A0236">
        <w:rPr>
          <w:rStyle w:val="AttributeTok"/>
          <w:rFonts w:cs="Consolas"/>
        </w:rPr>
        <w:t>distance_central =</w:t>
      </w:r>
      <w:r w:rsidR="007C0A0D" w:rsidRPr="008A0236">
        <w:rPr>
          <w:rStyle w:val="NormalTok"/>
          <w:rFonts w:cs="Consolas"/>
        </w:rPr>
        <w:t xml:space="preserve"> </w:t>
      </w:r>
      <w:ins w:id="2449" w:author="Johannes Zauner" w:date="2025-12-12T20:57:00Z" w16du:dateUtc="2025-12-12T19:57:00Z">
        <w:r w:rsidR="005E06B0">
          <w:rPr>
            <w:rStyle w:val="NormalTok"/>
            <w:rFonts w:cs="Consolas"/>
          </w:rPr>
          <w:br/>
        </w:r>
        <w:r w:rsidR="005E06B0">
          <w:rPr>
            <w:rStyle w:val="NormalTok"/>
          </w:rPr>
          <w:t>1</w:t>
        </w:r>
      </w:ins>
      <w:ins w:id="2450" w:author="Johannes Zauner" w:date="2025-12-12T20:58:00Z" w16du:dateUtc="2025-12-12T19:58:00Z">
        <w:r w:rsidR="00850819">
          <w:rPr>
            <w:rStyle w:val="NormalTok"/>
            <w:rFonts w:cs="Consolas"/>
          </w:rPr>
          <w:t>3</w:t>
        </w:r>
      </w:ins>
      <w:ins w:id="2451" w:author="Johannes Zauner" w:date="2025-12-12T20:57:00Z" w16du:dateUtc="2025-12-12T19:57:00Z">
        <w:r w:rsidR="005E06B0">
          <w:rPr>
            <w:rStyle w:val="NormalTok"/>
            <w:rFonts w:cs="Consolas"/>
          </w:rPr>
          <w:t xml:space="preserve">          </w:t>
        </w:r>
      </w:ins>
      <w:r w:rsidR="007C0A0D" w:rsidRPr="008A0236">
        <w:rPr>
          <w:rStyle w:val="FunctionTok"/>
          <w:rFonts w:cs="Consolas"/>
        </w:rPr>
        <w:t>mean</w:t>
      </w:r>
      <w:r w:rsidR="007C0A0D" w:rsidRPr="008A0236">
        <w:rPr>
          <w:rStyle w:val="NormalTok"/>
          <w:rFonts w:cs="Consolas"/>
        </w:rPr>
        <w:t>(dist1[</w:t>
      </w:r>
      <w:r w:rsidR="007C0A0D" w:rsidRPr="008A0236">
        <w:rPr>
          <w:rStyle w:val="FunctionTok"/>
          <w:rFonts w:cs="Consolas"/>
        </w:rPr>
        <w:t>between</w:t>
      </w:r>
      <w:r w:rsidR="007C0A0D" w:rsidRPr="008A0236">
        <w:rPr>
          <w:rStyle w:val="NormalTok"/>
          <w:rFonts w:cs="Consolas"/>
        </w:rPr>
        <w:t xml:space="preserve">(x.pos,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w:t>
      </w:r>
      <w:r w:rsidR="007C0A0D" w:rsidRPr="008A0236">
        <w:rPr>
          <w:rStyle w:val="FunctionTok"/>
          <w:rFonts w:cs="Consolas"/>
        </w:rPr>
        <w:t>between</w:t>
      </w:r>
      <w:r w:rsidR="007C0A0D" w:rsidRPr="008A0236">
        <w:rPr>
          <w:rStyle w:val="NormalTok"/>
          <w:rFonts w:cs="Consolas"/>
        </w:rPr>
        <w:t xml:space="preserve">(y.pos,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ins w:id="2452" w:author="Johannes Zauner" w:date="2025-12-12T20:57:00Z" w16du:dateUtc="2025-12-12T19:57:00Z">
        <w:r w:rsidR="005E06B0">
          <w:rPr>
            <w:rStyle w:val="NormalTok"/>
          </w:rPr>
          <w:t>1</w:t>
        </w:r>
      </w:ins>
      <w:ins w:id="2453" w:author="Johannes Zauner" w:date="2025-12-12T20:58:00Z" w16du:dateUtc="2025-12-12T19:58:00Z">
        <w:r w:rsidR="00850819">
          <w:rPr>
            <w:rStyle w:val="NormalTok"/>
            <w:rFonts w:cs="Consolas"/>
          </w:rPr>
          <w:t>4</w:t>
        </w:r>
      </w:ins>
      <w:del w:id="2454" w:author="Johannes Zauner" w:date="2025-12-12T20:57:00Z" w16du:dateUtc="2025-12-12T19:57:00Z">
        <w:r w:rsidR="007C0A0D" w:rsidRPr="008A0236" w:rsidDel="005E06B0">
          <w:rPr>
            <w:rStyle w:val="NormalTok"/>
            <w:rFonts w:cs="Consolas"/>
          </w:rPr>
          <w:delText xml:space="preserve"> </w:delText>
        </w:r>
      </w:del>
      <w:r w:rsidR="007C0A0D" w:rsidRPr="008A0236">
        <w:rPr>
          <w:rStyle w:val="NormalTok"/>
          <w:rFonts w:cs="Consolas"/>
        </w:rPr>
        <w:t xml:space="preserve">   </w:t>
      </w:r>
      <w:ins w:id="2455" w:author="Johannes Zauner" w:date="2025-12-12T20:57:00Z" w16du:dateUtc="2025-12-12T19:57:00Z">
        <w:r w:rsidR="005E06B0">
          <w:rPr>
            <w:rStyle w:val="NormalTok"/>
            <w:rFonts w:cs="Consolas"/>
          </w:rPr>
          <w:t xml:space="preserve"> </w:t>
        </w:r>
      </w:ins>
      <w:r w:rsidR="007C0A0D" w:rsidRPr="008A0236">
        <w:rPr>
          <w:rStyle w:val="AttributeTok"/>
          <w:rFonts w:cs="Consolas"/>
        </w:rPr>
        <w:t>n =</w:t>
      </w:r>
      <w:r w:rsidR="007C0A0D" w:rsidRPr="008A0236">
        <w:rPr>
          <w:rStyle w:val="NormalTok"/>
          <w:rFonts w:cs="Consolas"/>
        </w:rPr>
        <w:t xml:space="preserve"> </w:t>
      </w:r>
      <w:r w:rsidR="007C0A0D" w:rsidRPr="008A0236">
        <w:rPr>
          <w:rStyle w:val="FunctionTok"/>
          <w:rFonts w:cs="Consolas"/>
        </w:rPr>
        <w:t>n</w:t>
      </w:r>
      <w:r w:rsidR="007C0A0D" w:rsidRPr="008A0236">
        <w:rPr>
          <w:rStyle w:val="NormalTok"/>
          <w:rFonts w:cs="Consolas"/>
        </w:rPr>
        <w:t>(),</w:t>
      </w:r>
      <w:r w:rsidR="007C0A0D" w:rsidRPr="008A0236">
        <w:rPr>
          <w:rFonts w:cs="Consolas"/>
        </w:rPr>
        <w:br/>
      </w:r>
      <w:ins w:id="2456" w:author="Johannes Zauner" w:date="2025-12-12T20:57:00Z" w16du:dateUtc="2025-12-12T19:57:00Z">
        <w:r w:rsidR="005E06B0">
          <w:rPr>
            <w:rStyle w:val="NormalTok"/>
          </w:rPr>
          <w:t>1</w:t>
        </w:r>
      </w:ins>
      <w:ins w:id="2457" w:author="Johannes Zauner" w:date="2025-12-12T20:58:00Z" w16du:dateUtc="2025-12-12T19:58:00Z">
        <w:r w:rsidR="00850819">
          <w:rPr>
            <w:rStyle w:val="NormalTok"/>
            <w:rFonts w:cs="Consolas"/>
          </w:rPr>
          <w:t>5</w:t>
        </w:r>
      </w:ins>
      <w:del w:id="2458" w:author="Johannes Zauner" w:date="2025-12-12T20:57:00Z" w16du:dateUtc="2025-12-12T19:57:00Z">
        <w:r w:rsidR="007C0A0D" w:rsidRPr="008A0236" w:rsidDel="005E06B0">
          <w:rPr>
            <w:rStyle w:val="NormalTok"/>
            <w:rFonts w:cs="Consolas"/>
          </w:rPr>
          <w:delText xml:space="preserve"> </w:delText>
        </w:r>
      </w:del>
      <w:r w:rsidR="007C0A0D" w:rsidRPr="008A0236">
        <w:rPr>
          <w:rStyle w:val="NormalTok"/>
          <w:rFonts w:cs="Consolas"/>
        </w:rPr>
        <w:t xml:space="preserve">  </w:t>
      </w:r>
      <w:del w:id="2459" w:author="Johannes Zauner" w:date="2025-12-12T20:57:00Z" w16du:dateUtc="2025-12-12T19:57:00Z">
        <w:r w:rsidR="007C0A0D" w:rsidRPr="008A0236" w:rsidDel="005E06B0">
          <w:rPr>
            <w:rStyle w:val="NormalTok"/>
            <w:rFonts w:cs="Consolas"/>
          </w:rPr>
          <w:delText xml:space="preserve"> </w:delText>
        </w:r>
      </w:del>
      <w:ins w:id="2460" w:author="Johannes Zauner" w:date="2025-12-12T20:57:00Z" w16du:dateUtc="2025-12-12T19:57:00Z">
        <w:r w:rsidR="005E06B0">
          <w:rPr>
            <w:rStyle w:val="NormalTok"/>
            <w:rFonts w:cs="Consolas"/>
          </w:rPr>
          <w:t xml:space="preserve">  </w:t>
        </w:r>
      </w:ins>
      <w:r w:rsidR="007C0A0D" w:rsidRPr="008A0236">
        <w:rPr>
          <w:rStyle w:val="AttributeTok"/>
          <w:rFonts w:cs="Consolas"/>
        </w:rPr>
        <w:t>.groups =</w:t>
      </w:r>
      <w:r w:rsidR="007C0A0D" w:rsidRPr="008A0236">
        <w:rPr>
          <w:rStyle w:val="NormalTok"/>
          <w:rFonts w:cs="Consolas"/>
        </w:rPr>
        <w:t xml:space="preserve"> </w:t>
      </w:r>
      <w:r w:rsidR="007C0A0D" w:rsidRPr="008A0236">
        <w:rPr>
          <w:rStyle w:val="StringTok"/>
          <w:rFonts w:cs="Consolas"/>
        </w:rPr>
        <w:t>"drop_last"</w:t>
      </w:r>
      <w:r w:rsidR="007C0A0D" w:rsidRPr="008A0236">
        <w:rPr>
          <w:rFonts w:cs="Consolas"/>
        </w:rPr>
        <w:br/>
      </w:r>
      <w:ins w:id="2461" w:author="Johannes Zauner" w:date="2025-12-12T20:57:00Z" w16du:dateUtc="2025-12-12T19:57:00Z">
        <w:r w:rsidR="005E06B0">
          <w:rPr>
            <w:rStyle w:val="NormalTok"/>
          </w:rPr>
          <w:t>1</w:t>
        </w:r>
      </w:ins>
      <w:ins w:id="2462" w:author="Johannes Zauner" w:date="2025-12-12T20:58:00Z" w16du:dateUtc="2025-12-12T19:58:00Z">
        <w:r w:rsidR="00850819">
          <w:rPr>
            <w:rStyle w:val="NormalTok"/>
            <w:rFonts w:cs="Consolas"/>
          </w:rPr>
          <w:t>6</w:t>
        </w:r>
      </w:ins>
      <w:r w:rsidR="007C0A0D" w:rsidRPr="008A0236">
        <w:rPr>
          <w:rStyle w:val="NormalTok"/>
          <w:rFonts w:cs="Consolas"/>
        </w:rPr>
        <w:t xml:space="preserve">  )</w:t>
      </w:r>
      <w:r w:rsidR="007C0A0D" w:rsidRPr="008A0236">
        <w:rPr>
          <w:rFonts w:cs="Consolas"/>
        </w:rPr>
        <w:br/>
      </w:r>
      <w:ins w:id="2463" w:author="Johannes Zauner" w:date="2025-12-12T20:57:00Z" w16du:dateUtc="2025-12-12T19:57:00Z">
        <w:r w:rsidR="005E06B0">
          <w:rPr>
            <w:rStyle w:val="NormalTok"/>
          </w:rPr>
          <w:t>1</w:t>
        </w:r>
      </w:ins>
      <w:ins w:id="2464" w:author="Johannes Zauner" w:date="2025-12-12T20:58:00Z" w16du:dateUtc="2025-12-12T19:58:00Z">
        <w:r w:rsidR="00850819">
          <w:rPr>
            <w:rStyle w:val="NormalTok"/>
          </w:rPr>
          <w:t>7</w:t>
        </w:r>
      </w:ins>
      <w:r w:rsidR="007C0A0D" w:rsidRPr="008A0236">
        <w:rPr>
          <w:rFonts w:cs="Consolas"/>
        </w:rPr>
        <w:br/>
      </w:r>
      <w:ins w:id="2465" w:author="Johannes Zauner" w:date="2025-12-12T20:57:00Z" w16du:dateUtc="2025-12-12T19:57:00Z">
        <w:r w:rsidR="005E06B0">
          <w:rPr>
            <w:rStyle w:val="NormalTok"/>
          </w:rPr>
          <w:lastRenderedPageBreak/>
          <w:t>1</w:t>
        </w:r>
      </w:ins>
      <w:ins w:id="2466" w:author="Johannes Zauner" w:date="2025-12-12T20:58:00Z" w16du:dateUtc="2025-12-12T19:58:00Z">
        <w:r w:rsidR="00850819">
          <w:rPr>
            <w:rStyle w:val="NormalTok"/>
            <w:rFonts w:cs="Consolas"/>
          </w:rPr>
          <w:t xml:space="preserve">8 </w:t>
        </w:r>
      </w:ins>
      <w:r w:rsidR="007C0A0D" w:rsidRPr="008A0236">
        <w:rPr>
          <w:rStyle w:val="NormalTok"/>
          <w:rFonts w:cs="Consolas"/>
        </w:rPr>
        <w:t xml:space="preserve">dataVEET3_condensed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2467" w:author="Johannes Zauner" w:date="2025-12-12T20:57:00Z" w16du:dateUtc="2025-12-12T19:57:00Z">
        <w:r w:rsidR="005E06B0">
          <w:rPr>
            <w:rStyle w:val="NormalTok"/>
          </w:rPr>
          <w:t>1</w:t>
        </w:r>
      </w:ins>
      <w:ins w:id="2468" w:author="Johannes Zauner" w:date="2025-12-12T20:58:00Z" w16du:dateUtc="2025-12-12T19:58:00Z">
        <w:r w:rsidR="00850819">
          <w:rPr>
            <w:rStyle w:val="NormalTok"/>
          </w:rPr>
          <w:t>9</w:t>
        </w:r>
      </w:ins>
      <w:ins w:id="2469"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aggregate_Datetime</w:t>
      </w:r>
      <w:r w:rsidR="007C0A0D" w:rsidRPr="008A0236">
        <w:rPr>
          <w:rStyle w:val="NormalTok"/>
          <w:rFonts w:cs="Consolas"/>
        </w:rPr>
        <w:t>(</w:t>
      </w:r>
      <w:ins w:id="2470" w:author="Johannes Zauner" w:date="2025-12-12T20:57:00Z" w16du:dateUtc="2025-12-12T19:57:00Z">
        <w:r w:rsidR="005E06B0">
          <w:rPr>
            <w:rStyle w:val="NormalTok"/>
            <w:rFonts w:cs="Consolas"/>
          </w:rPr>
          <w:br/>
        </w:r>
      </w:ins>
      <w:ins w:id="2471" w:author="Johannes Zauner" w:date="2025-12-12T20:58:00Z" w16du:dateUtc="2025-12-12T19:58:00Z">
        <w:r w:rsidR="00850819">
          <w:rPr>
            <w:rStyle w:val="NormalTok"/>
          </w:rPr>
          <w:t>20</w:t>
        </w:r>
      </w:ins>
      <w:ins w:id="2472" w:author="Johannes Zauner" w:date="2025-12-12T20:57:00Z" w16du:dateUtc="2025-12-12T19:57:00Z">
        <w:r w:rsidR="005E06B0">
          <w:rPr>
            <w:rStyle w:val="NormalTok"/>
            <w:rFonts w:cs="Consolas"/>
          </w:rPr>
          <w:t xml:space="preserve"> </w:t>
        </w:r>
        <w:r w:rsidR="005E06B0">
          <w:rPr>
            <w:rStyle w:val="NormalTok"/>
            <w:rFonts w:cs="Consolas"/>
          </w:rPr>
          <w:t xml:space="preserve">     </w:t>
        </w:r>
      </w:ins>
      <w:r w:rsidR="007C0A0D" w:rsidRPr="008A0236">
        <w:rPr>
          <w:rStyle w:val="StringTok"/>
          <w:rFonts w:cs="Consolas"/>
        </w:rPr>
        <w:t>"</w:t>
      </w:r>
      <w:r w:rsidR="007C0A0D" w:rsidRPr="008A0236">
        <w:rPr>
          <w:rStyle w:val="StringTok"/>
          <w:rFonts w:cs="Consolas"/>
        </w:rPr>
        <w:t>15 mins"</w:t>
      </w:r>
      <w:r w:rsidR="007C0A0D" w:rsidRPr="008A0236">
        <w:rPr>
          <w:rStyle w:val="NormalTok"/>
          <w:rFonts w:cs="Consolas"/>
        </w:rPr>
        <w:t xml:space="preserve">, </w:t>
      </w:r>
      <w:r w:rsidR="007C0A0D" w:rsidRPr="008A0236">
        <w:rPr>
          <w:rStyle w:val="AttributeTok"/>
          <w:rFonts w:cs="Consolas"/>
        </w:rPr>
        <w:t>numeric.handler =</w:t>
      </w:r>
      <w:r w:rsidR="007C0A0D" w:rsidRPr="008A0236">
        <w:rPr>
          <w:rStyle w:val="NormalTok"/>
          <w:rFonts w:cs="Consolas"/>
        </w:rPr>
        <w:t xml:space="preserve"> \(x) </w:t>
      </w:r>
      <w:r w:rsidR="007C0A0D" w:rsidRPr="008A0236">
        <w:rPr>
          <w:rStyle w:val="FunctionTok"/>
          <w:rFonts w:cs="Consolas"/>
        </w:rPr>
        <w:t>mean</w:t>
      </w:r>
      <w:r w:rsidR="007C0A0D" w:rsidRPr="008A0236">
        <w:rPr>
          <w:rStyle w:val="NormalTok"/>
          <w:rFonts w:cs="Consolas"/>
        </w:rPr>
        <w:t xml:space="preserve">(x,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2473" w:author="Johannes Zauner" w:date="2025-12-12T20:58:00Z" w16du:dateUtc="2025-12-12T19:58:00Z">
        <w:r w:rsidR="00850819">
          <w:rPr>
            <w:rStyle w:val="NormalTok"/>
          </w:rPr>
          <w:t>21</w:t>
        </w:r>
      </w:ins>
      <w:ins w:id="2474"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remove_partial_data</w:t>
      </w:r>
      <w:r w:rsidR="007C0A0D" w:rsidRPr="008A0236">
        <w:rPr>
          <w:rStyle w:val="NormalTok"/>
          <w:rFonts w:cs="Consolas"/>
        </w:rPr>
        <w:t>(</w:t>
      </w:r>
      <w:r w:rsidR="007C0A0D" w:rsidRPr="008A0236">
        <w:rPr>
          <w:rStyle w:val="AttributeTok"/>
          <w:rFonts w:cs="Consolas"/>
        </w:rPr>
        <w:t>by.date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2475" w:author="Johannes Zauner" w:date="2025-12-12T20:58:00Z" w16du:dateUtc="2025-12-12T19:58:00Z">
        <w:r w:rsidR="00850819">
          <w:rPr>
            <w:rStyle w:val="NormalTok"/>
          </w:rPr>
          <w:t>22</w:t>
        </w:r>
      </w:ins>
      <w:ins w:id="2476"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pivot_longer</w:t>
      </w:r>
      <w:r w:rsidR="007C0A0D" w:rsidRPr="008A0236">
        <w:rPr>
          <w:rStyle w:val="NormalTok"/>
          <w:rFonts w:cs="Consolas"/>
        </w:rPr>
        <w:t>(</w:t>
      </w:r>
      <w:r w:rsidR="007C0A0D" w:rsidRPr="008A0236">
        <w:rPr>
          <w:rStyle w:val="FunctionTok"/>
          <w:rFonts w:cs="Consolas"/>
        </w:rPr>
        <w:t>contains</w:t>
      </w:r>
      <w:r w:rsidR="007C0A0D" w:rsidRPr="008A0236">
        <w:rPr>
          <w:rStyle w:val="NormalTok"/>
          <w:rFonts w:cs="Consolas"/>
        </w:rPr>
        <w:t>(</w:t>
      </w:r>
      <w:r w:rsidR="007C0A0D" w:rsidRPr="008A0236">
        <w:rPr>
          <w:rStyle w:val="StringTok"/>
          <w:rFonts w:cs="Consolas"/>
        </w:rPr>
        <w:t>"distance"</w:t>
      </w:r>
      <w:r w:rsidR="007C0A0D" w:rsidRPr="008A0236">
        <w:rPr>
          <w:rStyle w:val="NormalTok"/>
          <w:rFonts w:cs="Consolas"/>
        </w:rPr>
        <w:t>),</w:t>
      </w:r>
      <w:r w:rsidR="007C0A0D" w:rsidRPr="008A0236">
        <w:rPr>
          <w:rFonts w:cs="Consolas"/>
        </w:rPr>
        <w:br/>
      </w:r>
      <w:ins w:id="2477" w:author="Johannes Zauner" w:date="2025-12-12T20:58:00Z" w16du:dateUtc="2025-12-12T19:58:00Z">
        <w:r w:rsidR="00850819">
          <w:rPr>
            <w:rStyle w:val="NormalTok"/>
          </w:rPr>
          <w:t>2</w:t>
        </w:r>
      </w:ins>
      <w:ins w:id="2478" w:author="Johannes Zauner" w:date="2025-12-12T20:59:00Z" w16du:dateUtc="2025-12-12T19:59:00Z">
        <w:r w:rsidR="00850819">
          <w:rPr>
            <w:rStyle w:val="NormalTok"/>
          </w:rPr>
          <w:t>3</w:t>
        </w:r>
      </w:ins>
      <w:ins w:id="2479"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names_to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".value"</w:t>
      </w:r>
      <w:r w:rsidR="007C0A0D" w:rsidRPr="008A0236">
        <w:rPr>
          <w:rStyle w:val="NormalTok"/>
          <w:rFonts w:cs="Consolas"/>
        </w:rPr>
        <w:t xml:space="preserve">, </w:t>
      </w:r>
      <w:r w:rsidR="007C0A0D" w:rsidRPr="008A0236">
        <w:rPr>
          <w:rStyle w:val="StringTok"/>
          <w:rFonts w:cs="Consolas"/>
        </w:rPr>
        <w:t>"method"</w:t>
      </w:r>
      <w:r w:rsidR="007C0A0D" w:rsidRPr="008A0236">
        <w:rPr>
          <w:rStyle w:val="NormalTok"/>
          <w:rFonts w:cs="Consolas"/>
        </w:rPr>
        <w:t>),</w:t>
      </w:r>
      <w:r w:rsidR="007C0A0D" w:rsidRPr="008A0236">
        <w:rPr>
          <w:rFonts w:cs="Consolas"/>
        </w:rPr>
        <w:br/>
      </w:r>
      <w:ins w:id="2480" w:author="Johannes Zauner" w:date="2025-12-12T20:59:00Z" w16du:dateUtc="2025-12-12T19:59:00Z">
        <w:r w:rsidR="00850819">
          <w:rPr>
            <w:rStyle w:val="NormalTok"/>
          </w:rPr>
          <w:t>24</w:t>
        </w:r>
      </w:ins>
      <w:ins w:id="2481"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names_pattern =</w:t>
      </w:r>
      <w:r w:rsidR="007C0A0D" w:rsidRPr="008A0236">
        <w:rPr>
          <w:rStyle w:val="NormalTok"/>
          <w:rFonts w:cs="Consolas"/>
        </w:rPr>
        <w:t xml:space="preserve"> </w:t>
      </w:r>
      <w:r w:rsidR="007C0A0D" w:rsidRPr="008A0236">
        <w:rPr>
          <w:rStyle w:val="StringTok"/>
          <w:rFonts w:cs="Consolas"/>
        </w:rPr>
        <w:t>"(distance)_(mean|min|max|central)"</w:t>
      </w:r>
      <w:r w:rsidR="007C0A0D" w:rsidRPr="008A0236">
        <w:rPr>
          <w:rFonts w:cs="Consolas"/>
        </w:rPr>
        <w:br/>
      </w:r>
      <w:ins w:id="2482" w:author="Johannes Zauner" w:date="2025-12-12T20:59:00Z" w16du:dateUtc="2025-12-12T19:59:00Z">
        <w:r w:rsidR="00850819">
          <w:rPr>
            <w:rStyle w:val="NormalTok"/>
          </w:rPr>
          <w:t>25</w:t>
        </w:r>
      </w:ins>
      <w:ins w:id="2483"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NormalTok"/>
          <w:rFonts w:cs="Consolas"/>
        </w:rPr>
        <w:t xml:space="preserve">  </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2484" w:author="Johannes Zauner" w:date="2025-12-12T20:59:00Z" w16du:dateUtc="2025-12-12T19:59:00Z">
        <w:r w:rsidR="00850819">
          <w:rPr>
            <w:rStyle w:val="NormalTok"/>
          </w:rPr>
          <w:t>26</w:t>
        </w:r>
      </w:ins>
      <w:ins w:id="2485"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gg_day</w:t>
      </w:r>
      <w:r w:rsidR="007C0A0D" w:rsidRPr="008A0236">
        <w:rPr>
          <w:rStyle w:val="NormalTok"/>
          <w:rFonts w:cs="Consolas"/>
        </w:rPr>
        <w:t>(</w:t>
      </w:r>
      <w:r w:rsidR="007C0A0D" w:rsidRPr="008A0236">
        <w:rPr>
          <w:rStyle w:val="AttributeTok"/>
          <w:rFonts w:cs="Consolas"/>
        </w:rPr>
        <w:t>y.axis =</w:t>
      </w:r>
      <w:r w:rsidR="007C0A0D" w:rsidRPr="008A0236">
        <w:rPr>
          <w:rStyle w:val="NormalTok"/>
          <w:rFonts w:cs="Consolas"/>
        </w:rPr>
        <w:t xml:space="preserve"> distance</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ins w:id="2486" w:author="Johannes Zauner" w:date="2025-12-12T20:59:00Z" w16du:dateUtc="2025-12-12T19:59:00Z">
        <w:r w:rsidR="00850819">
          <w:rPr>
            <w:rStyle w:val="NormalTok"/>
          </w:rPr>
          <w:t>27</w:t>
        </w:r>
      </w:ins>
      <w:ins w:id="2487"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geom =</w:t>
      </w:r>
      <w:r w:rsidR="007C0A0D" w:rsidRPr="008A0236">
        <w:rPr>
          <w:rStyle w:val="NormalTok"/>
          <w:rFonts w:cs="Consolas"/>
        </w:rPr>
        <w:t xml:space="preserve"> </w:t>
      </w:r>
      <w:r w:rsidR="007C0A0D" w:rsidRPr="008A0236">
        <w:rPr>
          <w:rStyle w:val="StringTok"/>
          <w:rFonts w:cs="Consolas"/>
        </w:rPr>
        <w:t>"line"</w:t>
      </w:r>
      <w:r w:rsidR="007C0A0D" w:rsidRPr="008A0236">
        <w:rPr>
          <w:rStyle w:val="NormalTok"/>
          <w:rFonts w:cs="Consolas"/>
        </w:rPr>
        <w:t>,</w:t>
      </w:r>
      <w:r w:rsidR="007C0A0D" w:rsidRPr="008A0236">
        <w:rPr>
          <w:rFonts w:cs="Consolas"/>
        </w:rPr>
        <w:br/>
      </w:r>
      <w:ins w:id="2488" w:author="Johannes Zauner" w:date="2025-12-12T20:59:00Z" w16du:dateUtc="2025-12-12T19:59:00Z">
        <w:r w:rsidR="00850819">
          <w:rPr>
            <w:rStyle w:val="NormalTok"/>
          </w:rPr>
          <w:t>28</w:t>
        </w:r>
      </w:ins>
      <w:ins w:id="2489"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aes_col =</w:t>
      </w:r>
      <w:r w:rsidR="007C0A0D" w:rsidRPr="008A0236">
        <w:rPr>
          <w:rStyle w:val="NormalTok"/>
          <w:rFonts w:cs="Consolas"/>
        </w:rPr>
        <w:t xml:space="preserve"> method,</w:t>
      </w:r>
      <w:r w:rsidR="007C0A0D" w:rsidRPr="008A0236">
        <w:rPr>
          <w:rFonts w:cs="Consolas"/>
        </w:rPr>
        <w:br/>
      </w:r>
      <w:ins w:id="2490" w:author="Johannes Zauner" w:date="2025-12-12T20:59:00Z" w16du:dateUtc="2025-12-12T19:59:00Z">
        <w:r w:rsidR="00850819">
          <w:rPr>
            <w:rStyle w:val="NormalTok"/>
          </w:rPr>
          <w:t>29</w:t>
        </w:r>
      </w:ins>
      <w:ins w:id="2491"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group =</w:t>
      </w:r>
      <w:r w:rsidR="007C0A0D" w:rsidRPr="008A0236">
        <w:rPr>
          <w:rStyle w:val="NormalTok"/>
          <w:rFonts w:cs="Consolas"/>
        </w:rPr>
        <w:t xml:space="preserve"> method,</w:t>
      </w:r>
      <w:r w:rsidR="007C0A0D" w:rsidRPr="008A0236">
        <w:rPr>
          <w:rFonts w:cs="Consolas"/>
        </w:rPr>
        <w:br/>
      </w:r>
      <w:ins w:id="2492" w:author="Johannes Zauner" w:date="2025-12-12T20:59:00Z" w16du:dateUtc="2025-12-12T19:59:00Z">
        <w:r w:rsidR="00850819">
          <w:rPr>
            <w:rStyle w:val="NormalTok"/>
          </w:rPr>
          <w:t>30</w:t>
        </w:r>
      </w:ins>
      <w:ins w:id="2493"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linewidth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r w:rsidR="007C0A0D" w:rsidRPr="008A0236">
        <w:rPr>
          <w:rFonts w:cs="Consolas"/>
        </w:rPr>
        <w:br/>
      </w:r>
      <w:ins w:id="2494" w:author="Johannes Zauner" w:date="2025-12-12T20:59:00Z" w16du:dateUtc="2025-12-12T19:59:00Z">
        <w:r w:rsidR="00850819">
          <w:rPr>
            <w:rStyle w:val="NormalTok"/>
          </w:rPr>
          <w:t>31</w:t>
        </w:r>
      </w:ins>
      <w:ins w:id="2495"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alpha =</w:t>
      </w:r>
      <w:r w:rsidR="007C0A0D" w:rsidRPr="008A0236">
        <w:rPr>
          <w:rStyle w:val="NormalTok"/>
          <w:rFonts w:cs="Consolas"/>
        </w:rPr>
        <w:t xml:space="preserve"> </w:t>
      </w:r>
      <w:r w:rsidR="007C0A0D" w:rsidRPr="008A0236">
        <w:rPr>
          <w:rStyle w:val="FloatTok"/>
          <w:rFonts w:cs="Consolas"/>
        </w:rPr>
        <w:t>0.75</w:t>
      </w:r>
      <w:r w:rsidR="007C0A0D" w:rsidRPr="008A0236">
        <w:rPr>
          <w:rStyle w:val="NormalTok"/>
          <w:rFonts w:cs="Consolas"/>
        </w:rPr>
        <w:t>,</w:t>
      </w:r>
      <w:r w:rsidR="007C0A0D" w:rsidRPr="008A0236">
        <w:rPr>
          <w:rFonts w:cs="Consolas"/>
        </w:rPr>
        <w:br/>
      </w:r>
      <w:ins w:id="2496" w:author="Johannes Zauner" w:date="2025-12-12T20:59:00Z" w16du:dateUtc="2025-12-12T19:59:00Z">
        <w:r w:rsidR="00850819">
          <w:rPr>
            <w:rStyle w:val="NormalTok"/>
          </w:rPr>
          <w:t>32</w:t>
        </w:r>
      </w:ins>
      <w:ins w:id="2497"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y.scale =</w:t>
      </w:r>
      <w:r w:rsidR="007C0A0D" w:rsidRPr="008A0236">
        <w:rPr>
          <w:rStyle w:val="NormalTok"/>
          <w:rFonts w:cs="Consolas"/>
        </w:rPr>
        <w:t xml:space="preserve"> </w:t>
      </w:r>
      <w:r w:rsidR="007C0A0D" w:rsidRPr="008A0236">
        <w:rPr>
          <w:rStyle w:val="StringTok"/>
          <w:rFonts w:cs="Consolas"/>
        </w:rPr>
        <w:t>"identity"</w:t>
      </w:r>
      <w:r w:rsidR="007C0A0D" w:rsidRPr="008A0236">
        <w:rPr>
          <w:rStyle w:val="NormalTok"/>
          <w:rFonts w:cs="Consolas"/>
        </w:rPr>
        <w:t>,</w:t>
      </w:r>
      <w:r w:rsidR="007C0A0D" w:rsidRPr="008A0236">
        <w:rPr>
          <w:rFonts w:cs="Consolas"/>
        </w:rPr>
        <w:br/>
      </w:r>
      <w:ins w:id="2498" w:author="Johannes Zauner" w:date="2025-12-12T20:59:00Z" w16du:dateUtc="2025-12-12T19:59:00Z">
        <w:r w:rsidR="00850819">
          <w:rPr>
            <w:rStyle w:val="NormalTok"/>
          </w:rPr>
          <w:t>33</w:t>
        </w:r>
      </w:ins>
      <w:ins w:id="2499"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y.axis.breaks =</w:t>
      </w:r>
      <w:r w:rsidR="007C0A0D" w:rsidRPr="008A0236">
        <w:rPr>
          <w:rStyle w:val="NormalTok"/>
          <w:rFonts w:cs="Consolas"/>
        </w:rPr>
        <w:t xml:space="preserve"> </w:t>
      </w:r>
      <w:r w:rsidR="007C0A0D" w:rsidRPr="008A0236">
        <w:rPr>
          <w:rStyle w:val="FunctionTok"/>
          <w:rFonts w:cs="Consolas"/>
        </w:rPr>
        <w:t>seq</w:t>
      </w:r>
      <w:r w:rsidR="007C0A0D" w:rsidRPr="008A0236">
        <w:rPr>
          <w:rStyle w:val="NormalTok"/>
          <w:rFonts w:cs="Consolas"/>
        </w:rPr>
        <w:t>(</w:t>
      </w:r>
      <w:r w:rsidR="007C0A0D" w:rsidRPr="008A0236">
        <w:rPr>
          <w:rStyle w:val="DecValTok"/>
          <w:rFonts w:cs="Consolas"/>
        </w:rPr>
        <w:t>0</w:t>
      </w:r>
      <w:r w:rsidR="007C0A0D" w:rsidRPr="008A0236">
        <w:rPr>
          <w:rStyle w:val="NormalTok"/>
          <w:rFonts w:cs="Consolas"/>
        </w:rPr>
        <w:t>,</w:t>
      </w:r>
      <w:r w:rsidR="007C0A0D" w:rsidRPr="008A0236">
        <w:rPr>
          <w:rStyle w:val="DecValTok"/>
          <w:rFonts w:cs="Consolas"/>
        </w:rPr>
        <w:t>150</w:t>
      </w:r>
      <w:r w:rsidR="007C0A0D" w:rsidRPr="008A0236">
        <w:rPr>
          <w:rStyle w:val="NormalTok"/>
          <w:rFonts w:cs="Consolas"/>
        </w:rPr>
        <w:t xml:space="preserve">, </w:t>
      </w:r>
      <w:r w:rsidR="007C0A0D" w:rsidRPr="008A0236">
        <w:rPr>
          <w:rStyle w:val="AttributeTok"/>
          <w:rFonts w:cs="Consolas"/>
        </w:rPr>
        <w:t>by =</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w:t>
      </w:r>
      <w:r w:rsidR="007C0A0D" w:rsidRPr="008A0236">
        <w:rPr>
          <w:rFonts w:cs="Consolas"/>
        </w:rPr>
        <w:br/>
      </w:r>
      <w:ins w:id="2500" w:author="Johannes Zauner" w:date="2025-12-12T20:59:00Z" w16du:dateUtc="2025-12-12T19:59:00Z">
        <w:r w:rsidR="00850819">
          <w:rPr>
            <w:rStyle w:val="NormalTok"/>
          </w:rPr>
          <w:t>34</w:t>
        </w:r>
      </w:ins>
      <w:ins w:id="2501"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y.axis.label =</w:t>
      </w:r>
      <w:r w:rsidR="007C0A0D" w:rsidRPr="008A0236">
        <w:rPr>
          <w:rStyle w:val="NormalTok"/>
          <w:rFonts w:cs="Consolas"/>
        </w:rPr>
        <w:t xml:space="preserve"> </w:t>
      </w:r>
      <w:r w:rsidR="007C0A0D" w:rsidRPr="008A0236">
        <w:rPr>
          <w:rStyle w:val="StringTok"/>
          <w:rFonts w:cs="Consolas"/>
        </w:rPr>
        <w:t>"Distance (cm)"</w:t>
      </w:r>
      <w:r w:rsidR="007C0A0D" w:rsidRPr="008A0236">
        <w:rPr>
          <w:rFonts w:cs="Consolas"/>
        </w:rPr>
        <w:br/>
      </w:r>
      <w:ins w:id="2502" w:author="Johannes Zauner" w:date="2025-12-12T20:59:00Z" w16du:dateUtc="2025-12-12T19:59:00Z">
        <w:r w:rsidR="00850819">
          <w:rPr>
            <w:rStyle w:val="NormalTok"/>
          </w:rPr>
          <w:t>35</w:t>
        </w:r>
      </w:ins>
      <w:ins w:id="2503"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2504" w:author="Johannes Zauner" w:date="2025-12-12T20:59:00Z" w16du:dateUtc="2025-12-12T19:59:00Z">
        <w:r w:rsidR="00850819">
          <w:rPr>
            <w:rStyle w:val="NormalTok"/>
          </w:rPr>
          <w:t>36</w:t>
        </w:r>
      </w:ins>
      <w:ins w:id="2505"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gg_photoperiod</w:t>
      </w:r>
      <w:r w:rsidR="007C0A0D" w:rsidRPr="008A0236">
        <w:rPr>
          <w:rStyle w:val="NormalTok"/>
          <w:rFonts w:cs="Consolas"/>
        </w:rPr>
        <w:t>(coordinates)</w:t>
      </w:r>
    </w:p>
    <w:bookmarkEnd w:id="2423"/>
    <w:p w14:paraId="507993AB" w14:textId="77777777" w:rsidR="00A118CF" w:rsidRPr="0047611C" w:rsidRDefault="00A118CF" w:rsidP="00A118CF">
      <w:pPr>
        <w:pStyle w:val="DefinitionTerm"/>
        <w:rPr>
          <w:ins w:id="2506" w:author="Johannes Zauner" w:date="2025-12-12T20:24:00Z" w16du:dateUtc="2025-12-12T19:24:00Z"/>
          <w:b w:val="0"/>
          <w:bCs/>
        </w:rPr>
      </w:pPr>
      <w:ins w:id="2507" w:author="Johannes Zauner" w:date="2025-12-12T20:24:00Z" w16du:dateUtc="2025-12-12T19:24:00Z">
        <w:r w:rsidRPr="00C673E9">
          <w:rPr>
            <w:rFonts w:ascii="Arial" w:hAnsi="Arial" w:cs="Arial"/>
          </w:rPr>
          <w:t>Lines 1-3</w:t>
        </w:r>
        <w:r>
          <w:rPr>
            <w:rFonts w:ascii="Arial" w:hAnsi="Arial" w:cs="Arial"/>
          </w:rPr>
          <w:t xml:space="preserve"> </w:t>
        </w:r>
        <w:r w:rsidRPr="0047611C">
          <w:rPr>
            <w:b w:val="0"/>
            <w:bCs/>
          </w:rPr>
          <w:t>Filter one day</w:t>
        </w:r>
      </w:ins>
    </w:p>
    <w:p w14:paraId="6322EC33" w14:textId="77777777" w:rsidR="00A118CF" w:rsidRPr="0047611C" w:rsidRDefault="00A118CF" w:rsidP="00A118CF">
      <w:pPr>
        <w:pStyle w:val="DefinitionTerm"/>
        <w:rPr>
          <w:ins w:id="2508" w:author="Johannes Zauner" w:date="2025-12-12T20:24:00Z" w16du:dateUtc="2025-12-12T19:24:00Z"/>
          <w:b w:val="0"/>
          <w:bCs/>
        </w:rPr>
      </w:pPr>
      <w:ins w:id="2509" w:author="Johannes Zauner" w:date="2025-12-12T20:24:00Z" w16du:dateUtc="2025-12-12T19:24:00Z">
        <w:r w:rsidRPr="00C673E9">
          <w:rPr>
            <w:rFonts w:ascii="Arial" w:hAnsi="Arial" w:cs="Arial"/>
          </w:rPr>
          <w:t>Line 7</w:t>
        </w:r>
        <w:r>
          <w:rPr>
            <w:rFonts w:ascii="Arial" w:hAnsi="Arial" w:cs="Arial"/>
          </w:rPr>
          <w:t xml:space="preserve"> </w:t>
        </w:r>
        <w:r w:rsidRPr="0047611C">
          <w:rPr>
            <w:b w:val="0"/>
            <w:bCs/>
          </w:rPr>
          <w:t>Group additionally by every observation</w:t>
        </w:r>
      </w:ins>
    </w:p>
    <w:p w14:paraId="4DCC3BA4" w14:textId="77777777" w:rsidR="00A118CF" w:rsidRPr="0047611C" w:rsidRDefault="00A118CF" w:rsidP="00A118CF">
      <w:pPr>
        <w:pStyle w:val="DefinitionTerm"/>
        <w:rPr>
          <w:ins w:id="2510" w:author="Johannes Zauner" w:date="2025-12-12T20:24:00Z" w16du:dateUtc="2025-12-12T19:24:00Z"/>
          <w:b w:val="0"/>
          <w:bCs/>
        </w:rPr>
      </w:pPr>
      <w:ins w:id="2511" w:author="Johannes Zauner" w:date="2025-12-12T20:24:00Z" w16du:dateUtc="2025-12-12T19:24:00Z">
        <w:r w:rsidRPr="00C673E9">
          <w:rPr>
            <w:rFonts w:ascii="Arial" w:hAnsi="Arial" w:cs="Arial"/>
          </w:rPr>
          <w:t>Line 8</w:t>
        </w:r>
        <w:r>
          <w:rPr>
            <w:rFonts w:ascii="Arial" w:hAnsi="Arial" w:cs="Arial"/>
          </w:rPr>
          <w:t xml:space="preserve"> </w:t>
        </w:r>
        <w:r w:rsidRPr="0047611C">
          <w:rPr>
            <w:b w:val="0"/>
            <w:bCs/>
          </w:rPr>
          <w:t>Remove data with low confidence</w:t>
        </w:r>
      </w:ins>
    </w:p>
    <w:p w14:paraId="2F18D7A0" w14:textId="77777777" w:rsidR="00A118CF" w:rsidRPr="0047611C" w:rsidRDefault="00A118CF" w:rsidP="00A118CF">
      <w:pPr>
        <w:pStyle w:val="DefinitionTerm"/>
        <w:rPr>
          <w:ins w:id="2512" w:author="Johannes Zauner" w:date="2025-12-12T20:24:00Z" w16du:dateUtc="2025-12-12T19:24:00Z"/>
          <w:b w:val="0"/>
          <w:bCs/>
        </w:rPr>
      </w:pPr>
      <w:ins w:id="2513" w:author="Johannes Zauner" w:date="2025-12-12T20:24:00Z" w16du:dateUtc="2025-12-12T19:24:00Z">
        <w:r w:rsidRPr="00C673E9">
          <w:rPr>
            <w:rFonts w:ascii="Arial" w:hAnsi="Arial" w:cs="Arial"/>
          </w:rPr>
          <w:t>Line 10</w:t>
        </w:r>
        <w:r>
          <w:rPr>
            <w:rFonts w:ascii="Arial" w:hAnsi="Arial" w:cs="Arial"/>
          </w:rPr>
          <w:t xml:space="preserve"> </w:t>
        </w:r>
        <w:r w:rsidRPr="0047611C">
          <w:rPr>
            <w:b w:val="0"/>
            <w:bCs/>
          </w:rPr>
          <w:t>Average across all distance values</w:t>
        </w:r>
      </w:ins>
    </w:p>
    <w:p w14:paraId="6714CED1" w14:textId="77777777" w:rsidR="00A118CF" w:rsidRPr="0047611C" w:rsidRDefault="00A118CF" w:rsidP="00A118CF">
      <w:pPr>
        <w:pStyle w:val="DefinitionTerm"/>
        <w:rPr>
          <w:ins w:id="2514" w:author="Johannes Zauner" w:date="2025-12-12T20:24:00Z" w16du:dateUtc="2025-12-12T19:24:00Z"/>
          <w:b w:val="0"/>
          <w:bCs/>
        </w:rPr>
      </w:pPr>
      <w:ins w:id="2515" w:author="Johannes Zauner" w:date="2025-12-12T20:24:00Z" w16du:dateUtc="2025-12-12T19:24:00Z">
        <w:r w:rsidRPr="00C673E9">
          <w:rPr>
            <w:rFonts w:ascii="Arial" w:hAnsi="Arial" w:cs="Arial"/>
          </w:rPr>
          <w:t>Line 11</w:t>
        </w:r>
        <w:r>
          <w:rPr>
            <w:rFonts w:ascii="Arial" w:hAnsi="Arial" w:cs="Arial"/>
          </w:rPr>
          <w:t xml:space="preserve"> </w:t>
        </w:r>
        <w:r w:rsidRPr="0047611C">
          <w:rPr>
            <w:b w:val="0"/>
            <w:bCs/>
          </w:rPr>
          <w:t>Closest across all distance values</w:t>
        </w:r>
      </w:ins>
    </w:p>
    <w:p w14:paraId="244F22E3" w14:textId="42BD3141" w:rsidR="00A118CF" w:rsidRPr="0047611C" w:rsidRDefault="00A118CF" w:rsidP="00A118CF">
      <w:pPr>
        <w:pStyle w:val="DefinitionTerm"/>
        <w:rPr>
          <w:ins w:id="2516" w:author="Johannes Zauner" w:date="2025-12-12T20:24:00Z" w16du:dateUtc="2025-12-12T19:24:00Z"/>
          <w:b w:val="0"/>
          <w:bCs/>
        </w:rPr>
      </w:pPr>
      <w:ins w:id="2517" w:author="Johannes Zauner" w:date="2025-12-12T20:24:00Z" w16du:dateUtc="2025-12-12T19:24:00Z">
        <w:r w:rsidRPr="00C673E9">
          <w:rPr>
            <w:rFonts w:ascii="Arial" w:hAnsi="Arial" w:cs="Arial"/>
          </w:rPr>
          <w:t>Line 12</w:t>
        </w:r>
      </w:ins>
      <w:ins w:id="2518" w:author="Johannes Zauner" w:date="2025-12-12T20:59:00Z" w16du:dateUtc="2025-12-12T19:59:00Z">
        <w:r w:rsidR="00850819">
          <w:rPr>
            <w:rFonts w:ascii="Arial" w:hAnsi="Arial" w:cs="Arial"/>
          </w:rPr>
          <w:t>-13</w:t>
        </w:r>
      </w:ins>
      <w:ins w:id="2519" w:author="Johannes Zauner" w:date="2025-12-12T20:24:00Z" w16du:dateUtc="2025-12-12T19:24:00Z">
        <w:r>
          <w:rPr>
            <w:rFonts w:ascii="Arial" w:hAnsi="Arial" w:cs="Arial"/>
          </w:rPr>
          <w:t xml:space="preserve"> </w:t>
        </w:r>
        <w:r w:rsidRPr="0047611C">
          <w:rPr>
            <w:b w:val="0"/>
            <w:bCs/>
          </w:rPr>
          <w:t>Central distance</w:t>
        </w:r>
      </w:ins>
    </w:p>
    <w:p w14:paraId="0AFA14B7" w14:textId="66CB9EF6" w:rsidR="00A118CF" w:rsidRPr="0047611C" w:rsidRDefault="00A118CF" w:rsidP="00A118CF">
      <w:pPr>
        <w:pStyle w:val="DefinitionTerm"/>
        <w:rPr>
          <w:ins w:id="2520" w:author="Johannes Zauner" w:date="2025-12-12T20:24:00Z" w16du:dateUtc="2025-12-12T19:24:00Z"/>
          <w:b w:val="0"/>
          <w:bCs/>
        </w:rPr>
      </w:pPr>
      <w:ins w:id="2521" w:author="Johannes Zauner" w:date="2025-12-12T20:24:00Z" w16du:dateUtc="2025-12-12T19:24:00Z">
        <w:r w:rsidRPr="00C673E9">
          <w:rPr>
            <w:rFonts w:ascii="Arial" w:hAnsi="Arial" w:cs="Arial"/>
          </w:rPr>
          <w:t>Line 1</w:t>
        </w:r>
      </w:ins>
      <w:ins w:id="2522" w:author="Johannes Zauner" w:date="2025-12-12T20:59:00Z" w16du:dateUtc="2025-12-12T19:59:00Z">
        <w:r w:rsidR="00850819">
          <w:rPr>
            <w:rFonts w:ascii="Arial" w:hAnsi="Arial" w:cs="Arial"/>
          </w:rPr>
          <w:t>4</w:t>
        </w:r>
      </w:ins>
      <w:ins w:id="2523" w:author="Johannes Zauner" w:date="2025-12-12T20:24:00Z" w16du:dateUtc="2025-12-12T19:24:00Z">
        <w:r>
          <w:rPr>
            <w:rFonts w:ascii="Arial" w:hAnsi="Arial" w:cs="Arial"/>
          </w:rPr>
          <w:t xml:space="preserve"> </w:t>
        </w:r>
        <w:r w:rsidRPr="0047611C">
          <w:rPr>
            <w:b w:val="0"/>
            <w:bCs/>
          </w:rPr>
          <w:t>Number of (valid) grid points</w:t>
        </w:r>
      </w:ins>
    </w:p>
    <w:p w14:paraId="36F97770" w14:textId="1456A198" w:rsidR="00A118CF" w:rsidRPr="0047611C" w:rsidRDefault="00A118CF" w:rsidP="00A118CF">
      <w:pPr>
        <w:pStyle w:val="DefinitionTerm"/>
        <w:rPr>
          <w:ins w:id="2524" w:author="Johannes Zauner" w:date="2025-12-12T20:24:00Z" w16du:dateUtc="2025-12-12T19:24:00Z"/>
          <w:b w:val="0"/>
          <w:bCs/>
        </w:rPr>
      </w:pPr>
      <w:ins w:id="2525" w:author="Johannes Zauner" w:date="2025-12-12T20:24:00Z" w16du:dateUtc="2025-12-12T19:24:00Z">
        <w:r w:rsidRPr="00C673E9">
          <w:rPr>
            <w:rFonts w:ascii="Arial" w:hAnsi="Arial" w:cs="Arial"/>
          </w:rPr>
          <w:t>Line 1</w:t>
        </w:r>
      </w:ins>
      <w:ins w:id="2526" w:author="Johannes Zauner" w:date="2025-12-12T21:00:00Z" w16du:dateUtc="2025-12-12T20:00:00Z">
        <w:r w:rsidR="00850819">
          <w:rPr>
            <w:rFonts w:ascii="Arial" w:hAnsi="Arial" w:cs="Arial"/>
          </w:rPr>
          <w:t>9-20</w:t>
        </w:r>
      </w:ins>
      <w:ins w:id="2527" w:author="Johannes Zauner" w:date="2025-12-12T20:24:00Z" w16du:dateUtc="2025-12-12T19:24:00Z">
        <w:r>
          <w:rPr>
            <w:rFonts w:ascii="Arial" w:hAnsi="Arial" w:cs="Arial"/>
          </w:rPr>
          <w:t xml:space="preserve"> </w:t>
        </w:r>
        <w:r w:rsidRPr="0047611C">
          <w:rPr>
            <w:b w:val="0"/>
            <w:bCs/>
          </w:rPr>
          <w:t>Aggregate to 15 minute data</w:t>
        </w:r>
      </w:ins>
    </w:p>
    <w:p w14:paraId="1B67DE0E" w14:textId="1FB66420" w:rsidR="00A118CF" w:rsidRPr="0047611C" w:rsidRDefault="00A118CF" w:rsidP="00A118CF">
      <w:pPr>
        <w:pStyle w:val="DefinitionTerm"/>
        <w:rPr>
          <w:ins w:id="2528" w:author="Johannes Zauner" w:date="2025-12-12T20:24:00Z" w16du:dateUtc="2025-12-12T19:24:00Z"/>
          <w:b w:val="0"/>
          <w:bCs/>
        </w:rPr>
      </w:pPr>
      <w:ins w:id="2529" w:author="Johannes Zauner" w:date="2025-12-12T20:24:00Z" w16du:dateUtc="2025-12-12T19:24:00Z">
        <w:r w:rsidRPr="00C673E9">
          <w:rPr>
            <w:rFonts w:ascii="Arial" w:hAnsi="Arial" w:cs="Arial"/>
          </w:rPr>
          <w:t xml:space="preserve">Line </w:t>
        </w:r>
      </w:ins>
      <w:ins w:id="2530" w:author="Johannes Zauner" w:date="2025-12-12T21:00:00Z" w16du:dateUtc="2025-12-12T20:00:00Z">
        <w:r w:rsidR="00850819">
          <w:rPr>
            <w:rFonts w:ascii="Arial" w:hAnsi="Arial" w:cs="Arial"/>
          </w:rPr>
          <w:t>21</w:t>
        </w:r>
      </w:ins>
      <w:ins w:id="2531" w:author="Johannes Zauner" w:date="2025-12-12T20:24:00Z" w16du:dateUtc="2025-12-12T19:24:00Z">
        <w:r>
          <w:rPr>
            <w:rFonts w:ascii="Arial" w:hAnsi="Arial" w:cs="Arial"/>
          </w:rPr>
          <w:t xml:space="preserve"> </w:t>
        </w:r>
        <w:r w:rsidRPr="0047611C">
          <w:rPr>
            <w:b w:val="0"/>
            <w:bCs/>
          </w:rPr>
          <w:t>Remove data points that fall exactly on midnight of the following day</w:t>
        </w:r>
      </w:ins>
    </w:p>
    <w:p w14:paraId="7ABE74CE" w14:textId="249F8598" w:rsidR="00A118CF" w:rsidRPr="0047611C" w:rsidRDefault="00A118CF" w:rsidP="00A118CF">
      <w:pPr>
        <w:pStyle w:val="DefinitionTerm"/>
        <w:rPr>
          <w:ins w:id="2532" w:author="Johannes Zauner" w:date="2025-12-12T20:24:00Z" w16du:dateUtc="2025-12-12T19:24:00Z"/>
          <w:b w:val="0"/>
          <w:bCs/>
        </w:rPr>
      </w:pPr>
      <w:ins w:id="2533" w:author="Johannes Zauner" w:date="2025-12-12T20:24:00Z" w16du:dateUtc="2025-12-12T19:24:00Z">
        <w:r w:rsidRPr="00C673E9">
          <w:rPr>
            <w:rFonts w:ascii="Arial" w:hAnsi="Arial" w:cs="Arial"/>
          </w:rPr>
          <w:t>Lines 2</w:t>
        </w:r>
      </w:ins>
      <w:ins w:id="2534" w:author="Johannes Zauner" w:date="2025-12-12T21:00:00Z" w16du:dateUtc="2025-12-12T20:00:00Z">
        <w:r w:rsidR="00850819">
          <w:rPr>
            <w:rFonts w:ascii="Arial" w:hAnsi="Arial" w:cs="Arial"/>
          </w:rPr>
          <w:t>2</w:t>
        </w:r>
      </w:ins>
      <w:ins w:id="2535" w:author="Johannes Zauner" w:date="2025-12-12T20:24:00Z" w16du:dateUtc="2025-12-12T19:24:00Z">
        <w:r w:rsidRPr="00C673E9">
          <w:rPr>
            <w:rFonts w:ascii="Arial" w:hAnsi="Arial" w:cs="Arial"/>
          </w:rPr>
          <w:t>-2</w:t>
        </w:r>
      </w:ins>
      <w:ins w:id="2536" w:author="Johannes Zauner" w:date="2025-12-12T21:00:00Z" w16du:dateUtc="2025-12-12T20:00:00Z">
        <w:r w:rsidR="00850819">
          <w:rPr>
            <w:rFonts w:ascii="Arial" w:hAnsi="Arial" w:cs="Arial"/>
          </w:rPr>
          <w:t>5</w:t>
        </w:r>
      </w:ins>
      <w:ins w:id="2537" w:author="Johannes Zauner" w:date="2025-12-12T20:24:00Z" w16du:dateUtc="2025-12-12T19:24:00Z">
        <w:r>
          <w:rPr>
            <w:rFonts w:ascii="Arial" w:hAnsi="Arial" w:cs="Arial"/>
          </w:rPr>
          <w:t xml:space="preserve"> </w:t>
        </w:r>
        <w:r w:rsidRPr="0047611C">
          <w:rPr>
            <w:b w:val="0"/>
            <w:bCs/>
          </w:rPr>
          <w:t>Pivoting the method results from wide to long for plotting</w:t>
        </w:r>
      </w:ins>
    </w:p>
    <w:p w14:paraId="77940C1A" w14:textId="692FEFDA" w:rsidR="00A118CF" w:rsidRDefault="00A118CF" w:rsidP="00A118CF">
      <w:pPr>
        <w:pStyle w:val="DefinitionTerm"/>
        <w:rPr>
          <w:ins w:id="2538" w:author="Johannes Zauner" w:date="2025-12-12T20:24:00Z" w16du:dateUtc="2025-12-12T19:24:00Z"/>
          <w:b w:val="0"/>
          <w:bCs/>
        </w:rPr>
      </w:pPr>
      <w:ins w:id="2539" w:author="Johannes Zauner" w:date="2025-12-12T20:24:00Z" w16du:dateUtc="2025-12-12T19:24:00Z">
        <w:r w:rsidRPr="00C673E9">
          <w:rPr>
            <w:rFonts w:ascii="Arial" w:hAnsi="Arial" w:cs="Arial"/>
          </w:rPr>
          <w:t>Lines 2</w:t>
        </w:r>
      </w:ins>
      <w:ins w:id="2540" w:author="Johannes Zauner" w:date="2025-12-12T21:00:00Z" w16du:dateUtc="2025-12-12T20:00:00Z">
        <w:r w:rsidR="00850819">
          <w:rPr>
            <w:rFonts w:ascii="Arial" w:hAnsi="Arial" w:cs="Arial"/>
          </w:rPr>
          <w:t>6</w:t>
        </w:r>
      </w:ins>
      <w:ins w:id="2541" w:author="Johannes Zauner" w:date="2025-12-12T20:24:00Z" w16du:dateUtc="2025-12-12T19:24:00Z">
        <w:r w:rsidRPr="00C673E9">
          <w:rPr>
            <w:rFonts w:ascii="Arial" w:hAnsi="Arial" w:cs="Arial"/>
          </w:rPr>
          <w:t>-3</w:t>
        </w:r>
      </w:ins>
      <w:ins w:id="2542" w:author="Johannes Zauner" w:date="2025-12-12T21:00:00Z" w16du:dateUtc="2025-12-12T20:00:00Z">
        <w:r w:rsidR="00850819">
          <w:rPr>
            <w:rFonts w:ascii="Arial" w:hAnsi="Arial" w:cs="Arial"/>
          </w:rPr>
          <w:t>6</w:t>
        </w:r>
      </w:ins>
      <w:ins w:id="2543" w:author="Johannes Zauner" w:date="2025-12-12T20:24:00Z" w16du:dateUtc="2025-12-12T19:24:00Z">
        <w:r>
          <w:rPr>
            <w:rFonts w:ascii="Arial" w:hAnsi="Arial" w:cs="Arial"/>
          </w:rPr>
          <w:t xml:space="preserve"> </w:t>
        </w:r>
        <w:r w:rsidRPr="0047611C">
          <w:rPr>
            <w:b w:val="0"/>
            <w:bCs/>
          </w:rPr>
          <w:t>Setting up the plot for distance.</w:t>
        </w:r>
      </w:ins>
    </w:p>
    <w:p w14:paraId="73648F8A" w14:textId="7A7C82E0" w:rsidR="007C0A0D" w:rsidRPr="00A118CF" w:rsidDel="00A118CF" w:rsidRDefault="007C0A0D" w:rsidP="008A0236">
      <w:pPr>
        <w:pStyle w:val="DefinitionTerm"/>
        <w:rPr>
          <w:del w:id="2544" w:author="Johannes Zauner" w:date="2025-12-12T20:23:00Z" w16du:dateUtc="2025-12-12T19:23:00Z"/>
          <w:rFonts w:ascii="Arial" w:hAnsi="Arial" w:cs="Arial"/>
          <w:b w:val="0"/>
          <w:bCs/>
        </w:rPr>
      </w:pPr>
      <w:del w:id="2545" w:author="Johannes Zauner" w:date="2025-12-12T20:24:00Z" w16du:dateUtc="2025-12-12T19:24:00Z">
        <w:r w:rsidRPr="00C673E9" w:rsidDel="00A118CF">
          <w:rPr>
            <w:rFonts w:ascii="Arial" w:hAnsi="Arial" w:cs="Arial"/>
          </w:rPr>
          <w:delText>Lines 1-3</w:delText>
        </w:r>
      </w:del>
    </w:p>
    <w:p w14:paraId="73E39186" w14:textId="7AD9B84D" w:rsidR="007C0A0D" w:rsidRPr="00A118CF" w:rsidDel="00A118CF" w:rsidRDefault="007C0A0D" w:rsidP="00A118CF">
      <w:pPr>
        <w:pStyle w:val="DefinitionTerm"/>
        <w:rPr>
          <w:del w:id="2546" w:author="Johannes Zauner" w:date="2025-12-12T20:24:00Z" w16du:dateUtc="2025-12-12T19:24:00Z"/>
          <w:b w:val="0"/>
          <w:bCs/>
        </w:rPr>
        <w:pPrChange w:id="2547" w:author="Johannes Zauner" w:date="2025-12-12T20:23:00Z" w16du:dateUtc="2025-12-12T19:23:00Z">
          <w:pPr>
            <w:pStyle w:val="Definition"/>
            <w:spacing w:after="0"/>
          </w:pPr>
        </w:pPrChange>
      </w:pPr>
      <w:del w:id="2548" w:author="Johannes Zauner" w:date="2025-12-12T20:24:00Z" w16du:dateUtc="2025-12-12T19:24:00Z">
        <w:r w:rsidRPr="00A118CF" w:rsidDel="00A118CF">
          <w:rPr>
            <w:b w:val="0"/>
            <w:bCs/>
          </w:rPr>
          <w:delText>Filter one day</w:delText>
        </w:r>
      </w:del>
    </w:p>
    <w:p w14:paraId="7C52AD33" w14:textId="1157491E" w:rsidR="007C0A0D" w:rsidRPr="00A118CF" w:rsidDel="00A118CF" w:rsidRDefault="007C0A0D" w:rsidP="008A0236">
      <w:pPr>
        <w:pStyle w:val="DefinitionTerm"/>
        <w:rPr>
          <w:del w:id="2549" w:author="Johannes Zauner" w:date="2025-12-12T20:23:00Z" w16du:dateUtc="2025-12-12T19:23:00Z"/>
          <w:rFonts w:ascii="Arial" w:hAnsi="Arial" w:cs="Arial"/>
          <w:b w:val="0"/>
          <w:bCs/>
        </w:rPr>
      </w:pPr>
      <w:del w:id="2550" w:author="Johannes Zauner" w:date="2025-12-12T20:24:00Z" w16du:dateUtc="2025-12-12T19:24:00Z">
        <w:r w:rsidRPr="00C673E9" w:rsidDel="00A118CF">
          <w:rPr>
            <w:rFonts w:ascii="Arial" w:hAnsi="Arial" w:cs="Arial"/>
          </w:rPr>
          <w:delText>Line 7</w:delText>
        </w:r>
      </w:del>
    </w:p>
    <w:p w14:paraId="0ACB708C" w14:textId="048F7FE7" w:rsidR="007C0A0D" w:rsidRPr="00A118CF" w:rsidDel="00A118CF" w:rsidRDefault="007C0A0D" w:rsidP="00A118CF">
      <w:pPr>
        <w:pStyle w:val="DefinitionTerm"/>
        <w:rPr>
          <w:del w:id="2551" w:author="Johannes Zauner" w:date="2025-12-12T20:24:00Z" w16du:dateUtc="2025-12-12T19:24:00Z"/>
          <w:b w:val="0"/>
          <w:bCs/>
        </w:rPr>
        <w:pPrChange w:id="2552" w:author="Johannes Zauner" w:date="2025-12-12T20:23:00Z" w16du:dateUtc="2025-12-12T19:23:00Z">
          <w:pPr>
            <w:pStyle w:val="Definition"/>
            <w:spacing w:after="0"/>
          </w:pPr>
        </w:pPrChange>
      </w:pPr>
      <w:del w:id="2553" w:author="Johannes Zauner" w:date="2025-12-12T20:24:00Z" w16du:dateUtc="2025-12-12T19:24:00Z">
        <w:r w:rsidRPr="00A118CF" w:rsidDel="00A118CF">
          <w:rPr>
            <w:b w:val="0"/>
            <w:bCs/>
          </w:rPr>
          <w:delText>Group additionally by every observation</w:delText>
        </w:r>
      </w:del>
    </w:p>
    <w:p w14:paraId="39A95771" w14:textId="47B1B902" w:rsidR="007C0A0D" w:rsidRPr="00A118CF" w:rsidDel="00A118CF" w:rsidRDefault="007C0A0D" w:rsidP="008A0236">
      <w:pPr>
        <w:pStyle w:val="DefinitionTerm"/>
        <w:rPr>
          <w:del w:id="2554" w:author="Johannes Zauner" w:date="2025-12-12T20:23:00Z" w16du:dateUtc="2025-12-12T19:23:00Z"/>
          <w:rFonts w:ascii="Arial" w:hAnsi="Arial" w:cs="Arial"/>
          <w:b w:val="0"/>
          <w:bCs/>
        </w:rPr>
      </w:pPr>
      <w:del w:id="2555" w:author="Johannes Zauner" w:date="2025-12-12T20:24:00Z" w16du:dateUtc="2025-12-12T19:24:00Z">
        <w:r w:rsidRPr="00C673E9" w:rsidDel="00A118CF">
          <w:rPr>
            <w:rFonts w:ascii="Arial" w:hAnsi="Arial" w:cs="Arial"/>
          </w:rPr>
          <w:delText>Line 8</w:delText>
        </w:r>
      </w:del>
    </w:p>
    <w:p w14:paraId="308C66D0" w14:textId="6CB1D88E" w:rsidR="007C0A0D" w:rsidRPr="00A118CF" w:rsidDel="00A118CF" w:rsidRDefault="007C0A0D" w:rsidP="00A118CF">
      <w:pPr>
        <w:pStyle w:val="DefinitionTerm"/>
        <w:rPr>
          <w:del w:id="2556" w:author="Johannes Zauner" w:date="2025-12-12T20:24:00Z" w16du:dateUtc="2025-12-12T19:24:00Z"/>
          <w:b w:val="0"/>
          <w:bCs/>
        </w:rPr>
        <w:pPrChange w:id="2557" w:author="Johannes Zauner" w:date="2025-12-12T20:23:00Z" w16du:dateUtc="2025-12-12T19:23:00Z">
          <w:pPr>
            <w:pStyle w:val="Definition"/>
            <w:spacing w:after="0"/>
          </w:pPr>
        </w:pPrChange>
      </w:pPr>
      <w:del w:id="2558" w:author="Johannes Zauner" w:date="2025-12-12T20:24:00Z" w16du:dateUtc="2025-12-12T19:24:00Z">
        <w:r w:rsidRPr="00A118CF" w:rsidDel="00A118CF">
          <w:rPr>
            <w:b w:val="0"/>
            <w:bCs/>
          </w:rPr>
          <w:delText>Remove data with low confidence</w:delText>
        </w:r>
      </w:del>
    </w:p>
    <w:p w14:paraId="15510E76" w14:textId="59CA93FA" w:rsidR="007C0A0D" w:rsidRPr="00A118CF" w:rsidDel="00A118CF" w:rsidRDefault="007C0A0D" w:rsidP="008A0236">
      <w:pPr>
        <w:pStyle w:val="DefinitionTerm"/>
        <w:rPr>
          <w:del w:id="2559" w:author="Johannes Zauner" w:date="2025-12-12T20:23:00Z" w16du:dateUtc="2025-12-12T19:23:00Z"/>
          <w:rFonts w:ascii="Arial" w:hAnsi="Arial" w:cs="Arial"/>
          <w:b w:val="0"/>
          <w:bCs/>
        </w:rPr>
      </w:pPr>
      <w:del w:id="2560" w:author="Johannes Zauner" w:date="2025-12-12T20:24:00Z" w16du:dateUtc="2025-12-12T19:24:00Z">
        <w:r w:rsidRPr="00C673E9" w:rsidDel="00A118CF">
          <w:rPr>
            <w:rFonts w:ascii="Arial" w:hAnsi="Arial" w:cs="Arial"/>
          </w:rPr>
          <w:delText>Line 10</w:delText>
        </w:r>
      </w:del>
    </w:p>
    <w:p w14:paraId="61A470A0" w14:textId="2F8B63F3" w:rsidR="007C0A0D" w:rsidRPr="00A118CF" w:rsidDel="00A118CF" w:rsidRDefault="007C0A0D" w:rsidP="00A118CF">
      <w:pPr>
        <w:pStyle w:val="DefinitionTerm"/>
        <w:rPr>
          <w:del w:id="2561" w:author="Johannes Zauner" w:date="2025-12-12T20:24:00Z" w16du:dateUtc="2025-12-12T19:24:00Z"/>
          <w:b w:val="0"/>
          <w:bCs/>
        </w:rPr>
        <w:pPrChange w:id="2562" w:author="Johannes Zauner" w:date="2025-12-12T20:23:00Z" w16du:dateUtc="2025-12-12T19:23:00Z">
          <w:pPr>
            <w:pStyle w:val="Definition"/>
            <w:spacing w:after="0"/>
          </w:pPr>
        </w:pPrChange>
      </w:pPr>
      <w:del w:id="2563" w:author="Johannes Zauner" w:date="2025-12-12T20:24:00Z" w16du:dateUtc="2025-12-12T19:24:00Z">
        <w:r w:rsidRPr="00A118CF" w:rsidDel="00A118CF">
          <w:rPr>
            <w:b w:val="0"/>
            <w:bCs/>
          </w:rPr>
          <w:delText>Average across all distance values</w:delText>
        </w:r>
      </w:del>
    </w:p>
    <w:p w14:paraId="7C8186F5" w14:textId="610D73D1" w:rsidR="007C0A0D" w:rsidRPr="00A118CF" w:rsidDel="00A118CF" w:rsidRDefault="007C0A0D" w:rsidP="008A0236">
      <w:pPr>
        <w:pStyle w:val="DefinitionTerm"/>
        <w:rPr>
          <w:del w:id="2564" w:author="Johannes Zauner" w:date="2025-12-12T20:23:00Z" w16du:dateUtc="2025-12-12T19:23:00Z"/>
          <w:rFonts w:ascii="Arial" w:hAnsi="Arial" w:cs="Arial"/>
          <w:b w:val="0"/>
          <w:bCs/>
        </w:rPr>
      </w:pPr>
      <w:del w:id="2565" w:author="Johannes Zauner" w:date="2025-12-12T20:24:00Z" w16du:dateUtc="2025-12-12T19:24:00Z">
        <w:r w:rsidRPr="00C673E9" w:rsidDel="00A118CF">
          <w:rPr>
            <w:rFonts w:ascii="Arial" w:hAnsi="Arial" w:cs="Arial"/>
          </w:rPr>
          <w:delText>Line 11</w:delText>
        </w:r>
      </w:del>
    </w:p>
    <w:p w14:paraId="1023673C" w14:textId="79474144" w:rsidR="007C0A0D" w:rsidRPr="00A118CF" w:rsidDel="00A118CF" w:rsidRDefault="007C0A0D" w:rsidP="00A118CF">
      <w:pPr>
        <w:pStyle w:val="DefinitionTerm"/>
        <w:rPr>
          <w:del w:id="2566" w:author="Johannes Zauner" w:date="2025-12-12T20:24:00Z" w16du:dateUtc="2025-12-12T19:24:00Z"/>
          <w:b w:val="0"/>
          <w:bCs/>
        </w:rPr>
        <w:pPrChange w:id="2567" w:author="Johannes Zauner" w:date="2025-12-12T20:23:00Z" w16du:dateUtc="2025-12-12T19:23:00Z">
          <w:pPr>
            <w:pStyle w:val="Definition"/>
            <w:spacing w:after="0"/>
          </w:pPr>
        </w:pPrChange>
      </w:pPr>
      <w:del w:id="2568" w:author="Johannes Zauner" w:date="2025-12-12T20:24:00Z" w16du:dateUtc="2025-12-12T19:24:00Z">
        <w:r w:rsidRPr="00A118CF" w:rsidDel="00A118CF">
          <w:rPr>
            <w:b w:val="0"/>
            <w:bCs/>
          </w:rPr>
          <w:delText>Closest across all distance values</w:delText>
        </w:r>
      </w:del>
    </w:p>
    <w:p w14:paraId="393C106F" w14:textId="350D21A7" w:rsidR="007C0A0D" w:rsidRPr="00A118CF" w:rsidDel="00A118CF" w:rsidRDefault="007C0A0D" w:rsidP="008A0236">
      <w:pPr>
        <w:pStyle w:val="DefinitionTerm"/>
        <w:rPr>
          <w:del w:id="2569" w:author="Johannes Zauner" w:date="2025-12-12T20:23:00Z" w16du:dateUtc="2025-12-12T19:23:00Z"/>
          <w:rFonts w:ascii="Arial" w:hAnsi="Arial" w:cs="Arial"/>
          <w:b w:val="0"/>
          <w:bCs/>
        </w:rPr>
      </w:pPr>
      <w:del w:id="2570" w:author="Johannes Zauner" w:date="2025-12-12T20:24:00Z" w16du:dateUtc="2025-12-12T19:24:00Z">
        <w:r w:rsidRPr="00C673E9" w:rsidDel="00A118CF">
          <w:rPr>
            <w:rFonts w:ascii="Arial" w:hAnsi="Arial" w:cs="Arial"/>
          </w:rPr>
          <w:delText>Line 12</w:delText>
        </w:r>
      </w:del>
    </w:p>
    <w:p w14:paraId="504F4F89" w14:textId="0CBACDD4" w:rsidR="007C0A0D" w:rsidRPr="00A118CF" w:rsidDel="00A118CF" w:rsidRDefault="007C0A0D" w:rsidP="00A118CF">
      <w:pPr>
        <w:pStyle w:val="DefinitionTerm"/>
        <w:rPr>
          <w:del w:id="2571" w:author="Johannes Zauner" w:date="2025-12-12T20:24:00Z" w16du:dateUtc="2025-12-12T19:24:00Z"/>
          <w:b w:val="0"/>
          <w:bCs/>
        </w:rPr>
        <w:pPrChange w:id="2572" w:author="Johannes Zauner" w:date="2025-12-12T20:23:00Z" w16du:dateUtc="2025-12-12T19:23:00Z">
          <w:pPr>
            <w:pStyle w:val="Definition"/>
            <w:spacing w:after="0"/>
          </w:pPr>
        </w:pPrChange>
      </w:pPr>
      <w:del w:id="2573" w:author="Johannes Zauner" w:date="2025-12-12T20:24:00Z" w16du:dateUtc="2025-12-12T19:24:00Z">
        <w:r w:rsidRPr="00A118CF" w:rsidDel="00A118CF">
          <w:rPr>
            <w:b w:val="0"/>
            <w:bCs/>
          </w:rPr>
          <w:delText>Central distance</w:delText>
        </w:r>
      </w:del>
    </w:p>
    <w:p w14:paraId="0DAB131D" w14:textId="6E4F29A0" w:rsidR="007C0A0D" w:rsidRPr="00A118CF" w:rsidDel="00A118CF" w:rsidRDefault="007C0A0D" w:rsidP="008A0236">
      <w:pPr>
        <w:pStyle w:val="DefinitionTerm"/>
        <w:rPr>
          <w:del w:id="2574" w:author="Johannes Zauner" w:date="2025-12-12T20:23:00Z" w16du:dateUtc="2025-12-12T19:23:00Z"/>
          <w:rFonts w:ascii="Arial" w:hAnsi="Arial" w:cs="Arial"/>
          <w:b w:val="0"/>
          <w:bCs/>
        </w:rPr>
      </w:pPr>
      <w:del w:id="2575" w:author="Johannes Zauner" w:date="2025-12-12T20:24:00Z" w16du:dateUtc="2025-12-12T19:24:00Z">
        <w:r w:rsidRPr="00C673E9" w:rsidDel="00A118CF">
          <w:rPr>
            <w:rFonts w:ascii="Arial" w:hAnsi="Arial" w:cs="Arial"/>
          </w:rPr>
          <w:delText>Line 13</w:delText>
        </w:r>
      </w:del>
    </w:p>
    <w:p w14:paraId="7708F8ED" w14:textId="16DD049D" w:rsidR="007C0A0D" w:rsidRPr="00A118CF" w:rsidDel="00A118CF" w:rsidRDefault="007C0A0D" w:rsidP="00A118CF">
      <w:pPr>
        <w:pStyle w:val="DefinitionTerm"/>
        <w:rPr>
          <w:del w:id="2576" w:author="Johannes Zauner" w:date="2025-12-12T20:24:00Z" w16du:dateUtc="2025-12-12T19:24:00Z"/>
          <w:b w:val="0"/>
          <w:bCs/>
        </w:rPr>
        <w:pPrChange w:id="2577" w:author="Johannes Zauner" w:date="2025-12-12T20:23:00Z" w16du:dateUtc="2025-12-12T19:23:00Z">
          <w:pPr>
            <w:pStyle w:val="Definition"/>
            <w:spacing w:after="0"/>
          </w:pPr>
        </w:pPrChange>
      </w:pPr>
      <w:del w:id="2578" w:author="Johannes Zauner" w:date="2025-12-12T20:24:00Z" w16du:dateUtc="2025-12-12T19:24:00Z">
        <w:r w:rsidRPr="00A118CF" w:rsidDel="00A118CF">
          <w:rPr>
            <w:b w:val="0"/>
            <w:bCs/>
          </w:rPr>
          <w:delText>Number of (valid) grid points</w:delText>
        </w:r>
      </w:del>
    </w:p>
    <w:p w14:paraId="2E42A18C" w14:textId="74AF1A42" w:rsidR="007C0A0D" w:rsidRPr="00A118CF" w:rsidDel="00A118CF" w:rsidRDefault="007C0A0D" w:rsidP="008A0236">
      <w:pPr>
        <w:pStyle w:val="DefinitionTerm"/>
        <w:rPr>
          <w:del w:id="2579" w:author="Johannes Zauner" w:date="2025-12-12T20:23:00Z" w16du:dateUtc="2025-12-12T19:23:00Z"/>
          <w:rFonts w:ascii="Arial" w:hAnsi="Arial" w:cs="Arial"/>
          <w:b w:val="0"/>
          <w:bCs/>
        </w:rPr>
      </w:pPr>
      <w:del w:id="2580" w:author="Johannes Zauner" w:date="2025-12-12T20:24:00Z" w16du:dateUtc="2025-12-12T19:24:00Z">
        <w:r w:rsidRPr="00C673E9" w:rsidDel="00A118CF">
          <w:rPr>
            <w:rFonts w:ascii="Arial" w:hAnsi="Arial" w:cs="Arial"/>
          </w:rPr>
          <w:delText>Line 18</w:delText>
        </w:r>
      </w:del>
    </w:p>
    <w:p w14:paraId="4D3C3EAB" w14:textId="1F3253C2" w:rsidR="007C0A0D" w:rsidRPr="00A118CF" w:rsidDel="00A118CF" w:rsidRDefault="007C0A0D" w:rsidP="00A118CF">
      <w:pPr>
        <w:pStyle w:val="DefinitionTerm"/>
        <w:rPr>
          <w:del w:id="2581" w:author="Johannes Zauner" w:date="2025-12-12T20:24:00Z" w16du:dateUtc="2025-12-12T19:24:00Z"/>
          <w:b w:val="0"/>
          <w:bCs/>
        </w:rPr>
        <w:pPrChange w:id="2582" w:author="Johannes Zauner" w:date="2025-12-12T20:23:00Z" w16du:dateUtc="2025-12-12T19:23:00Z">
          <w:pPr>
            <w:pStyle w:val="Definition"/>
            <w:spacing w:after="0"/>
          </w:pPr>
        </w:pPrChange>
      </w:pPr>
      <w:del w:id="2583" w:author="Johannes Zauner" w:date="2025-12-12T20:24:00Z" w16du:dateUtc="2025-12-12T19:24:00Z">
        <w:r w:rsidRPr="00A118CF" w:rsidDel="00A118CF">
          <w:rPr>
            <w:b w:val="0"/>
            <w:bCs/>
          </w:rPr>
          <w:delText>Aggregate to 15 minute data</w:delText>
        </w:r>
      </w:del>
    </w:p>
    <w:p w14:paraId="1B3CF28D" w14:textId="405D5331" w:rsidR="007C0A0D" w:rsidRPr="00A118CF" w:rsidDel="00A118CF" w:rsidRDefault="007C0A0D" w:rsidP="008A0236">
      <w:pPr>
        <w:pStyle w:val="DefinitionTerm"/>
        <w:rPr>
          <w:del w:id="2584" w:author="Johannes Zauner" w:date="2025-12-12T20:23:00Z" w16du:dateUtc="2025-12-12T19:23:00Z"/>
          <w:rFonts w:ascii="Arial" w:hAnsi="Arial" w:cs="Arial"/>
          <w:b w:val="0"/>
          <w:bCs/>
        </w:rPr>
      </w:pPr>
      <w:del w:id="2585" w:author="Johannes Zauner" w:date="2025-12-12T20:24:00Z" w16du:dateUtc="2025-12-12T19:24:00Z">
        <w:r w:rsidRPr="00C673E9" w:rsidDel="00A118CF">
          <w:rPr>
            <w:rFonts w:ascii="Arial" w:hAnsi="Arial" w:cs="Arial"/>
          </w:rPr>
          <w:delText>Line 19</w:delText>
        </w:r>
      </w:del>
    </w:p>
    <w:p w14:paraId="0C31C931" w14:textId="4BDE6DCE" w:rsidR="007C0A0D" w:rsidRPr="00A118CF" w:rsidDel="00A118CF" w:rsidRDefault="007C0A0D" w:rsidP="00A118CF">
      <w:pPr>
        <w:pStyle w:val="DefinitionTerm"/>
        <w:rPr>
          <w:del w:id="2586" w:author="Johannes Zauner" w:date="2025-12-12T20:24:00Z" w16du:dateUtc="2025-12-12T19:24:00Z"/>
          <w:b w:val="0"/>
          <w:bCs/>
        </w:rPr>
        <w:pPrChange w:id="2587" w:author="Johannes Zauner" w:date="2025-12-12T20:23:00Z" w16du:dateUtc="2025-12-12T19:23:00Z">
          <w:pPr>
            <w:pStyle w:val="Definition"/>
            <w:spacing w:after="0"/>
          </w:pPr>
        </w:pPrChange>
      </w:pPr>
      <w:del w:id="2588" w:author="Johannes Zauner" w:date="2025-12-12T20:24:00Z" w16du:dateUtc="2025-12-12T19:24:00Z">
        <w:r w:rsidRPr="00A118CF" w:rsidDel="00A118CF">
          <w:rPr>
            <w:b w:val="0"/>
            <w:bCs/>
          </w:rPr>
          <w:delText>Remove data points that fall exactly on midnight of the following day</w:delText>
        </w:r>
      </w:del>
    </w:p>
    <w:p w14:paraId="6D001897" w14:textId="10F3FCDA" w:rsidR="007C0A0D" w:rsidRPr="00A118CF" w:rsidDel="00A118CF" w:rsidRDefault="007C0A0D" w:rsidP="008A0236">
      <w:pPr>
        <w:pStyle w:val="DefinitionTerm"/>
        <w:rPr>
          <w:del w:id="2589" w:author="Johannes Zauner" w:date="2025-12-12T20:23:00Z" w16du:dateUtc="2025-12-12T19:23:00Z"/>
          <w:rFonts w:ascii="Arial" w:hAnsi="Arial" w:cs="Arial"/>
          <w:b w:val="0"/>
          <w:bCs/>
        </w:rPr>
      </w:pPr>
      <w:del w:id="2590" w:author="Johannes Zauner" w:date="2025-12-12T20:24:00Z" w16du:dateUtc="2025-12-12T19:24:00Z">
        <w:r w:rsidRPr="00C673E9" w:rsidDel="00A118CF">
          <w:rPr>
            <w:rFonts w:ascii="Arial" w:hAnsi="Arial" w:cs="Arial"/>
          </w:rPr>
          <w:delText>Lines 20-23</w:delText>
        </w:r>
      </w:del>
    </w:p>
    <w:p w14:paraId="37BC571C" w14:textId="2D6600CF" w:rsidR="007C0A0D" w:rsidRPr="00A118CF" w:rsidDel="00A118CF" w:rsidRDefault="007C0A0D" w:rsidP="00A118CF">
      <w:pPr>
        <w:pStyle w:val="DefinitionTerm"/>
        <w:rPr>
          <w:del w:id="2591" w:author="Johannes Zauner" w:date="2025-12-12T20:24:00Z" w16du:dateUtc="2025-12-12T19:24:00Z"/>
          <w:b w:val="0"/>
          <w:bCs/>
        </w:rPr>
        <w:pPrChange w:id="2592" w:author="Johannes Zauner" w:date="2025-12-12T20:23:00Z" w16du:dateUtc="2025-12-12T19:23:00Z">
          <w:pPr>
            <w:pStyle w:val="Definition"/>
            <w:spacing w:after="0"/>
          </w:pPr>
        </w:pPrChange>
      </w:pPr>
      <w:del w:id="2593" w:author="Johannes Zauner" w:date="2025-12-12T20:24:00Z" w16du:dateUtc="2025-12-12T19:24:00Z">
        <w:r w:rsidRPr="00A118CF" w:rsidDel="00A118CF">
          <w:rPr>
            <w:b w:val="0"/>
            <w:bCs/>
          </w:rPr>
          <w:delText>Pivoting the method results from wide to long for plotting</w:delText>
        </w:r>
      </w:del>
    </w:p>
    <w:p w14:paraId="4F66A98F" w14:textId="6FCC98B3" w:rsidR="007C0A0D" w:rsidRPr="00A118CF" w:rsidDel="00A118CF" w:rsidRDefault="007C0A0D" w:rsidP="008A0236">
      <w:pPr>
        <w:pStyle w:val="DefinitionTerm"/>
        <w:rPr>
          <w:del w:id="2594" w:author="Johannes Zauner" w:date="2025-12-12T20:23:00Z" w16du:dateUtc="2025-12-12T19:23:00Z"/>
          <w:rFonts w:ascii="Arial" w:hAnsi="Arial" w:cs="Arial"/>
          <w:b w:val="0"/>
          <w:bCs/>
        </w:rPr>
      </w:pPr>
      <w:del w:id="2595" w:author="Johannes Zauner" w:date="2025-12-12T20:24:00Z" w16du:dateUtc="2025-12-12T19:24:00Z">
        <w:r w:rsidRPr="00C673E9" w:rsidDel="00A118CF">
          <w:rPr>
            <w:rFonts w:ascii="Arial" w:hAnsi="Arial" w:cs="Arial"/>
          </w:rPr>
          <w:delText>Lines 24-34</w:delText>
        </w:r>
      </w:del>
    </w:p>
    <w:p w14:paraId="3251C1D7" w14:textId="1BA9BFFB" w:rsidR="00A118CF" w:rsidRPr="00A118CF" w:rsidRDefault="007C0A0D" w:rsidP="00A118CF">
      <w:pPr>
        <w:pStyle w:val="Definition"/>
        <w:pPrChange w:id="2596" w:author="Johannes Zauner" w:date="2025-12-12T20:24:00Z" w16du:dateUtc="2025-12-12T19:24:00Z">
          <w:pPr>
            <w:pStyle w:val="Definition"/>
            <w:spacing w:after="0"/>
          </w:pPr>
        </w:pPrChange>
      </w:pPr>
      <w:del w:id="2597" w:author="Johannes Zauner" w:date="2025-12-12T20:24:00Z" w16du:dateUtc="2025-12-12T19:24:00Z">
        <w:r w:rsidRPr="00A118CF" w:rsidDel="00A118CF">
          <w:rPr>
            <w:bCs/>
          </w:rPr>
          <w:delText>Setting up the plot for distance.</w:delText>
        </w:r>
      </w:del>
    </w:p>
    <w:tbl>
      <w:tblPr>
        <w:tblStyle w:val="Table"/>
        <w:tblW w:w="5000" w:type="pct"/>
        <w:tblLayout w:type="fixed"/>
        <w:tblLook w:val="0000" w:firstRow="0" w:lastRow="0" w:firstColumn="0" w:lastColumn="0" w:noHBand="0" w:noVBand="0"/>
        <w:tblPrChange w:id="2598" w:author="Johannes Zauner" w:date="2025-12-12T20:40:00Z" w16du:dateUtc="2025-12-12T19:40:00Z">
          <w:tblPr>
            <w:tblStyle w:val="Table"/>
            <w:tblW w:w="5000" w:type="pct"/>
            <w:tblLayout w:type="fixed"/>
            <w:tblLook w:val="0000" w:firstRow="0" w:lastRow="0" w:firstColumn="0" w:lastColumn="0" w:noHBand="0" w:noVBand="0"/>
          </w:tblPr>
        </w:tblPrChange>
      </w:tblPr>
      <w:tblGrid>
        <w:gridCol w:w="9021"/>
        <w:tblGridChange w:id="2599">
          <w:tblGrid>
            <w:gridCol w:w="9021"/>
          </w:tblGrid>
        </w:tblGridChange>
      </w:tblGrid>
      <w:tr w:rsidR="007C0A0D" w:rsidRPr="00C673E9" w:rsidDel="000C6087" w14:paraId="4B9177B1" w14:textId="42ADE28D" w:rsidTr="000C6087">
        <w:trPr>
          <w:ins w:id="2600" w:author="zusammenlegung" w:date="2025-12-12T19:01:00Z" w16du:dateUtc="2025-12-12T18:01:00Z"/>
          <w:del w:id="2601" w:author="Johannes Zauner" w:date="2025-12-12T20:40:00Z" w16du:dateUtc="2025-12-12T19:40:00Z"/>
        </w:trPr>
        <w:tc>
          <w:tcPr>
            <w:tcW w:w="9021" w:type="dxa"/>
            <w:tcPrChange w:id="2602" w:author="Johannes Zauner" w:date="2025-12-12T20:40:00Z" w16du:dateUtc="2025-12-12T19:40:00Z">
              <w:tcPr>
                <w:tcW w:w="7920" w:type="dxa"/>
              </w:tcPr>
            </w:tcPrChange>
          </w:tcPr>
          <w:p w14:paraId="4651F583" w14:textId="1B632FB8" w:rsidR="007C0A0D" w:rsidRPr="00C673E9" w:rsidDel="000C6087" w:rsidRDefault="007C0A0D" w:rsidP="0047611C">
            <w:pPr>
              <w:pStyle w:val="Compact"/>
              <w:jc w:val="center"/>
              <w:rPr>
                <w:ins w:id="2603" w:author="zusammenlegung" w:date="2025-12-12T19:01:00Z" w16du:dateUtc="2025-12-12T18:01:00Z"/>
                <w:del w:id="2604" w:author="Johannes Zauner" w:date="2025-12-12T20:40:00Z" w16du:dateUtc="2025-12-12T19:40:00Z"/>
                <w:rFonts w:ascii="Arial" w:hAnsi="Arial" w:cs="Arial"/>
              </w:rPr>
            </w:pPr>
            <w:bookmarkStart w:id="2605" w:name="fig-VEET-distance_methods"/>
            <w:ins w:id="2606" w:author="zusammenlegung" w:date="2025-12-12T19:01:00Z" w16du:dateUtc="2025-12-12T18:01:00Z">
              <w:del w:id="2607" w:author="Johannes Zauner" w:date="2025-12-12T20:40:00Z" w16du:dateUtc="2025-12-12T19:40:00Z">
                <w:r w:rsidRPr="00C673E9" w:rsidDel="000C6087">
                  <w:rPr>
                    <w:rFonts w:ascii="Arial" w:hAnsi="Arial" w:cs="Arial"/>
                    <w:noProof/>
                  </w:rPr>
                  <w:drawing>
                    <wp:inline distT="0" distB="0" distL="0" distR="0" wp14:anchorId="4297D01E" wp14:editId="0C3F8417">
                      <wp:extent cx="5334000" cy="3333750"/>
                      <wp:effectExtent l="0" t="0" r="0" b="0"/>
                      <wp:docPr id="93" name="Picture"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93" name="Picture" descr="Ein Bild, das Text, Screenshot, Diagramm, Reihe enthält.&#10;&#10;KI-generierte Inhalte können fehlerhaft sein."/>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del>
            </w:ins>
          </w:p>
          <w:p w14:paraId="51447D8D" w14:textId="472A73EB" w:rsidR="007C0A0D" w:rsidRPr="00C673E9" w:rsidDel="000C6087" w:rsidRDefault="007C0A0D" w:rsidP="0047611C">
            <w:pPr>
              <w:pStyle w:val="ImageCaption"/>
              <w:spacing w:before="200"/>
              <w:rPr>
                <w:ins w:id="2608" w:author="zusammenlegung" w:date="2025-12-12T19:01:00Z" w16du:dateUtc="2025-12-12T18:01:00Z"/>
                <w:del w:id="2609" w:author="Johannes Zauner" w:date="2025-12-12T20:40:00Z" w16du:dateUtc="2025-12-12T19:40:00Z"/>
                <w:rFonts w:ascii="Arial" w:hAnsi="Arial" w:cs="Arial"/>
              </w:rPr>
            </w:pPr>
            <w:ins w:id="2610" w:author="zusammenlegung" w:date="2025-12-12T19:01:00Z" w16du:dateUtc="2025-12-12T18:01:00Z">
              <w:del w:id="2611" w:author="Johannes Zauner" w:date="2025-12-12T20:40:00Z" w16du:dateUtc="2025-12-12T19:40:00Z">
                <w:r w:rsidRPr="00C673E9" w:rsidDel="000C6087">
                  <w:rPr>
                    <w:rFonts w:ascii="Arial" w:hAnsi="Arial" w:cs="Arial"/>
                  </w:rPr>
                  <w:delText>Figure 5: Comparison of condensation methods for spatial grid of distance measurements. The lines represent an average across all data points (yellow), the minimum distance (grey), or the central 10° (blue). Data points with confidence less than 10% were removed prior to calculation.</w:delText>
                </w:r>
              </w:del>
            </w:ins>
          </w:p>
        </w:tc>
        <w:bookmarkEnd w:id="2605"/>
      </w:tr>
    </w:tbl>
    <w:p w14:paraId="575C3E4A" w14:textId="474E8073" w:rsidR="000C6087" w:rsidRDefault="000C6087" w:rsidP="007C0A0D">
      <w:pPr>
        <w:pStyle w:val="Textkrper"/>
        <w:rPr>
          <w:ins w:id="2612" w:author="Johannes Zauner" w:date="2025-12-12T20:40:00Z" w16du:dateUtc="2025-12-12T19:40:00Z"/>
          <w:rFonts w:ascii="Arial" w:hAnsi="Arial" w:cs="Arial"/>
        </w:rPr>
      </w:pPr>
      <w:ins w:id="2613" w:author="Johannes Zauner" w:date="2025-12-12T20:40:00Z" w16du:dateUtc="2025-12-12T19:40:00Z">
        <w:r>
          <w:rPr>
            <w:rFonts w:ascii="Arial" w:hAnsi="Arial" w:cs="Arial"/>
            <w:noProof/>
          </w:rPr>
          <w:lastRenderedPageBreak/>
          <w:drawing>
            <wp:inline distT="0" distB="0" distL="0" distR="0" wp14:anchorId="29A2A175" wp14:editId="195C4C82">
              <wp:extent cx="5728335" cy="3273425"/>
              <wp:effectExtent l="0" t="0" r="0" b="0"/>
              <wp:docPr id="1342602111"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111" name="Grafik 1" descr="Ein Bild, das Screenshot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8335" cy="3273425"/>
                      </a:xfrm>
                      <a:prstGeom prst="rect">
                        <a:avLst/>
                      </a:prstGeom>
                    </pic:spPr>
                  </pic:pic>
                </a:graphicData>
              </a:graphic>
            </wp:inline>
          </w:drawing>
        </w:r>
      </w:ins>
    </w:p>
    <w:p w14:paraId="3E81F982" w14:textId="3368D265" w:rsidR="000C6087" w:rsidRDefault="000C6087" w:rsidP="007C0A0D">
      <w:pPr>
        <w:pStyle w:val="Textkrper"/>
        <w:rPr>
          <w:ins w:id="2614" w:author="Johannes Zauner" w:date="2025-12-12T20:40:00Z" w16du:dateUtc="2025-12-12T19:40:00Z"/>
        </w:rPr>
      </w:pPr>
      <w:ins w:id="2615" w:author="Johannes Zauner" w:date="2025-12-12T20:40:00Z" w16du:dateUtc="2025-12-12T19:40:00Z">
        <w:r w:rsidRPr="00C673E9">
          <w:rPr>
            <w:rFonts w:ascii="Arial" w:hAnsi="Arial" w:cs="Arial"/>
          </w:rPr>
          <w:t>Figure 5: Comparison of condensation methods for spatial grid of distance measurements. The lines represent an average across all data points (yellow), the minimum distance (grey), or the central 10° (blue). Data points with confidence less than 10% were removed prior to calculation.</w:t>
        </w:r>
      </w:ins>
    </w:p>
    <w:p w14:paraId="26A9A99A" w14:textId="6C6374BA" w:rsidR="007C0A0D" w:rsidRPr="00D845A8" w:rsidRDefault="007C0A0D" w:rsidP="007C0A0D">
      <w:pPr>
        <w:pStyle w:val="Textkrper"/>
      </w:pPr>
      <w:r w:rsidRPr="00D845A8">
        <w:t xml:space="preserve">As can be seen in </w:t>
      </w:r>
      <w:del w:id="2616" w:author="zusammenlegung" w:date="2025-12-12T19:01:00Z" w16du:dateUtc="2025-12-12T18:01:00Z">
        <w:r w:rsidR="00552701" w:rsidRPr="00552701">
          <w:rPr>
            <w:b/>
            <w:bCs/>
          </w:rPr>
          <w:delText>Figure 5</w:delText>
        </w:r>
        <w:r w:rsidR="00552701">
          <w:delText>,</w:delText>
        </w:r>
      </w:del>
      <w:ins w:id="2617" w:author="zusammenlegung" w:date="2025-12-12T19:01:00Z" w16du:dateUtc="2025-12-12T18:01:00Z">
        <w:r w:rsidRPr="00C673E9">
          <w:rPr>
            <w:rFonts w:ascii="Arial" w:hAnsi="Arial" w:cs="Arial"/>
          </w:rPr>
          <w:fldChar w:fldCharType="begin"/>
        </w:r>
        <w:r w:rsidRPr="00C673E9">
          <w:rPr>
            <w:rFonts w:ascii="Arial" w:hAnsi="Arial" w:cs="Arial"/>
          </w:rPr>
          <w:instrText>HYPERLINK \l "fig-VEET-distance_methods"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Figure 5</w:t>
        </w:r>
        <w:r w:rsidRPr="00C673E9">
          <w:rPr>
            <w:rFonts w:ascii="Arial" w:hAnsi="Arial" w:cs="Arial"/>
          </w:rPr>
          <w:fldChar w:fldCharType="end"/>
        </w:r>
        <w:r w:rsidRPr="00C673E9">
          <w:rPr>
            <w:rFonts w:ascii="Arial" w:hAnsi="Arial" w:cs="Arial"/>
          </w:rPr>
          <w:t>,</w:t>
        </w:r>
      </w:ins>
      <w:r w:rsidRPr="00D845A8">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 </w:t>
      </w:r>
      <w:r w:rsidRPr="00D845A8">
        <w:rPr>
          <w:rStyle w:val="VerbatimChar"/>
        </w:rPr>
        <w:t>frequency of continuous near work</w:t>
      </w:r>
      <w:r w:rsidRPr="00D845A8">
        <w:t xml:space="preserve">, </w:t>
      </w:r>
      <w:r w:rsidRPr="00D845A8">
        <w:rPr>
          <w:rStyle w:val="VerbatimChar"/>
        </w:rPr>
        <w:t>visual breaks</w:t>
      </w:r>
      <w:r w:rsidRPr="00D845A8">
        <w:t xml:space="preserve">, or </w:t>
      </w:r>
      <w:r w:rsidRPr="00D845A8">
        <w:rPr>
          <w:rStyle w:val="VerbatimChar"/>
        </w:rPr>
        <w:t>near-work episodes</w:t>
      </w:r>
      <w:r w:rsidRPr="00D845A8">
        <w:t xml:space="preserve"> as described above.</w:t>
      </w:r>
    </w:p>
    <w:p w14:paraId="55DC4CCA" w14:textId="77777777" w:rsidR="007C0A0D" w:rsidRPr="00D845A8" w:rsidRDefault="007C0A0D" w:rsidP="007C0A0D">
      <w:pPr>
        <w:pStyle w:val="berschrift3"/>
      </w:pPr>
      <w:bookmarkStart w:id="2618" w:name="light"/>
      <w:bookmarkEnd w:id="958"/>
      <w:bookmarkEnd w:id="2333"/>
      <w:r w:rsidRPr="00D845A8">
        <w:t>Light</w:t>
      </w:r>
    </w:p>
    <w:p w14:paraId="7F7AC509" w14:textId="3E09E4DC" w:rsidR="007C0A0D" w:rsidRPr="00D845A8" w:rsidRDefault="007C0A0D" w:rsidP="007C0A0D">
      <w:pPr>
        <w:pStyle w:val="FirstParagraph"/>
      </w:pPr>
      <w:r w:rsidRPr="00D845A8">
        <w:t xml:space="preserve">The </w:t>
      </w:r>
      <w:r w:rsidRPr="00D845A8">
        <w:rPr>
          <w:rStyle w:val="VerbatimChar"/>
        </w:rPr>
        <w:t>Clouclip</w:t>
      </w:r>
      <w:r w:rsidRPr="00D845A8">
        <w:t xml:space="preserve"> illuminance data in our example </w:t>
      </w:r>
      <w:ins w:id="2619" w:author="zusammenlegung" w:date="2025-12-12T19:01:00Z" w16du:dateUtc="2025-12-12T18:01:00Z">
        <w:r w:rsidRPr="00C673E9">
          <w:rPr>
            <w:rFonts w:ascii="Arial" w:hAnsi="Arial" w:cs="Arial"/>
          </w:rPr>
          <w:t xml:space="preserve">cover indoor environments and </w:t>
        </w:r>
      </w:ins>
      <w:r w:rsidRPr="00D845A8">
        <w:t xml:space="preserve">are </w:t>
      </w:r>
      <w:del w:id="2620" w:author="zusammenlegung" w:date="2025-12-12T19:01:00Z" w16du:dateUtc="2025-12-12T18:01:00Z">
        <w:r w:rsidR="00552701">
          <w:delText>extremely</w:delText>
        </w:r>
      </w:del>
      <w:ins w:id="2621" w:author="zusammenlegung" w:date="2025-12-12T19:01:00Z" w16du:dateUtc="2025-12-12T18:01:00Z">
        <w:r w:rsidRPr="00C673E9">
          <w:rPr>
            <w:rFonts w:ascii="Arial" w:hAnsi="Arial" w:cs="Arial"/>
          </w:rPr>
          <w:t>thus comparatively</w:t>
        </w:r>
      </w:ins>
      <w:r w:rsidRPr="00D845A8">
        <w:t xml:space="preserve"> low</w:t>
      </w:r>
      <w:del w:id="2622" w:author="zusammenlegung" w:date="2025-12-12T19:01:00Z" w16du:dateUtc="2025-12-12T18:01:00Z">
        <w:r w:rsidR="00552701">
          <w:delText xml:space="preserve"> (the device was mostly used in dim conditions),</w:delText>
        </w:r>
      </w:del>
      <w:ins w:id="2623" w:author="zusammenlegung" w:date="2025-12-12T19:01:00Z" w16du:dateUtc="2025-12-12T18:01:00Z">
        <w:r w:rsidRPr="00C673E9">
          <w:rPr>
            <w:rFonts w:ascii="Arial" w:hAnsi="Arial" w:cs="Arial"/>
          </w:rPr>
          <w:t>,</w:t>
        </w:r>
      </w:ins>
      <w:r w:rsidRPr="00D845A8">
        <w:t xml:space="preserve"> which would make certain </w:t>
      </w:r>
      <w:del w:id="2624" w:author="zusammenlegung" w:date="2025-12-12T19:01:00Z" w16du:dateUtc="2025-12-12T18:01:00Z">
        <w:r w:rsidR="00552701">
          <w:delText>light</w:delText>
        </w:r>
      </w:del>
      <w:ins w:id="2625" w:author="zusammenlegung" w:date="2025-12-12T19:01:00Z" w16du:dateUtc="2025-12-12T18:01:00Z">
        <w:r w:rsidRPr="00C673E9">
          <w:rPr>
            <w:rFonts w:ascii="Arial" w:hAnsi="Arial" w:cs="Arial"/>
          </w:rPr>
          <w:t>daylight</w:t>
        </w:r>
      </w:ins>
      <w:r w:rsidRPr="00D845A8">
        <w:t xml:space="preserve"> exposure summaries trivial or not meaningful. To better illustrate light exposure metrics, we turn to </w:t>
      </w:r>
      <w:del w:id="2626" w:author="zusammenlegung" w:date="2025-12-12T19:01:00Z" w16du:dateUtc="2025-12-12T18:01:00Z">
        <w:r w:rsidR="00552701">
          <w:delText>the exemplary</w:delText>
        </w:r>
      </w:del>
      <w:ins w:id="2627" w:author="zusammenlegung" w:date="2025-12-12T19:01:00Z" w16du:dateUtc="2025-12-12T18:01:00Z">
        <w:r w:rsidRPr="00C673E9">
          <w:rPr>
            <w:rFonts w:ascii="Arial" w:hAnsi="Arial" w:cs="Arial"/>
          </w:rPr>
          <w:t>a different dataset, this one taken from the</w:t>
        </w:r>
      </w:ins>
      <w:r w:rsidRPr="00D845A8">
        <w:t xml:space="preserve"> </w:t>
      </w:r>
      <w:r w:rsidRPr="00D845A8">
        <w:rPr>
          <w:rStyle w:val="VerbatimChar"/>
        </w:rPr>
        <w:t>VEET</w:t>
      </w:r>
      <w:r w:rsidRPr="00D845A8">
        <w:t xml:space="preserve"> device’s illuminance data, which capture a broader range of lighting conditions</w:t>
      </w:r>
      <w:del w:id="2628" w:author="zusammenlegung" w:date="2025-12-12T19:01:00Z" w16du:dateUtc="2025-12-12T18:01:00Z">
        <w:r w:rsidR="00552701">
          <w:delText>.</w:delText>
        </w:r>
      </w:del>
      <w:ins w:id="2629" w:author="zusammenlegung" w:date="2025-12-12T19:01:00Z" w16du:dateUtc="2025-12-12T18:01:00Z">
        <w:r w:rsidRPr="00C673E9">
          <w:rPr>
            <w:rFonts w:ascii="Arial" w:hAnsi="Arial" w:cs="Arial"/>
          </w:rPr>
          <w:t xml:space="preserve"> (though both device types are able to capture broadly the same range of illuminance).</w:t>
        </w:r>
      </w:ins>
      <w:r w:rsidRPr="00D845A8">
        <w:t xml:space="preserve"> We</w:t>
      </w:r>
      <w:ins w:id="2630" w:author="zusammenlegung" w:date="2025-12-12T19:01:00Z" w16du:dateUtc="2025-12-12T18:01:00Z">
        <w:r w:rsidRPr="00C673E9">
          <w:rPr>
            <w:rFonts w:ascii="Arial" w:hAnsi="Arial" w:cs="Arial"/>
          </w:rPr>
          <w:t xml:space="preserve"> import the </w:t>
        </w:r>
        <w:r w:rsidRPr="00D845A8">
          <w:rPr>
            <w:rStyle w:val="VerbatimChar"/>
            <w:rFonts w:cs="Consolas"/>
          </w:rPr>
          <w:t>VEET</w:t>
        </w:r>
        <w:r w:rsidRPr="00C673E9">
          <w:rPr>
            <w:rFonts w:ascii="Arial" w:hAnsi="Arial" w:cs="Arial"/>
          </w:rPr>
          <w:t xml:space="preserve"> ambient light data (already preprocessed to have regular 5-second intervals as described above) and</w:t>
        </w:r>
      </w:ins>
      <w:r w:rsidRPr="00D845A8">
        <w:t xml:space="preserve"> briefly examine its distribution.</w:t>
      </w:r>
    </w:p>
    <w:p w14:paraId="23E5DA70" w14:textId="7646118F" w:rsidR="007C0A0D" w:rsidRPr="00D845A8" w:rsidRDefault="007C0A0D" w:rsidP="007C0A0D">
      <w:pPr>
        <w:pStyle w:val="Textkrper"/>
      </w:pPr>
      <w:r w:rsidRPr="00D845A8">
        <w:rPr>
          <w:b/>
        </w:rPr>
        <w:lastRenderedPageBreak/>
        <w:t>Illuminance distribution</w:t>
      </w:r>
      <w:r w:rsidRPr="00D845A8">
        <w:t xml:space="preserve">: The illuminance values from the </w:t>
      </w:r>
      <w:r w:rsidRPr="00D845A8">
        <w:rPr>
          <w:rStyle w:val="VerbatimChar"/>
        </w:rPr>
        <w:t>Clouclip</w:t>
      </w:r>
      <w:r w:rsidRPr="00D845A8">
        <w:t xml:space="preserve"> were </w:t>
      </w:r>
      <w:del w:id="2631" w:author="zusammenlegung" w:date="2025-12-12T19:01:00Z" w16du:dateUtc="2025-12-12T18:01:00Z">
        <w:r w:rsidR="00552701">
          <w:delText>almost always near zero</w:delText>
        </w:r>
        <w:r w:rsidR="00A543AD">
          <w:delText xml:space="preserve"> (see </w:delText>
        </w:r>
        <w:r w:rsidR="00A543AD" w:rsidRPr="00A543AD">
          <w:rPr>
            <w:b/>
            <w:bCs/>
          </w:rPr>
          <w:delText>Figure </w:delText>
        </w:r>
        <w:r w:rsidR="00A543AD">
          <w:rPr>
            <w:b/>
            <w:bCs/>
          </w:rPr>
          <w:delText>6</w:delText>
        </w:r>
        <w:r w:rsidR="00A543AD">
          <w:delText>)</w:delText>
        </w:r>
        <w:r w:rsidR="00552701">
          <w:delText>,</w:delText>
        </w:r>
      </w:del>
      <w:ins w:id="2632" w:author="zusammenlegung" w:date="2025-12-12T19:01:00Z" w16du:dateUtc="2025-12-12T18:01:00Z">
        <w:r w:rsidRPr="00C673E9">
          <w:rPr>
            <w:rFonts w:ascii="Arial" w:hAnsi="Arial" w:cs="Arial"/>
          </w:rPr>
          <w:t>comparatively low,</w:t>
        </w:r>
      </w:ins>
      <w:r w:rsidRPr="00D845A8">
        <w:t xml:space="preserve"> while the </w:t>
      </w:r>
      <w:r w:rsidRPr="00D845A8">
        <w:rPr>
          <w:rStyle w:val="VerbatimChar"/>
        </w:rPr>
        <w:t>VEET</w:t>
      </w:r>
      <w:r w:rsidRPr="00D845A8">
        <w:t xml:space="preserve"> data include outdoor exposures up to several thousand lux. The contrast is evident from comparing histograms of the two datasets’ lux values (</w:t>
      </w:r>
      <w:r w:rsidRPr="00D845A8">
        <w:rPr>
          <w:rStyle w:val="VerbatimChar"/>
        </w:rPr>
        <w:t>Clouclip</w:t>
      </w:r>
      <w:r w:rsidRPr="00D845A8">
        <w:t xml:space="preserve"> vs.</w:t>
      </w:r>
      <w:del w:id="2633" w:author="zusammenlegung" w:date="2025-12-12T19:01:00Z" w16du:dateUtc="2025-12-12T18:01:00Z">
        <w:r w:rsidR="00AE37ED">
          <w:delText xml:space="preserve"> </w:delText>
        </w:r>
      </w:del>
      <w:ins w:id="2634" w:author="zusammenlegung" w:date="2025-12-12T19:01:00Z" w16du:dateUtc="2025-12-12T18:01:00Z">
        <w:r w:rsidRPr="00C673E9">
          <w:rPr>
            <w:rFonts w:ascii="Arial" w:hAnsi="Arial" w:cs="Arial"/>
          </w:rPr>
          <w:t> </w:t>
        </w:r>
      </w:ins>
      <w:r w:rsidRPr="00D845A8">
        <w:rPr>
          <w:rStyle w:val="VerbatimChar"/>
        </w:rPr>
        <w:t>VEET</w:t>
      </w:r>
      <w:del w:id="2635" w:author="zusammenlegung" w:date="2025-12-12T19:01:00Z" w16du:dateUtc="2025-12-12T18:01:00Z">
        <w:r w:rsidR="00552701">
          <w:delText>).</w:delText>
        </w:r>
      </w:del>
      <w:ins w:id="2636" w:author="zusammenlegung" w:date="2025-12-12T19:01:00Z" w16du:dateUtc="2025-12-12T18:01:00Z">
        <w:r w:rsidRPr="00C673E9">
          <w:rPr>
            <w:rFonts w:ascii="Arial" w:hAnsi="Arial" w:cs="Arial"/>
          </w:rPr>
          <w:t>), where the main peak is similarly positioned between 10 and 100 lx, but the tails differ.</w:t>
        </w:r>
      </w:ins>
      <w:r w:rsidRPr="00D845A8">
        <w:t xml:space="preserve"> The </w:t>
      </w:r>
      <w:r w:rsidRPr="00D845A8">
        <w:rPr>
          <w:rStyle w:val="VerbatimChar"/>
        </w:rPr>
        <w:t>VEET</w:t>
      </w:r>
      <w:r w:rsidRPr="00D845A8">
        <w:t xml:space="preserve"> illuminance histogram (see </w:t>
      </w:r>
      <w:del w:id="2637" w:author="zusammenlegung" w:date="2025-12-12T19:01:00Z" w16du:dateUtc="2025-12-12T18:01:00Z">
        <w:r w:rsidR="00552701" w:rsidRPr="00A543AD">
          <w:rPr>
            <w:b/>
            <w:bCs/>
          </w:rPr>
          <w:delText>Figure 7</w:delText>
        </w:r>
        <w:r w:rsidR="00552701">
          <w:delText>)</w:delText>
        </w:r>
      </w:del>
      <w:ins w:id="2638" w:author="zusammenlegung" w:date="2025-12-12T19:01:00Z" w16du:dateUtc="2025-12-12T18:01:00Z">
        <w:r w:rsidRPr="00C673E9">
          <w:rPr>
            <w:rFonts w:ascii="Arial" w:hAnsi="Arial" w:cs="Arial"/>
          </w:rPr>
          <w:fldChar w:fldCharType="begin"/>
        </w:r>
        <w:r w:rsidRPr="00C673E9">
          <w:rPr>
            <w:rFonts w:ascii="Arial" w:hAnsi="Arial" w:cs="Arial"/>
          </w:rPr>
          <w:instrText>HYPERLINK \l "fig-hist-VEETlight"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Figure 7</w:t>
        </w:r>
        <w:r w:rsidRPr="00C673E9">
          <w:rPr>
            <w:rFonts w:ascii="Arial" w:hAnsi="Arial" w:cs="Arial"/>
          </w:rPr>
          <w:fldChar w:fldCharType="end"/>
        </w:r>
        <w:r w:rsidRPr="00C673E9">
          <w:rPr>
            <w:rFonts w:ascii="Arial" w:hAnsi="Arial" w:cs="Arial"/>
          </w:rPr>
          <w:t>)</w:t>
        </w:r>
      </w:ins>
      <w:r w:rsidRPr="00D845A8">
        <w:t xml:space="preserve"> shows a heavily skewed distribution with a </w:t>
      </w:r>
      <w:del w:id="2639" w:author="zusammenlegung" w:date="2025-12-12T19:01:00Z" w16du:dateUtc="2025-12-12T18:01:00Z">
        <w:r w:rsidR="00552701">
          <w:delText>spike at</w:delText>
        </w:r>
      </w:del>
      <w:ins w:id="2640" w:author="zusammenlegung" w:date="2025-12-12T19:01:00Z" w16du:dateUtc="2025-12-12T18:01:00Z">
        <w:r w:rsidRPr="00C673E9">
          <w:rPr>
            <w:rFonts w:ascii="Arial" w:hAnsi="Arial" w:cs="Arial"/>
          </w:rPr>
          <w:t>considerable number of</w:t>
        </w:r>
      </w:ins>
      <w:r w:rsidRPr="00D845A8">
        <w:t xml:space="preserve"> zero </w:t>
      </w:r>
      <w:ins w:id="2641" w:author="zusammenlegung" w:date="2025-12-12T19:01:00Z" w16du:dateUtc="2025-12-12T18:01:00Z">
        <w:r w:rsidRPr="00C673E9">
          <w:rPr>
            <w:rFonts w:ascii="Arial" w:hAnsi="Arial" w:cs="Arial"/>
          </w:rPr>
          <w:t xml:space="preserve">lx values </w:t>
        </w:r>
      </w:ins>
      <w:r w:rsidRPr="00D845A8">
        <w:t>(indicating</w:t>
      </w:r>
      <w:del w:id="2642" w:author="zusammenlegung" w:date="2025-12-12T19:01:00Z" w16du:dateUtc="2025-12-12T18:01:00Z">
        <w:r w:rsidR="00552701">
          <w:delText xml:space="preserve"> many</w:delText>
        </w:r>
      </w:del>
      <w:r w:rsidRPr="00D845A8">
        <w:t xml:space="preserve"> intervals of complete darkness or the sensor being covered) and a long tail extending to very high lux values. Such zero-inflated and skewed data are common in wearable light measurements (</w:t>
      </w:r>
      <w:ins w:id="2643" w:author="zusammenlegung" w:date="2025-12-12T19:01:00Z" w16du:dateUtc="2025-12-12T18:01:00Z">
        <w:del w:id="2644" w:author="Johannes Zauner" w:date="2025-12-13T05:38:00Z" w16du:dateUtc="2025-12-13T04:38:00Z">
          <w:r w:rsidRPr="00C673E9" w:rsidDel="00B20721">
            <w:rPr>
              <w:rFonts w:ascii="Arial" w:hAnsi="Arial" w:cs="Arial"/>
            </w:rPr>
            <w:delText xml:space="preserve">J. </w:delText>
          </w:r>
        </w:del>
      </w:ins>
      <w:r w:rsidRPr="00D845A8">
        <w:t>Zauner, Guidolin, and Spitschan</w:t>
      </w:r>
      <w:ins w:id="2645" w:author="Johannes Zauner" w:date="2025-12-13T05:39:00Z" w16du:dateUtc="2025-12-13T04:39:00Z">
        <w:r w:rsidR="00B20721">
          <w:t>, 2025</w:t>
        </w:r>
      </w:ins>
      <w:del w:id="2646" w:author="zusammenlegung" w:date="2025-12-12T19:01:00Z" w16du:dateUtc="2025-12-12T18:01:00Z">
        <w:r w:rsidR="00A543AD">
          <w:delText>, 2025</w:delText>
        </w:r>
      </w:del>
      <w:r w:rsidRPr="00D845A8">
        <w:t>).</w:t>
      </w:r>
    </w:p>
    <w:p w14:paraId="3B2780F0" w14:textId="77777777" w:rsidR="007A57CF" w:rsidRDefault="006B2402" w:rsidP="00552701">
      <w:pPr>
        <w:pStyle w:val="Textkrper"/>
      </w:pPr>
      <w:r>
        <w:rPr>
          <w:noProof/>
        </w:rPr>
        <w:drawing>
          <wp:inline distT="0" distB="0" distL="0" distR="0" wp14:anchorId="27F66773" wp14:editId="3E74DA9F">
            <wp:extent cx="4410001" cy="2520000"/>
            <wp:effectExtent l="0" t="0" r="0" b="0"/>
            <wp:docPr id="83700511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5111" name="Grafik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p>
    <w:p w14:paraId="758A38E6" w14:textId="1970223B" w:rsidR="009C67A7" w:rsidRDefault="007A57CF" w:rsidP="00EF17F7">
      <w:pPr>
        <w:rPr>
          <w:rStyle w:val="Hervorhebung"/>
        </w:rPr>
      </w:pPr>
      <w:r w:rsidRPr="007A57CF">
        <w:rPr>
          <w:i/>
          <w:iCs/>
        </w:rPr>
        <w:t>Figure 6: Histogram of illuminance values from the Clouclip dataset (5-second data). T</w:t>
      </w:r>
      <w:r>
        <w:rPr>
          <w:i/>
          <w:iCs/>
        </w:rPr>
        <w:t>h</w:t>
      </w:r>
      <w:r w:rsidRPr="007A57CF">
        <w:rPr>
          <w:i/>
          <w:iCs/>
        </w:rPr>
        <w:t xml:space="preserve">e values </w:t>
      </w:r>
      <w:del w:id="2647" w:author="Johannes Zauner" w:date="2025-12-12T20:42:00Z" w16du:dateUtc="2025-12-12T19:42:00Z">
        <w:r w:rsidRPr="007A57CF" w:rsidDel="00CE3DC0">
          <w:rPr>
            <w:i/>
            <w:iCs/>
          </w:rPr>
          <w:delText xml:space="preserve">are very low and </w:delText>
        </w:r>
      </w:del>
      <w:r w:rsidRPr="007A57CF">
        <w:rPr>
          <w:i/>
          <w:iCs/>
        </w:rPr>
        <w:t>are typical of indoor conditions.</w:t>
      </w:r>
    </w:p>
    <w:p w14:paraId="52B5B4DB" w14:textId="77777777" w:rsidR="006B2402" w:rsidRDefault="006B2402" w:rsidP="00EF17F7">
      <w:pPr>
        <w:rPr>
          <w:rStyle w:val="Hervorhebung"/>
        </w:rPr>
      </w:pPr>
      <w:r>
        <w:rPr>
          <w:noProof/>
        </w:rPr>
        <w:drawing>
          <wp:inline distT="0" distB="0" distL="0" distR="0" wp14:anchorId="0B0BF49D" wp14:editId="19DC960B">
            <wp:extent cx="4410001" cy="2520000"/>
            <wp:effectExtent l="0" t="0" r="0" b="0"/>
            <wp:docPr id="2797531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3185" name="Grafik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p>
    <w:p w14:paraId="1FE82594" w14:textId="3D567584" w:rsidR="00930E39" w:rsidRPr="00930E39" w:rsidRDefault="00930E39" w:rsidP="00EF17F7">
      <w:pPr>
        <w:rPr>
          <w:rStyle w:val="Hervorhebung"/>
        </w:rPr>
      </w:pPr>
      <w:r w:rsidRPr="00930E39">
        <w:rPr>
          <w:rStyle w:val="Hervorhebung"/>
        </w:rPr>
        <w:lastRenderedPageBreak/>
        <w:t>Figure 7: Histogram of illuminance values from the VEET dataset (aggregated to 5 s). Note the logarithmic x-axis: the distribution is highly skewed with many low values (including zeros) and a long tail of high lux readings.</w:t>
      </w:r>
      <w:ins w:id="2648" w:author="Johannes Zauner" w:date="2025-12-12T20:42:00Z" w16du:dateUtc="2025-12-12T19:42:00Z">
        <w:r w:rsidR="00CE3DC0">
          <w:rPr>
            <w:rStyle w:val="Hervorhebung"/>
          </w:rPr>
          <w:t xml:space="preserve"> </w:t>
        </w:r>
        <w:r w:rsidR="00CE3DC0" w:rsidRPr="00CE3DC0">
          <w:rPr>
            <w:rStyle w:val="Hervorhebung"/>
          </w:rPr>
          <w:t>Outdoor light exposures in bright conditions are distinguishable around 10</w:t>
        </w:r>
        <w:r w:rsidR="00CE3DC0" w:rsidRPr="00CE3DC0">
          <w:rPr>
            <w:rStyle w:val="Hervorhebung"/>
            <w:vertAlign w:val="superscript"/>
            <w:rPrChange w:id="2649" w:author="Johannes Zauner" w:date="2025-12-12T20:43:00Z" w16du:dateUtc="2025-12-12T19:43:00Z">
              <w:rPr>
                <w:rStyle w:val="Hervorhebung"/>
              </w:rPr>
            </w:rPrChange>
          </w:rPr>
          <w:t>3</w:t>
        </w:r>
        <w:r w:rsidR="00CE3DC0" w:rsidRPr="00CE3DC0">
          <w:rPr>
            <w:rStyle w:val="Hervorhebung"/>
          </w:rPr>
          <w:t xml:space="preserve"> to 10</w:t>
        </w:r>
        <w:r w:rsidR="00CE3DC0" w:rsidRPr="00CE3DC0">
          <w:rPr>
            <w:rStyle w:val="Hervorhebung"/>
            <w:vertAlign w:val="superscript"/>
            <w:rPrChange w:id="2650" w:author="Johannes Zauner" w:date="2025-12-12T20:43:00Z" w16du:dateUtc="2025-12-12T19:43:00Z">
              <w:rPr>
                <w:rStyle w:val="Hervorhebung"/>
              </w:rPr>
            </w:rPrChange>
          </w:rPr>
          <w:t>4</w:t>
        </w:r>
        <w:r w:rsidR="00CE3DC0" w:rsidRPr="00CE3DC0">
          <w:rPr>
            <w:rStyle w:val="Hervorhebung"/>
          </w:rPr>
          <w:t xml:space="preserve"> lx.</w:t>
        </w:r>
      </w:ins>
    </w:p>
    <w:p w14:paraId="18A1F2F2" w14:textId="6DFB96EC" w:rsidR="007C0A0D" w:rsidRPr="00D845A8" w:rsidRDefault="007C0A0D" w:rsidP="007C0A0D">
      <w:pPr>
        <w:pStyle w:val="Textkrper"/>
      </w:pPr>
      <w:r w:rsidRPr="00D845A8">
        <w:t xml:space="preserve">After confirming that the </w:t>
      </w:r>
      <w:r w:rsidRPr="00D845A8">
        <w:rPr>
          <w:rStyle w:val="VerbatimChar"/>
        </w:rPr>
        <w:t>VEET</w:t>
      </w:r>
      <w:r w:rsidRPr="00D845A8">
        <w:t xml:space="preserve"> data cover a broad dynamic range of lighting, we proceed with calculating light exposure metrics. (The </w:t>
      </w:r>
      <w:r w:rsidRPr="00D845A8">
        <w:rPr>
          <w:rStyle w:val="VerbatimChar"/>
        </w:rPr>
        <w:t>VEET</w:t>
      </w:r>
      <w:r w:rsidRPr="00D845A8">
        <w:t xml:space="preserve"> data had been cleaned for gaps and irregularities as described earlier</w:t>
      </w:r>
      <w:ins w:id="2651" w:author="zusammenlegung" w:date="2025-12-12T19:01:00Z" w16du:dateUtc="2025-12-12T18:01:00Z">
        <w:r w:rsidRPr="00C673E9">
          <w:rPr>
            <w:rFonts w:ascii="Arial" w:hAnsi="Arial" w:cs="Arial"/>
          </w:rPr>
          <w:t>, and non-wear times were removed</w:t>
        </w:r>
      </w:ins>
      <w:r w:rsidRPr="00D845A8">
        <w:t xml:space="preserve">; see </w:t>
      </w:r>
      <w:del w:id="2652" w:author="zusammenlegung" w:date="2025-12-12T19:01:00Z" w16du:dateUtc="2025-12-12T18:01:00Z">
        <w:r w:rsidR="00AE37ED" w:rsidRPr="00AE37ED">
          <w:delText>Supplement 1</w:delText>
        </w:r>
      </w:del>
      <w:ins w:id="2653" w:author="zusammenlegung" w:date="2025-12-12T19:01:00Z" w16du:dateUtc="2025-12-12T18:01:00Z">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ins>
      <w:r w:rsidRPr="00D845A8">
        <w:t xml:space="preserve"> for the </w:t>
      </w:r>
      <w:del w:id="2654" w:author="zusammenlegung" w:date="2025-12-12T19:01:00Z" w16du:dateUtc="2025-12-12T18:01:00Z">
        <w:r w:rsidR="00AE37ED">
          <w:delText>summary table</w:delText>
        </w:r>
      </w:del>
      <w:ins w:id="2655" w:author="zusammenlegung" w:date="2025-12-12T19:01:00Z" w16du:dateUtc="2025-12-12T18:01:00Z">
        <w:r w:rsidRPr="00C673E9">
          <w:rPr>
            <w:rFonts w:ascii="Arial" w:hAnsi="Arial" w:cs="Arial"/>
          </w:rPr>
          <w:t>details</w:t>
        </w:r>
      </w:ins>
      <w:r w:rsidRPr="00D845A8">
        <w:t>.)</w:t>
      </w:r>
    </w:p>
    <w:p w14:paraId="17F1E6B6" w14:textId="77777777" w:rsidR="007C0A0D" w:rsidRPr="00C673E9" w:rsidRDefault="007C0A0D" w:rsidP="007C0A0D">
      <w:pPr>
        <w:pStyle w:val="berschrift4"/>
      </w:pPr>
      <w:bookmarkStart w:id="2656" w:name="sec-avelight"/>
      <w:r w:rsidRPr="00C673E9">
        <w:t>Average light exposure</w:t>
      </w:r>
    </w:p>
    <w:p w14:paraId="362CA1D2" w14:textId="67D9DC02" w:rsidR="007C0A0D" w:rsidRPr="00D845A8" w:rsidRDefault="007C0A0D" w:rsidP="007C0A0D">
      <w:pPr>
        <w:pStyle w:val="FirstParagraph"/>
      </w:pPr>
      <w:r w:rsidRPr="00D845A8">
        <w:t xml:space="preserve">A basic metric is the average illuminance over the day. </w:t>
      </w:r>
      <w:del w:id="2657" w:author="zusammenlegung" w:date="2025-12-12T19:01:00Z" w16du:dateUtc="2025-12-12T18:01:00Z">
        <w:r w:rsidR="00AE37ED" w:rsidRPr="00B9721F">
          <w:rPr>
            <w:b/>
            <w:bCs/>
          </w:rPr>
          <w:delText>Table 9</w:delText>
        </w:r>
      </w:del>
      <w:ins w:id="2658" w:author="zusammenlegung" w:date="2025-12-12T19:01:00Z" w16du:dateUtc="2025-12-12T18:01:00Z">
        <w:r w:rsidRPr="00C673E9">
          <w:rPr>
            <w:rFonts w:ascii="Arial" w:hAnsi="Arial" w:cs="Arial"/>
          </w:rPr>
          <w:fldChar w:fldCharType="begin"/>
        </w:r>
        <w:r w:rsidRPr="00C673E9">
          <w:rPr>
            <w:rFonts w:ascii="Arial" w:hAnsi="Arial" w:cs="Arial"/>
          </w:rPr>
          <w:instrText>HYPERLINK \l "tbl-lightexposure"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9</w:t>
        </w:r>
        <w:r w:rsidRPr="00C673E9">
          <w:rPr>
            <w:rFonts w:ascii="Arial" w:hAnsi="Arial" w:cs="Arial"/>
          </w:rPr>
          <w:fldChar w:fldCharType="end"/>
        </w:r>
      </w:ins>
      <w:r w:rsidRPr="00D845A8">
        <w:t xml:space="preserve"> shows the mean illuminance (in lux) for weekdays, weekends, and the overall daily mean, calculated directly from the raw lux values.</w:t>
      </w:r>
    </w:p>
    <w:p w14:paraId="6948B6A0" w14:textId="055866F5" w:rsidR="007C0A0D" w:rsidRPr="00626415" w:rsidRDefault="00626415" w:rsidP="00F61D20">
      <w:pPr>
        <w:pStyle w:val="SourceCode"/>
        <w:spacing w:line="240" w:lineRule="auto"/>
        <w:rPr>
          <w:b/>
          <w:bCs/>
          <w:lang w:val="de-DE"/>
          <w:rPrChange w:id="2659" w:author="Johannes Zauner" w:date="2025-12-13T05:20:00Z" w16du:dateUtc="2025-12-13T04:20:00Z">
            <w:rPr>
              <w:rFonts w:cs="Consolas"/>
            </w:rPr>
          </w:rPrChange>
        </w:rPr>
      </w:pPr>
      <w:ins w:id="2660" w:author="Johannes Zauner" w:date="2025-12-13T05:20:00Z">
        <w:r w:rsidRPr="00626415">
          <w:rPr>
            <w:b/>
            <w:bCs/>
            <w:lang w:val="de-DE"/>
          </w:rPr>
          <w:t>Calculating mean light exposure per day</w:t>
        </w:r>
      </w:ins>
      <w:ins w:id="2661" w:author="Johannes Zauner" w:date="2025-12-13T05:09:00Z" w16du:dateUtc="2025-12-13T04:09:00Z">
        <w:r w:rsidR="008C4DD3">
          <w:rPr>
            <w:rStyle w:val="NormalTok"/>
          </w:rPr>
          <w:br/>
        </w:r>
      </w:ins>
      <w:ins w:id="2662" w:author="Johannes Zauner" w:date="2025-12-12T21:00:00Z" w16du:dateUtc="2025-12-12T20:00:00Z">
        <w:r w:rsidR="00645D84">
          <w:rPr>
            <w:rStyle w:val="NormalTok"/>
          </w:rPr>
          <w:t>1</w:t>
        </w:r>
        <w:r w:rsidR="00645D84">
          <w:rPr>
            <w:rStyle w:val="NormalTok"/>
            <w:rFonts w:cs="Consolas"/>
          </w:rPr>
          <w:t xml:space="preserve"> </w:t>
        </w:r>
      </w:ins>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663" w:author="Johannes Zauner" w:date="2025-12-12T21:00:00Z" w16du:dateUtc="2025-12-12T20:00:00Z">
        <w:r w:rsidR="00645D84">
          <w:rPr>
            <w:rStyle w:val="NormalTok"/>
          </w:rPr>
          <w:t>2</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select</w:t>
      </w:r>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664" w:author="Johannes Zauner" w:date="2025-12-12T21:00:00Z" w16du:dateUtc="2025-12-12T20:00:00Z">
        <w:r w:rsidR="00645D84">
          <w:rPr>
            <w:rStyle w:val="NormalTok"/>
          </w:rPr>
          <w:t>3</w:t>
        </w:r>
        <w:r w:rsidR="00645D84">
          <w:rPr>
            <w:rStyle w:val="NormalTok"/>
            <w:rFonts w:cs="Consolas"/>
          </w:rPr>
          <w:t xml:space="preserve"> </w:t>
        </w:r>
      </w:ins>
      <w:r w:rsidR="007C0A0D" w:rsidRPr="00D845A8">
        <w:rPr>
          <w:rStyle w:val="NormalTok"/>
          <w:rFonts w:cs="Consolas"/>
        </w:rPr>
        <w:t xml:space="preserve">  </w:t>
      </w:r>
      <w:del w:id="2665" w:author="zusammenlegung" w:date="2025-12-12T19:01:00Z" w16du:dateUtc="2025-12-12T18:01:00Z">
        <w:r w:rsidR="00791C3D" w:rsidRPr="00D845A8">
          <w:rPr>
            <w:rStyle w:val="CommentTok"/>
            <w:rFonts w:cs="Consolas"/>
          </w:rPr>
          <w:delText># create averages for all numeric columns:</w:delText>
        </w:r>
        <w:r w:rsidR="00AE37ED" w:rsidRPr="00D845A8">
          <w:rPr>
            <w:rFonts w:cs="Consolas"/>
          </w:rPr>
          <w:br/>
        </w:r>
        <w:r w:rsidR="00AE37ED" w:rsidRPr="00D845A8">
          <w:rPr>
            <w:rStyle w:val="NormalTok"/>
            <w:rFonts w:cs="Consolas"/>
          </w:rPr>
          <w:delText xml:space="preserve">  </w:delText>
        </w:r>
      </w:del>
      <w:r w:rsidR="007C0A0D" w:rsidRPr="00D845A8">
        <w:rPr>
          <w:rStyle w:val="FunctionTok"/>
          <w:rFonts w:cs="Consolas"/>
        </w:rPr>
        <w:t>summarize_numeric</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666" w:author="Johannes Zauner" w:date="2025-12-12T21:00:00Z" w16du:dateUtc="2025-12-12T20:00:00Z">
        <w:r w:rsidR="00645D84">
          <w:rPr>
            <w:rStyle w:val="NormalTok"/>
          </w:rPr>
          <w:t>4</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to_mean_daily</w:t>
      </w:r>
      <w:r w:rsidR="007C0A0D" w:rsidRPr="00D845A8">
        <w:rPr>
          <w:rStyle w:val="NormalTok"/>
          <w:rFonts w:cs="Consolas"/>
        </w:rPr>
        <w:t xml:space="preserve">() </w:t>
      </w:r>
      <w:r w:rsidR="007C0A0D" w:rsidRPr="00D845A8">
        <w:rPr>
          <w:rStyle w:val="SpecialCharTok"/>
          <w:rFonts w:cs="Consolas"/>
        </w:rPr>
        <w:t>|&gt;</w:t>
      </w:r>
      <w:del w:id="2667" w:author="zusammenlegung" w:date="2025-12-12T19:01:00Z" w16du:dateUtc="2025-12-12T18:01:00Z">
        <w:r w:rsidR="00AE37ED" w:rsidRPr="00D845A8">
          <w:rPr>
            <w:rStyle w:val="NormalTok"/>
            <w:rFonts w:cs="Consolas"/>
          </w:rPr>
          <w:delText xml:space="preserve">      </w:delText>
        </w:r>
        <w:r w:rsidR="00AE37ED" w:rsidRPr="00D845A8">
          <w:rPr>
            <w:rStyle w:val="CommentTok"/>
            <w:rFonts w:cs="Consolas"/>
          </w:rPr>
          <w:delText># compute mean for weekday, weekend, all days</w:delText>
        </w:r>
      </w:del>
      <w:r w:rsidR="007C0A0D" w:rsidRPr="00D845A8">
        <w:rPr>
          <w:rFonts w:cs="Consolas"/>
        </w:rPr>
        <w:br/>
      </w:r>
      <w:ins w:id="2668" w:author="Johannes Zauner" w:date="2025-12-12T21:00:00Z" w16du:dateUtc="2025-12-12T20:00:00Z">
        <w:r w:rsidR="00645D84">
          <w:rPr>
            <w:rStyle w:val="NormalTok"/>
          </w:rPr>
          <w:t>5</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fmt_number</w:t>
      </w:r>
      <w:r w:rsidR="007C0A0D" w:rsidRPr="00D845A8">
        <w:rPr>
          <w:rStyle w:val="NormalTok"/>
          <w:rFonts w:cs="Consolas"/>
        </w:rPr>
        <w:t>(</w:t>
      </w:r>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669" w:author="Johannes Zauner" w:date="2025-12-12T21:00:00Z" w16du:dateUtc="2025-12-12T20:00:00Z">
        <w:r w:rsidR="00645D84">
          <w:rPr>
            <w:rStyle w:val="NormalTok"/>
          </w:rPr>
          <w:t>6</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cols_hide</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average episodes</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del w:id="2670" w:author="zusammenlegung" w:date="2025-12-12T19:01:00Z" w16du:dateUtc="2025-12-12T18:01:00Z">
        <w:r w:rsidR="00AE37ED" w:rsidRPr="00D845A8">
          <w:rPr>
            <w:rStyle w:val="NormalTok"/>
            <w:rFonts w:cs="Consolas"/>
            <w:color w:val="BFBFBF" w:themeColor="background1" w:themeShade="BF"/>
          </w:rPr>
          <w:delText xml:space="preserve">  </w:delText>
        </w:r>
        <w:r w:rsidR="00AE37ED" w:rsidRPr="00D845A8">
          <w:rPr>
            <w:rStyle w:val="CommentTok"/>
            <w:rFonts w:cs="Consolas"/>
            <w:color w:val="BFBFBF" w:themeColor="background1" w:themeShade="BF"/>
          </w:rPr>
          <w:delText># hide an irrelevant column</w:delText>
        </w:r>
      </w:del>
      <w:r w:rsidR="007C0A0D" w:rsidRPr="00D845A8">
        <w:rPr>
          <w:rFonts w:cs="Consolas"/>
        </w:rPr>
        <w:br/>
      </w:r>
      <w:ins w:id="2671" w:author="Johannes Zauner" w:date="2025-12-12T21:00:00Z" w16du:dateUtc="2025-12-12T20:00:00Z">
        <w:r w:rsidR="00645D84">
          <w:rPr>
            <w:rStyle w:val="NormalTok"/>
          </w:rPr>
          <w:t>7</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cols_label</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average 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7C0A0D" w:rsidRPr="00C673E9" w14:paraId="2B2599BD" w14:textId="77777777" w:rsidTr="00D845A8">
        <w:trPr>
          <w:cantSplit/>
          <w:tblHeader/>
          <w:jc w:val="center"/>
        </w:trPr>
        <w:tc>
          <w:tcPr>
            <w:tcW w:w="1276" w:type="dxa"/>
            <w:tcBorders>
              <w:bottom w:val="single" w:sz="4" w:space="0" w:color="auto"/>
            </w:tcBorders>
            <w:cellDel w:id="2672" w:author="zusammenlegung" w:date="2025-12-12T19:01:00Z"/>
          </w:tcPr>
          <w:p w14:paraId="0EBD9C10" w14:textId="5CC3B2DB" w:rsidR="00791C3D" w:rsidRPr="00791C3D" w:rsidRDefault="00791C3D" w:rsidP="00791C3D">
            <w:pPr>
              <w:rPr>
                <w:b/>
                <w:bCs/>
              </w:rPr>
            </w:pPr>
          </w:p>
        </w:tc>
        <w:tc>
          <w:tcPr>
            <w:tcW w:w="3260" w:type="dxa"/>
            <w:tcBorders>
              <w:bottom w:val="single" w:sz="4" w:space="0" w:color="auto"/>
            </w:tcBorders>
          </w:tcPr>
          <w:p w14:paraId="259300F4" w14:textId="27982C47" w:rsidR="007C0A0D" w:rsidRPr="00C673E9" w:rsidRDefault="007C0A0D" w:rsidP="0047611C">
            <w:pPr>
              <w:pStyle w:val="ImageCaption"/>
              <w:spacing w:before="200"/>
              <w:rPr>
                <w:ins w:id="2673" w:author="zusammenlegung" w:date="2025-12-12T19:01:00Z" w16du:dateUtc="2025-12-12T18:01:00Z"/>
                <w:rFonts w:ascii="Arial" w:hAnsi="Arial" w:cs="Arial"/>
              </w:rPr>
            </w:pPr>
            <w:bookmarkStart w:id="2674" w:name="tbl-lightexposure"/>
            <w:ins w:id="2675" w:author="zusammenlegung" w:date="2025-12-12T19:01:00Z" w16du:dateUtc="2025-12-12T18:01:00Z">
              <w:r w:rsidRPr="00C673E9">
                <w:rPr>
                  <w:rFonts w:ascii="Arial" w:hAnsi="Arial" w:cs="Arial"/>
                </w:rPr>
                <w:t xml:space="preserve">Table 9: </w:t>
              </w:r>
            </w:ins>
            <w:r w:rsidRPr="00D845A8">
              <w:rPr>
                <w:b/>
              </w:rPr>
              <w:t xml:space="preserve">Mean </w:t>
            </w:r>
            <w:del w:id="2676" w:author="zusammenlegung" w:date="2025-12-12T19:01:00Z" w16du:dateUtc="2025-12-12T18:01:00Z">
              <w:r w:rsidR="00791C3D" w:rsidRPr="00791C3D">
                <w:rPr>
                  <w:b/>
                  <w:bCs/>
                </w:rPr>
                <w:delText xml:space="preserve">photopic </w:delText>
              </w:r>
            </w:del>
            <w:ins w:id="2677" w:author="zusammenlegung" w:date="2025-12-12T19:01:00Z" w16du:dateUtc="2025-12-12T18:01:00Z">
              <w:r w:rsidRPr="00C673E9">
                <w:rPr>
                  <w:rFonts w:ascii="Arial" w:hAnsi="Arial" w:cs="Arial"/>
                </w:rPr>
                <w:t>light exposure (</w:t>
              </w:r>
            </w:ins>
            <w:r w:rsidRPr="00D845A8">
              <w:rPr>
                <w:b/>
              </w:rPr>
              <w:t>illuminance</w:t>
            </w:r>
            <w:del w:id="2678" w:author="zusammenlegung" w:date="2025-12-12T19:01:00Z" w16du:dateUtc="2025-12-12T18:01:00Z">
              <w:r w:rsidR="00791C3D" w:rsidRPr="00791C3D">
                <w:rPr>
                  <w:b/>
                  <w:bCs/>
                </w:rPr>
                <w:delText xml:space="preserve"> (lx)</w:delText>
              </w:r>
            </w:del>
            <w:ins w:id="2679" w:author="zusammenlegung" w:date="2025-12-12T19:01:00Z" w16du:dateUtc="2025-12-12T18:01:00Z">
              <w:r w:rsidRPr="00C673E9">
                <w:rPr>
                  <w:rFonts w:ascii="Arial" w:hAnsi="Arial" w:cs="Arial"/>
                </w:rPr>
                <w:t>) per day</w:t>
              </w:r>
            </w:ins>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754895FA" w14:textId="77777777" w:rsidTr="00D845A8">
              <w:trPr>
                <w:cantSplit/>
                <w:tblHeader/>
                <w:jc w:val="center"/>
                <w:ins w:id="2680" w:author="zusammenlegung" w:date="2025-12-12T19:01:00Z" w16du:dateUtc="2025-12-12T18:01:00Z"/>
              </w:trPr>
              <w:tc>
                <w:tcPr>
                  <w:tcW w:w="360" w:type="dxa"/>
                </w:tcPr>
                <w:p w14:paraId="1398488A" w14:textId="77777777" w:rsidR="007C0A0D" w:rsidRPr="00C673E9" w:rsidRDefault="007C0A0D" w:rsidP="0047611C">
                  <w:pPr>
                    <w:keepNext/>
                    <w:spacing w:after="60"/>
                    <w:rPr>
                      <w:ins w:id="2681" w:author="zusammenlegung" w:date="2025-12-12T19:01:00Z" w16du:dateUtc="2025-12-12T18:01:00Z"/>
                      <w:rFonts w:ascii="Arial" w:hAnsi="Arial" w:cs="Arial"/>
                    </w:rPr>
                  </w:pPr>
                  <w:ins w:id="2682" w:author="zusammenlegung" w:date="2025-12-12T19:01:00Z" w16du:dateUtc="2025-12-12T18:01:00Z">
                    <w:r w:rsidRPr="00C673E9">
                      <w:rPr>
                        <w:rFonts w:ascii="Arial" w:hAnsi="Arial" w:cs="Arial"/>
                      </w:rPr>
                      <w:t>Date</w:t>
                    </w:r>
                  </w:ins>
                </w:p>
              </w:tc>
              <w:tc>
                <w:tcPr>
                  <w:tcW w:w="360" w:type="dxa"/>
                </w:tcPr>
                <w:p w14:paraId="54239CF0" w14:textId="77777777" w:rsidR="007C0A0D" w:rsidRPr="00C673E9" w:rsidRDefault="007C0A0D" w:rsidP="0047611C">
                  <w:pPr>
                    <w:keepNext/>
                    <w:spacing w:after="60"/>
                    <w:jc w:val="right"/>
                    <w:rPr>
                      <w:ins w:id="2683" w:author="zusammenlegung" w:date="2025-12-12T19:01:00Z" w16du:dateUtc="2025-12-12T18:01:00Z"/>
                      <w:rFonts w:ascii="Arial" w:hAnsi="Arial" w:cs="Arial"/>
                    </w:rPr>
                  </w:pPr>
                  <w:ins w:id="2684" w:author="zusammenlegung" w:date="2025-12-12T19:01:00Z" w16du:dateUtc="2025-12-12T18:01:00Z">
                    <w:r w:rsidRPr="00C673E9">
                      <w:rPr>
                        <w:rFonts w:ascii="Arial" w:hAnsi="Arial" w:cs="Arial"/>
                      </w:rPr>
                      <w:t>Mean photopic illuminance (lx)</w:t>
                    </w:r>
                  </w:ins>
                </w:p>
              </w:tc>
            </w:tr>
            <w:tr w:rsidR="007C0A0D" w:rsidRPr="00C673E9" w14:paraId="4CDDA009" w14:textId="77777777" w:rsidTr="00D845A8">
              <w:trPr>
                <w:cantSplit/>
                <w:jc w:val="center"/>
                <w:ins w:id="2685" w:author="zusammenlegung" w:date="2025-12-12T19:01:00Z" w16du:dateUtc="2025-12-12T18:01:00Z"/>
              </w:trPr>
              <w:tc>
                <w:tcPr>
                  <w:tcW w:w="720" w:type="dxa"/>
                  <w:gridSpan w:val="2"/>
                  <w:tcMar>
                    <w:top w:w="25" w:type="dxa"/>
                  </w:tcMar>
                </w:tcPr>
                <w:p w14:paraId="7CAE7C25" w14:textId="77777777" w:rsidR="007C0A0D" w:rsidRPr="00C673E9" w:rsidRDefault="007C0A0D" w:rsidP="0047611C">
                  <w:pPr>
                    <w:keepNext/>
                    <w:spacing w:after="60"/>
                    <w:rPr>
                      <w:ins w:id="2686" w:author="zusammenlegung" w:date="2025-12-12T19:01:00Z" w16du:dateUtc="2025-12-12T18:01:00Z"/>
                      <w:rFonts w:ascii="Arial" w:hAnsi="Arial" w:cs="Arial"/>
                    </w:rPr>
                  </w:pPr>
                  <w:ins w:id="2687" w:author="zusammenlegung" w:date="2025-12-12T19:01:00Z" w16du:dateUtc="2025-12-12T18:01:00Z">
                    <w:r w:rsidRPr="00C673E9">
                      <w:rPr>
                        <w:rFonts w:ascii="Arial" w:hAnsi="Arial" w:cs="Arial"/>
                      </w:rPr>
                      <w:t>VEET</w:t>
                    </w:r>
                  </w:ins>
                </w:p>
              </w:tc>
            </w:tr>
            <w:tr w:rsidR="007C0A0D" w:rsidRPr="00C673E9" w14:paraId="0DA29A6D" w14:textId="77777777" w:rsidTr="00D845A8">
              <w:trPr>
                <w:cantSplit/>
                <w:jc w:val="center"/>
                <w:ins w:id="2688" w:author="zusammenlegung" w:date="2025-12-12T19:01:00Z" w16du:dateUtc="2025-12-12T18:01:00Z"/>
              </w:trPr>
              <w:tc>
                <w:tcPr>
                  <w:tcW w:w="360" w:type="dxa"/>
                </w:tcPr>
                <w:p w14:paraId="6D515834" w14:textId="77777777" w:rsidR="007C0A0D" w:rsidRPr="00C673E9" w:rsidRDefault="007C0A0D" w:rsidP="0047611C">
                  <w:pPr>
                    <w:keepNext/>
                    <w:spacing w:after="60"/>
                    <w:rPr>
                      <w:ins w:id="2689" w:author="zusammenlegung" w:date="2025-12-12T19:01:00Z" w16du:dateUtc="2025-12-12T18:01:00Z"/>
                      <w:rFonts w:ascii="Arial" w:hAnsi="Arial" w:cs="Arial"/>
                    </w:rPr>
                  </w:pPr>
                  <w:ins w:id="2690" w:author="zusammenlegung" w:date="2025-12-12T19:01:00Z" w16du:dateUtc="2025-12-12T18:01:00Z">
                    <w:r w:rsidRPr="00C673E9">
                      <w:rPr>
                        <w:rFonts w:ascii="Arial" w:hAnsi="Arial" w:cs="Arial"/>
                      </w:rPr>
                      <w:t>Mean daily</w:t>
                    </w:r>
                  </w:ins>
                </w:p>
              </w:tc>
              <w:tc>
                <w:tcPr>
                  <w:tcW w:w="360" w:type="dxa"/>
                </w:tcPr>
                <w:p w14:paraId="64B1A20C" w14:textId="77777777" w:rsidR="007C0A0D" w:rsidRPr="00C673E9" w:rsidRDefault="007C0A0D" w:rsidP="0047611C">
                  <w:pPr>
                    <w:keepNext/>
                    <w:spacing w:after="60"/>
                    <w:jc w:val="right"/>
                    <w:rPr>
                      <w:ins w:id="2691" w:author="zusammenlegung" w:date="2025-12-12T19:01:00Z" w16du:dateUtc="2025-12-12T18:01:00Z"/>
                      <w:rFonts w:ascii="Arial" w:hAnsi="Arial" w:cs="Arial"/>
                    </w:rPr>
                  </w:pPr>
                  <w:ins w:id="2692" w:author="zusammenlegung" w:date="2025-12-12T19:01:00Z" w16du:dateUtc="2025-12-12T18:01:00Z">
                    <w:r w:rsidRPr="00C673E9">
                      <w:rPr>
                        <w:rFonts w:ascii="Arial" w:hAnsi="Arial" w:cs="Arial"/>
                      </w:rPr>
                      <w:t>481.8</w:t>
                    </w:r>
                  </w:ins>
                </w:p>
              </w:tc>
            </w:tr>
            <w:tr w:rsidR="007C0A0D" w:rsidRPr="00C673E9" w14:paraId="1EE03B91" w14:textId="77777777" w:rsidTr="00D845A8">
              <w:trPr>
                <w:cantSplit/>
                <w:jc w:val="center"/>
                <w:ins w:id="2693" w:author="zusammenlegung" w:date="2025-12-12T19:01:00Z" w16du:dateUtc="2025-12-12T18:01:00Z"/>
              </w:trPr>
              <w:tc>
                <w:tcPr>
                  <w:tcW w:w="360" w:type="dxa"/>
                </w:tcPr>
                <w:p w14:paraId="320B08F0" w14:textId="77777777" w:rsidR="007C0A0D" w:rsidRPr="00C673E9" w:rsidRDefault="007C0A0D" w:rsidP="0047611C">
                  <w:pPr>
                    <w:keepNext/>
                    <w:spacing w:after="60"/>
                    <w:rPr>
                      <w:ins w:id="2694" w:author="zusammenlegung" w:date="2025-12-12T19:01:00Z" w16du:dateUtc="2025-12-12T18:01:00Z"/>
                      <w:rFonts w:ascii="Arial" w:hAnsi="Arial" w:cs="Arial"/>
                    </w:rPr>
                  </w:pPr>
                  <w:ins w:id="2695" w:author="zusammenlegung" w:date="2025-12-12T19:01:00Z" w16du:dateUtc="2025-12-12T18:01:00Z">
                    <w:r w:rsidRPr="00C673E9">
                      <w:rPr>
                        <w:rFonts w:ascii="Arial" w:hAnsi="Arial" w:cs="Arial"/>
                      </w:rPr>
                      <w:t>Weekday</w:t>
                    </w:r>
                  </w:ins>
                </w:p>
              </w:tc>
              <w:tc>
                <w:tcPr>
                  <w:tcW w:w="360" w:type="dxa"/>
                </w:tcPr>
                <w:p w14:paraId="6C62A1A6" w14:textId="77777777" w:rsidR="007C0A0D" w:rsidRPr="00C673E9" w:rsidRDefault="007C0A0D" w:rsidP="0047611C">
                  <w:pPr>
                    <w:keepNext/>
                    <w:spacing w:after="60"/>
                    <w:jc w:val="right"/>
                    <w:rPr>
                      <w:ins w:id="2696" w:author="zusammenlegung" w:date="2025-12-12T19:01:00Z" w16du:dateUtc="2025-12-12T18:01:00Z"/>
                      <w:rFonts w:ascii="Arial" w:hAnsi="Arial" w:cs="Arial"/>
                    </w:rPr>
                  </w:pPr>
                  <w:ins w:id="2697" w:author="zusammenlegung" w:date="2025-12-12T19:01:00Z" w16du:dateUtc="2025-12-12T18:01:00Z">
                    <w:r w:rsidRPr="00C673E9">
                      <w:rPr>
                        <w:rFonts w:ascii="Arial" w:hAnsi="Arial" w:cs="Arial"/>
                      </w:rPr>
                      <w:t>538.1</w:t>
                    </w:r>
                  </w:ins>
                </w:p>
              </w:tc>
            </w:tr>
            <w:tr w:rsidR="007C0A0D" w:rsidRPr="00C673E9" w14:paraId="0DB8B34A" w14:textId="77777777" w:rsidTr="00D845A8">
              <w:trPr>
                <w:cantSplit/>
                <w:jc w:val="center"/>
                <w:ins w:id="2698" w:author="zusammenlegung" w:date="2025-12-12T19:01:00Z" w16du:dateUtc="2025-12-12T18:01:00Z"/>
              </w:trPr>
              <w:tc>
                <w:tcPr>
                  <w:tcW w:w="360" w:type="dxa"/>
                </w:tcPr>
                <w:p w14:paraId="1B59F07C" w14:textId="77777777" w:rsidR="007C0A0D" w:rsidRPr="00C673E9" w:rsidRDefault="007C0A0D" w:rsidP="0047611C">
                  <w:pPr>
                    <w:keepNext/>
                    <w:spacing w:after="60"/>
                    <w:rPr>
                      <w:ins w:id="2699" w:author="zusammenlegung" w:date="2025-12-12T19:01:00Z" w16du:dateUtc="2025-12-12T18:01:00Z"/>
                      <w:rFonts w:ascii="Arial" w:hAnsi="Arial" w:cs="Arial"/>
                    </w:rPr>
                  </w:pPr>
                  <w:ins w:id="2700" w:author="zusammenlegung" w:date="2025-12-12T19:01:00Z" w16du:dateUtc="2025-12-12T18:01:00Z">
                    <w:r w:rsidRPr="00C673E9">
                      <w:rPr>
                        <w:rFonts w:ascii="Arial" w:hAnsi="Arial" w:cs="Arial"/>
                      </w:rPr>
                      <w:t>Weekend</w:t>
                    </w:r>
                  </w:ins>
                </w:p>
              </w:tc>
              <w:tc>
                <w:tcPr>
                  <w:tcW w:w="360" w:type="dxa"/>
                </w:tcPr>
                <w:p w14:paraId="646B9179" w14:textId="77777777" w:rsidR="007C0A0D" w:rsidRPr="00C673E9" w:rsidRDefault="007C0A0D" w:rsidP="0047611C">
                  <w:pPr>
                    <w:keepNext/>
                    <w:spacing w:after="60"/>
                    <w:jc w:val="right"/>
                    <w:rPr>
                      <w:ins w:id="2701" w:author="zusammenlegung" w:date="2025-12-12T19:01:00Z" w16du:dateUtc="2025-12-12T18:01:00Z"/>
                      <w:rFonts w:ascii="Arial" w:hAnsi="Arial" w:cs="Arial"/>
                    </w:rPr>
                  </w:pPr>
                  <w:ins w:id="2702" w:author="zusammenlegung" w:date="2025-12-12T19:01:00Z" w16du:dateUtc="2025-12-12T18:01:00Z">
                    <w:r w:rsidRPr="00C673E9">
                      <w:rPr>
                        <w:rFonts w:ascii="Arial" w:hAnsi="Arial" w:cs="Arial"/>
                      </w:rPr>
                      <w:t>341.1</w:t>
                    </w:r>
                  </w:ins>
                </w:p>
              </w:tc>
            </w:tr>
            <w:bookmarkEnd w:id="2674"/>
          </w:tbl>
          <w:p w14:paraId="01C2D9AE" w14:textId="77777777" w:rsidR="007C0A0D" w:rsidRPr="00D845A8" w:rsidRDefault="007C0A0D" w:rsidP="00D845A8">
            <w:pPr>
              <w:rPr>
                <w:b/>
              </w:rPr>
            </w:pPr>
          </w:p>
        </w:tc>
      </w:tr>
    </w:tbl>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791C3D" w:rsidRPr="00791C3D" w14:paraId="57549480" w14:textId="77777777" w:rsidTr="00791C3D">
        <w:trPr>
          <w:cantSplit/>
          <w:jc w:val="center"/>
          <w:del w:id="2703" w:author="zusammenlegung" w:date="2025-12-12T19:01:00Z" w16du:dateUtc="2025-12-12T18:01:00Z"/>
        </w:trPr>
        <w:tc>
          <w:tcPr>
            <w:tcW w:w="1276" w:type="dxa"/>
            <w:tcBorders>
              <w:top w:val="single" w:sz="4" w:space="0" w:color="auto"/>
            </w:tcBorders>
          </w:tcPr>
          <w:p w14:paraId="13E76AF3" w14:textId="77777777" w:rsidR="00791C3D" w:rsidRPr="00791C3D" w:rsidRDefault="00791C3D" w:rsidP="00791C3D">
            <w:pPr>
              <w:rPr>
                <w:del w:id="2704" w:author="zusammenlegung" w:date="2025-12-12T19:01:00Z" w16du:dateUtc="2025-12-12T18:01:00Z"/>
              </w:rPr>
            </w:pPr>
            <w:del w:id="2705" w:author="zusammenlegung" w:date="2025-12-12T19:01:00Z" w16du:dateUtc="2025-12-12T18:01:00Z">
              <w:r w:rsidRPr="00791C3D">
                <w:delText>Mean daily</w:delText>
              </w:r>
            </w:del>
          </w:p>
        </w:tc>
        <w:tc>
          <w:tcPr>
            <w:tcW w:w="3260" w:type="dxa"/>
            <w:tcBorders>
              <w:top w:val="single" w:sz="4" w:space="0" w:color="auto"/>
            </w:tcBorders>
          </w:tcPr>
          <w:p w14:paraId="2FFEA6DF" w14:textId="77777777" w:rsidR="00791C3D" w:rsidRPr="00791C3D" w:rsidRDefault="00791C3D" w:rsidP="00791C3D">
            <w:pPr>
              <w:jc w:val="center"/>
              <w:rPr>
                <w:del w:id="2706" w:author="zusammenlegung" w:date="2025-12-12T19:01:00Z" w16du:dateUtc="2025-12-12T18:01:00Z"/>
              </w:rPr>
            </w:pPr>
            <w:del w:id="2707" w:author="zusammenlegung" w:date="2025-12-12T19:01:00Z" w16du:dateUtc="2025-12-12T18:01:00Z">
              <w:r w:rsidRPr="00791C3D">
                <w:delText>304.1</w:delText>
              </w:r>
            </w:del>
          </w:p>
        </w:tc>
      </w:tr>
      <w:tr w:rsidR="00791C3D" w:rsidRPr="00791C3D" w14:paraId="27CB4E52" w14:textId="77777777" w:rsidTr="00791C3D">
        <w:trPr>
          <w:cantSplit/>
          <w:trHeight w:val="64"/>
          <w:jc w:val="center"/>
          <w:del w:id="2708" w:author="zusammenlegung" w:date="2025-12-12T19:01:00Z" w16du:dateUtc="2025-12-12T18:01:00Z"/>
        </w:trPr>
        <w:tc>
          <w:tcPr>
            <w:tcW w:w="1276" w:type="dxa"/>
          </w:tcPr>
          <w:p w14:paraId="62D1C405" w14:textId="77777777" w:rsidR="00791C3D" w:rsidRPr="00791C3D" w:rsidRDefault="00791C3D" w:rsidP="00791C3D">
            <w:pPr>
              <w:rPr>
                <w:del w:id="2709" w:author="zusammenlegung" w:date="2025-12-12T19:01:00Z" w16du:dateUtc="2025-12-12T18:01:00Z"/>
              </w:rPr>
            </w:pPr>
            <w:del w:id="2710" w:author="zusammenlegung" w:date="2025-12-12T19:01:00Z" w16du:dateUtc="2025-12-12T18:01:00Z">
              <w:r w:rsidRPr="00791C3D">
                <w:delText>Weekday</w:delText>
              </w:r>
            </w:del>
          </w:p>
        </w:tc>
        <w:tc>
          <w:tcPr>
            <w:tcW w:w="3260" w:type="dxa"/>
          </w:tcPr>
          <w:p w14:paraId="2459E5A2" w14:textId="77777777" w:rsidR="00791C3D" w:rsidRPr="00791C3D" w:rsidRDefault="00791C3D" w:rsidP="00791C3D">
            <w:pPr>
              <w:jc w:val="center"/>
              <w:rPr>
                <w:del w:id="2711" w:author="zusammenlegung" w:date="2025-12-12T19:01:00Z" w16du:dateUtc="2025-12-12T18:01:00Z"/>
              </w:rPr>
            </w:pPr>
            <w:del w:id="2712" w:author="zusammenlegung" w:date="2025-12-12T19:01:00Z" w16du:dateUtc="2025-12-12T18:01:00Z">
              <w:r w:rsidRPr="00791C3D">
                <w:delText>357.8</w:delText>
              </w:r>
            </w:del>
          </w:p>
        </w:tc>
      </w:tr>
      <w:tr w:rsidR="00791C3D" w:rsidRPr="00791C3D" w14:paraId="017102F0" w14:textId="77777777" w:rsidTr="00791C3D">
        <w:trPr>
          <w:cantSplit/>
          <w:jc w:val="center"/>
          <w:del w:id="2713" w:author="zusammenlegung" w:date="2025-12-12T19:01:00Z" w16du:dateUtc="2025-12-12T18:01:00Z"/>
        </w:trPr>
        <w:tc>
          <w:tcPr>
            <w:tcW w:w="1276" w:type="dxa"/>
          </w:tcPr>
          <w:p w14:paraId="3D886ACB" w14:textId="77777777" w:rsidR="00791C3D" w:rsidRPr="00791C3D" w:rsidRDefault="00791C3D" w:rsidP="00791C3D">
            <w:pPr>
              <w:rPr>
                <w:del w:id="2714" w:author="zusammenlegung" w:date="2025-12-12T19:01:00Z" w16du:dateUtc="2025-12-12T18:01:00Z"/>
              </w:rPr>
            </w:pPr>
            <w:del w:id="2715" w:author="zusammenlegung" w:date="2025-12-12T19:01:00Z" w16du:dateUtc="2025-12-12T18:01:00Z">
              <w:r w:rsidRPr="00791C3D">
                <w:delText>Weekend</w:delText>
              </w:r>
            </w:del>
          </w:p>
        </w:tc>
        <w:tc>
          <w:tcPr>
            <w:tcW w:w="3260" w:type="dxa"/>
          </w:tcPr>
          <w:p w14:paraId="3575C0C5" w14:textId="77777777" w:rsidR="00791C3D" w:rsidRPr="00791C3D" w:rsidRDefault="00791C3D" w:rsidP="00791C3D">
            <w:pPr>
              <w:jc w:val="center"/>
              <w:rPr>
                <w:del w:id="2716" w:author="zusammenlegung" w:date="2025-12-12T19:01:00Z" w16du:dateUtc="2025-12-12T18:01:00Z"/>
              </w:rPr>
            </w:pPr>
            <w:del w:id="2717" w:author="zusammenlegung" w:date="2025-12-12T19:01:00Z" w16du:dateUtc="2025-12-12T18:01:00Z">
              <w:r w:rsidRPr="00791C3D">
                <w:delText>169.8</w:delText>
              </w:r>
            </w:del>
          </w:p>
        </w:tc>
      </w:tr>
    </w:tbl>
    <w:p w14:paraId="678A5B98" w14:textId="77777777" w:rsidR="00791C3D" w:rsidDel="00D845A8" w:rsidRDefault="00791C3D" w:rsidP="007C0A0D">
      <w:pPr>
        <w:pStyle w:val="Textkrper"/>
        <w:rPr>
          <w:del w:id="2718" w:author="zusammenlegung" w:date="2025-12-12T19:01:00Z" w16du:dateUtc="2025-12-12T18:01:00Z"/>
        </w:rPr>
      </w:pPr>
      <w:del w:id="2719" w:author="zusammenlegung" w:date="2025-12-12T19:01:00Z" w16du:dateUtc="2025-12-12T18:01:00Z">
        <w:r>
          <w:delText>Table 9: Mean light exposure (illuminance) per day</w:delText>
        </w:r>
      </w:del>
    </w:p>
    <w:p w14:paraId="21706051" w14:textId="77777777" w:rsidR="00D845A8" w:rsidRDefault="00D845A8" w:rsidP="00791C3D">
      <w:pPr>
        <w:pStyle w:val="ImageCaption"/>
        <w:spacing w:before="200"/>
        <w:rPr>
          <w:ins w:id="2720" w:author="Johannes Zauner" w:date="2025-12-12T19:57:00Z" w16du:dateUtc="2025-12-12T18:57:00Z"/>
        </w:rPr>
      </w:pPr>
    </w:p>
    <w:p w14:paraId="5C87C3F9" w14:textId="7720611B" w:rsidR="007C0A0D" w:rsidRPr="00D845A8" w:rsidRDefault="007C0A0D" w:rsidP="007C0A0D">
      <w:pPr>
        <w:pStyle w:val="Textkrper"/>
      </w:pPr>
      <w:r w:rsidRPr="00D845A8">
        <w:t xml:space="preserve">However, because illuminance data tend to be extremely skewed and contain many zero values (periods of darkness), the arithmetic mean can be </w:t>
      </w:r>
      <w:del w:id="2721" w:author="zusammenlegung" w:date="2025-12-12T19:01:00Z" w16du:dateUtc="2025-12-12T18:01:00Z">
        <w:r w:rsidR="006226B7" w:rsidRPr="006226B7">
          <w:delText>misleading</w:delText>
        </w:r>
        <w:r w:rsidR="006226B7">
          <w:delText>.</w:delText>
        </w:r>
      </w:del>
      <w:ins w:id="2722"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"https://tscnlab.github.io/LightLogR/articles/log.html"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misleading</w:t>
        </w:r>
        <w:r w:rsidRPr="00C673E9">
          <w:rPr>
            <w:rFonts w:ascii="Arial" w:hAnsi="Arial" w:cs="Arial"/>
          </w:rPr>
          <w:fldChar w:fldCharType="end"/>
        </w:r>
        <w:r w:rsidRPr="00C673E9">
          <w:rPr>
            <w:rFonts w:ascii="Arial" w:hAnsi="Arial" w:cs="Arial"/>
          </w:rPr>
          <w:t>.</w:t>
        </w:r>
      </w:ins>
      <w:r w:rsidRPr="00D845A8">
        <w:t xml:space="preserve"> A common approach is to apply a logarithmic transform to illuminance before </w:t>
      </w:r>
      <w:r w:rsidRPr="00D845A8">
        <w:lastRenderedPageBreak/>
        <w:t>averaging, which down-</w:t>
      </w:r>
      <w:del w:id="2723" w:author="zusammenlegung" w:date="2025-12-12T19:01:00Z" w16du:dateUtc="2025-12-12T18:01:00Z">
        <w:r w:rsidR="006226B7">
          <w:delText>weighs</w:delText>
        </w:r>
      </w:del>
      <w:ins w:id="2724" w:author="zusammenlegung" w:date="2025-12-12T19:01:00Z" w16du:dateUtc="2025-12-12T18:01:00Z">
        <w:r w:rsidRPr="00C673E9">
          <w:rPr>
            <w:rFonts w:ascii="Arial" w:hAnsi="Arial" w:cs="Arial"/>
          </w:rPr>
          <w:t>weights</w:t>
        </w:r>
      </w:ins>
      <w:r w:rsidRPr="00D845A8">
        <w:t xml:space="preserve"> extreme values and accounts for the multiplicative nature of light intensity effects. LightLogR provides helper functions </w:t>
      </w:r>
      <w:del w:id="2725" w:author="zusammenlegung" w:date="2025-12-12T19:01:00Z" w16du:dateUtc="2025-12-12T18:01:00Z">
        <w:r w:rsidR="006226B7">
          <w:fldChar w:fldCharType="begin"/>
        </w:r>
        <w:r w:rsidR="006226B7">
          <w:delInstrText>HYPERLINK "file:///Users/zauner/Documents/Arbeit/12-TUM/GLEE/ZaunerEtAl_JVis_2025/(https:/tscnlab.github.io/LightLogR/reference/log_zero_inflated.html)" \h</w:delInstrText>
        </w:r>
        <w:r w:rsidR="006226B7">
          <w:fldChar w:fldCharType="separate"/>
        </w:r>
        <w:r w:rsidR="006226B7">
          <w:rPr>
            <w:rStyle w:val="VerbatimChar"/>
          </w:rPr>
          <w:delText>log_zero_inflated()</w:delText>
        </w:r>
        <w:r w:rsidR="006226B7">
          <w:fldChar w:fldCharType="end"/>
        </w:r>
      </w:del>
      <w:ins w:id="2726"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"(https://tscnlab.github.io/LightLogR/reference/log_zero_inflated.html)" \h</w:instrText>
        </w:r>
        <w:r w:rsidRPr="00C673E9">
          <w:rPr>
            <w:rFonts w:ascii="Arial" w:hAnsi="Arial" w:cs="Arial"/>
          </w:rPr>
        </w:r>
        <w:r w:rsidRPr="00C673E9">
          <w:rPr>
            <w:rFonts w:ascii="Arial" w:hAnsi="Arial" w:cs="Arial"/>
          </w:rPr>
          <w:fldChar w:fldCharType="separate"/>
        </w:r>
        <w:r w:rsidRPr="00C673E9">
          <w:rPr>
            <w:rStyle w:val="VerbatimChar"/>
            <w:rFonts w:ascii="Arial" w:hAnsi="Arial" w:cs="Arial"/>
          </w:rPr>
          <w:t>log_zero_inflated()</w:t>
        </w:r>
        <w:r w:rsidRPr="00C673E9">
          <w:rPr>
            <w:rFonts w:ascii="Arial" w:hAnsi="Arial" w:cs="Arial"/>
          </w:rPr>
          <w:fldChar w:fldCharType="end"/>
        </w:r>
      </w:ins>
      <w:r w:rsidRPr="00D845A8">
        <w:t xml:space="preserve"> and its inverse </w:t>
      </w:r>
      <w:hyperlink r:id="rId19">
        <w:r w:rsidRPr="00D845A8">
          <w:rPr>
            <w:rStyle w:val="VerbatimChar"/>
          </w:rPr>
          <w:t>exp_zero_inflated()</w:t>
        </w:r>
      </w:hyperlink>
      <w:r w:rsidRPr="00D845A8">
        <w:t xml:space="preserve"> to handle log-transformation when zeros are present (by adding a small offset before log, and back-transforming after averaging). Using this approach, we recompute the daily mean illuminance. The results in </w:t>
      </w:r>
      <w:del w:id="2727" w:author="zusammenlegung" w:date="2025-12-12T19:01:00Z" w16du:dateUtc="2025-12-12T18:01:00Z">
        <w:r w:rsidR="006226B7" w:rsidRPr="006226B7">
          <w:rPr>
            <w:b/>
            <w:bCs/>
          </w:rPr>
          <w:delText>Table 10</w:delText>
        </w:r>
      </w:del>
      <w:ins w:id="2728" w:author="zusammenlegung" w:date="2025-12-12T19:01:00Z" w16du:dateUtc="2025-12-12T18:01:00Z">
        <w:r w:rsidRPr="00C673E9">
          <w:rPr>
            <w:rFonts w:ascii="Arial" w:hAnsi="Arial" w:cs="Arial"/>
          </w:rPr>
          <w:fldChar w:fldCharType="begin"/>
        </w:r>
        <w:r w:rsidRPr="00C673E9">
          <w:rPr>
            <w:rFonts w:ascii="Arial" w:hAnsi="Arial" w:cs="Arial"/>
          </w:rPr>
          <w:instrText>HYPERLINK \l "tbl-lightexposure2"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10</w:t>
        </w:r>
        <w:r w:rsidRPr="00C673E9">
          <w:rPr>
            <w:rFonts w:ascii="Arial" w:hAnsi="Arial" w:cs="Arial"/>
          </w:rPr>
          <w:fldChar w:fldCharType="end"/>
        </w:r>
      </w:ins>
      <w:r w:rsidRPr="00D845A8">
        <w:rPr>
          <w:b/>
        </w:rPr>
        <w:t xml:space="preserve"> </w:t>
      </w:r>
      <w:r w:rsidRPr="00D845A8">
        <w:t>show that the log-transformed mean (back-transformed to lux) is much lower, reflecting the fact that for much of the time illuminance was near zero. This transformed mean is often more representative of typical exposure for skewed data.</w:t>
      </w:r>
    </w:p>
    <w:p w14:paraId="5F760FE8" w14:textId="4F7F7370" w:rsidR="007C0A0D" w:rsidRPr="00626415" w:rsidRDefault="00626415" w:rsidP="00F61D20">
      <w:pPr>
        <w:pStyle w:val="SourceCode"/>
        <w:spacing w:line="240" w:lineRule="auto"/>
        <w:rPr>
          <w:b/>
          <w:bCs/>
          <w:lang w:val="de-DE"/>
          <w:rPrChange w:id="2729" w:author="Johannes Zauner" w:date="2025-12-13T05:21:00Z" w16du:dateUtc="2025-12-13T04:21:00Z">
            <w:rPr>
              <w:rFonts w:cs="Consolas"/>
            </w:rPr>
          </w:rPrChange>
        </w:rPr>
      </w:pPr>
      <w:bookmarkStart w:id="2730" w:name="annotated-cell-14"/>
      <w:ins w:id="2731" w:author="Johannes Zauner" w:date="2025-12-13T05:20:00Z">
        <w:r w:rsidRPr="00626415">
          <w:rPr>
            <w:b/>
            <w:bCs/>
            <w:lang w:val="de-DE"/>
          </w:rPr>
          <w:t>Calculating mean light exposure per day with log transformation</w:t>
        </w:r>
      </w:ins>
      <w:ins w:id="2732" w:author="Johannes Zauner" w:date="2025-12-13T05:09:00Z" w16du:dateUtc="2025-12-13T04:09:00Z">
        <w:r w:rsidR="008C4DD3">
          <w:rPr>
            <w:rStyle w:val="NormalTok"/>
          </w:rPr>
          <w:br/>
        </w:r>
      </w:ins>
      <w:ins w:id="2733" w:author="Johannes Zauner" w:date="2025-12-12T21:01:00Z" w16du:dateUtc="2025-12-12T20:01:00Z">
        <w:r w:rsidR="00F33B28">
          <w:rPr>
            <w:rStyle w:val="NormalTok"/>
          </w:rPr>
          <w:t>1</w:t>
        </w:r>
        <w:r w:rsidR="00F33B28">
          <w:rPr>
            <w:rStyle w:val="NormalTok"/>
            <w:rFonts w:cs="Consolas"/>
          </w:rPr>
          <w:t xml:space="preserve"> </w:t>
        </w:r>
      </w:ins>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734" w:author="Johannes Zauner" w:date="2025-12-12T21:01:00Z" w16du:dateUtc="2025-12-12T20:01:00Z">
        <w:r w:rsidR="00F33B28">
          <w:rPr>
            <w:rStyle w:val="NormalTok"/>
          </w:rPr>
          <w:t>2</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select</w:t>
      </w:r>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735" w:author="Johannes Zauner" w:date="2025-12-12T21:01:00Z" w16du:dateUtc="2025-12-12T20:01:00Z">
        <w:r w:rsidR="00F33B28">
          <w:rPr>
            <w:rStyle w:val="NormalTok"/>
          </w:rPr>
          <w:t>3</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AttributeTok"/>
          <w:rFonts w:cs="Consolas"/>
        </w:rPr>
        <w:t>Lux =</w:t>
      </w:r>
      <w:r w:rsidR="007C0A0D" w:rsidRPr="00D845A8">
        <w:rPr>
          <w:rStyle w:val="NormalTok"/>
          <w:rFonts w:cs="Consolas"/>
        </w:rPr>
        <w:t xml:space="preserve"> Lux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log_zero_inflated</w:t>
      </w:r>
      <w:r w:rsidR="007C0A0D" w:rsidRPr="00D845A8">
        <w:rPr>
          <w:rStyle w:val="NormalTok"/>
          <w:rFonts w:cs="Consolas"/>
        </w:rPr>
        <w:t xml:space="preserve">()) </w:t>
      </w:r>
      <w:r w:rsidR="007C0A0D" w:rsidRPr="00D845A8">
        <w:rPr>
          <w:rStyle w:val="SpecialCharTok"/>
          <w:rFonts w:cs="Consolas"/>
        </w:rPr>
        <w:t>|&gt;</w:t>
      </w:r>
      <w:del w:id="2736" w:author="zusammenlegung" w:date="2025-12-12T19:01:00Z" w16du:dateUtc="2025-12-12T18:01:00Z">
        <w:r w:rsidR="006226B7" w:rsidRPr="00D845A8">
          <w:rPr>
            <w:rStyle w:val="NormalTok"/>
            <w:rFonts w:cs="Consolas"/>
          </w:rPr>
          <w:delText xml:space="preserve"> </w:delText>
        </w:r>
        <w:r w:rsidR="006226B7" w:rsidRPr="00D845A8">
          <w:rPr>
            <w:rStyle w:val="CommentTok"/>
            <w:rFonts w:cs="Consolas"/>
          </w:rPr>
          <w:delText xml:space="preserve"># log-transform with </w:delText>
        </w:r>
        <w:r w:rsidR="00672BB6" w:rsidRPr="00D845A8">
          <w:rPr>
            <w:rStyle w:val="CommentTok"/>
            <w:rFonts w:cs="Consolas"/>
          </w:rPr>
          <w:delText>zeros</w:delText>
        </w:r>
      </w:del>
      <w:r w:rsidR="007C0A0D" w:rsidRPr="00D845A8">
        <w:rPr>
          <w:rFonts w:cs="Consolas"/>
        </w:rPr>
        <w:br/>
      </w:r>
      <w:ins w:id="2737" w:author="Johannes Zauner" w:date="2025-12-12T21:01:00Z" w16du:dateUtc="2025-12-12T20:01:00Z">
        <w:r w:rsidR="00F33B28">
          <w:rPr>
            <w:rStyle w:val="NormalTok"/>
          </w:rPr>
          <w:t>4</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summarize_numeric</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738" w:author="Johannes Zauner" w:date="2025-12-12T21:01:00Z" w16du:dateUtc="2025-12-12T20:01:00Z">
        <w:r w:rsidR="00F33B28">
          <w:rPr>
            <w:rStyle w:val="NormalTok"/>
          </w:rPr>
          <w:t>5</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mean_daily</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del w:id="2739" w:author="zusammenlegung" w:date="2025-12-12T19:01:00Z" w16du:dateUtc="2025-12-12T18:01:00Z">
        <w:r w:rsidR="006226B7" w:rsidRPr="00D845A8">
          <w:rPr>
            <w:rStyle w:val="NormalTok"/>
            <w:rFonts w:cs="Consolas"/>
          </w:rPr>
          <w:delText xml:space="preserve"> </w:delText>
        </w:r>
        <w:r w:rsidR="006226B7" w:rsidRPr="00D845A8">
          <w:rPr>
            <w:rStyle w:val="CommentTok"/>
            <w:rFonts w:cs="Consolas"/>
          </w:rPr>
          <w:delText># get daily mean of log-lux</w:delText>
        </w:r>
      </w:del>
      <w:r w:rsidR="007C0A0D" w:rsidRPr="00D845A8">
        <w:rPr>
          <w:rFonts w:cs="Consolas"/>
        </w:rPr>
        <w:br/>
      </w:r>
      <w:ins w:id="2740" w:author="Johannes Zauner" w:date="2025-12-12T21:01:00Z" w16du:dateUtc="2025-12-12T20:01:00Z">
        <w:r w:rsidR="00F33B28">
          <w:rPr>
            <w:rStyle w:val="NormalTok"/>
          </w:rPr>
          <w:t>6</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exp_zero_inflated</w:t>
      </w:r>
      <w:r w:rsidR="007C0A0D" w:rsidRPr="00D845A8">
        <w:rPr>
          <w:rStyle w:val="NormalTok"/>
          <w:rFonts w:cs="Consolas"/>
        </w:rPr>
        <w:t xml:space="preserve">()) </w:t>
      </w:r>
      <w:r w:rsidR="007C0A0D" w:rsidRPr="00D845A8">
        <w:rPr>
          <w:rStyle w:val="SpecialCharTok"/>
          <w:rFonts w:cs="Consolas"/>
        </w:rPr>
        <w:t>|&gt;</w:t>
      </w:r>
      <w:del w:id="2741" w:author="zusammenlegung" w:date="2025-12-12T19:01:00Z" w16du:dateUtc="2025-12-12T18:01:00Z">
        <w:r w:rsidR="006226B7" w:rsidRPr="00D845A8">
          <w:rPr>
            <w:rStyle w:val="NormalTok"/>
            <w:rFonts w:cs="Consolas"/>
          </w:rPr>
          <w:delText xml:space="preserve"> </w:delText>
        </w:r>
        <w:r w:rsidR="006226B7" w:rsidRPr="00D845A8">
          <w:rPr>
            <w:rStyle w:val="CommentTok"/>
            <w:rFonts w:cs="Consolas"/>
          </w:rPr>
          <w:delText>#back to lux</w:delText>
        </w:r>
      </w:del>
      <w:r w:rsidR="007C0A0D" w:rsidRPr="00D845A8">
        <w:rPr>
          <w:rFonts w:cs="Consolas"/>
        </w:rPr>
        <w:br/>
      </w:r>
      <w:ins w:id="2742" w:author="Johannes Zauner" w:date="2025-12-12T21:01:00Z" w16du:dateUtc="2025-12-12T20:01:00Z">
        <w:r w:rsidR="00F33B28">
          <w:rPr>
            <w:rStyle w:val="NormalTok"/>
          </w:rPr>
          <w:t>7</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gt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fmt_number</w:t>
      </w:r>
      <w:r w:rsidR="007C0A0D" w:rsidRPr="00D845A8">
        <w:rPr>
          <w:rStyle w:val="NormalTok"/>
          <w:rFonts w:cs="Consolas"/>
        </w:rPr>
        <w:t>(</w:t>
      </w:r>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cols_hide</w:t>
      </w:r>
      <w:r w:rsidR="007C0A0D" w:rsidRPr="00D845A8">
        <w:rPr>
          <w:rStyle w:val="NormalTok"/>
          <w:rFonts w:cs="Consolas"/>
        </w:rPr>
        <w:t xml:space="preserve">(episodes) </w:t>
      </w:r>
      <w:r w:rsidR="007C0A0D" w:rsidRPr="00D845A8">
        <w:rPr>
          <w:rStyle w:val="SpecialCharTok"/>
          <w:rFonts w:cs="Consolas"/>
        </w:rPr>
        <w:t>|&gt;</w:t>
      </w:r>
      <w:r w:rsidR="007C0A0D" w:rsidRPr="00D845A8">
        <w:rPr>
          <w:rStyle w:val="NormalTok"/>
          <w:rFonts w:cs="Consolas"/>
        </w:rPr>
        <w:t xml:space="preserve"> </w:t>
      </w:r>
      <w:del w:id="2743" w:author="zusammenlegung" w:date="2025-12-12T19:01:00Z" w16du:dateUtc="2025-12-12T18:01:00Z">
        <w:r w:rsidR="00BE6B0B" w:rsidRPr="00D845A8">
          <w:rPr>
            <w:rStyle w:val="CommentTok"/>
            <w:rFonts w:cs="Consolas"/>
            <w:color w:val="BFBFBF" w:themeColor="background1" w:themeShade="BF"/>
          </w:rPr>
          <w:delText>#table</w:delText>
        </w:r>
      </w:del>
      <w:r w:rsidR="007C0A0D" w:rsidRPr="00D845A8">
        <w:rPr>
          <w:rFonts w:cs="Consolas"/>
        </w:rPr>
        <w:br/>
      </w:r>
      <w:ins w:id="2744" w:author="Johannes Zauner" w:date="2025-12-12T21:01:00Z" w16du:dateUtc="2025-12-12T20:01:00Z">
        <w:r w:rsidR="00F33B28">
          <w:rPr>
            <w:rStyle w:val="NormalTok"/>
          </w:rPr>
          <w:t>8</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cols_label</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bookmarkEnd w:id="2730"/>
    <w:p w14:paraId="4F4D1910" w14:textId="507E14D7" w:rsidR="007C0A0D" w:rsidRPr="00A118CF" w:rsidDel="00A118CF" w:rsidRDefault="007C0A0D" w:rsidP="00D845A8">
      <w:pPr>
        <w:pStyle w:val="DefinitionTerm"/>
        <w:rPr>
          <w:del w:id="2745" w:author="Johannes Zauner" w:date="2025-12-12T20:25:00Z" w16du:dateUtc="2025-12-12T19:25:00Z"/>
          <w:rFonts w:ascii="Arial" w:hAnsi="Arial" w:cs="Arial"/>
          <w:b w:val="0"/>
          <w:bCs/>
          <w:rPrChange w:id="2746" w:author="Johannes Zauner" w:date="2025-12-12T20:25:00Z" w16du:dateUtc="2025-12-12T19:25:00Z">
            <w:rPr>
              <w:del w:id="2747" w:author="Johannes Zauner" w:date="2025-12-12T20:25:00Z" w16du:dateUtc="2025-12-12T19:25:00Z"/>
              <w:rFonts w:ascii="Arial" w:hAnsi="Arial" w:cs="Arial"/>
            </w:rPr>
          </w:rPrChange>
        </w:rPr>
      </w:pPr>
      <w:r w:rsidRPr="00C673E9">
        <w:rPr>
          <w:rFonts w:ascii="Arial" w:hAnsi="Arial" w:cs="Arial"/>
        </w:rPr>
        <w:t>Line 3</w:t>
      </w:r>
      <w:ins w:id="2748" w:author="Johannes Zauner" w:date="2025-12-12T20:25:00Z" w16du:dateUtc="2025-12-12T19:25:00Z">
        <w:r w:rsidR="00A118CF">
          <w:rPr>
            <w:rFonts w:ascii="Arial" w:hAnsi="Arial" w:cs="Arial"/>
          </w:rPr>
          <w:t xml:space="preserve"> </w:t>
        </w:r>
      </w:ins>
    </w:p>
    <w:p w14:paraId="5BC75639" w14:textId="77777777" w:rsidR="007C0A0D" w:rsidRPr="00A118CF" w:rsidRDefault="007C0A0D" w:rsidP="00A118CF">
      <w:pPr>
        <w:pStyle w:val="DefinitionTerm"/>
        <w:rPr>
          <w:b w:val="0"/>
          <w:bCs/>
          <w:rPrChange w:id="2749" w:author="Johannes Zauner" w:date="2025-12-12T20:25:00Z" w16du:dateUtc="2025-12-12T19:25:00Z">
            <w:rPr/>
          </w:rPrChange>
        </w:rPr>
        <w:pPrChange w:id="2750" w:author="Johannes Zauner" w:date="2025-12-12T20:25:00Z" w16du:dateUtc="2025-12-12T19:25:00Z">
          <w:pPr>
            <w:pStyle w:val="Definition"/>
            <w:spacing w:after="0"/>
          </w:pPr>
        </w:pPrChange>
      </w:pPr>
      <w:r w:rsidRPr="00A118CF">
        <w:rPr>
          <w:b w:val="0"/>
          <w:bCs/>
          <w:rPrChange w:id="2751" w:author="Johannes Zauner" w:date="2025-12-12T20:25:00Z" w16du:dateUtc="2025-12-12T19:25:00Z">
            <w:rPr/>
          </w:rPrChange>
        </w:rPr>
        <w:t>Log transform with zero handling (base 10)</w:t>
      </w:r>
    </w:p>
    <w:p w14:paraId="0943B9A1" w14:textId="74622E4E" w:rsidR="007C0A0D" w:rsidRPr="00A118CF" w:rsidDel="00A118CF" w:rsidRDefault="007C0A0D" w:rsidP="00D845A8">
      <w:pPr>
        <w:pStyle w:val="DefinitionTerm"/>
        <w:rPr>
          <w:del w:id="2752" w:author="Johannes Zauner" w:date="2025-12-12T20:25:00Z" w16du:dateUtc="2025-12-12T19:25:00Z"/>
          <w:rFonts w:ascii="Arial" w:hAnsi="Arial" w:cs="Arial"/>
          <w:b w:val="0"/>
          <w:bCs/>
          <w:rPrChange w:id="2753" w:author="Johannes Zauner" w:date="2025-12-12T20:25:00Z" w16du:dateUtc="2025-12-12T19:25:00Z">
            <w:rPr>
              <w:del w:id="2754" w:author="Johannes Zauner" w:date="2025-12-12T20:25:00Z" w16du:dateUtc="2025-12-12T19:25:00Z"/>
              <w:rFonts w:ascii="Arial" w:hAnsi="Arial" w:cs="Arial"/>
            </w:rPr>
          </w:rPrChange>
        </w:rPr>
      </w:pPr>
      <w:r w:rsidRPr="00C673E9">
        <w:rPr>
          <w:rFonts w:ascii="Arial" w:hAnsi="Arial" w:cs="Arial"/>
        </w:rPr>
        <w:t>Line 5</w:t>
      </w:r>
      <w:ins w:id="2755" w:author="Johannes Zauner" w:date="2025-12-12T20:25:00Z" w16du:dateUtc="2025-12-12T19:25:00Z">
        <w:r w:rsidR="00A118CF">
          <w:rPr>
            <w:rFonts w:ascii="Arial" w:hAnsi="Arial" w:cs="Arial"/>
          </w:rPr>
          <w:t xml:space="preserve"> </w:t>
        </w:r>
      </w:ins>
    </w:p>
    <w:p w14:paraId="0634FEB4" w14:textId="77777777" w:rsidR="007C0A0D" w:rsidRPr="00A118CF" w:rsidRDefault="007C0A0D" w:rsidP="00A118CF">
      <w:pPr>
        <w:pStyle w:val="DefinitionTerm"/>
        <w:rPr>
          <w:b w:val="0"/>
          <w:bCs/>
          <w:rPrChange w:id="2756" w:author="Johannes Zauner" w:date="2025-12-12T20:25:00Z" w16du:dateUtc="2025-12-12T19:25:00Z">
            <w:rPr/>
          </w:rPrChange>
        </w:rPr>
        <w:pPrChange w:id="2757" w:author="Johannes Zauner" w:date="2025-12-12T20:25:00Z" w16du:dateUtc="2025-12-12T19:25:00Z">
          <w:pPr>
            <w:pStyle w:val="Definition"/>
            <w:spacing w:after="0"/>
          </w:pPr>
        </w:pPrChange>
      </w:pPr>
      <w:r w:rsidRPr="00A118CF">
        <w:rPr>
          <w:b w:val="0"/>
          <w:bCs/>
          <w:rPrChange w:id="2758" w:author="Johannes Zauner" w:date="2025-12-12T20:25:00Z" w16du:dateUtc="2025-12-12T19:25:00Z">
            <w:rPr/>
          </w:rPrChange>
        </w:rPr>
        <w:t>Calculate daily mean of log-lux</w:t>
      </w:r>
    </w:p>
    <w:p w14:paraId="3A1BEF1F" w14:textId="77777777" w:rsidR="007C0A0D" w:rsidRPr="00C673E9" w:rsidDel="00A118CF" w:rsidRDefault="007C0A0D" w:rsidP="00D845A8">
      <w:pPr>
        <w:pStyle w:val="DefinitionTerm"/>
        <w:rPr>
          <w:del w:id="2759" w:author="Johannes Zauner" w:date="2025-12-12T20:25:00Z" w16du:dateUtc="2025-12-12T19:25:00Z"/>
          <w:rFonts w:ascii="Arial" w:hAnsi="Arial" w:cs="Arial"/>
        </w:rPr>
      </w:pPr>
      <w:r w:rsidRPr="00C673E9">
        <w:rPr>
          <w:rFonts w:ascii="Arial" w:hAnsi="Arial" w:cs="Arial"/>
        </w:rPr>
        <w:t>Line 6</w:t>
      </w:r>
    </w:p>
    <w:p w14:paraId="5CB146C9" w14:textId="4C9A0099" w:rsidR="007C0A0D" w:rsidRDefault="00A118CF" w:rsidP="00A118CF">
      <w:pPr>
        <w:pStyle w:val="DefinitionTerm"/>
        <w:rPr>
          <w:ins w:id="2760" w:author="Johannes Zauner" w:date="2025-12-12T20:25:00Z" w16du:dateUtc="2025-12-12T19:25:00Z"/>
          <w:b w:val="0"/>
          <w:bCs/>
        </w:rPr>
      </w:pPr>
      <w:ins w:id="2761" w:author="Johannes Zauner" w:date="2025-12-12T20:25:00Z" w16du:dateUtc="2025-12-12T19:25:00Z">
        <w:r>
          <w:t xml:space="preserve"> </w:t>
        </w:r>
      </w:ins>
      <w:r w:rsidR="007C0A0D" w:rsidRPr="00A118CF">
        <w:rPr>
          <w:b w:val="0"/>
          <w:bCs/>
          <w:rPrChange w:id="2762" w:author="Johannes Zauner" w:date="2025-12-12T20:25:00Z" w16du:dateUtc="2025-12-12T19:25:00Z">
            <w:rPr/>
          </w:rPrChange>
        </w:rPr>
        <w:t>Back-transform to lux</w:t>
      </w:r>
    </w:p>
    <w:p w14:paraId="5A122782" w14:textId="77777777" w:rsidR="00A118CF" w:rsidRPr="00A118CF" w:rsidRDefault="00A118CF" w:rsidP="00A118CF">
      <w:pPr>
        <w:pStyle w:val="Definition"/>
        <w:pPrChange w:id="2763" w:author="Johannes Zauner" w:date="2025-12-12T20:25:00Z" w16du:dateUtc="2025-12-12T19:25:00Z">
          <w:pPr>
            <w:pStyle w:val="Definition"/>
            <w:spacing w:after="0"/>
          </w:pPr>
        </w:pPrChange>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7C0A0D" w:rsidRPr="00C673E9" w14:paraId="6A6D4759" w14:textId="22E4D4D3" w:rsidTr="00D845A8">
        <w:trPr>
          <w:cantSplit/>
          <w:tblHeader/>
          <w:jc w:val="center"/>
        </w:trPr>
        <w:tc>
          <w:tcPr>
            <w:tcW w:w="1276" w:type="dxa"/>
            <w:tcBorders>
              <w:bottom w:val="single" w:sz="4" w:space="0" w:color="auto"/>
            </w:tcBorders>
          </w:tcPr>
          <w:p w14:paraId="17F574A6" w14:textId="77777777" w:rsidR="007C0A0D" w:rsidRPr="00D845A8" w:rsidRDefault="007C0A0D" w:rsidP="0047611C">
            <w:pPr>
              <w:pStyle w:val="ImageCaption"/>
              <w:spacing w:before="200"/>
              <w:rPr>
                <w:ins w:id="2764" w:author="zusammenlegung" w:date="2025-12-12T19:01:00Z" w16du:dateUtc="2025-12-12T18:01:00Z"/>
              </w:rPr>
            </w:pPr>
            <w:bookmarkStart w:id="2765" w:name="tbl-lightexposure2"/>
            <w:ins w:id="2766" w:author="zusammenlegung" w:date="2025-12-12T19:01:00Z" w16du:dateUtc="2025-12-12T18:01:00Z">
              <w:r w:rsidRPr="00D845A8">
                <w:lastRenderedPageBreak/>
                <w:t>Table 10: Mean light exposure per day (after logarithmic transformation to account for zero inflation and skewness)</w:t>
              </w:r>
            </w:ins>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7C81C334" w14:textId="77777777" w:rsidTr="00D845A8">
              <w:trPr>
                <w:cantSplit/>
                <w:tblHeader/>
                <w:jc w:val="center"/>
                <w:ins w:id="2767" w:author="zusammenlegung" w:date="2025-12-12T19:01:00Z" w16du:dateUtc="2025-12-12T18:01:00Z"/>
              </w:trPr>
              <w:tc>
                <w:tcPr>
                  <w:tcW w:w="360" w:type="dxa"/>
                </w:tcPr>
                <w:p w14:paraId="3E88BFCC" w14:textId="77777777" w:rsidR="007C0A0D" w:rsidRPr="00C673E9" w:rsidRDefault="007C0A0D" w:rsidP="0047611C">
                  <w:pPr>
                    <w:keepNext/>
                    <w:spacing w:after="60"/>
                    <w:rPr>
                      <w:ins w:id="2768" w:author="zusammenlegung" w:date="2025-12-12T19:01:00Z" w16du:dateUtc="2025-12-12T18:01:00Z"/>
                      <w:rFonts w:ascii="Arial" w:hAnsi="Arial" w:cs="Arial"/>
                    </w:rPr>
                  </w:pPr>
                  <w:ins w:id="2769" w:author="zusammenlegung" w:date="2025-12-12T19:01:00Z" w16du:dateUtc="2025-12-12T18:01:00Z">
                    <w:r w:rsidRPr="00C673E9">
                      <w:rPr>
                        <w:rFonts w:ascii="Arial" w:hAnsi="Arial" w:cs="Arial"/>
                      </w:rPr>
                      <w:t>Date</w:t>
                    </w:r>
                  </w:ins>
                </w:p>
              </w:tc>
              <w:tc>
                <w:tcPr>
                  <w:tcW w:w="360" w:type="dxa"/>
                </w:tcPr>
                <w:p w14:paraId="1F32D77E" w14:textId="77777777" w:rsidR="007C0A0D" w:rsidRPr="00C673E9" w:rsidRDefault="007C0A0D" w:rsidP="0047611C">
                  <w:pPr>
                    <w:keepNext/>
                    <w:spacing w:after="60"/>
                    <w:jc w:val="right"/>
                    <w:rPr>
                      <w:ins w:id="2770" w:author="zusammenlegung" w:date="2025-12-12T19:01:00Z" w16du:dateUtc="2025-12-12T18:01:00Z"/>
                      <w:rFonts w:ascii="Arial" w:hAnsi="Arial" w:cs="Arial"/>
                    </w:rPr>
                  </w:pPr>
                  <w:ins w:id="2771" w:author="zusammenlegung" w:date="2025-12-12T19:01:00Z" w16du:dateUtc="2025-12-12T18:01:00Z">
                    <w:r w:rsidRPr="00C673E9">
                      <w:rPr>
                        <w:rFonts w:ascii="Arial" w:hAnsi="Arial" w:cs="Arial"/>
                      </w:rPr>
                      <w:t>Mean photopic illuminance (lx)</w:t>
                    </w:r>
                  </w:ins>
                </w:p>
              </w:tc>
            </w:tr>
            <w:tr w:rsidR="007C0A0D" w:rsidRPr="00C673E9" w14:paraId="121DD58A" w14:textId="77777777" w:rsidTr="00D845A8">
              <w:trPr>
                <w:cantSplit/>
                <w:jc w:val="center"/>
                <w:ins w:id="2772" w:author="zusammenlegung" w:date="2025-12-12T19:01:00Z" w16du:dateUtc="2025-12-12T18:01:00Z"/>
              </w:trPr>
              <w:tc>
                <w:tcPr>
                  <w:tcW w:w="720" w:type="dxa"/>
                  <w:gridSpan w:val="2"/>
                  <w:tcMar>
                    <w:top w:w="25" w:type="dxa"/>
                  </w:tcMar>
                </w:tcPr>
                <w:p w14:paraId="192A9835" w14:textId="77777777" w:rsidR="007C0A0D" w:rsidRPr="00C673E9" w:rsidRDefault="007C0A0D" w:rsidP="0047611C">
                  <w:pPr>
                    <w:keepNext/>
                    <w:spacing w:after="60"/>
                    <w:rPr>
                      <w:ins w:id="2773" w:author="zusammenlegung" w:date="2025-12-12T19:01:00Z" w16du:dateUtc="2025-12-12T18:01:00Z"/>
                      <w:rFonts w:ascii="Arial" w:hAnsi="Arial" w:cs="Arial"/>
                    </w:rPr>
                  </w:pPr>
                  <w:ins w:id="2774" w:author="zusammenlegung" w:date="2025-12-12T19:01:00Z" w16du:dateUtc="2025-12-12T18:01:00Z">
                    <w:r w:rsidRPr="00C673E9">
                      <w:rPr>
                        <w:rFonts w:ascii="Arial" w:hAnsi="Arial" w:cs="Arial"/>
                      </w:rPr>
                      <w:t>VEET</w:t>
                    </w:r>
                  </w:ins>
                </w:p>
              </w:tc>
            </w:tr>
            <w:tr w:rsidR="007C0A0D" w:rsidRPr="00C673E9" w14:paraId="7AB78FC9" w14:textId="77777777" w:rsidTr="00D845A8">
              <w:trPr>
                <w:cantSplit/>
                <w:jc w:val="center"/>
                <w:ins w:id="2775" w:author="zusammenlegung" w:date="2025-12-12T19:01:00Z" w16du:dateUtc="2025-12-12T18:01:00Z"/>
              </w:trPr>
              <w:tc>
                <w:tcPr>
                  <w:tcW w:w="360" w:type="dxa"/>
                </w:tcPr>
                <w:p w14:paraId="1D95D006" w14:textId="77777777" w:rsidR="007C0A0D" w:rsidRPr="00C673E9" w:rsidRDefault="007C0A0D" w:rsidP="0047611C">
                  <w:pPr>
                    <w:keepNext/>
                    <w:spacing w:after="60"/>
                    <w:rPr>
                      <w:ins w:id="2776" w:author="zusammenlegung" w:date="2025-12-12T19:01:00Z" w16du:dateUtc="2025-12-12T18:01:00Z"/>
                      <w:rFonts w:ascii="Arial" w:hAnsi="Arial" w:cs="Arial"/>
                    </w:rPr>
                  </w:pPr>
                  <w:ins w:id="2777" w:author="zusammenlegung" w:date="2025-12-12T19:01:00Z" w16du:dateUtc="2025-12-12T18:01:00Z">
                    <w:r w:rsidRPr="00C673E9">
                      <w:rPr>
                        <w:rFonts w:ascii="Arial" w:hAnsi="Arial" w:cs="Arial"/>
                      </w:rPr>
                      <w:t>Mean daily</w:t>
                    </w:r>
                  </w:ins>
                </w:p>
              </w:tc>
              <w:tc>
                <w:tcPr>
                  <w:tcW w:w="360" w:type="dxa"/>
                </w:tcPr>
                <w:p w14:paraId="175A3532" w14:textId="77777777" w:rsidR="007C0A0D" w:rsidRPr="00C673E9" w:rsidRDefault="007C0A0D" w:rsidP="0047611C">
                  <w:pPr>
                    <w:keepNext/>
                    <w:spacing w:after="60"/>
                    <w:jc w:val="right"/>
                    <w:rPr>
                      <w:ins w:id="2778" w:author="zusammenlegung" w:date="2025-12-12T19:01:00Z" w16du:dateUtc="2025-12-12T18:01:00Z"/>
                      <w:rFonts w:ascii="Arial" w:hAnsi="Arial" w:cs="Arial"/>
                    </w:rPr>
                  </w:pPr>
                  <w:ins w:id="2779" w:author="zusammenlegung" w:date="2025-12-12T19:01:00Z" w16du:dateUtc="2025-12-12T18:01:00Z">
                    <w:r w:rsidRPr="00C673E9">
                      <w:rPr>
                        <w:rFonts w:ascii="Arial" w:hAnsi="Arial" w:cs="Arial"/>
                      </w:rPr>
                      <w:t>57.0</w:t>
                    </w:r>
                  </w:ins>
                </w:p>
              </w:tc>
            </w:tr>
            <w:tr w:rsidR="007C0A0D" w:rsidRPr="00C673E9" w14:paraId="3D7757A0" w14:textId="77777777" w:rsidTr="00D845A8">
              <w:trPr>
                <w:cantSplit/>
                <w:jc w:val="center"/>
                <w:ins w:id="2780" w:author="zusammenlegung" w:date="2025-12-12T19:01:00Z" w16du:dateUtc="2025-12-12T18:01:00Z"/>
              </w:trPr>
              <w:tc>
                <w:tcPr>
                  <w:tcW w:w="360" w:type="dxa"/>
                </w:tcPr>
                <w:p w14:paraId="6F13FCF1" w14:textId="77777777" w:rsidR="007C0A0D" w:rsidRPr="00C673E9" w:rsidRDefault="007C0A0D" w:rsidP="0047611C">
                  <w:pPr>
                    <w:keepNext/>
                    <w:spacing w:after="60"/>
                    <w:rPr>
                      <w:ins w:id="2781" w:author="zusammenlegung" w:date="2025-12-12T19:01:00Z" w16du:dateUtc="2025-12-12T18:01:00Z"/>
                      <w:rFonts w:ascii="Arial" w:hAnsi="Arial" w:cs="Arial"/>
                    </w:rPr>
                  </w:pPr>
                  <w:ins w:id="2782" w:author="zusammenlegung" w:date="2025-12-12T19:01:00Z" w16du:dateUtc="2025-12-12T18:01:00Z">
                    <w:r w:rsidRPr="00C673E9">
                      <w:rPr>
                        <w:rFonts w:ascii="Arial" w:hAnsi="Arial" w:cs="Arial"/>
                      </w:rPr>
                      <w:lastRenderedPageBreak/>
                      <w:t>Weekday</w:t>
                    </w:r>
                  </w:ins>
                </w:p>
              </w:tc>
              <w:tc>
                <w:tcPr>
                  <w:tcW w:w="360" w:type="dxa"/>
                </w:tcPr>
                <w:p w14:paraId="6CDB8B2E" w14:textId="77777777" w:rsidR="007C0A0D" w:rsidRPr="00C673E9" w:rsidRDefault="007C0A0D" w:rsidP="0047611C">
                  <w:pPr>
                    <w:keepNext/>
                    <w:spacing w:after="60"/>
                    <w:jc w:val="right"/>
                    <w:rPr>
                      <w:ins w:id="2783" w:author="zusammenlegung" w:date="2025-12-12T19:01:00Z" w16du:dateUtc="2025-12-12T18:01:00Z"/>
                      <w:rFonts w:ascii="Arial" w:hAnsi="Arial" w:cs="Arial"/>
                    </w:rPr>
                  </w:pPr>
                  <w:ins w:id="2784" w:author="zusammenlegung" w:date="2025-12-12T19:01:00Z" w16du:dateUtc="2025-12-12T18:01:00Z">
                    <w:r w:rsidRPr="00C673E9">
                      <w:rPr>
                        <w:rFonts w:ascii="Arial" w:hAnsi="Arial" w:cs="Arial"/>
                      </w:rPr>
                      <w:t>70.1</w:t>
                    </w:r>
                  </w:ins>
                </w:p>
              </w:tc>
            </w:tr>
            <w:tr w:rsidR="007C0A0D" w:rsidRPr="00C673E9" w14:paraId="72D207CE" w14:textId="77777777" w:rsidTr="00D845A8">
              <w:trPr>
                <w:cantSplit/>
                <w:jc w:val="center"/>
                <w:ins w:id="2785" w:author="zusammenlegung" w:date="2025-12-12T19:01:00Z" w16du:dateUtc="2025-12-12T18:01:00Z"/>
              </w:trPr>
              <w:tc>
                <w:tcPr>
                  <w:tcW w:w="360" w:type="dxa"/>
                </w:tcPr>
                <w:p w14:paraId="26696EF7" w14:textId="77777777" w:rsidR="007C0A0D" w:rsidRPr="00C673E9" w:rsidRDefault="007C0A0D" w:rsidP="0047611C">
                  <w:pPr>
                    <w:keepNext/>
                    <w:spacing w:after="60"/>
                    <w:rPr>
                      <w:ins w:id="2786" w:author="zusammenlegung" w:date="2025-12-12T19:01:00Z" w16du:dateUtc="2025-12-12T18:01:00Z"/>
                      <w:rFonts w:ascii="Arial" w:hAnsi="Arial" w:cs="Arial"/>
                    </w:rPr>
                  </w:pPr>
                  <w:ins w:id="2787" w:author="zusammenlegung" w:date="2025-12-12T19:01:00Z" w16du:dateUtc="2025-12-12T18:01:00Z">
                    <w:r w:rsidRPr="00C673E9">
                      <w:rPr>
                        <w:rFonts w:ascii="Arial" w:hAnsi="Arial" w:cs="Arial"/>
                      </w:rPr>
                      <w:t>Weekend</w:t>
                    </w:r>
                  </w:ins>
                </w:p>
              </w:tc>
              <w:tc>
                <w:tcPr>
                  <w:tcW w:w="360" w:type="dxa"/>
                </w:tcPr>
                <w:p w14:paraId="35D2CB67" w14:textId="77777777" w:rsidR="007C0A0D" w:rsidRPr="00C673E9" w:rsidRDefault="007C0A0D" w:rsidP="0047611C">
                  <w:pPr>
                    <w:keepNext/>
                    <w:spacing w:after="60"/>
                    <w:jc w:val="right"/>
                    <w:rPr>
                      <w:ins w:id="2788" w:author="zusammenlegung" w:date="2025-12-12T19:01:00Z" w16du:dateUtc="2025-12-12T18:01:00Z"/>
                      <w:rFonts w:ascii="Arial" w:hAnsi="Arial" w:cs="Arial"/>
                    </w:rPr>
                  </w:pPr>
                  <w:ins w:id="2789" w:author="zusammenlegung" w:date="2025-12-12T19:01:00Z" w16du:dateUtc="2025-12-12T18:01:00Z">
                    <w:r w:rsidRPr="00C673E9">
                      <w:rPr>
                        <w:rFonts w:ascii="Arial" w:hAnsi="Arial" w:cs="Arial"/>
                      </w:rPr>
                      <w:t>33.9</w:t>
                    </w:r>
                  </w:ins>
                </w:p>
              </w:tc>
            </w:tr>
            <w:bookmarkEnd w:id="2765"/>
          </w:tbl>
          <w:p w14:paraId="7E825E6C" w14:textId="77777777" w:rsidR="007C0A0D" w:rsidRPr="00D845A8" w:rsidRDefault="007C0A0D" w:rsidP="00D845A8">
            <w:pPr>
              <w:rPr>
                <w:b/>
              </w:rPr>
            </w:pPr>
          </w:p>
        </w:tc>
        <w:tc>
          <w:tcPr>
            <w:tcW w:w="3119" w:type="dxa"/>
            <w:tcBorders>
              <w:bottom w:val="single" w:sz="4" w:space="0" w:color="auto"/>
            </w:tcBorders>
            <w:cellDel w:id="2790" w:author="zusammenlegung" w:date="2025-12-12T19:01:00Z"/>
          </w:tcPr>
          <w:p w14:paraId="1FE0FF26" w14:textId="77777777" w:rsidR="002D5A5F" w:rsidRPr="000E047D" w:rsidRDefault="002D5A5F" w:rsidP="002D5A5F">
            <w:pPr>
              <w:rPr>
                <w:b/>
                <w:bCs/>
              </w:rPr>
            </w:pPr>
            <w:del w:id="2791" w:author="zusammenlegung" w:date="2025-12-12T19:01:00Z" w16du:dateUtc="2025-12-12T18:01:00Z">
              <w:r w:rsidRPr="000E047D">
                <w:rPr>
                  <w:b/>
                  <w:bCs/>
                </w:rPr>
                <w:lastRenderedPageBreak/>
                <w:delText>Mean photopic illuminance (lx)</w:delText>
              </w:r>
            </w:del>
          </w:p>
        </w:tc>
      </w:tr>
    </w:tbl>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2D5A5F" w:rsidRPr="000E047D" w14:paraId="2E2B8764" w14:textId="77777777" w:rsidTr="006B2402">
        <w:trPr>
          <w:cantSplit/>
          <w:jc w:val="center"/>
          <w:del w:id="2792" w:author="zusammenlegung" w:date="2025-12-12T19:01:00Z" w16du:dateUtc="2025-12-12T18:01:00Z"/>
        </w:trPr>
        <w:tc>
          <w:tcPr>
            <w:tcW w:w="1276" w:type="dxa"/>
            <w:tcBorders>
              <w:top w:val="single" w:sz="4" w:space="0" w:color="auto"/>
            </w:tcBorders>
          </w:tcPr>
          <w:p w14:paraId="145A3590" w14:textId="77777777" w:rsidR="002D5A5F" w:rsidRPr="000E047D" w:rsidRDefault="002D5A5F" w:rsidP="002D5A5F">
            <w:pPr>
              <w:rPr>
                <w:del w:id="2793" w:author="zusammenlegung" w:date="2025-12-12T19:01:00Z" w16du:dateUtc="2025-12-12T18:01:00Z"/>
              </w:rPr>
            </w:pPr>
            <w:del w:id="2794" w:author="zusammenlegung" w:date="2025-12-12T19:01:00Z" w16du:dateUtc="2025-12-12T18:01:00Z">
              <w:r w:rsidRPr="000E047D">
                <w:delText>Mean daily</w:delText>
              </w:r>
            </w:del>
          </w:p>
        </w:tc>
        <w:tc>
          <w:tcPr>
            <w:tcW w:w="3119" w:type="dxa"/>
            <w:tcBorders>
              <w:top w:val="single" w:sz="4" w:space="0" w:color="auto"/>
            </w:tcBorders>
          </w:tcPr>
          <w:p w14:paraId="63C59680" w14:textId="77777777" w:rsidR="002D5A5F" w:rsidRPr="000E047D" w:rsidRDefault="002D5A5F" w:rsidP="000E047D">
            <w:pPr>
              <w:jc w:val="center"/>
              <w:rPr>
                <w:del w:id="2795" w:author="zusammenlegung" w:date="2025-12-12T19:01:00Z" w16du:dateUtc="2025-12-12T18:01:00Z"/>
              </w:rPr>
            </w:pPr>
            <w:del w:id="2796" w:author="zusammenlegung" w:date="2025-12-12T19:01:00Z" w16du:dateUtc="2025-12-12T18:01:00Z">
              <w:r w:rsidRPr="000E047D">
                <w:delText>6.3</w:delText>
              </w:r>
            </w:del>
          </w:p>
        </w:tc>
      </w:tr>
      <w:tr w:rsidR="002D5A5F" w:rsidRPr="000E047D" w14:paraId="39DC3624" w14:textId="77777777" w:rsidTr="000E047D">
        <w:trPr>
          <w:cantSplit/>
          <w:trHeight w:val="64"/>
          <w:jc w:val="center"/>
          <w:del w:id="2797" w:author="zusammenlegung" w:date="2025-12-12T19:01:00Z" w16du:dateUtc="2025-12-12T18:01:00Z"/>
        </w:trPr>
        <w:tc>
          <w:tcPr>
            <w:tcW w:w="1276" w:type="dxa"/>
          </w:tcPr>
          <w:p w14:paraId="56F5C777" w14:textId="77777777" w:rsidR="002D5A5F" w:rsidRPr="000E047D" w:rsidRDefault="002D5A5F" w:rsidP="002D5A5F">
            <w:pPr>
              <w:rPr>
                <w:del w:id="2798" w:author="zusammenlegung" w:date="2025-12-12T19:01:00Z" w16du:dateUtc="2025-12-12T18:01:00Z"/>
              </w:rPr>
            </w:pPr>
            <w:del w:id="2799" w:author="zusammenlegung" w:date="2025-12-12T19:01:00Z" w16du:dateUtc="2025-12-12T18:01:00Z">
              <w:r w:rsidRPr="000E047D">
                <w:delText>Weekday</w:delText>
              </w:r>
            </w:del>
          </w:p>
        </w:tc>
        <w:tc>
          <w:tcPr>
            <w:tcW w:w="3119" w:type="dxa"/>
          </w:tcPr>
          <w:p w14:paraId="2DF20CA7" w14:textId="77777777" w:rsidR="002D5A5F" w:rsidRPr="000E047D" w:rsidRDefault="002D5A5F" w:rsidP="000E047D">
            <w:pPr>
              <w:jc w:val="center"/>
              <w:rPr>
                <w:del w:id="2800" w:author="zusammenlegung" w:date="2025-12-12T19:01:00Z" w16du:dateUtc="2025-12-12T18:01:00Z"/>
              </w:rPr>
            </w:pPr>
            <w:del w:id="2801" w:author="zusammenlegung" w:date="2025-12-12T19:01:00Z" w16du:dateUtc="2025-12-12T18:01:00Z">
              <w:r w:rsidRPr="000E047D">
                <w:delText>7.9</w:delText>
              </w:r>
            </w:del>
          </w:p>
        </w:tc>
      </w:tr>
      <w:tr w:rsidR="002D5A5F" w:rsidRPr="000E047D" w14:paraId="658F58E7" w14:textId="77777777" w:rsidTr="000E047D">
        <w:trPr>
          <w:cantSplit/>
          <w:jc w:val="center"/>
          <w:del w:id="2802" w:author="zusammenlegung" w:date="2025-12-12T19:01:00Z" w16du:dateUtc="2025-12-12T18:01:00Z"/>
        </w:trPr>
        <w:tc>
          <w:tcPr>
            <w:tcW w:w="1276" w:type="dxa"/>
          </w:tcPr>
          <w:p w14:paraId="5015C3E4" w14:textId="77777777" w:rsidR="002D5A5F" w:rsidRPr="000E047D" w:rsidRDefault="002D5A5F" w:rsidP="002D5A5F">
            <w:pPr>
              <w:rPr>
                <w:del w:id="2803" w:author="zusammenlegung" w:date="2025-12-12T19:01:00Z" w16du:dateUtc="2025-12-12T18:01:00Z"/>
              </w:rPr>
            </w:pPr>
            <w:del w:id="2804" w:author="zusammenlegung" w:date="2025-12-12T19:01:00Z" w16du:dateUtc="2025-12-12T18:01:00Z">
              <w:r w:rsidRPr="000E047D">
                <w:delText>Weekend</w:delText>
              </w:r>
            </w:del>
          </w:p>
        </w:tc>
        <w:tc>
          <w:tcPr>
            <w:tcW w:w="3119" w:type="dxa"/>
          </w:tcPr>
          <w:p w14:paraId="6E08E03C" w14:textId="77777777" w:rsidR="002D5A5F" w:rsidRPr="000E047D" w:rsidRDefault="002D5A5F" w:rsidP="000E047D">
            <w:pPr>
              <w:jc w:val="center"/>
              <w:rPr>
                <w:del w:id="2805" w:author="zusammenlegung" w:date="2025-12-12T19:01:00Z" w16du:dateUtc="2025-12-12T18:01:00Z"/>
              </w:rPr>
            </w:pPr>
            <w:del w:id="2806" w:author="zusammenlegung" w:date="2025-12-12T19:01:00Z" w16du:dateUtc="2025-12-12T18:01:00Z">
              <w:r w:rsidRPr="000E047D">
                <w:delText>3.5</w:delText>
              </w:r>
            </w:del>
          </w:p>
        </w:tc>
      </w:tr>
    </w:tbl>
    <w:p w14:paraId="4752808A" w14:textId="77777777" w:rsidR="006226B7" w:rsidDel="007935BC" w:rsidRDefault="006226B7" w:rsidP="007C0A0D">
      <w:pPr>
        <w:pStyle w:val="berschrift4"/>
        <w:rPr>
          <w:del w:id="2807" w:author="zusammenlegung" w:date="2025-12-12T19:01:00Z" w16du:dateUtc="2025-12-12T18:01:00Z"/>
        </w:rPr>
      </w:pPr>
      <w:del w:id="2808" w:author="zusammenlegung" w:date="2025-12-12T19:01:00Z" w16du:dateUtc="2025-12-12T18:01:00Z">
        <w:r>
          <w:delText>Table 10: Mean light exposure per day (after logarithmic transformation to account for zero inflation and skewness)</w:delText>
        </w:r>
      </w:del>
    </w:p>
    <w:p w14:paraId="18E4C83F" w14:textId="77777777" w:rsidR="007935BC" w:rsidRPr="007935BC" w:rsidRDefault="007935BC" w:rsidP="007935BC">
      <w:pPr>
        <w:rPr>
          <w:ins w:id="2809" w:author="Johannes Zauner" w:date="2025-12-12T20:25:00Z" w16du:dateUtc="2025-12-12T19:25:00Z"/>
        </w:rPr>
        <w:pPrChange w:id="2810" w:author="Johannes Zauner" w:date="2025-12-12T20:25:00Z" w16du:dateUtc="2025-12-12T19:25:00Z">
          <w:pPr>
            <w:pStyle w:val="ImageCaption"/>
            <w:spacing w:before="200"/>
          </w:pPr>
        </w:pPrChange>
      </w:pPr>
    </w:p>
    <w:p w14:paraId="7D5713BE" w14:textId="77777777" w:rsidR="007C0A0D" w:rsidRPr="00C673E9" w:rsidRDefault="007C0A0D" w:rsidP="007C0A0D">
      <w:pPr>
        <w:pStyle w:val="berschrift4"/>
      </w:pPr>
      <w:bookmarkStart w:id="2811" w:name="sec-outdoorlight"/>
      <w:bookmarkEnd w:id="2656"/>
      <w:r w:rsidRPr="00C673E9">
        <w:t>Duration in high-light (outdoor) conditions</w:t>
      </w:r>
    </w:p>
    <w:p w14:paraId="109D6E3E" w14:textId="5B6B2DB4" w:rsidR="007C0A0D" w:rsidRPr="00D845A8" w:rsidRDefault="007C0A0D" w:rsidP="007C0A0D">
      <w:pPr>
        <w:pStyle w:val="FirstParagraph"/>
      </w:pPr>
      <w:r w:rsidRPr="00D845A8">
        <w:t>Another important metric is the amount of time spent under bright light, often used as a proxy for outdoor exposure. We define thresholds corresponding to outdoor light levels (e.g</w:t>
      </w:r>
      <w:del w:id="2812" w:author="zusammenlegung" w:date="2025-12-12T19:01:00Z" w16du:dateUtc="2025-12-12T18:01:00Z">
        <w:r w:rsidR="001A1841">
          <w:delText xml:space="preserve">., </w:delText>
        </w:r>
      </w:del>
      <w:ins w:id="2813" w:author="zusammenlegung" w:date="2025-12-12T19:01:00Z" w16du:dateUtc="2025-12-12T18:01:00Z">
        <w:r w:rsidRPr="00C673E9">
          <w:rPr>
            <w:rFonts w:ascii="Arial" w:hAnsi="Arial" w:cs="Arial"/>
          </w:rPr>
          <w:t>. </w:t>
        </w:r>
      </w:ins>
      <w:r w:rsidRPr="00D845A8">
        <w:t>1000 lx and above). Here, we categorize each 5-second interval of illuminance into bands: Outdoor bright (≥1000 lx), Outdoor very bright (≥2000 lx), and Outdoor extremely bright (≥3000 lx). We then sum the duration in each category per day.</w:t>
      </w:r>
      <w:del w:id="2814" w:author="zusammenlegung" w:date="2025-12-12T19:01:00Z" w16du:dateUtc="2025-12-12T18:01:00Z">
        <w:r w:rsidR="001A1841">
          <w:delText xml:space="preserve"> We first create a categorical variable for illuminance range:</w:delText>
        </w:r>
      </w:del>
    </w:p>
    <w:p w14:paraId="029AEA90" w14:textId="39C527CF" w:rsidR="007C0A0D" w:rsidRPr="00C673E9" w:rsidRDefault="001A1841" w:rsidP="007C0A0D">
      <w:pPr>
        <w:pStyle w:val="Textkrper"/>
        <w:rPr>
          <w:ins w:id="2815" w:author="zusammenlegung" w:date="2025-12-12T19:01:00Z" w16du:dateUtc="2025-12-12T18:01:00Z"/>
          <w:rFonts w:ascii="Arial" w:hAnsi="Arial" w:cs="Arial"/>
        </w:rPr>
      </w:pPr>
      <w:del w:id="2816" w:author="zusammenlegung" w:date="2025-12-12T19:01:00Z" w16du:dateUtc="2025-12-12T18:01:00Z">
        <w:r>
          <w:rPr>
            <w:rStyle w:val="CommentTok"/>
          </w:rPr>
          <w:delText># Define outdoor illuminance thresholds (in lux)</w:delText>
        </w:r>
        <w:r>
          <w:br/>
        </w:r>
        <w:r>
          <w:rPr>
            <w:rStyle w:val="NormalTok"/>
          </w:rPr>
          <w:delText xml:space="preserve">out_breaks </w:delText>
        </w:r>
        <w:r>
          <w:rPr>
            <w:rStyle w:val="OtherTok"/>
          </w:rPr>
          <w:delText>&lt;-</w:delText>
        </w:r>
        <w:r>
          <w:rPr>
            <w:rStyle w:val="NormalTok"/>
          </w:rPr>
          <w:delText xml:space="preserve"> </w:delText>
        </w:r>
        <w:r>
          <w:rPr>
            <w:rStyle w:val="FunctionTok"/>
          </w:rPr>
          <w:delText>c</w:delText>
        </w:r>
        <w:r>
          <w:rPr>
            <w:rStyle w:val="NormalTok"/>
          </w:rPr>
          <w:delText>(</w:delText>
        </w:r>
        <w:r>
          <w:rPr>
            <w:rStyle w:val="FloatTok"/>
          </w:rPr>
          <w:delText>1e3</w:delText>
        </w:r>
        <w:r>
          <w:rPr>
            <w:rStyle w:val="NormalTok"/>
          </w:rPr>
          <w:delText xml:space="preserve">, </w:delText>
        </w:r>
        <w:r>
          <w:rPr>
            <w:rStyle w:val="FloatTok"/>
          </w:rPr>
          <w:delText>2e3</w:delText>
        </w:r>
        <w:r>
          <w:rPr>
            <w:rStyle w:val="NormalTok"/>
          </w:rPr>
          <w:delText xml:space="preserve">, </w:delText>
        </w:r>
        <w:r>
          <w:rPr>
            <w:rStyle w:val="FloatTok"/>
          </w:rPr>
          <w:delText>3e3</w:delText>
        </w:r>
        <w:r>
          <w:rPr>
            <w:rStyle w:val="NormalTok"/>
          </w:rPr>
          <w:delText xml:space="preserve">, </w:delText>
        </w:r>
        <w:r>
          <w:rPr>
            <w:rStyle w:val="ConstantTok"/>
          </w:rPr>
          <w:delText>Inf</w:delText>
        </w:r>
        <w:r>
          <w:rPr>
            <w:rStyle w:val="NormalTok"/>
          </w:rPr>
          <w:delText>)</w:delText>
        </w:r>
        <w:r>
          <w:br/>
        </w:r>
        <w:r>
          <w:rPr>
            <w:rStyle w:val="NormalTok"/>
          </w:rPr>
          <w:delText xml:space="preserve">out_labels </w:delText>
        </w:r>
        <w:r>
          <w:rPr>
            <w:rStyle w:val="OtherTok"/>
          </w:rPr>
          <w:delText>&lt;-</w:delText>
        </w:r>
        <w:r>
          <w:rPr>
            <w:rStyle w:val="NormalTok"/>
          </w:rPr>
          <w:delText xml:space="preserve"> </w:delText>
        </w:r>
        <w:r>
          <w:rPr>
            <w:rStyle w:val="FunctionTok"/>
          </w:rPr>
          <w:delText>c</w:delText>
        </w:r>
        <w:r>
          <w:rPr>
            <w:rStyle w:val="NormalTok"/>
          </w:rPr>
          <w:delText>(</w:delText>
        </w:r>
      </w:del>
      <w:ins w:id="2817" w:author="zusammenlegung" w:date="2025-12-12T19:01:00Z" w16du:dateUtc="2025-12-12T18:01:00Z">
        <w:r w:rsidR="007C0A0D" w:rsidRPr="00C673E9">
          <w:rPr>
            <w:rFonts w:ascii="Arial" w:hAnsi="Arial" w:cs="Arial"/>
          </w:rP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 (Murukesu, Zauner, and Spitschan 2025). </w:t>
        </w:r>
        <w:r w:rsidR="007C0A0D" w:rsidRPr="00C673E9">
          <w:rPr>
            <w:rFonts w:ascii="Arial" w:hAnsi="Arial" w:cs="Arial"/>
          </w:rPr>
          <w:fldChar w:fldCharType="begin"/>
        </w:r>
        <w:r w:rsidR="007C0A0D" w:rsidRPr="00C673E9">
          <w:rPr>
            <w:rFonts w:ascii="Arial" w:hAnsi="Arial" w:cs="Arial"/>
          </w:rPr>
          <w:instrText>HYPERLINK \l "fig-hist-VEETlight"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Figure 7</w:t>
        </w:r>
        <w:r w:rsidR="007C0A0D" w:rsidRPr="00C673E9">
          <w:rPr>
            <w:rFonts w:ascii="Arial" w:hAnsi="Arial" w:cs="Arial"/>
          </w:rPr>
          <w:fldChar w:fldCharType="end"/>
        </w:r>
        <w:r w:rsidR="007C0A0D" w:rsidRPr="00C673E9">
          <w:rPr>
            <w:rFonts w:ascii="Arial" w:hAnsi="Arial" w:cs="Arial"/>
          </w:rPr>
          <w:t xml:space="preserve"> shows a bimodal distribution, with the right mode representing outdoor lighting conditions. In a 2023 review of light dosimeters to investigate the light-myopia relationship (Hönekopp and Weigelt 2023), 1000 lx was the predominant cutoff value to distinguish indoor vs. outdoor environments. It is not, however, without critique, and both other thresholds (Patterson Gentile et al. 2025) and classification methods are proposed (Tabandeh and Spitschan 2025).</w:t>
        </w:r>
      </w:ins>
    </w:p>
    <w:p w14:paraId="0C2545F8" w14:textId="11804C0B" w:rsidR="007C0A0D" w:rsidRPr="00626415" w:rsidRDefault="00626415" w:rsidP="00F61D20">
      <w:pPr>
        <w:pStyle w:val="SourceCode"/>
        <w:spacing w:line="240" w:lineRule="auto"/>
        <w:rPr>
          <w:b/>
          <w:bCs/>
          <w:lang w:val="de-DE"/>
          <w:rPrChange w:id="2818" w:author="Johannes Zauner" w:date="2025-12-13T05:21:00Z" w16du:dateUtc="2025-12-13T04:21:00Z">
            <w:rPr>
              <w:rFonts w:cs="Consolas"/>
            </w:rPr>
          </w:rPrChange>
        </w:rPr>
      </w:pPr>
      <w:ins w:id="2819" w:author="Johannes Zauner" w:date="2025-12-13T05:21:00Z">
        <w:r w:rsidRPr="00626415">
          <w:rPr>
            <w:b/>
            <w:bCs/>
            <w:lang w:val="de-DE"/>
          </w:rPr>
          <w:t>Define outdoor illuminance thresholds (in lux)</w:t>
        </w:r>
      </w:ins>
      <w:ins w:id="2820" w:author="Johannes Zauner" w:date="2025-12-13T05:09:00Z" w16du:dateUtc="2025-12-13T04:09:00Z">
        <w:r w:rsidR="008C4DD3">
          <w:rPr>
            <w:rStyle w:val="NormalTok"/>
          </w:rPr>
          <w:br/>
        </w:r>
      </w:ins>
      <w:ins w:id="2821" w:author="Johannes Zauner" w:date="2025-12-12T21:01:00Z" w16du:dateUtc="2025-12-12T20:01:00Z">
        <w:r w:rsidR="00DE34FC">
          <w:rPr>
            <w:rStyle w:val="NormalTok"/>
          </w:rPr>
          <w:t>1</w:t>
        </w:r>
        <w:r w:rsidR="00DE34FC">
          <w:rPr>
            <w:rStyle w:val="NormalTok"/>
            <w:rFonts w:cs="Consolas"/>
          </w:rPr>
          <w:t xml:space="preserve"> </w:t>
        </w:r>
      </w:ins>
      <w:ins w:id="2822" w:author="Johannes Zauner" w:date="2025-12-12T21:02:00Z" w16du:dateUtc="2025-12-12T20:02:00Z">
        <w:r w:rsidR="00DE34FC">
          <w:rPr>
            <w:rStyle w:val="NormalTok"/>
            <w:rFonts w:cs="Consolas"/>
          </w:rPr>
          <w:t xml:space="preserve"> </w:t>
        </w:r>
      </w:ins>
      <w:ins w:id="2823" w:author="zusammenlegung" w:date="2025-12-12T19:01:00Z" w16du:dateUtc="2025-12-12T18:01:00Z">
        <w:r w:rsidR="007C0A0D" w:rsidRPr="00D845A8">
          <w:rPr>
            <w:rStyle w:val="NormalTok"/>
            <w:rFonts w:cs="Consolas"/>
          </w:rPr>
          <w:t xml:space="preserve">out_breaks </w:t>
        </w:r>
        <w:r w:rsidR="007C0A0D" w:rsidRPr="00D845A8">
          <w:rPr>
            <w:rStyle w:val="OtherTok"/>
            <w:rFonts w:cs="Consolas"/>
          </w:rPr>
          <w:t>&lt;-</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DecValTok"/>
            <w:rFonts w:cs="Consolas"/>
          </w:rPr>
          <w:t>0</w:t>
        </w:r>
        <w:r w:rsidR="007C0A0D" w:rsidRPr="00D845A8">
          <w:rPr>
            <w:rStyle w:val="NormalTok"/>
            <w:rFonts w:cs="Consolas"/>
          </w:rPr>
          <w:t xml:space="preserve">, </w:t>
        </w:r>
        <w:r w:rsidR="007C0A0D" w:rsidRPr="00D845A8">
          <w:rPr>
            <w:rStyle w:val="FloatTok"/>
            <w:rFonts w:cs="Consolas"/>
          </w:rPr>
          <w:t>1e3</w:t>
        </w:r>
        <w:r w:rsidR="007C0A0D" w:rsidRPr="00D845A8">
          <w:rPr>
            <w:rStyle w:val="NormalTok"/>
            <w:rFonts w:cs="Consolas"/>
          </w:rPr>
          <w:t xml:space="preserve">, </w:t>
        </w:r>
        <w:r w:rsidR="007C0A0D" w:rsidRPr="00D845A8">
          <w:rPr>
            <w:rStyle w:val="FloatTok"/>
            <w:rFonts w:cs="Consolas"/>
          </w:rPr>
          <w:t>2e3</w:t>
        </w:r>
        <w:r w:rsidR="007C0A0D" w:rsidRPr="00D845A8">
          <w:rPr>
            <w:rStyle w:val="NormalTok"/>
            <w:rFonts w:cs="Consolas"/>
          </w:rPr>
          <w:t xml:space="preserve">, </w:t>
        </w:r>
        <w:r w:rsidR="007C0A0D" w:rsidRPr="00D845A8">
          <w:rPr>
            <w:rStyle w:val="FloatTok"/>
            <w:rFonts w:cs="Consolas"/>
          </w:rPr>
          <w:t>3e3</w:t>
        </w:r>
        <w:r w:rsidR="007C0A0D" w:rsidRPr="00D845A8">
          <w:rPr>
            <w:rStyle w:val="NormalTok"/>
            <w:rFonts w:cs="Consolas"/>
          </w:rPr>
          <w:t xml:space="preserve">, </w:t>
        </w:r>
        <w:r w:rsidR="007C0A0D" w:rsidRPr="00D845A8">
          <w:rPr>
            <w:rStyle w:val="ConstantTok"/>
            <w:rFonts w:cs="Consolas"/>
          </w:rPr>
          <w:t>Inf</w:t>
        </w:r>
        <w:r w:rsidR="007C0A0D" w:rsidRPr="00D845A8">
          <w:rPr>
            <w:rStyle w:val="NormalTok"/>
            <w:rFonts w:cs="Consolas"/>
          </w:rPr>
          <w:t>)</w:t>
        </w:r>
        <w:r w:rsidR="007C0A0D" w:rsidRPr="00D845A8">
          <w:rPr>
            <w:rFonts w:cs="Consolas"/>
          </w:rPr>
          <w:br/>
        </w:r>
      </w:ins>
      <w:ins w:id="2824" w:author="Johannes Zauner" w:date="2025-12-12T21:01:00Z" w16du:dateUtc="2025-12-12T20:01:00Z">
        <w:r w:rsidR="00DE34FC">
          <w:rPr>
            <w:rStyle w:val="NormalTok"/>
          </w:rPr>
          <w:t>2</w:t>
        </w:r>
        <w:r w:rsidR="00DE34FC">
          <w:rPr>
            <w:rStyle w:val="NormalTok"/>
            <w:rFonts w:cs="Consolas"/>
          </w:rPr>
          <w:t xml:space="preserve"> </w:t>
        </w:r>
      </w:ins>
      <w:ins w:id="2825" w:author="Johannes Zauner" w:date="2025-12-12T21:02:00Z" w16du:dateUtc="2025-12-12T20:02:00Z">
        <w:r w:rsidR="00DE34FC">
          <w:rPr>
            <w:rStyle w:val="NormalTok"/>
            <w:rFonts w:cs="Consolas"/>
          </w:rPr>
          <w:t xml:space="preserve"> </w:t>
        </w:r>
      </w:ins>
      <w:ins w:id="2826" w:author="zusammenlegung" w:date="2025-12-12T19:01:00Z" w16du:dateUtc="2025-12-12T18:01:00Z">
        <w:r w:rsidR="007C0A0D" w:rsidRPr="00D845A8">
          <w:rPr>
            <w:rStyle w:val="NormalTok"/>
            <w:rFonts w:cs="Consolas"/>
          </w:rPr>
          <w:t xml:space="preserve">out_labels </w:t>
        </w:r>
        <w:r w:rsidR="007C0A0D" w:rsidRPr="00D845A8">
          <w:rPr>
            <w:rStyle w:val="OtherTok"/>
            <w:rFonts w:cs="Consolas"/>
          </w:rPr>
          <w:t>&lt;-</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Fonts w:cs="Consolas"/>
          </w:rPr>
          <w:br/>
        </w:r>
      </w:ins>
      <w:ins w:id="2827" w:author="Johannes Zauner" w:date="2025-12-12T21:01:00Z" w16du:dateUtc="2025-12-12T20:01:00Z">
        <w:r w:rsidR="00DE34FC">
          <w:rPr>
            <w:rStyle w:val="NormalTok"/>
          </w:rPr>
          <w:t>3</w:t>
        </w:r>
        <w:r w:rsidR="00DE34FC">
          <w:rPr>
            <w:rStyle w:val="NormalTok"/>
            <w:rFonts w:cs="Consolas"/>
          </w:rPr>
          <w:t xml:space="preserve"> </w:t>
        </w:r>
      </w:ins>
      <w:ins w:id="2828" w:author="Johannes Zauner" w:date="2025-12-12T21:02:00Z" w16du:dateUtc="2025-12-12T20:02:00Z">
        <w:r w:rsidR="00DE34FC">
          <w:rPr>
            <w:rStyle w:val="NormalTok"/>
            <w:rFonts w:cs="Consolas"/>
          </w:rPr>
          <w:t xml:space="preserve"> </w:t>
        </w:r>
      </w:ins>
      <w:ins w:id="2829" w:author="zusammenlegung" w:date="2025-12-12T19:01:00Z" w16du:dateUtc="2025-12-12T18:01:00Z">
        <w:r w:rsidR="007C0A0D" w:rsidRPr="00D845A8">
          <w:rPr>
            <w:rStyle w:val="NormalTok"/>
            <w:rFonts w:cs="Consolas"/>
          </w:rPr>
          <w:t xml:space="preserve">    </w:t>
        </w:r>
        <w:r w:rsidR="007C0A0D" w:rsidRPr="00D845A8">
          <w:rPr>
            <w:rStyle w:val="StringTok"/>
            <w:rFonts w:cs="Consolas"/>
          </w:rPr>
          <w:t>"Indoor"</w:t>
        </w:r>
        <w:r w:rsidR="007C0A0D" w:rsidRPr="00D845A8">
          <w:rPr>
            <w:rStyle w:val="NormalTok"/>
            <w:rFonts w:cs="Consolas"/>
          </w:rPr>
          <w:t xml:space="preserve">,                  </w:t>
        </w:r>
        <w:r w:rsidR="007C0A0D" w:rsidRPr="00D845A8">
          <w:rPr>
            <w:rStyle w:val="CommentTok"/>
            <w:rFonts w:cs="Consolas"/>
          </w:rPr>
          <w:t># [0, 1000) lx</w:t>
        </w:r>
      </w:ins>
      <w:r w:rsidR="007C0A0D" w:rsidRPr="00D845A8">
        <w:rPr>
          <w:rFonts w:cs="Consolas"/>
        </w:rPr>
        <w:br/>
      </w:r>
      <w:ins w:id="2830" w:author="Johannes Zauner" w:date="2025-12-12T21:01:00Z" w16du:dateUtc="2025-12-12T20:01:00Z">
        <w:r w:rsidR="00DE34FC">
          <w:rPr>
            <w:rStyle w:val="NormalTok"/>
          </w:rPr>
          <w:t>4</w:t>
        </w:r>
        <w:r w:rsidR="00DE34FC">
          <w:rPr>
            <w:rStyle w:val="NormalTok"/>
            <w:rFonts w:cs="Consolas"/>
          </w:rPr>
          <w:t xml:space="preserve"> </w:t>
        </w:r>
      </w:ins>
      <w:ins w:id="2831"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Style w:val="StringTok"/>
          <w:rFonts w:cs="Consolas"/>
        </w:rPr>
        <w:t>"Outdoor bright"</w:t>
      </w:r>
      <w:r w:rsidR="007C0A0D" w:rsidRPr="00D845A8">
        <w:rPr>
          <w:rStyle w:val="NormalTok"/>
          <w:rFonts w:cs="Consolas"/>
        </w:rPr>
        <w:t xml:space="preserve">,          </w:t>
      </w:r>
      <w:r w:rsidR="007C0A0D" w:rsidRPr="00D845A8">
        <w:rPr>
          <w:rStyle w:val="CommentTok"/>
          <w:rFonts w:cs="Consolas"/>
        </w:rPr>
        <w:t># [1000, 2000) lx</w:t>
      </w:r>
      <w:r w:rsidR="007C0A0D" w:rsidRPr="00D845A8">
        <w:rPr>
          <w:rFonts w:cs="Consolas"/>
        </w:rPr>
        <w:br/>
      </w:r>
      <w:ins w:id="2832" w:author="Johannes Zauner" w:date="2025-12-12T21:01:00Z" w16du:dateUtc="2025-12-12T20:01:00Z">
        <w:r w:rsidR="00DE34FC">
          <w:rPr>
            <w:rStyle w:val="NormalTok"/>
          </w:rPr>
          <w:t>5</w:t>
        </w:r>
        <w:r w:rsidR="00DE34FC">
          <w:rPr>
            <w:rStyle w:val="NormalTok"/>
            <w:rFonts w:cs="Consolas"/>
          </w:rPr>
          <w:t xml:space="preserve"> </w:t>
        </w:r>
      </w:ins>
      <w:ins w:id="2833"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Style w:val="StringTok"/>
          <w:rFonts w:cs="Consolas"/>
        </w:rPr>
        <w:t>"Outdoor very bright"</w:t>
      </w:r>
      <w:r w:rsidR="007C0A0D" w:rsidRPr="00D845A8">
        <w:rPr>
          <w:rStyle w:val="NormalTok"/>
          <w:rFonts w:cs="Consolas"/>
        </w:rPr>
        <w:t xml:space="preserve">,     </w:t>
      </w:r>
      <w:r w:rsidR="007C0A0D" w:rsidRPr="00D845A8">
        <w:rPr>
          <w:rStyle w:val="CommentTok"/>
          <w:rFonts w:cs="Consolas"/>
        </w:rPr>
        <w:t># [2000, 3000) lx</w:t>
      </w:r>
      <w:r w:rsidR="007C0A0D" w:rsidRPr="00D845A8">
        <w:rPr>
          <w:rFonts w:cs="Consolas"/>
        </w:rPr>
        <w:br/>
      </w:r>
      <w:ins w:id="2834" w:author="Johannes Zauner" w:date="2025-12-12T21:01:00Z" w16du:dateUtc="2025-12-12T20:01:00Z">
        <w:r w:rsidR="00DE34FC">
          <w:rPr>
            <w:rStyle w:val="NormalTok"/>
          </w:rPr>
          <w:t>6</w:t>
        </w:r>
        <w:r w:rsidR="00DE34FC">
          <w:rPr>
            <w:rStyle w:val="NormalTok"/>
            <w:rFonts w:cs="Consolas"/>
          </w:rPr>
          <w:t xml:space="preserve"> </w:t>
        </w:r>
      </w:ins>
      <w:ins w:id="2835"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Style w:val="StringTok"/>
          <w:rFonts w:cs="Consolas"/>
        </w:rPr>
        <w:t>"Outdoor extremely bright"</w:t>
      </w:r>
      <w:r w:rsidR="007C0A0D" w:rsidRPr="00D845A8">
        <w:rPr>
          <w:rStyle w:val="NormalTok"/>
          <w:rFonts w:cs="Consolas"/>
        </w:rPr>
        <w:t xml:space="preserve"> </w:t>
      </w:r>
      <w:r w:rsidR="007C0A0D" w:rsidRPr="00D845A8">
        <w:rPr>
          <w:rStyle w:val="CommentTok"/>
          <w:rFonts w:cs="Consolas"/>
        </w:rPr>
        <w:t># [3000, ∞) lx</w:t>
      </w:r>
      <w:r w:rsidR="007C0A0D" w:rsidRPr="00D845A8">
        <w:rPr>
          <w:rFonts w:cs="Consolas"/>
        </w:rPr>
        <w:br/>
      </w:r>
      <w:ins w:id="2836" w:author="Johannes Zauner" w:date="2025-12-12T21:01:00Z" w16du:dateUtc="2025-12-12T20:01:00Z">
        <w:r w:rsidR="00DE34FC">
          <w:rPr>
            <w:rStyle w:val="NormalTok"/>
          </w:rPr>
          <w:t>7</w:t>
        </w:r>
        <w:r w:rsidR="00DE34FC">
          <w:rPr>
            <w:rStyle w:val="NormalTok"/>
            <w:rFonts w:cs="Consolas"/>
          </w:rPr>
          <w:t xml:space="preserve"> </w:t>
        </w:r>
      </w:ins>
      <w:ins w:id="2837"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Fonts w:cs="Consolas"/>
        </w:rPr>
        <w:br/>
      </w:r>
      <w:ins w:id="2838" w:author="Johannes Zauner" w:date="2025-12-12T21:01:00Z" w16du:dateUtc="2025-12-12T20:01:00Z">
        <w:r w:rsidR="00DE34FC">
          <w:rPr>
            <w:rStyle w:val="NormalTok"/>
          </w:rPr>
          <w:t>8</w:t>
        </w:r>
        <w:r w:rsidR="00DE34FC">
          <w:rPr>
            <w:rStyle w:val="NormalTok"/>
            <w:rFonts w:cs="Consolas"/>
          </w:rPr>
          <w:t xml:space="preserve"> </w:t>
        </w:r>
      </w:ins>
      <w:ins w:id="2839" w:author="Johannes Zauner" w:date="2025-12-12T21:02:00Z" w16du:dateUtc="2025-12-12T20:02:00Z">
        <w:r w:rsidR="00DE34FC">
          <w:rPr>
            <w:rStyle w:val="NormalTok"/>
            <w:rFonts w:cs="Consolas"/>
          </w:rPr>
          <w:t xml:space="preserve"> </w:t>
        </w:r>
      </w:ins>
      <w:del w:id="2840" w:author="zusammenlegung" w:date="2025-12-12T19:01:00Z" w16du:dateUtc="2025-12-12T18:01:00Z">
        <w:r w:rsidR="00EF2E65" w:rsidRPr="00D845A8">
          <w:rPr>
            <w:rStyle w:val="CommentTok"/>
            <w:rFonts w:cs="Consolas"/>
          </w:rPr>
          <w:delText># Divide data by thresholds (in lux)</w:delText>
        </w:r>
      </w:del>
      <w:r w:rsidR="007C0A0D" w:rsidRPr="00D845A8">
        <w:rPr>
          <w:rFonts w:cs="Consolas"/>
        </w:rPr>
        <w:br/>
      </w:r>
      <w:ins w:id="2841" w:author="Johannes Zauner" w:date="2025-12-12T21:01:00Z" w16du:dateUtc="2025-12-12T20:01:00Z">
        <w:r w:rsidR="00DE34FC">
          <w:rPr>
            <w:rStyle w:val="NormalTok"/>
          </w:rPr>
          <w:lastRenderedPageBreak/>
          <w:t>9</w:t>
        </w:r>
        <w:r w:rsidR="00DE34FC">
          <w:rPr>
            <w:rStyle w:val="NormalTok"/>
            <w:rFonts w:cs="Consolas"/>
          </w:rPr>
          <w:t xml:space="preserve"> </w:t>
        </w:r>
      </w:ins>
      <w:ins w:id="2842"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dataVEET </w:t>
      </w:r>
      <w:r w:rsidR="007C0A0D" w:rsidRPr="00D845A8">
        <w:rPr>
          <w:rStyle w:val="OtherTok"/>
          <w:rFonts w:cs="Consolas"/>
        </w:rPr>
        <w:t>&lt;-</w:t>
      </w:r>
      <w:r w:rsidR="007C0A0D" w:rsidRPr="00D845A8">
        <w:rPr>
          <w:rStyle w:val="NormalTok"/>
          <w:rFonts w:cs="Consolas"/>
        </w:rPr>
        <w:t xml:space="preserve"> 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843" w:author="Johannes Zauner" w:date="2025-12-12T21:01:00Z" w16du:dateUtc="2025-12-12T20:01:00Z">
        <w:r w:rsidR="00DE34FC">
          <w:rPr>
            <w:rStyle w:val="NormalTok"/>
          </w:rPr>
          <w:t>1</w:t>
        </w:r>
        <w:r w:rsidR="00DE34FC">
          <w:rPr>
            <w:rStyle w:val="NormalTok"/>
          </w:rPr>
          <w:t>0</w:t>
        </w:r>
      </w:ins>
      <w:r w:rsidR="007C0A0D" w:rsidRPr="00D845A8">
        <w:rPr>
          <w:rStyle w:val="NormalTok"/>
          <w:rFonts w:cs="Consolas"/>
        </w:rPr>
        <w:t xml:space="preserve"> </w:t>
      </w:r>
      <w:ins w:id="2844" w:author="Johannes Zauner" w:date="2025-12-12T21:02:00Z" w16du:dateUtc="2025-12-12T20:02:00Z">
        <w:r w:rsidR="00C70D1D">
          <w:rPr>
            <w:rStyle w:val="NormalTok"/>
            <w:rFonts w:cs="Consolas"/>
          </w:rPr>
          <w:t xml:space="preserve">   </w:t>
        </w:r>
      </w:ins>
      <w:del w:id="2845" w:author="Johannes Zauner" w:date="2025-12-12T21:02:00Z" w16du:dateUtc="2025-12-12T20:02:00Z">
        <w:r w:rsidR="007C0A0D" w:rsidRPr="00D845A8" w:rsidDel="00C70D1D">
          <w:rPr>
            <w:rStyle w:val="NormalTok"/>
            <w:rFonts w:cs="Consolas"/>
          </w:rPr>
          <w:delText xml:space="preserve"> </w:delText>
        </w:r>
      </w:del>
      <w:r w:rsidR="007C0A0D" w:rsidRPr="00D845A8">
        <w:rPr>
          <w:rStyle w:val="FunctionTok"/>
          <w:rFonts w:cs="Consolas"/>
        </w:rPr>
        <w:t>mutate</w:t>
      </w:r>
      <w:r w:rsidR="007C0A0D" w:rsidRPr="00D845A8">
        <w:rPr>
          <w:rStyle w:val="NormalTok"/>
          <w:rFonts w:cs="Consolas"/>
        </w:rPr>
        <w:t>(</w:t>
      </w:r>
      <w:r w:rsidR="007C0A0D" w:rsidRPr="00D845A8">
        <w:rPr>
          <w:rStyle w:val="AttributeTok"/>
          <w:rFonts w:cs="Consolas"/>
        </w:rPr>
        <w:t>Lux_range =</w:t>
      </w:r>
      <w:r w:rsidR="007C0A0D" w:rsidRPr="00D845A8">
        <w:rPr>
          <w:rStyle w:val="NormalTok"/>
          <w:rFonts w:cs="Consolas"/>
        </w:rPr>
        <w:t xml:space="preserve"> </w:t>
      </w:r>
      <w:r w:rsidR="007C0A0D" w:rsidRPr="00D845A8">
        <w:rPr>
          <w:rStyle w:val="FunctionTok"/>
          <w:rFonts w:cs="Consolas"/>
        </w:rPr>
        <w:t>cut</w:t>
      </w:r>
      <w:r w:rsidR="007C0A0D" w:rsidRPr="00D845A8">
        <w:rPr>
          <w:rStyle w:val="NormalTok"/>
          <w:rFonts w:cs="Consolas"/>
        </w:rPr>
        <w:t xml:space="preserve">(Lux, </w:t>
      </w:r>
      <w:r w:rsidR="007C0A0D" w:rsidRPr="00D845A8">
        <w:rPr>
          <w:rStyle w:val="AttributeTok"/>
          <w:rFonts w:cs="Consolas"/>
        </w:rPr>
        <w:t>breaks</w:t>
      </w:r>
      <w:del w:id="2846" w:author="Johannes Zauner" w:date="2025-12-12T21:02:00Z" w16du:dateUtc="2025-12-12T20:02:00Z">
        <w:r w:rsidR="007C0A0D" w:rsidRPr="00D845A8" w:rsidDel="00C70D1D">
          <w:rPr>
            <w:rStyle w:val="AttributeTok"/>
            <w:rFonts w:cs="Consolas"/>
          </w:rPr>
          <w:delText xml:space="preserve"> </w:delText>
        </w:r>
      </w:del>
      <w:r w:rsidR="007C0A0D" w:rsidRPr="00D845A8">
        <w:rPr>
          <w:rStyle w:val="AttributeTok"/>
          <w:rFonts w:cs="Consolas"/>
        </w:rPr>
        <w:t>=</w:t>
      </w:r>
      <w:del w:id="2847" w:author="Johannes Zauner" w:date="2025-12-12T21:02:00Z" w16du:dateUtc="2025-12-12T20:02:00Z">
        <w:r w:rsidR="007C0A0D" w:rsidRPr="00D845A8" w:rsidDel="00C70D1D">
          <w:rPr>
            <w:rStyle w:val="NormalTok"/>
            <w:rFonts w:cs="Consolas"/>
          </w:rPr>
          <w:delText xml:space="preserve"> </w:delText>
        </w:r>
      </w:del>
      <w:r w:rsidR="007C0A0D" w:rsidRPr="00D845A8">
        <w:rPr>
          <w:rStyle w:val="NormalTok"/>
          <w:rFonts w:cs="Consolas"/>
        </w:rPr>
        <w:t xml:space="preserve">out_breaks, </w:t>
      </w:r>
      <w:r w:rsidR="007C0A0D" w:rsidRPr="00D845A8">
        <w:rPr>
          <w:rStyle w:val="AttributeTok"/>
          <w:rFonts w:cs="Consolas"/>
        </w:rPr>
        <w:t>labels</w:t>
      </w:r>
      <w:del w:id="2848" w:author="Johannes Zauner" w:date="2025-12-12T21:02:00Z" w16du:dateUtc="2025-12-12T20:02:00Z">
        <w:r w:rsidR="007C0A0D" w:rsidRPr="00D845A8" w:rsidDel="00C70D1D">
          <w:rPr>
            <w:rStyle w:val="AttributeTok"/>
            <w:rFonts w:cs="Consolas"/>
          </w:rPr>
          <w:delText xml:space="preserve"> </w:delText>
        </w:r>
      </w:del>
      <w:r w:rsidR="007C0A0D" w:rsidRPr="00D845A8">
        <w:rPr>
          <w:rStyle w:val="AttributeTok"/>
          <w:rFonts w:cs="Consolas"/>
        </w:rPr>
        <w:t>=</w:t>
      </w:r>
      <w:del w:id="2849" w:author="Johannes Zauner" w:date="2025-12-12T21:02:00Z" w16du:dateUtc="2025-12-12T20:02:00Z">
        <w:r w:rsidR="007C0A0D" w:rsidRPr="00D845A8" w:rsidDel="00C70D1D">
          <w:rPr>
            <w:rStyle w:val="NormalTok"/>
            <w:rFonts w:cs="Consolas"/>
          </w:rPr>
          <w:delText xml:space="preserve"> </w:delText>
        </w:r>
      </w:del>
      <w:r w:rsidR="007C0A0D" w:rsidRPr="00D845A8">
        <w:rPr>
          <w:rStyle w:val="NormalTok"/>
          <w:rFonts w:cs="Consolas"/>
        </w:rPr>
        <w:t>out_labels))</w:t>
      </w:r>
    </w:p>
    <w:p w14:paraId="0CFA02A8" w14:textId="00166EA7" w:rsidR="007C0A0D" w:rsidRPr="00D845A8" w:rsidRDefault="007C0A0D" w:rsidP="007C0A0D">
      <w:pPr>
        <w:pStyle w:val="FirstParagraph"/>
      </w:pPr>
      <w:r w:rsidRPr="00D845A8">
        <w:t xml:space="preserve">Now we compute the mean daily duration spent in each of these outdoor light ranges </w:t>
      </w:r>
      <w:del w:id="2850" w:author="zusammenlegung" w:date="2025-12-12T19:01:00Z" w16du:dateUtc="2025-12-12T18:01:00Z">
        <w:r w:rsidR="001A1841">
          <w:delText>(</w:delText>
        </w:r>
        <w:r w:rsidR="001A1841" w:rsidRPr="00EF2E65">
          <w:rPr>
            <w:b/>
            <w:bCs/>
          </w:rPr>
          <w:delText>Table 11</w:delText>
        </w:r>
        <w:r w:rsidR="001A1841">
          <w:delText>):</w:delText>
        </w:r>
      </w:del>
      <w:ins w:id="2851" w:author="zusammenlegung" w:date="2025-12-12T19:01:00Z" w16du:dateUtc="2025-12-12T18:01:00Z">
        <w:r w:rsidRPr="00C673E9">
          <w:rPr>
            <w:rFonts w:ascii="Arial" w:hAnsi="Arial" w:cs="Arial"/>
          </w:rPr>
          <w:t>(</w:t>
        </w:r>
        <w:r w:rsidRPr="00C673E9">
          <w:rPr>
            <w:rFonts w:ascii="Arial" w:hAnsi="Arial" w:cs="Arial"/>
          </w:rPr>
          <w:fldChar w:fldCharType="begin"/>
        </w:r>
        <w:r w:rsidRPr="00C673E9">
          <w:rPr>
            <w:rFonts w:ascii="Arial" w:hAnsi="Arial" w:cs="Arial"/>
          </w:rPr>
          <w:instrText>HYPERLINK \l "tbl-outdoor"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11</w:t>
        </w:r>
        <w:r w:rsidRPr="00C673E9">
          <w:rPr>
            <w:rFonts w:ascii="Arial" w:hAnsi="Arial" w:cs="Arial"/>
          </w:rPr>
          <w:fldChar w:fldCharType="end"/>
        </w:r>
        <w:r w:rsidRPr="00C673E9">
          <w:rPr>
            <w:rFonts w:ascii="Arial" w:hAnsi="Arial" w:cs="Arial"/>
          </w:rPr>
          <w:t>):</w:t>
        </w:r>
      </w:ins>
    </w:p>
    <w:p w14:paraId="6E449D0B" w14:textId="285D04FC" w:rsidR="007C0A0D" w:rsidRPr="00626415" w:rsidRDefault="00626415" w:rsidP="00F61D20">
      <w:pPr>
        <w:pStyle w:val="SourceCode"/>
        <w:spacing w:line="240" w:lineRule="auto"/>
        <w:rPr>
          <w:b/>
          <w:bCs/>
          <w:lang w:val="de-DE"/>
          <w:rPrChange w:id="2852" w:author="Johannes Zauner" w:date="2025-12-13T05:21:00Z" w16du:dateUtc="2025-12-13T04:21:00Z">
            <w:rPr>
              <w:rFonts w:cs="Consolas"/>
            </w:rPr>
          </w:rPrChange>
        </w:rPr>
      </w:pPr>
      <w:ins w:id="2853" w:author="Johannes Zauner" w:date="2025-12-13T05:21:00Z">
        <w:r w:rsidRPr="00626415">
          <w:rPr>
            <w:b/>
            <w:bCs/>
            <w:lang w:val="de-DE"/>
          </w:rPr>
          <w:t>Calculate the mean daily duration spent in each light range</w:t>
        </w:r>
      </w:ins>
      <w:ins w:id="2854" w:author="Johannes Zauner" w:date="2025-12-13T05:09:00Z" w16du:dateUtc="2025-12-13T04:09:00Z">
        <w:r w:rsidR="008C4DD3">
          <w:rPr>
            <w:rStyle w:val="NormalTok"/>
          </w:rPr>
          <w:br/>
        </w:r>
      </w:ins>
      <w:ins w:id="2855" w:author="Johannes Zauner" w:date="2025-12-12T21:02:00Z" w16du:dateUtc="2025-12-12T20:02:00Z">
        <w:r w:rsidR="007276DE">
          <w:rPr>
            <w:rStyle w:val="NormalTok"/>
          </w:rPr>
          <w:t>1</w:t>
        </w:r>
        <w:r w:rsidR="007276DE">
          <w:rPr>
            <w:rStyle w:val="NormalTok"/>
            <w:rFonts w:cs="Consolas"/>
          </w:rPr>
          <w:t xml:space="preserve"> </w:t>
        </w:r>
      </w:ins>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856" w:author="Johannes Zauner" w:date="2025-12-12T21:02:00Z" w16du:dateUtc="2025-12-12T20:02:00Z">
        <w:r w:rsidR="007276DE">
          <w:rPr>
            <w:rStyle w:val="NormalTok"/>
          </w:rPr>
          <w:t>2</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drop_na</w:t>
      </w:r>
      <w:r w:rsidR="007C0A0D" w:rsidRPr="00D845A8">
        <w:rPr>
          <w:rStyle w:val="NormalTok"/>
          <w:rFonts w:cs="Consolas"/>
        </w:rPr>
        <w:t xml:space="preserve">(Lux_range)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857" w:author="Johannes Zauner" w:date="2025-12-12T21:02:00Z" w16du:dateUtc="2025-12-12T20:02:00Z">
        <w:r w:rsidR="007276DE">
          <w:rPr>
            <w:rStyle w:val="NormalTok"/>
          </w:rPr>
          <w:t>3</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group_by</w:t>
      </w:r>
      <w:r w:rsidR="007C0A0D" w:rsidRPr="00D845A8">
        <w:rPr>
          <w:rStyle w:val="NormalTok"/>
          <w:rFonts w:cs="Consolas"/>
        </w:rPr>
        <w:t xml:space="preserve">(Lux_range, </w:t>
      </w:r>
      <w:r w:rsidR="007C0A0D" w:rsidRPr="00D845A8">
        <w:rPr>
          <w:rStyle w:val="AttributeTok"/>
          <w:rFonts w:cs="Consolas"/>
        </w:rPr>
        <w:t>.add =</w:t>
      </w:r>
      <w:r w:rsidR="007C0A0D" w:rsidRPr="00D845A8">
        <w:rPr>
          <w:rStyle w:val="NormalTok"/>
          <w:rFonts w:cs="Consolas"/>
        </w:rPr>
        <w:t xml:space="preserve"> </w:t>
      </w:r>
      <w:r w:rsidR="007C0A0D" w:rsidRPr="00D845A8">
        <w:rPr>
          <w:rStyle w:val="ConstantTok"/>
          <w:rFonts w:cs="Consolas"/>
        </w:rPr>
        <w:t>TRUE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858" w:author="Johannes Zauner" w:date="2025-12-12T21:02:00Z" w16du:dateUtc="2025-12-12T20:02:00Z">
        <w:r w:rsidR="007276DE">
          <w:rPr>
            <w:rStyle w:val="NormalTok"/>
          </w:rPr>
          <w:t>4</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durations</w:t>
      </w:r>
      <w:r w:rsidR="007C0A0D" w:rsidRPr="00D845A8">
        <w:rPr>
          <w:rStyle w:val="NormalTok"/>
          <w:rFonts w:cs="Consolas"/>
        </w:rPr>
        <w:t xml:space="preserve">(Lux) </w:t>
      </w:r>
      <w:r w:rsidR="007C0A0D" w:rsidRPr="00D845A8">
        <w:rPr>
          <w:rStyle w:val="SpecialCharTok"/>
          <w:rFonts w:cs="Consolas"/>
        </w:rPr>
        <w:t>|&gt;</w:t>
      </w:r>
      <w:r w:rsidR="007C0A0D" w:rsidRPr="00D845A8">
        <w:rPr>
          <w:rStyle w:val="NormalTok"/>
          <w:rFonts w:cs="Consolas"/>
        </w:rPr>
        <w:t xml:space="preserve"> </w:t>
      </w:r>
      <w:r w:rsidR="007C0A0D" w:rsidRPr="00D845A8">
        <w:rPr>
          <w:rStyle w:val="NormalTok"/>
          <w:rFonts w:cs="Consolas"/>
        </w:rPr>
        <w:t xml:space="preserve">                        </w:t>
      </w:r>
      <w:r w:rsidR="007C0A0D" w:rsidRPr="00D845A8">
        <w:rPr>
          <w:rFonts w:cs="Consolas"/>
        </w:rPr>
        <w:br/>
      </w:r>
      <w:ins w:id="2859" w:author="Johannes Zauner" w:date="2025-12-12T21:02:00Z" w16du:dateUtc="2025-12-12T20:02:00Z">
        <w:r w:rsidR="007276DE">
          <w:rPr>
            <w:rStyle w:val="NormalTok"/>
          </w:rPr>
          <w:t>5</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pivot_wider</w:t>
      </w:r>
      <w:r w:rsidR="007C0A0D" w:rsidRPr="00D845A8">
        <w:rPr>
          <w:rStyle w:val="NormalTok"/>
          <w:rFonts w:cs="Consolas"/>
        </w:rPr>
        <w:t>(</w:t>
      </w:r>
      <w:r w:rsidR="007C0A0D" w:rsidRPr="00D845A8">
        <w:rPr>
          <w:rStyle w:val="AttributeTok"/>
          <w:rFonts w:cs="Consolas"/>
        </w:rPr>
        <w:t>names_from =</w:t>
      </w:r>
      <w:r w:rsidR="007C0A0D" w:rsidRPr="00D845A8">
        <w:rPr>
          <w:rStyle w:val="NormalTok"/>
          <w:rFonts w:cs="Consolas"/>
        </w:rPr>
        <w:t xml:space="preserve"> Lux_range, </w:t>
      </w:r>
      <w:r w:rsidR="007C0A0D" w:rsidRPr="00D845A8">
        <w:rPr>
          <w:rStyle w:val="AttributeTok"/>
          <w:rFonts w:cs="Consolas"/>
        </w:rPr>
        <w:t>values_from =</w:t>
      </w:r>
      <w:r w:rsidR="007C0A0D" w:rsidRPr="00D845A8">
        <w:rPr>
          <w:rStyle w:val="NormalTok"/>
          <w:rFonts w:cs="Consolas"/>
        </w:rPr>
        <w:t xml:space="preserve"> duration)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860" w:author="Johannes Zauner" w:date="2025-12-12T21:02:00Z" w16du:dateUtc="2025-12-12T20:02:00Z">
        <w:r w:rsidR="007276DE">
          <w:rPr>
            <w:rStyle w:val="NormalTok"/>
          </w:rPr>
          <w:t>6</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to_mean_daily</w:t>
      </w:r>
      <w:r w:rsidR="007C0A0D" w:rsidRPr="00D845A8">
        <w:rPr>
          <w:rStyle w:val="NormalTok"/>
          <w:rFonts w:cs="Consolas"/>
        </w:rPr>
        <w:t>(</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861" w:author="Johannes Zauner" w:date="2025-12-12T21:02:00Z" w16du:dateUtc="2025-12-12T20:02:00Z">
        <w:r w:rsidR="007276DE">
          <w:rPr>
            <w:rStyle w:val="NormalTok"/>
          </w:rPr>
          <w:t>7</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fmt_duration</w:t>
      </w:r>
      <w:r w:rsidR="007C0A0D" w:rsidRPr="00D845A8">
        <w:rPr>
          <w:rStyle w:val="NormalTok"/>
          <w:rFonts w:cs="Consolas"/>
        </w:rPr>
        <w:t>(</w:t>
      </w:r>
      <w:r w:rsidR="007C0A0D" w:rsidRPr="00D845A8">
        <w:rPr>
          <w:rStyle w:val="AttributeTok"/>
          <w:rFonts w:cs="Consolas"/>
        </w:rPr>
        <w:t>input_units =</w:t>
      </w:r>
      <w:r w:rsidR="007C0A0D" w:rsidRPr="00D845A8">
        <w:rPr>
          <w:rStyle w:val="NormalTok"/>
          <w:rFonts w:cs="Consolas"/>
        </w:rPr>
        <w:t xml:space="preserve"> </w:t>
      </w:r>
      <w:r w:rsidR="007C0A0D" w:rsidRPr="00D845A8">
        <w:rPr>
          <w:rStyle w:val="StringTok"/>
          <w:rFonts w:cs="Consolas"/>
        </w:rPr>
        <w:t>"seconds"</w:t>
      </w:r>
      <w:r w:rsidR="007C0A0D" w:rsidRPr="00D845A8">
        <w:rPr>
          <w:rStyle w:val="NormalTok"/>
          <w:rFonts w:cs="Consolas"/>
        </w:rPr>
        <w:t xml:space="preserve">, </w:t>
      </w:r>
      <w:r w:rsidR="007C0A0D" w:rsidRPr="00D845A8">
        <w:rPr>
          <w:rStyle w:val="AttributeTok"/>
          <w:rFonts w:cs="Consolas"/>
        </w:rPr>
        <w:t>output_units =</w:t>
      </w:r>
      <w:r w:rsidR="007C0A0D" w:rsidRPr="00D845A8">
        <w:rPr>
          <w:rStyle w:val="NormalTok"/>
          <w:rFonts w:cs="Consolas"/>
        </w:rPr>
        <w:t xml:space="preserve"> </w:t>
      </w:r>
      <w:r w:rsidR="007C0A0D" w:rsidRPr="00D845A8">
        <w:rPr>
          <w:rStyle w:val="StringTok"/>
          <w:rFonts w:cs="Consolas"/>
        </w:rPr>
        <w:t>"minutes"</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tblGrid>
      <w:tr w:rsidR="006A11B0" w:rsidRPr="006A11B0" w14:paraId="60B877DC" w14:textId="77777777" w:rsidTr="006A11B0">
        <w:trPr>
          <w:cantSplit/>
          <w:tblHeader/>
          <w:jc w:val="center"/>
          <w:del w:id="2862" w:author="zusammenlegung" w:date="2025-12-12T19:01:00Z" w16du:dateUtc="2025-12-12T18:01:00Z"/>
        </w:trPr>
        <w:tc>
          <w:tcPr>
            <w:tcW w:w="1134" w:type="dxa"/>
            <w:tcBorders>
              <w:bottom w:val="single" w:sz="4" w:space="0" w:color="auto"/>
            </w:tcBorders>
          </w:tcPr>
          <w:p w14:paraId="44E78519" w14:textId="77777777" w:rsidR="006A11B0" w:rsidRPr="006A11B0" w:rsidRDefault="006A11B0" w:rsidP="006A11B0">
            <w:pPr>
              <w:rPr>
                <w:del w:id="2863" w:author="zusammenlegung" w:date="2025-12-12T19:01:00Z" w16du:dateUtc="2025-12-12T18:01:00Z"/>
                <w:b/>
                <w:bCs/>
              </w:rPr>
            </w:pPr>
            <w:del w:id="2864" w:author="zusammenlegung" w:date="2025-12-12T19:01:00Z" w16du:dateUtc="2025-12-12T18:01:00Z">
              <w:r w:rsidRPr="006A11B0">
                <w:rPr>
                  <w:b/>
                  <w:bCs/>
                </w:rPr>
                <w:delText>Outdoor</w:delText>
              </w:r>
            </w:del>
          </w:p>
        </w:tc>
        <w:tc>
          <w:tcPr>
            <w:tcW w:w="851" w:type="dxa"/>
            <w:tcBorders>
              <w:bottom w:val="single" w:sz="4" w:space="0" w:color="auto"/>
            </w:tcBorders>
          </w:tcPr>
          <w:p w14:paraId="00E9DDC9" w14:textId="77777777" w:rsidR="006A11B0" w:rsidRPr="006A11B0" w:rsidRDefault="006A11B0" w:rsidP="006A11B0">
            <w:pPr>
              <w:rPr>
                <w:del w:id="2865" w:author="zusammenlegung" w:date="2025-12-12T19:01:00Z" w16du:dateUtc="2025-12-12T18:01:00Z"/>
                <w:b/>
                <w:bCs/>
              </w:rPr>
            </w:pPr>
            <w:del w:id="2866" w:author="zusammenlegung" w:date="2025-12-12T19:01:00Z" w16du:dateUtc="2025-12-12T18:01:00Z">
              <w:r w:rsidRPr="006A11B0">
                <w:rPr>
                  <w:b/>
                  <w:bCs/>
                </w:rPr>
                <w:delText>bright</w:delText>
              </w:r>
            </w:del>
          </w:p>
        </w:tc>
        <w:tc>
          <w:tcPr>
            <w:tcW w:w="1276" w:type="dxa"/>
            <w:tcBorders>
              <w:bottom w:val="single" w:sz="4" w:space="0" w:color="auto"/>
            </w:tcBorders>
          </w:tcPr>
          <w:p w14:paraId="26EE295C" w14:textId="77777777" w:rsidR="006A11B0" w:rsidRPr="006A11B0" w:rsidRDefault="006A11B0" w:rsidP="006A11B0">
            <w:pPr>
              <w:rPr>
                <w:del w:id="2867" w:author="zusammenlegung" w:date="2025-12-12T19:01:00Z" w16du:dateUtc="2025-12-12T18:01:00Z"/>
                <w:b/>
                <w:bCs/>
              </w:rPr>
            </w:pPr>
            <w:del w:id="2868" w:author="zusammenlegung" w:date="2025-12-12T19:01:00Z" w16du:dateUtc="2025-12-12T18:01:00Z">
              <w:r w:rsidRPr="006A11B0">
                <w:rPr>
                  <w:b/>
                  <w:bCs/>
                </w:rPr>
                <w:delText>very bright</w:delText>
              </w:r>
            </w:del>
          </w:p>
        </w:tc>
        <w:tc>
          <w:tcPr>
            <w:tcW w:w="1701" w:type="dxa"/>
            <w:tcBorders>
              <w:bottom w:val="single" w:sz="4" w:space="0" w:color="auto"/>
            </w:tcBorders>
          </w:tcPr>
          <w:p w14:paraId="19B570E3" w14:textId="77777777" w:rsidR="006A11B0" w:rsidRPr="006A11B0" w:rsidRDefault="006A11B0" w:rsidP="006A11B0">
            <w:pPr>
              <w:rPr>
                <w:del w:id="2869" w:author="zusammenlegung" w:date="2025-12-12T19:01:00Z" w16du:dateUtc="2025-12-12T18:01:00Z"/>
                <w:b/>
                <w:bCs/>
              </w:rPr>
            </w:pPr>
            <w:del w:id="2870" w:author="zusammenlegung" w:date="2025-12-12T19:01:00Z" w16du:dateUtc="2025-12-12T18:01:00Z">
              <w:r w:rsidRPr="006A11B0">
                <w:rPr>
                  <w:b/>
                  <w:bCs/>
                </w:rPr>
                <w:delText>extremely bright</w:delText>
              </w:r>
            </w:del>
          </w:p>
        </w:tc>
      </w:tr>
    </w:tbl>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gridCol w:w="1276"/>
        <w:gridCol w:w="2783"/>
      </w:tblGrid>
      <w:tr w:rsidR="007C0A0D" w:rsidRPr="00C673E9" w14:paraId="0110D7BA" w14:textId="54BC02D3" w:rsidTr="00D845A8">
        <w:trPr>
          <w:gridAfter w:val="2"/>
          <w:wAfter w:w="4059" w:type="dxa"/>
          <w:cantSplit/>
          <w:jc w:val="center"/>
        </w:trPr>
        <w:tc>
          <w:tcPr>
            <w:tcW w:w="1134" w:type="dxa"/>
            <w:tcBorders>
              <w:top w:val="single" w:sz="4" w:space="0" w:color="auto"/>
            </w:tcBorders>
          </w:tcPr>
          <w:p w14:paraId="59499E84" w14:textId="77777777" w:rsidR="007C0A0D" w:rsidRPr="00D845A8" w:rsidRDefault="007C0A0D" w:rsidP="0047611C">
            <w:pPr>
              <w:pStyle w:val="ImageCaption"/>
              <w:spacing w:before="200"/>
              <w:rPr>
                <w:ins w:id="2871" w:author="zusammenlegung" w:date="2025-12-12T19:01:00Z" w16du:dateUtc="2025-12-12T18:01:00Z"/>
              </w:rPr>
            </w:pPr>
            <w:bookmarkStart w:id="2872" w:name="tbl-outdoor"/>
            <w:ins w:id="2873" w:author="zusammenlegung" w:date="2025-12-12T19:01:00Z" w16du:dateUtc="2025-12-12T18:01:00Z">
              <w:r w:rsidRPr="00D845A8">
                <w:lastRenderedPageBreak/>
                <w:t>Table 11: Average daily duration in outdoor-equivalent light conditions</w:t>
              </w:r>
            </w:ins>
          </w:p>
          <w:p w14:paraId="3F788E55" w14:textId="77777777" w:rsidR="007C0A0D" w:rsidRPr="00C673E9" w:rsidRDefault="006A11B0" w:rsidP="0047611C">
            <w:pPr>
              <w:keepNext/>
              <w:spacing w:after="60"/>
              <w:rPr>
                <w:del w:id="2874" w:author="zusammenlegung" w:date="2025-12-12T19:01:00Z" w16du:dateUtc="2025-12-12T18:01:00Z"/>
                <w:rFonts w:ascii="Arial" w:hAnsi="Arial" w:cs="Arial"/>
              </w:rPr>
            </w:pPr>
            <w:del w:id="2875" w:author="zusammenlegung" w:date="2025-12-12T19:01:00Z" w16du:dateUtc="2025-12-12T18:01:00Z">
              <w:r w:rsidRPr="006A11B0">
                <w:delText>Mean daily</w:delText>
              </w:r>
            </w:del>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tblGrid>
            <w:tr w:rsidR="007C0A0D" w:rsidRPr="00C673E9" w14:paraId="03987F4D" w14:textId="77777777" w:rsidTr="00D845A8">
              <w:trPr>
                <w:cantSplit/>
                <w:tblHeader/>
                <w:jc w:val="center"/>
                <w:ins w:id="2876" w:author="zusammenlegung" w:date="2025-12-12T19:01:00Z" w16du:dateUtc="2025-12-12T18:01:00Z"/>
              </w:trPr>
              <w:tc>
                <w:tcPr>
                  <w:tcW w:w="360" w:type="dxa"/>
                </w:tcPr>
                <w:p w14:paraId="785319EC" w14:textId="369CFBE7" w:rsidR="007C0A0D" w:rsidRPr="00C673E9" w:rsidRDefault="007C0A0D" w:rsidP="0047611C">
                  <w:pPr>
                    <w:keepNext/>
                    <w:spacing w:after="60"/>
                    <w:rPr>
                      <w:ins w:id="2877" w:author="zusammenlegung" w:date="2025-12-12T19:01:00Z" w16du:dateUtc="2025-12-12T18:01:00Z"/>
                      <w:rFonts w:ascii="Arial" w:hAnsi="Arial" w:cs="Arial"/>
                    </w:rPr>
                  </w:pPr>
                  <w:ins w:id="2878"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2716691F" w14:textId="77777777" w:rsidR="007C0A0D" w:rsidRPr="00C673E9" w:rsidRDefault="007C0A0D" w:rsidP="0047611C">
                  <w:pPr>
                    <w:keepNext/>
                    <w:spacing w:after="60"/>
                    <w:jc w:val="center"/>
                    <w:rPr>
                      <w:ins w:id="2879" w:author="zusammenlegung" w:date="2025-12-12T19:01:00Z" w16du:dateUtc="2025-12-12T18:01:00Z"/>
                      <w:rFonts w:ascii="Arial" w:hAnsi="Arial" w:cs="Arial"/>
                    </w:rPr>
                  </w:pPr>
                  <w:ins w:id="2880" w:author="zusammenlegung" w:date="2025-12-12T19:01:00Z" w16du:dateUtc="2025-12-12T18:01:00Z">
                    <w:r w:rsidRPr="00C673E9">
                      <w:rPr>
                        <w:rFonts w:ascii="Arial" w:hAnsi="Arial" w:cs="Arial"/>
                      </w:rPr>
                      <w:t>Indoor</w:t>
                    </w:r>
                  </w:ins>
                </w:p>
              </w:tc>
              <w:tc>
                <w:tcPr>
                  <w:tcW w:w="360" w:type="dxa"/>
                  <w:tcBorders>
                    <w:top w:val="single" w:sz="16" w:space="0" w:color="D3D3D3"/>
                    <w:bottom w:val="single" w:sz="16" w:space="0" w:color="D3D3D3"/>
                  </w:tcBorders>
                </w:tcPr>
                <w:p w14:paraId="21CBA3CE" w14:textId="77777777" w:rsidR="007C0A0D" w:rsidRPr="00C673E9" w:rsidRDefault="007C0A0D" w:rsidP="0047611C">
                  <w:pPr>
                    <w:keepNext/>
                    <w:spacing w:after="60"/>
                    <w:jc w:val="center"/>
                    <w:rPr>
                      <w:ins w:id="2881" w:author="zusammenlegung" w:date="2025-12-12T19:01:00Z" w16du:dateUtc="2025-12-12T18:01:00Z"/>
                      <w:rFonts w:ascii="Arial" w:hAnsi="Arial" w:cs="Arial"/>
                    </w:rPr>
                  </w:pPr>
                  <w:ins w:id="2882" w:author="zusammenlegung" w:date="2025-12-12T19:01:00Z" w16du:dateUtc="2025-12-12T18:01:00Z">
                    <w:r w:rsidRPr="00C673E9">
                      <w:rPr>
                        <w:rFonts w:ascii="Arial" w:hAnsi="Arial" w:cs="Arial"/>
                      </w:rPr>
                      <w:t>Outdoor bright</w:t>
                    </w:r>
                  </w:ins>
                </w:p>
              </w:tc>
              <w:tc>
                <w:tcPr>
                  <w:tcW w:w="360" w:type="dxa"/>
                  <w:tcBorders>
                    <w:top w:val="single" w:sz="16" w:space="0" w:color="D3D3D3"/>
                    <w:bottom w:val="single" w:sz="16" w:space="0" w:color="D3D3D3"/>
                  </w:tcBorders>
                </w:tcPr>
                <w:p w14:paraId="1C57CBA3" w14:textId="77777777" w:rsidR="007C0A0D" w:rsidRPr="00C673E9" w:rsidRDefault="007C0A0D" w:rsidP="0047611C">
                  <w:pPr>
                    <w:keepNext/>
                    <w:spacing w:after="60"/>
                    <w:jc w:val="center"/>
                    <w:rPr>
                      <w:ins w:id="2883" w:author="zusammenlegung" w:date="2025-12-12T19:01:00Z" w16du:dateUtc="2025-12-12T18:01:00Z"/>
                      <w:rFonts w:ascii="Arial" w:hAnsi="Arial" w:cs="Arial"/>
                    </w:rPr>
                  </w:pPr>
                  <w:ins w:id="2884" w:author="zusammenlegung" w:date="2025-12-12T19:01:00Z" w16du:dateUtc="2025-12-12T18:01:00Z">
                    <w:r w:rsidRPr="00C673E9">
                      <w:rPr>
                        <w:rFonts w:ascii="Arial" w:hAnsi="Arial" w:cs="Arial"/>
                      </w:rPr>
                      <w:t>Outdoor very bright</w:t>
                    </w:r>
                  </w:ins>
                </w:p>
              </w:tc>
              <w:tc>
                <w:tcPr>
                  <w:tcW w:w="360" w:type="dxa"/>
                </w:tcPr>
                <w:p w14:paraId="6F2BEFB9" w14:textId="77777777" w:rsidR="007C0A0D" w:rsidRPr="00C673E9" w:rsidRDefault="007C0A0D" w:rsidP="0047611C">
                  <w:pPr>
                    <w:keepNext/>
                    <w:spacing w:after="60"/>
                    <w:jc w:val="center"/>
                    <w:rPr>
                      <w:ins w:id="2885" w:author="zusammenlegung" w:date="2025-12-12T19:01:00Z" w16du:dateUtc="2025-12-12T18:01:00Z"/>
                      <w:rFonts w:ascii="Arial" w:hAnsi="Arial" w:cs="Arial"/>
                    </w:rPr>
                  </w:pPr>
                  <w:ins w:id="2886" w:author="zusammenlegung" w:date="2025-12-12T19:01:00Z" w16du:dateUtc="2025-12-12T18:01:00Z">
                    <w:r w:rsidRPr="00C673E9">
                      <w:rPr>
                        <w:rFonts w:ascii="Arial" w:hAnsi="Arial" w:cs="Arial"/>
                      </w:rPr>
                      <w:t>Outdoor extremely bright</w:t>
                    </w:r>
                  </w:ins>
                </w:p>
              </w:tc>
            </w:tr>
            <w:tr w:rsidR="007C0A0D" w:rsidRPr="00C673E9" w14:paraId="3578ED73" w14:textId="77777777" w:rsidTr="00D845A8">
              <w:trPr>
                <w:cantSplit/>
                <w:jc w:val="center"/>
                <w:ins w:id="2887" w:author="zusammenlegung" w:date="2025-12-12T19:01:00Z" w16du:dateUtc="2025-12-12T18:01:00Z"/>
              </w:trPr>
              <w:tc>
                <w:tcPr>
                  <w:tcW w:w="1800" w:type="dxa"/>
                  <w:gridSpan w:val="5"/>
                  <w:tcMar>
                    <w:top w:w="25" w:type="dxa"/>
                  </w:tcMar>
                </w:tcPr>
                <w:p w14:paraId="0C586074" w14:textId="77777777" w:rsidR="007C0A0D" w:rsidRPr="00C673E9" w:rsidRDefault="007C0A0D" w:rsidP="0047611C">
                  <w:pPr>
                    <w:keepNext/>
                    <w:spacing w:after="60"/>
                    <w:rPr>
                      <w:ins w:id="2888" w:author="zusammenlegung" w:date="2025-12-12T19:01:00Z" w16du:dateUtc="2025-12-12T18:01:00Z"/>
                      <w:rFonts w:ascii="Arial" w:hAnsi="Arial" w:cs="Arial"/>
                    </w:rPr>
                  </w:pPr>
                  <w:ins w:id="2889" w:author="zusammenlegung" w:date="2025-12-12T19:01:00Z" w16du:dateUtc="2025-12-12T18:01:00Z">
                    <w:r w:rsidRPr="00C673E9">
                      <w:rPr>
                        <w:rFonts w:ascii="Arial" w:hAnsi="Arial" w:cs="Arial"/>
                      </w:rPr>
                      <w:t>VEET</w:t>
                    </w:r>
                  </w:ins>
                </w:p>
              </w:tc>
            </w:tr>
            <w:tr w:rsidR="007C0A0D" w:rsidRPr="00C673E9" w14:paraId="4AE60C23" w14:textId="77777777" w:rsidTr="00D845A8">
              <w:trPr>
                <w:cantSplit/>
                <w:jc w:val="center"/>
                <w:ins w:id="2890" w:author="zusammenlegung" w:date="2025-12-12T19:01:00Z" w16du:dateUtc="2025-12-12T18:01:00Z"/>
              </w:trPr>
              <w:tc>
                <w:tcPr>
                  <w:tcW w:w="360" w:type="dxa"/>
                </w:tcPr>
                <w:p w14:paraId="7B3A2E2A" w14:textId="77777777" w:rsidR="007C0A0D" w:rsidRPr="00C673E9" w:rsidRDefault="007C0A0D" w:rsidP="0047611C">
                  <w:pPr>
                    <w:keepNext/>
                    <w:spacing w:after="60"/>
                    <w:rPr>
                      <w:ins w:id="2891" w:author="zusammenlegung" w:date="2025-12-12T19:01:00Z" w16du:dateUtc="2025-12-12T18:01:00Z"/>
                      <w:rFonts w:ascii="Arial" w:hAnsi="Arial" w:cs="Arial"/>
                    </w:rPr>
                  </w:pPr>
                  <w:ins w:id="2892" w:author="zusammenlegung" w:date="2025-12-12T19:01:00Z" w16du:dateUtc="2025-12-12T18:01:00Z">
                    <w:r w:rsidRPr="00C673E9">
                      <w:rPr>
                        <w:rFonts w:ascii="Arial" w:hAnsi="Arial" w:cs="Arial"/>
                      </w:rPr>
                      <w:t>Mean daily</w:t>
                    </w:r>
                  </w:ins>
                </w:p>
              </w:tc>
              <w:tc>
                <w:tcPr>
                  <w:tcW w:w="360" w:type="dxa"/>
                </w:tcPr>
                <w:p w14:paraId="0209F5DA" w14:textId="77777777" w:rsidR="007C0A0D" w:rsidRPr="00C673E9" w:rsidRDefault="007C0A0D" w:rsidP="0047611C">
                  <w:pPr>
                    <w:keepNext/>
                    <w:spacing w:after="60"/>
                    <w:jc w:val="center"/>
                    <w:rPr>
                      <w:ins w:id="2893" w:author="zusammenlegung" w:date="2025-12-12T19:01:00Z" w16du:dateUtc="2025-12-12T18:01:00Z"/>
                      <w:rFonts w:ascii="Arial" w:hAnsi="Arial" w:cs="Arial"/>
                    </w:rPr>
                  </w:pPr>
                  <w:ins w:id="2894" w:author="zusammenlegung" w:date="2025-12-12T19:01:00Z" w16du:dateUtc="2025-12-12T18:01:00Z">
                    <w:r w:rsidRPr="00C673E9">
                      <w:rPr>
                        <w:rFonts w:ascii="Arial" w:hAnsi="Arial" w:cs="Arial"/>
                      </w:rPr>
                      <w:t>663m</w:t>
                    </w:r>
                  </w:ins>
                </w:p>
              </w:tc>
              <w:tc>
                <w:tcPr>
                  <w:tcW w:w="360" w:type="dxa"/>
                </w:tcPr>
                <w:p w14:paraId="53295195" w14:textId="77777777" w:rsidR="007C0A0D" w:rsidRPr="00C673E9" w:rsidRDefault="007C0A0D" w:rsidP="0047611C">
                  <w:pPr>
                    <w:keepNext/>
                    <w:spacing w:after="60"/>
                    <w:jc w:val="center"/>
                    <w:rPr>
                      <w:ins w:id="2895" w:author="zusammenlegung" w:date="2025-12-12T19:01:00Z" w16du:dateUtc="2025-12-12T18:01:00Z"/>
                      <w:rFonts w:ascii="Arial" w:hAnsi="Arial" w:cs="Arial"/>
                    </w:rPr>
                  </w:pPr>
                  <w:ins w:id="2896" w:author="zusammenlegung" w:date="2025-12-12T19:01:00Z" w16du:dateUtc="2025-12-12T18:01:00Z">
                    <w:r w:rsidRPr="00C673E9">
                      <w:rPr>
                        <w:rFonts w:ascii="Arial" w:hAnsi="Arial" w:cs="Arial"/>
                      </w:rPr>
                      <w:t>24m</w:t>
                    </w:r>
                  </w:ins>
                </w:p>
              </w:tc>
              <w:tc>
                <w:tcPr>
                  <w:tcW w:w="360" w:type="dxa"/>
                </w:tcPr>
                <w:p w14:paraId="732BB378" w14:textId="77777777" w:rsidR="007C0A0D" w:rsidRPr="00C673E9" w:rsidRDefault="007C0A0D" w:rsidP="0047611C">
                  <w:pPr>
                    <w:keepNext/>
                    <w:spacing w:after="60"/>
                    <w:jc w:val="center"/>
                    <w:rPr>
                      <w:ins w:id="2897" w:author="zusammenlegung" w:date="2025-12-12T19:01:00Z" w16du:dateUtc="2025-12-12T18:01:00Z"/>
                      <w:rFonts w:ascii="Arial" w:hAnsi="Arial" w:cs="Arial"/>
                    </w:rPr>
                  </w:pPr>
                  <w:ins w:id="2898" w:author="zusammenlegung" w:date="2025-12-12T19:01:00Z" w16du:dateUtc="2025-12-12T18:01:00Z">
                    <w:r w:rsidRPr="00C673E9">
                      <w:rPr>
                        <w:rFonts w:ascii="Arial" w:hAnsi="Arial" w:cs="Arial"/>
                      </w:rPr>
                      <w:t>28m</w:t>
                    </w:r>
                  </w:ins>
                </w:p>
              </w:tc>
              <w:tc>
                <w:tcPr>
                  <w:tcW w:w="360" w:type="dxa"/>
                </w:tcPr>
                <w:p w14:paraId="6E90FA7A" w14:textId="77777777" w:rsidR="007C0A0D" w:rsidRPr="00C673E9" w:rsidRDefault="007C0A0D" w:rsidP="0047611C">
                  <w:pPr>
                    <w:keepNext/>
                    <w:spacing w:after="60"/>
                    <w:jc w:val="center"/>
                    <w:rPr>
                      <w:ins w:id="2899" w:author="zusammenlegung" w:date="2025-12-12T19:01:00Z" w16du:dateUtc="2025-12-12T18:01:00Z"/>
                      <w:rFonts w:ascii="Arial" w:hAnsi="Arial" w:cs="Arial"/>
                    </w:rPr>
                  </w:pPr>
                  <w:ins w:id="2900" w:author="zusammenlegung" w:date="2025-12-12T19:01:00Z" w16du:dateUtc="2025-12-12T18:01:00Z">
                    <w:r w:rsidRPr="00C673E9">
                      <w:rPr>
                        <w:rFonts w:ascii="Arial" w:hAnsi="Arial" w:cs="Arial"/>
                      </w:rPr>
                      <w:t>42m</w:t>
                    </w:r>
                  </w:ins>
                </w:p>
              </w:tc>
            </w:tr>
            <w:tr w:rsidR="007C0A0D" w:rsidRPr="00C673E9" w14:paraId="7A4CA494" w14:textId="77777777" w:rsidTr="00D845A8">
              <w:trPr>
                <w:cantSplit/>
                <w:jc w:val="center"/>
                <w:ins w:id="2901" w:author="zusammenlegung" w:date="2025-12-12T19:01:00Z" w16du:dateUtc="2025-12-12T18:01:00Z"/>
              </w:trPr>
              <w:tc>
                <w:tcPr>
                  <w:tcW w:w="360" w:type="dxa"/>
                </w:tcPr>
                <w:p w14:paraId="766C7141" w14:textId="77777777" w:rsidR="007C0A0D" w:rsidRPr="00C673E9" w:rsidRDefault="007C0A0D" w:rsidP="0047611C">
                  <w:pPr>
                    <w:keepNext/>
                    <w:spacing w:after="60"/>
                    <w:rPr>
                      <w:ins w:id="2902" w:author="zusammenlegung" w:date="2025-12-12T19:01:00Z" w16du:dateUtc="2025-12-12T18:01:00Z"/>
                      <w:rFonts w:ascii="Arial" w:hAnsi="Arial" w:cs="Arial"/>
                    </w:rPr>
                  </w:pPr>
                  <w:ins w:id="2903" w:author="zusammenlegung" w:date="2025-12-12T19:01:00Z" w16du:dateUtc="2025-12-12T18:01:00Z">
                    <w:r w:rsidRPr="00C673E9">
                      <w:rPr>
                        <w:rFonts w:ascii="Arial" w:hAnsi="Arial" w:cs="Arial"/>
                      </w:rPr>
                      <w:t>Weekday</w:t>
                    </w:r>
                  </w:ins>
                </w:p>
              </w:tc>
              <w:tc>
                <w:tcPr>
                  <w:tcW w:w="360" w:type="dxa"/>
                </w:tcPr>
                <w:p w14:paraId="3941C2F3" w14:textId="77777777" w:rsidR="007C0A0D" w:rsidRPr="00C673E9" w:rsidRDefault="007C0A0D" w:rsidP="0047611C">
                  <w:pPr>
                    <w:keepNext/>
                    <w:spacing w:after="60"/>
                    <w:jc w:val="center"/>
                    <w:rPr>
                      <w:ins w:id="2904" w:author="zusammenlegung" w:date="2025-12-12T19:01:00Z" w16du:dateUtc="2025-12-12T18:01:00Z"/>
                      <w:rFonts w:ascii="Arial" w:hAnsi="Arial" w:cs="Arial"/>
                    </w:rPr>
                  </w:pPr>
                  <w:ins w:id="2905" w:author="zusammenlegung" w:date="2025-12-12T19:01:00Z" w16du:dateUtc="2025-12-12T18:01:00Z">
                    <w:r w:rsidRPr="00C673E9">
                      <w:rPr>
                        <w:rFonts w:ascii="Arial" w:hAnsi="Arial" w:cs="Arial"/>
                      </w:rPr>
                      <w:t>688m</w:t>
                    </w:r>
                  </w:ins>
                </w:p>
              </w:tc>
              <w:tc>
                <w:tcPr>
                  <w:tcW w:w="360" w:type="dxa"/>
                </w:tcPr>
                <w:p w14:paraId="2AE0B32E" w14:textId="77777777" w:rsidR="007C0A0D" w:rsidRPr="00C673E9" w:rsidRDefault="007C0A0D" w:rsidP="0047611C">
                  <w:pPr>
                    <w:keepNext/>
                    <w:spacing w:after="60"/>
                    <w:jc w:val="center"/>
                    <w:rPr>
                      <w:ins w:id="2906" w:author="zusammenlegung" w:date="2025-12-12T19:01:00Z" w16du:dateUtc="2025-12-12T18:01:00Z"/>
                      <w:rFonts w:ascii="Arial" w:hAnsi="Arial" w:cs="Arial"/>
                    </w:rPr>
                  </w:pPr>
                  <w:ins w:id="2907" w:author="zusammenlegung" w:date="2025-12-12T19:01:00Z" w16du:dateUtc="2025-12-12T18:01:00Z">
                    <w:r w:rsidRPr="00C673E9">
                      <w:rPr>
                        <w:rFonts w:ascii="Arial" w:hAnsi="Arial" w:cs="Arial"/>
                      </w:rPr>
                      <w:t>29m</w:t>
                    </w:r>
                  </w:ins>
                </w:p>
              </w:tc>
              <w:tc>
                <w:tcPr>
                  <w:tcW w:w="360" w:type="dxa"/>
                </w:tcPr>
                <w:p w14:paraId="0946A975" w14:textId="77777777" w:rsidR="007C0A0D" w:rsidRPr="00C673E9" w:rsidRDefault="007C0A0D" w:rsidP="0047611C">
                  <w:pPr>
                    <w:keepNext/>
                    <w:spacing w:after="60"/>
                    <w:jc w:val="center"/>
                    <w:rPr>
                      <w:ins w:id="2908" w:author="zusammenlegung" w:date="2025-12-12T19:01:00Z" w16du:dateUtc="2025-12-12T18:01:00Z"/>
                      <w:rFonts w:ascii="Arial" w:hAnsi="Arial" w:cs="Arial"/>
                    </w:rPr>
                  </w:pPr>
                  <w:ins w:id="2909" w:author="zusammenlegung" w:date="2025-12-12T19:01:00Z" w16du:dateUtc="2025-12-12T18:01:00Z">
                    <w:r w:rsidRPr="00C673E9">
                      <w:rPr>
                        <w:rFonts w:ascii="Arial" w:hAnsi="Arial" w:cs="Arial"/>
                      </w:rPr>
                      <w:t>35m</w:t>
                    </w:r>
                  </w:ins>
                </w:p>
              </w:tc>
              <w:tc>
                <w:tcPr>
                  <w:tcW w:w="360" w:type="dxa"/>
                </w:tcPr>
                <w:p w14:paraId="76DF9464" w14:textId="77777777" w:rsidR="007C0A0D" w:rsidRPr="00C673E9" w:rsidRDefault="007C0A0D" w:rsidP="0047611C">
                  <w:pPr>
                    <w:keepNext/>
                    <w:spacing w:after="60"/>
                    <w:jc w:val="center"/>
                    <w:rPr>
                      <w:ins w:id="2910" w:author="zusammenlegung" w:date="2025-12-12T19:01:00Z" w16du:dateUtc="2025-12-12T18:01:00Z"/>
                      <w:rFonts w:ascii="Arial" w:hAnsi="Arial" w:cs="Arial"/>
                    </w:rPr>
                  </w:pPr>
                  <w:ins w:id="2911" w:author="zusammenlegung" w:date="2025-12-12T19:01:00Z" w16du:dateUtc="2025-12-12T18:01:00Z">
                    <w:r w:rsidRPr="00C673E9">
                      <w:rPr>
                        <w:rFonts w:ascii="Arial" w:hAnsi="Arial" w:cs="Arial"/>
                      </w:rPr>
                      <w:t>48m</w:t>
                    </w:r>
                  </w:ins>
                </w:p>
              </w:tc>
            </w:tr>
            <w:tr w:rsidR="007C0A0D" w:rsidRPr="00C673E9" w14:paraId="11D01328" w14:textId="77777777" w:rsidTr="00D845A8">
              <w:trPr>
                <w:cantSplit/>
                <w:jc w:val="center"/>
                <w:ins w:id="2912" w:author="zusammenlegung" w:date="2025-12-12T19:01:00Z" w16du:dateUtc="2025-12-12T18:01:00Z"/>
              </w:trPr>
              <w:tc>
                <w:tcPr>
                  <w:tcW w:w="360" w:type="dxa"/>
                </w:tcPr>
                <w:p w14:paraId="6952C350" w14:textId="77777777" w:rsidR="007C0A0D" w:rsidRPr="00C673E9" w:rsidRDefault="007C0A0D" w:rsidP="0047611C">
                  <w:pPr>
                    <w:keepNext/>
                    <w:spacing w:after="60"/>
                    <w:rPr>
                      <w:ins w:id="2913" w:author="zusammenlegung" w:date="2025-12-12T19:01:00Z" w16du:dateUtc="2025-12-12T18:01:00Z"/>
                      <w:rFonts w:ascii="Arial" w:hAnsi="Arial" w:cs="Arial"/>
                    </w:rPr>
                  </w:pPr>
                  <w:ins w:id="2914" w:author="zusammenlegung" w:date="2025-12-12T19:01:00Z" w16du:dateUtc="2025-12-12T18:01:00Z">
                    <w:r w:rsidRPr="00C673E9">
                      <w:rPr>
                        <w:rFonts w:ascii="Arial" w:hAnsi="Arial" w:cs="Arial"/>
                      </w:rPr>
                      <w:t>Wee</w:t>
                    </w:r>
                    <w:r w:rsidRPr="00C673E9">
                      <w:rPr>
                        <w:rFonts w:ascii="Arial" w:hAnsi="Arial" w:cs="Arial"/>
                      </w:rPr>
                      <w:lastRenderedPageBreak/>
                      <w:t>kend</w:t>
                    </w:r>
                  </w:ins>
                </w:p>
              </w:tc>
              <w:tc>
                <w:tcPr>
                  <w:tcW w:w="360" w:type="dxa"/>
                </w:tcPr>
                <w:p w14:paraId="271BD684" w14:textId="77777777" w:rsidR="007C0A0D" w:rsidRPr="00C673E9" w:rsidRDefault="007C0A0D" w:rsidP="0047611C">
                  <w:pPr>
                    <w:keepNext/>
                    <w:spacing w:after="60"/>
                    <w:jc w:val="center"/>
                    <w:rPr>
                      <w:ins w:id="2915" w:author="zusammenlegung" w:date="2025-12-12T19:01:00Z" w16du:dateUtc="2025-12-12T18:01:00Z"/>
                      <w:rFonts w:ascii="Arial" w:hAnsi="Arial" w:cs="Arial"/>
                    </w:rPr>
                  </w:pPr>
                  <w:ins w:id="2916" w:author="zusammenlegung" w:date="2025-12-12T19:01:00Z" w16du:dateUtc="2025-12-12T18:01:00Z">
                    <w:r w:rsidRPr="00C673E9">
                      <w:rPr>
                        <w:rFonts w:ascii="Arial" w:hAnsi="Arial" w:cs="Arial"/>
                      </w:rPr>
                      <w:lastRenderedPageBreak/>
                      <w:t>602m</w:t>
                    </w:r>
                  </w:ins>
                </w:p>
              </w:tc>
              <w:tc>
                <w:tcPr>
                  <w:tcW w:w="360" w:type="dxa"/>
                </w:tcPr>
                <w:p w14:paraId="7201427E" w14:textId="77777777" w:rsidR="007C0A0D" w:rsidRPr="00C673E9" w:rsidRDefault="007C0A0D" w:rsidP="0047611C">
                  <w:pPr>
                    <w:keepNext/>
                    <w:spacing w:after="60"/>
                    <w:jc w:val="center"/>
                    <w:rPr>
                      <w:ins w:id="2917" w:author="zusammenlegung" w:date="2025-12-12T19:01:00Z" w16du:dateUtc="2025-12-12T18:01:00Z"/>
                      <w:rFonts w:ascii="Arial" w:hAnsi="Arial" w:cs="Arial"/>
                    </w:rPr>
                  </w:pPr>
                  <w:ins w:id="2918" w:author="zusammenlegung" w:date="2025-12-12T19:01:00Z" w16du:dateUtc="2025-12-12T18:01:00Z">
                    <w:r w:rsidRPr="00C673E9">
                      <w:rPr>
                        <w:rFonts w:ascii="Arial" w:hAnsi="Arial" w:cs="Arial"/>
                      </w:rPr>
                      <w:t>10m</w:t>
                    </w:r>
                  </w:ins>
                </w:p>
              </w:tc>
              <w:tc>
                <w:tcPr>
                  <w:tcW w:w="360" w:type="dxa"/>
                </w:tcPr>
                <w:p w14:paraId="3560D2FC" w14:textId="77777777" w:rsidR="007C0A0D" w:rsidRPr="00C673E9" w:rsidRDefault="007C0A0D" w:rsidP="0047611C">
                  <w:pPr>
                    <w:keepNext/>
                    <w:spacing w:after="60"/>
                    <w:jc w:val="center"/>
                    <w:rPr>
                      <w:ins w:id="2919" w:author="zusammenlegung" w:date="2025-12-12T19:01:00Z" w16du:dateUtc="2025-12-12T18:01:00Z"/>
                      <w:rFonts w:ascii="Arial" w:hAnsi="Arial" w:cs="Arial"/>
                    </w:rPr>
                  </w:pPr>
                  <w:ins w:id="2920" w:author="zusammenlegung" w:date="2025-12-12T19:01:00Z" w16du:dateUtc="2025-12-12T18:01:00Z">
                    <w:r w:rsidRPr="00C673E9">
                      <w:rPr>
                        <w:rFonts w:ascii="Arial" w:hAnsi="Arial" w:cs="Arial"/>
                      </w:rPr>
                      <w:t>10m</w:t>
                    </w:r>
                  </w:ins>
                </w:p>
              </w:tc>
              <w:tc>
                <w:tcPr>
                  <w:tcW w:w="360" w:type="dxa"/>
                </w:tcPr>
                <w:p w14:paraId="5E8AE716" w14:textId="77777777" w:rsidR="007C0A0D" w:rsidRPr="00C673E9" w:rsidRDefault="007C0A0D" w:rsidP="0047611C">
                  <w:pPr>
                    <w:keepNext/>
                    <w:spacing w:after="60"/>
                    <w:jc w:val="center"/>
                    <w:rPr>
                      <w:ins w:id="2921" w:author="zusammenlegung" w:date="2025-12-12T19:01:00Z" w16du:dateUtc="2025-12-12T18:01:00Z"/>
                      <w:rFonts w:ascii="Arial" w:hAnsi="Arial" w:cs="Arial"/>
                    </w:rPr>
                  </w:pPr>
                  <w:ins w:id="2922" w:author="zusammenlegung" w:date="2025-12-12T19:01:00Z" w16du:dateUtc="2025-12-12T18:01:00Z">
                    <w:r w:rsidRPr="00C673E9">
                      <w:rPr>
                        <w:rFonts w:ascii="Arial" w:hAnsi="Arial" w:cs="Arial"/>
                      </w:rPr>
                      <w:t>28m</w:t>
                    </w:r>
                  </w:ins>
                </w:p>
              </w:tc>
            </w:tr>
            <w:bookmarkEnd w:id="2872"/>
          </w:tbl>
          <w:p w14:paraId="767BA90A" w14:textId="77777777" w:rsidR="007C0A0D" w:rsidRPr="00E15C3C" w:rsidRDefault="007C0A0D" w:rsidP="00E15C3C"/>
        </w:tc>
        <w:tc>
          <w:tcPr>
            <w:tcW w:w="851" w:type="dxa"/>
            <w:tcBorders>
              <w:top w:val="single" w:sz="4" w:space="0" w:color="auto"/>
            </w:tcBorders>
            <w:cellDel w:id="2923" w:author="zusammenlegung" w:date="2025-12-12T19:01:00Z"/>
          </w:tcPr>
          <w:p w14:paraId="64C02B62" w14:textId="77777777" w:rsidR="006A11B0" w:rsidRPr="006A11B0" w:rsidRDefault="006A11B0" w:rsidP="006A11B0">
            <w:pPr>
              <w:jc w:val="center"/>
            </w:pPr>
            <w:del w:id="2924" w:author="zusammenlegung" w:date="2025-12-12T19:01:00Z" w16du:dateUtc="2025-12-12T18:01:00Z">
              <w:r w:rsidRPr="006A11B0">
                <w:lastRenderedPageBreak/>
                <w:delText>24m</w:delText>
              </w:r>
            </w:del>
          </w:p>
        </w:tc>
        <w:tc>
          <w:tcPr>
            <w:tcW w:w="1276" w:type="dxa"/>
            <w:tcBorders>
              <w:top w:val="single" w:sz="4" w:space="0" w:color="auto"/>
            </w:tcBorders>
            <w:cellDel w:id="2925" w:author="zusammenlegung" w:date="2025-12-12T19:01:00Z"/>
          </w:tcPr>
          <w:p w14:paraId="3B4D2B10" w14:textId="77777777" w:rsidR="006A11B0" w:rsidRPr="006A11B0" w:rsidRDefault="006A11B0" w:rsidP="006A11B0">
            <w:pPr>
              <w:jc w:val="center"/>
            </w:pPr>
            <w:del w:id="2926" w:author="zusammenlegung" w:date="2025-12-12T19:01:00Z" w16du:dateUtc="2025-12-12T18:01:00Z">
              <w:r w:rsidRPr="006A11B0">
                <w:delText>32m</w:delText>
              </w:r>
            </w:del>
          </w:p>
        </w:tc>
        <w:tc>
          <w:tcPr>
            <w:tcW w:w="1701" w:type="dxa"/>
            <w:tcBorders>
              <w:top w:val="single" w:sz="4" w:space="0" w:color="auto"/>
            </w:tcBorders>
            <w:cellDel w:id="2927" w:author="zusammenlegung" w:date="2025-12-12T19:01:00Z"/>
          </w:tcPr>
          <w:p w14:paraId="1A79E433" w14:textId="77777777" w:rsidR="006A11B0" w:rsidRPr="006A11B0" w:rsidRDefault="006A11B0" w:rsidP="006A11B0">
            <w:pPr>
              <w:jc w:val="center"/>
            </w:pPr>
            <w:del w:id="2928" w:author="zusammenlegung" w:date="2025-12-12T19:01:00Z" w16du:dateUtc="2025-12-12T18:01:00Z">
              <w:r w:rsidRPr="006A11B0">
                <w:delText>55m</w:delText>
              </w:r>
            </w:del>
          </w:p>
        </w:tc>
      </w:tr>
      <w:tr w:rsidR="006A11B0" w:rsidRPr="006A11B0" w14:paraId="27F026C9" w14:textId="77777777" w:rsidTr="006A11B0">
        <w:trPr>
          <w:cantSplit/>
          <w:jc w:val="center"/>
          <w:del w:id="2929" w:author="zusammenlegung" w:date="2025-12-12T19:01:00Z" w16du:dateUtc="2025-12-12T18:01:00Z"/>
        </w:trPr>
        <w:tc>
          <w:tcPr>
            <w:tcW w:w="1134" w:type="dxa"/>
          </w:tcPr>
          <w:p w14:paraId="6953E4BE" w14:textId="77777777" w:rsidR="006A11B0" w:rsidRPr="006A11B0" w:rsidRDefault="006A11B0" w:rsidP="006A11B0">
            <w:pPr>
              <w:rPr>
                <w:del w:id="2930" w:author="zusammenlegung" w:date="2025-12-12T19:01:00Z" w16du:dateUtc="2025-12-12T18:01:00Z"/>
              </w:rPr>
            </w:pPr>
            <w:del w:id="2931" w:author="zusammenlegung" w:date="2025-12-12T19:01:00Z" w16du:dateUtc="2025-12-12T18:01:00Z">
              <w:r w:rsidRPr="006A11B0">
                <w:delText>Weekday</w:delText>
              </w:r>
            </w:del>
          </w:p>
        </w:tc>
        <w:tc>
          <w:tcPr>
            <w:tcW w:w="851" w:type="dxa"/>
            <w:gridSpan w:val="3"/>
          </w:tcPr>
          <w:p w14:paraId="527B38EB" w14:textId="77777777" w:rsidR="006A11B0" w:rsidRPr="006A11B0" w:rsidRDefault="006A11B0" w:rsidP="006A11B0">
            <w:pPr>
              <w:jc w:val="center"/>
              <w:rPr>
                <w:del w:id="2932" w:author="zusammenlegung" w:date="2025-12-12T19:01:00Z" w16du:dateUtc="2025-12-12T18:01:00Z"/>
              </w:rPr>
            </w:pPr>
            <w:del w:id="2933" w:author="zusammenlegung" w:date="2025-12-12T19:01:00Z" w16du:dateUtc="2025-12-12T18:01:00Z">
              <w:r w:rsidRPr="006A11B0">
                <w:delText>29m</w:delText>
              </w:r>
            </w:del>
          </w:p>
        </w:tc>
        <w:tc>
          <w:tcPr>
            <w:tcW w:w="1276" w:type="dxa"/>
          </w:tcPr>
          <w:p w14:paraId="5C437ECA" w14:textId="77777777" w:rsidR="006A11B0" w:rsidRPr="006A11B0" w:rsidRDefault="006A11B0" w:rsidP="006A11B0">
            <w:pPr>
              <w:jc w:val="center"/>
              <w:rPr>
                <w:del w:id="2934" w:author="zusammenlegung" w:date="2025-12-12T19:01:00Z" w16du:dateUtc="2025-12-12T18:01:00Z"/>
              </w:rPr>
            </w:pPr>
            <w:del w:id="2935" w:author="zusammenlegung" w:date="2025-12-12T19:01:00Z" w16du:dateUtc="2025-12-12T18:01:00Z">
              <w:r w:rsidRPr="006A11B0">
                <w:delText>41m</w:delText>
              </w:r>
            </w:del>
          </w:p>
        </w:tc>
        <w:tc>
          <w:tcPr>
            <w:tcW w:w="1701" w:type="dxa"/>
          </w:tcPr>
          <w:p w14:paraId="2463E90C" w14:textId="77777777" w:rsidR="006A11B0" w:rsidRPr="006A11B0" w:rsidRDefault="006A11B0" w:rsidP="006A11B0">
            <w:pPr>
              <w:jc w:val="center"/>
              <w:rPr>
                <w:del w:id="2936" w:author="zusammenlegung" w:date="2025-12-12T19:01:00Z" w16du:dateUtc="2025-12-12T18:01:00Z"/>
              </w:rPr>
            </w:pPr>
            <w:del w:id="2937" w:author="zusammenlegung" w:date="2025-12-12T19:01:00Z" w16du:dateUtc="2025-12-12T18:01:00Z">
              <w:r w:rsidRPr="006A11B0">
                <w:delText>65m</w:delText>
              </w:r>
            </w:del>
          </w:p>
        </w:tc>
      </w:tr>
      <w:tr w:rsidR="006A11B0" w:rsidRPr="006A11B0" w14:paraId="6B9202C3" w14:textId="77777777" w:rsidTr="006A11B0">
        <w:trPr>
          <w:cantSplit/>
          <w:jc w:val="center"/>
          <w:del w:id="2938" w:author="zusammenlegung" w:date="2025-12-12T19:01:00Z" w16du:dateUtc="2025-12-12T18:01:00Z"/>
        </w:trPr>
        <w:tc>
          <w:tcPr>
            <w:tcW w:w="1134" w:type="dxa"/>
          </w:tcPr>
          <w:p w14:paraId="430CB40D" w14:textId="77777777" w:rsidR="006A11B0" w:rsidRPr="006A11B0" w:rsidRDefault="006A11B0" w:rsidP="006A11B0">
            <w:pPr>
              <w:rPr>
                <w:del w:id="2939" w:author="zusammenlegung" w:date="2025-12-12T19:01:00Z" w16du:dateUtc="2025-12-12T18:01:00Z"/>
              </w:rPr>
            </w:pPr>
            <w:del w:id="2940" w:author="zusammenlegung" w:date="2025-12-12T19:01:00Z" w16du:dateUtc="2025-12-12T18:01:00Z">
              <w:r w:rsidRPr="006A11B0">
                <w:delText>Weekend</w:delText>
              </w:r>
            </w:del>
          </w:p>
        </w:tc>
        <w:tc>
          <w:tcPr>
            <w:tcW w:w="851" w:type="dxa"/>
            <w:gridSpan w:val="3"/>
          </w:tcPr>
          <w:p w14:paraId="5964380E" w14:textId="77777777" w:rsidR="006A11B0" w:rsidRPr="006A11B0" w:rsidRDefault="006A11B0" w:rsidP="006A11B0">
            <w:pPr>
              <w:jc w:val="center"/>
              <w:rPr>
                <w:del w:id="2941" w:author="zusammenlegung" w:date="2025-12-12T19:01:00Z" w16du:dateUtc="2025-12-12T18:01:00Z"/>
              </w:rPr>
            </w:pPr>
            <w:del w:id="2942" w:author="zusammenlegung" w:date="2025-12-12T19:01:00Z" w16du:dateUtc="2025-12-12T18:01:00Z">
              <w:r w:rsidRPr="006A11B0">
                <w:delText>10m</w:delText>
              </w:r>
            </w:del>
          </w:p>
        </w:tc>
        <w:tc>
          <w:tcPr>
            <w:tcW w:w="1276" w:type="dxa"/>
          </w:tcPr>
          <w:p w14:paraId="74C7490D" w14:textId="77777777" w:rsidR="006A11B0" w:rsidRPr="006A11B0" w:rsidRDefault="006A11B0" w:rsidP="006A11B0">
            <w:pPr>
              <w:jc w:val="center"/>
              <w:rPr>
                <w:del w:id="2943" w:author="zusammenlegung" w:date="2025-12-12T19:01:00Z" w16du:dateUtc="2025-12-12T18:01:00Z"/>
              </w:rPr>
            </w:pPr>
            <w:del w:id="2944" w:author="zusammenlegung" w:date="2025-12-12T19:01:00Z" w16du:dateUtc="2025-12-12T18:01:00Z">
              <w:r w:rsidRPr="006A11B0">
                <w:delText>10m</w:delText>
              </w:r>
            </w:del>
          </w:p>
        </w:tc>
        <w:tc>
          <w:tcPr>
            <w:tcW w:w="1701" w:type="dxa"/>
          </w:tcPr>
          <w:p w14:paraId="1C4A5B01" w14:textId="77777777" w:rsidR="006A11B0" w:rsidRPr="006A11B0" w:rsidRDefault="006A11B0" w:rsidP="006A11B0">
            <w:pPr>
              <w:jc w:val="center"/>
              <w:rPr>
                <w:del w:id="2945" w:author="zusammenlegung" w:date="2025-12-12T19:01:00Z" w16du:dateUtc="2025-12-12T18:01:00Z"/>
              </w:rPr>
            </w:pPr>
            <w:del w:id="2946" w:author="zusammenlegung" w:date="2025-12-12T19:01:00Z" w16du:dateUtc="2025-12-12T18:01:00Z">
              <w:r w:rsidRPr="006A11B0">
                <w:delText>30m</w:delText>
              </w:r>
            </w:del>
          </w:p>
        </w:tc>
      </w:tr>
    </w:tbl>
    <w:p w14:paraId="5B80E507" w14:textId="77777777" w:rsidR="00EF2E65" w:rsidDel="000B2AFA" w:rsidRDefault="00EF2E65" w:rsidP="007C0A0D">
      <w:pPr>
        <w:pStyle w:val="Textkrper"/>
        <w:rPr>
          <w:del w:id="2947" w:author="zusammenlegung" w:date="2025-12-12T19:01:00Z" w16du:dateUtc="2025-12-12T18:01:00Z"/>
        </w:rPr>
      </w:pPr>
      <w:del w:id="2948" w:author="zusammenlegung" w:date="2025-12-12T19:01:00Z" w16du:dateUtc="2025-12-12T18:01:00Z">
        <w:r>
          <w:delText>Table 11: Average daily duration in outdoor-equivalent light conditions</w:delText>
        </w:r>
      </w:del>
    </w:p>
    <w:p w14:paraId="1F23B299" w14:textId="77777777" w:rsidR="000B2AFA" w:rsidRDefault="000B2AFA" w:rsidP="00EF2E65">
      <w:pPr>
        <w:pStyle w:val="ImageCaption"/>
        <w:spacing w:before="200"/>
        <w:rPr>
          <w:ins w:id="2949" w:author="Johannes Zauner" w:date="2025-12-12T20:25:00Z" w16du:dateUtc="2025-12-12T19:25:00Z"/>
        </w:rPr>
      </w:pPr>
    </w:p>
    <w:p w14:paraId="7E30AE0B" w14:textId="604825F4" w:rsidR="007C0A0D" w:rsidRPr="00E15C3C" w:rsidRDefault="007C0A0D" w:rsidP="007C0A0D">
      <w:pPr>
        <w:pStyle w:val="Textkrper"/>
      </w:pPr>
      <w:r w:rsidRPr="00E15C3C">
        <w:t xml:space="preserve">It is also informative to visualize when these </w:t>
      </w:r>
      <w:del w:id="2950" w:author="zusammenlegung" w:date="2025-12-12T19:01:00Z" w16du:dateUtc="2025-12-12T18:01:00Z">
        <w:r w:rsidR="000A1F9E">
          <w:delText>bright</w:delText>
        </w:r>
      </w:del>
      <w:ins w:id="2951" w:author="zusammenlegung" w:date="2025-12-12T19:01:00Z" w16du:dateUtc="2025-12-12T18:01:00Z">
        <w:r w:rsidRPr="00C673E9">
          <w:rPr>
            <w:rFonts w:ascii="Arial" w:hAnsi="Arial" w:cs="Arial"/>
          </w:rPr>
          <w:t>high</w:t>
        </w:r>
      </w:ins>
      <w:r w:rsidRPr="00E15C3C">
        <w:t xml:space="preserve">-light conditions occurred. </w:t>
      </w:r>
      <w:del w:id="2952" w:author="zusammenlegung" w:date="2025-12-12T19:01:00Z" w16du:dateUtc="2025-12-12T18:01:00Z">
        <w:r w:rsidR="000A1F9E" w:rsidRPr="000A1F9E">
          <w:rPr>
            <w:b/>
            <w:bCs/>
          </w:rPr>
          <w:delText>Figure 8</w:delText>
        </w:r>
      </w:del>
      <w:ins w:id="2953" w:author="zusammenlegung" w:date="2025-12-12T19:01:00Z" w16du:dateUtc="2025-12-12T18:01:00Z">
        <w:r w:rsidRPr="00C673E9">
          <w:rPr>
            <w:rFonts w:ascii="Arial" w:hAnsi="Arial" w:cs="Arial"/>
          </w:rPr>
          <w:fldChar w:fldCharType="begin"/>
        </w:r>
        <w:r w:rsidRPr="00C673E9">
          <w:rPr>
            <w:rFonts w:ascii="Arial" w:hAnsi="Arial" w:cs="Arial"/>
          </w:rPr>
          <w:instrText>HYPERLINK \l "fig-outdoor"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Figure 8</w:t>
        </w:r>
        <w:r w:rsidRPr="00C673E9">
          <w:rPr>
            <w:rFonts w:ascii="Arial" w:hAnsi="Arial" w:cs="Arial"/>
          </w:rPr>
          <w:fldChar w:fldCharType="end"/>
        </w:r>
      </w:ins>
      <w:r w:rsidRPr="00E15C3C">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621EBEAE" w:rsidR="007C0A0D" w:rsidRPr="005679EF" w:rsidRDefault="005679EF" w:rsidP="00F61D20">
      <w:pPr>
        <w:pStyle w:val="SourceCode"/>
        <w:spacing w:line="240" w:lineRule="auto"/>
        <w:rPr>
          <w:b/>
          <w:bCs/>
          <w:lang w:val="de-DE"/>
          <w:rPrChange w:id="2954" w:author="Johannes Zauner" w:date="2025-12-13T05:21:00Z" w16du:dateUtc="2025-12-13T04:21:00Z">
            <w:rPr>
              <w:rFonts w:cs="Consolas"/>
            </w:rPr>
          </w:rPrChange>
        </w:rPr>
      </w:pPr>
      <w:bookmarkStart w:id="2955" w:name="annotated-cell-17"/>
      <w:ins w:id="2956" w:author="Johannes Zauner" w:date="2025-12-13T05:21:00Z">
        <w:r w:rsidRPr="005679EF">
          <w:rPr>
            <w:b/>
            <w:bCs/>
            <w:lang w:val="de-DE"/>
          </w:rPr>
          <w:t>Visualize time spent outdoors</w:t>
        </w:r>
      </w:ins>
      <w:ins w:id="2957" w:author="Johannes Zauner" w:date="2025-12-13T05:10:00Z" w16du:dateUtc="2025-12-13T04:10:00Z">
        <w:r w:rsidR="008C4DD3">
          <w:rPr>
            <w:rStyle w:val="NormalTok"/>
          </w:rPr>
          <w:br/>
        </w:r>
      </w:ins>
      <w:ins w:id="2958" w:author="Johannes Zauner" w:date="2025-12-12T21:02:00Z" w16du:dateUtc="2025-12-12T20:02:00Z">
        <w:r w:rsidR="00680FB8">
          <w:rPr>
            <w:rStyle w:val="NormalTok"/>
          </w:rPr>
          <w:t>1</w:t>
        </w:r>
        <w:r w:rsidR="00680FB8">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959" w:author="Johannes Zauner" w:date="2025-12-12T21:03:00Z" w16du:dateUtc="2025-12-12T20:03:00Z">
        <w:r w:rsidR="00680FB8">
          <w:rPr>
            <w:rStyle w:val="NormalTok"/>
          </w:rPr>
          <w:t>2</w:t>
        </w:r>
      </w:ins>
      <w:ins w:id="2960" w:author="Johannes Zauner" w:date="2025-12-12T21:02:00Z" w16du:dateUtc="2025-12-12T20:02:00Z">
        <w:r w:rsidR="00680FB8">
          <w:rPr>
            <w:rStyle w:val="NormalTok"/>
            <w:rFonts w:cs="Consolas"/>
          </w:rPr>
          <w:t xml:space="preserve"> </w:t>
        </w:r>
      </w:ins>
      <w:r w:rsidR="007C0A0D" w:rsidRPr="00E15C3C">
        <w:rPr>
          <w:rStyle w:val="NormalTok"/>
          <w:rFonts w:cs="Consolas"/>
        </w:rPr>
        <w:t xml:space="preserve">  </w:t>
      </w:r>
      <w:ins w:id="2961" w:author="zusammenlegung" w:date="2025-12-12T19:01:00Z" w16du:dateUtc="2025-12-12T18:01:00Z">
        <w:r w:rsidR="007C0A0D" w:rsidRPr="00E15C3C">
          <w:rPr>
            <w:rStyle w:val="FunctionTok"/>
            <w:rFonts w:cs="Consolas"/>
          </w:rPr>
          <w:t>aggregate_Datetime</w:t>
        </w:r>
        <w:r w:rsidR="007C0A0D" w:rsidRPr="00E15C3C">
          <w:rPr>
            <w:rStyle w:val="NormalTok"/>
            <w:rFonts w:cs="Consolas"/>
          </w:rPr>
          <w:t>(</w:t>
        </w:r>
        <w:r w:rsidR="007C0A0D" w:rsidRPr="00E15C3C">
          <w:rPr>
            <w:rStyle w:val="StringTok"/>
            <w:rFonts w:cs="Consolas"/>
          </w:rPr>
          <w:t>"2 mins"</w:t>
        </w:r>
        <w:r w:rsidR="007C0A0D" w:rsidRPr="00E15C3C">
          <w:rPr>
            <w:rStyle w:val="NormalTok"/>
            <w:rFonts w:cs="Consolas"/>
          </w:rPr>
          <w:t xml:space="preserve">, </w:t>
        </w:r>
        <w:r w:rsidR="007C0A0D" w:rsidRPr="00E15C3C">
          <w:rPr>
            <w:rStyle w:val="AttributeTok"/>
            <w:rFonts w:cs="Consolas"/>
          </w:rPr>
          <w:t>type =</w:t>
        </w:r>
        <w:r w:rsidR="007C0A0D" w:rsidRPr="00E15C3C">
          <w:rPr>
            <w:rStyle w:val="NormalTok"/>
            <w:rFonts w:cs="Consolas"/>
          </w:rPr>
          <w:t xml:space="preserve"> </w:t>
        </w:r>
        <w:r w:rsidR="007C0A0D" w:rsidRPr="00E15C3C">
          <w:rPr>
            <w:rStyle w:val="StringTok"/>
            <w:rFonts w:cs="Consolas"/>
          </w:rPr>
          <w:t>"floor"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2962" w:author="Johannes Zauner" w:date="2025-12-12T21:03:00Z" w16du:dateUtc="2025-12-12T20:03:00Z">
        <w:r w:rsidR="00680FB8">
          <w:rPr>
            <w:rStyle w:val="NormalTok"/>
          </w:rPr>
          <w:t>3</w:t>
        </w:r>
      </w:ins>
      <w:ins w:id="2963" w:author="Johannes Zauner" w:date="2025-12-12T21:02:00Z" w16du:dateUtc="2025-12-12T20:02:00Z">
        <w:r w:rsidR="00680FB8">
          <w:rPr>
            <w:rStyle w:val="NormalTok"/>
            <w:rFonts w:cs="Consolas"/>
          </w:rPr>
          <w:t xml:space="preserve"> </w:t>
        </w:r>
      </w:ins>
      <w:ins w:id="2964" w:author="zusammenlegung" w:date="2025-12-12T19:01:00Z" w16du:dateUtc="2025-12-12T18:01:00Z">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Style w:val="AttributeTok"/>
            <w:rFonts w:cs="Consolas"/>
          </w:rPr>
          <w:t>Lux_range =</w:t>
        </w:r>
        <w:r w:rsidR="007C0A0D" w:rsidRPr="00E15C3C">
          <w:rPr>
            <w:rStyle w:val="NormalTok"/>
            <w:rFonts w:cs="Consolas"/>
          </w:rPr>
          <w:t xml:space="preserve"> </w:t>
        </w:r>
        <w:r w:rsidR="007C0A0D" w:rsidRPr="00E15C3C">
          <w:rPr>
            <w:rStyle w:val="FunctionTok"/>
            <w:rFonts w:cs="Consolas"/>
          </w:rPr>
          <w:t>na_if</w:t>
        </w:r>
        <w:r w:rsidR="007C0A0D" w:rsidRPr="00E15C3C">
          <w:rPr>
            <w:rStyle w:val="NormalTok"/>
            <w:rFonts w:cs="Consolas"/>
          </w:rPr>
          <w:t xml:space="preserve">(Lux_range, </w:t>
        </w:r>
        <w:r w:rsidR="007C0A0D" w:rsidRPr="00E15C3C">
          <w:rPr>
            <w:rStyle w:val="StringTok"/>
            <w:rFonts w:cs="Consolas"/>
          </w:rPr>
          <w:t>"Indoor"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2965" w:author="Johannes Zauner" w:date="2025-12-12T21:03:00Z" w16du:dateUtc="2025-12-12T20:03:00Z">
        <w:r w:rsidR="00680FB8">
          <w:rPr>
            <w:rStyle w:val="NormalTok"/>
          </w:rPr>
          <w:t>4</w:t>
        </w:r>
        <w:r w:rsidR="00680FB8">
          <w:rPr>
            <w:rStyle w:val="NormalTok"/>
            <w:rFonts w:cs="Consolas"/>
          </w:rPr>
          <w:t xml:space="preserve"> </w:t>
        </w:r>
      </w:ins>
      <w:ins w:id="2966" w:author="zusammenlegung" w:date="2025-12-12T19:01:00Z" w16du:dateUtc="2025-12-12T18:01:00Z">
        <w:r w:rsidR="007C0A0D" w:rsidRPr="00E15C3C">
          <w:rPr>
            <w:rStyle w:val="NormalTok"/>
            <w:rFonts w:cs="Consolas"/>
          </w:rPr>
          <w:t xml:space="preserve">  </w:t>
        </w:r>
      </w:ins>
      <w:r w:rsidR="007C0A0D" w:rsidRPr="00E15C3C">
        <w:rPr>
          <w:rStyle w:val="FunctionTok"/>
          <w:rFonts w:cs="Consolas"/>
        </w:rPr>
        <w:t>gg_day</w:t>
      </w:r>
      <w:r w:rsidR="007C0A0D" w:rsidRPr="00E15C3C">
        <w:rPr>
          <w:rStyle w:val="NormalTok"/>
          <w:rFonts w:cs="Consolas"/>
        </w:rPr>
        <w:t>(</w:t>
      </w:r>
      <w:r w:rsidR="007C0A0D" w:rsidRPr="00E15C3C">
        <w:rPr>
          <w:rStyle w:val="AttributeTok"/>
          <w:rFonts w:cs="Consolas"/>
        </w:rPr>
        <w:t>y.axis =</w:t>
      </w:r>
      <w:r w:rsidR="007C0A0D" w:rsidRPr="00E15C3C">
        <w:rPr>
          <w:rStyle w:val="NormalTok"/>
          <w:rFonts w:cs="Consolas"/>
        </w:rPr>
        <w:t xml:space="preserve"> Lux,</w:t>
      </w:r>
      <w:ins w:id="2967" w:author="zusammenlegung" w:date="2025-12-12T19:01:00Z" w16du:dateUtc="2025-12-12T18:01:00Z">
        <w:r w:rsidR="007C0A0D" w:rsidRPr="00E15C3C">
          <w:rPr>
            <w:rFonts w:cs="Consolas"/>
          </w:rPr>
          <w:br/>
        </w:r>
      </w:ins>
      <w:ins w:id="2968" w:author="Johannes Zauner" w:date="2025-12-12T21:03:00Z" w16du:dateUtc="2025-12-12T20:03:00Z">
        <w:r w:rsidR="00680FB8">
          <w:rPr>
            <w:rStyle w:val="NormalTok"/>
          </w:rPr>
          <w:t>5</w:t>
        </w:r>
        <w:r w:rsidR="00680FB8">
          <w:rPr>
            <w:rStyle w:val="NormalTok"/>
            <w:rFonts w:cs="Consolas"/>
          </w:rPr>
          <w:t xml:space="preserve"> </w:t>
        </w:r>
      </w:ins>
      <w:ins w:id="2969"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y.axis.label =</w:t>
      </w:r>
      <w:r w:rsidR="007C0A0D" w:rsidRPr="00E15C3C">
        <w:rPr>
          <w:rStyle w:val="NormalTok"/>
          <w:rFonts w:cs="Consolas"/>
        </w:rPr>
        <w:t xml:space="preserve"> </w:t>
      </w:r>
      <w:r w:rsidR="007C0A0D" w:rsidRPr="00E15C3C">
        <w:rPr>
          <w:rStyle w:val="StringTok"/>
          <w:rFonts w:cs="Consolas"/>
        </w:rPr>
        <w:t>"Photopic illuminance (lx)"</w:t>
      </w:r>
      <w:r w:rsidR="007C0A0D" w:rsidRPr="00E15C3C">
        <w:rPr>
          <w:rStyle w:val="NormalTok"/>
          <w:rFonts w:cs="Consolas"/>
        </w:rPr>
        <w:t>,</w:t>
      </w:r>
      <w:del w:id="2970" w:author="zusammenlegung" w:date="2025-12-12T19:01:00Z" w16du:dateUtc="2025-12-12T18:01:00Z">
        <w:r w:rsidR="000A1F9E" w:rsidRPr="00E15C3C">
          <w:rPr>
            <w:rStyle w:val="NormalTok"/>
            <w:rFonts w:cs="Consolas"/>
          </w:rPr>
          <w:delText xml:space="preserve"> </w:delText>
        </w:r>
      </w:del>
      <w:r w:rsidR="007C0A0D" w:rsidRPr="00E15C3C">
        <w:rPr>
          <w:rStyle w:val="NormalTok"/>
          <w:rFonts w:cs="Consolas"/>
        </w:rPr>
        <w:br/>
      </w:r>
      <w:ins w:id="2971" w:author="Johannes Zauner" w:date="2025-12-12T21:03:00Z" w16du:dateUtc="2025-12-12T20:03:00Z">
        <w:r w:rsidR="00680FB8">
          <w:rPr>
            <w:rStyle w:val="NormalTok"/>
          </w:rPr>
          <w:t>6</w:t>
        </w:r>
        <w:r w:rsidR="00680FB8">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geom =</w:t>
      </w:r>
      <w:r w:rsidR="007C0A0D" w:rsidRPr="00E15C3C">
        <w:rPr>
          <w:rStyle w:val="NormalTok"/>
          <w:rFonts w:cs="Consolas"/>
        </w:rPr>
        <w:t xml:space="preserve"> </w:t>
      </w:r>
      <w:r w:rsidR="007C0A0D" w:rsidRPr="00E15C3C">
        <w:rPr>
          <w:rStyle w:val="StringTok"/>
          <w:rFonts w:cs="Consolas"/>
        </w:rPr>
        <w:t>"line"</w:t>
      </w:r>
      <w:r w:rsidR="007C0A0D" w:rsidRPr="00E15C3C">
        <w:rPr>
          <w:rStyle w:val="NormalTok"/>
          <w:rFonts w:cs="Consolas"/>
        </w:rPr>
        <w:t>,</w:t>
      </w:r>
      <w:ins w:id="2972" w:author="zusammenlegung" w:date="2025-12-12T19:01:00Z" w16du:dateUtc="2025-12-12T18:01:00Z">
        <w:r w:rsidR="007C0A0D" w:rsidRPr="00E15C3C">
          <w:rPr>
            <w:rFonts w:cs="Consolas"/>
          </w:rPr>
          <w:br/>
        </w:r>
      </w:ins>
      <w:ins w:id="2973" w:author="Johannes Zauner" w:date="2025-12-12T21:03:00Z" w16du:dateUtc="2025-12-12T20:03:00Z">
        <w:r w:rsidR="00680FB8">
          <w:rPr>
            <w:rStyle w:val="NormalTok"/>
          </w:rPr>
          <w:t>7</w:t>
        </w:r>
        <w:r w:rsidR="00680FB8">
          <w:rPr>
            <w:rStyle w:val="NormalTok"/>
            <w:rFonts w:cs="Consolas"/>
          </w:rPr>
          <w:t xml:space="preserve"> </w:t>
        </w:r>
      </w:ins>
      <w:ins w:id="2974"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jco_color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del w:id="2975" w:author="zusammenlegung" w:date="2025-12-12T19:01:00Z" w16du:dateUtc="2025-12-12T18:01:00Z">
        <w:r w:rsidR="000A1F9E" w:rsidRPr="00E15C3C">
          <w:rPr>
            <w:rStyle w:val="NormalTok"/>
            <w:rFonts w:cs="Consolas"/>
          </w:rPr>
          <w:delText xml:space="preserve"> </w:delText>
        </w:r>
      </w:del>
      <w:r w:rsidR="007C0A0D" w:rsidRPr="00E15C3C">
        <w:rPr>
          <w:rFonts w:cs="Consolas"/>
        </w:rPr>
        <w:br/>
      </w:r>
      <w:ins w:id="2976" w:author="Johannes Zauner" w:date="2025-12-12T21:03:00Z" w16du:dateUtc="2025-12-12T20:03:00Z">
        <w:r w:rsidR="00680FB8">
          <w:rPr>
            <w:rStyle w:val="NormalTok"/>
          </w:rPr>
          <w:t>8</w:t>
        </w:r>
        <w:r w:rsidR="00680FB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gg_state</w:t>
      </w:r>
      <w:r w:rsidR="007C0A0D" w:rsidRPr="00E15C3C">
        <w:rPr>
          <w:rStyle w:val="NormalTok"/>
          <w:rFonts w:cs="Consolas"/>
        </w:rPr>
        <w:t xml:space="preserve">(Lux_range, </w:t>
      </w:r>
      <w:r w:rsidR="007C0A0D" w:rsidRPr="00E15C3C">
        <w:rPr>
          <w:rStyle w:val="AttributeTok"/>
          <w:rFonts w:cs="Consolas"/>
        </w:rPr>
        <w:t>aes_fill =</w:t>
      </w:r>
      <w:r w:rsidR="007C0A0D" w:rsidRPr="00E15C3C">
        <w:rPr>
          <w:rStyle w:val="NormalTok"/>
          <w:rFonts w:cs="Consolas"/>
        </w:rPr>
        <w:t xml:space="preserve"> Lux_range,</w:t>
      </w:r>
      <w:ins w:id="2977" w:author="zusammenlegung" w:date="2025-12-12T19:01:00Z" w16du:dateUtc="2025-12-12T18:01:00Z">
        <w:r w:rsidR="007C0A0D" w:rsidRPr="00E15C3C">
          <w:rPr>
            <w:rFonts w:cs="Consolas"/>
          </w:rPr>
          <w:br/>
        </w:r>
      </w:ins>
      <w:ins w:id="2978" w:author="Johannes Zauner" w:date="2025-12-12T21:03:00Z" w16du:dateUtc="2025-12-12T20:03:00Z">
        <w:r w:rsidR="00680FB8">
          <w:rPr>
            <w:rStyle w:val="NormalTok"/>
          </w:rPr>
          <w:t>9</w:t>
        </w:r>
        <w:r w:rsidR="00680FB8">
          <w:rPr>
            <w:rStyle w:val="NormalTok"/>
            <w:rFonts w:cs="Consolas"/>
          </w:rPr>
          <w:t xml:space="preserve"> </w:t>
        </w:r>
      </w:ins>
      <w:ins w:id="2979"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alpha =</w:t>
      </w:r>
      <w:r w:rsidR="007C0A0D" w:rsidRPr="00E15C3C">
        <w:rPr>
          <w:rStyle w:val="NormalTok"/>
          <w:rFonts w:cs="Consolas"/>
        </w:rPr>
        <w:t xml:space="preserve"> </w:t>
      </w:r>
      <w:r w:rsidR="007C0A0D" w:rsidRPr="00E15C3C">
        <w:rPr>
          <w:rStyle w:val="FloatTok"/>
          <w:rFonts w:cs="Consolas"/>
        </w:rPr>
        <w:t>0.75</w:t>
      </w:r>
      <w:del w:id="2980" w:author="zusammenlegung" w:date="2025-12-12T19:01:00Z" w16du:dateUtc="2025-12-12T18:01:00Z">
        <w:r w:rsidR="000A1F9E" w:rsidRPr="00E15C3C">
          <w:rPr>
            <w:rStyle w:val="NormalTok"/>
            <w:rFonts w:cs="Consolas"/>
          </w:rPr>
          <w:delText xml:space="preserve">) </w:delText>
        </w:r>
        <w:r w:rsidR="000A1F9E" w:rsidRPr="00E15C3C">
          <w:rPr>
            <w:rStyle w:val="SpecialCharTok"/>
            <w:rFonts w:cs="Consolas"/>
          </w:rPr>
          <w:delText>|&gt;</w:delText>
        </w:r>
        <w:r w:rsidR="000A1F9E" w:rsidRPr="00E15C3C">
          <w:rPr>
            <w:rStyle w:val="NormalTok"/>
            <w:rFonts w:cs="Consolas"/>
          </w:rPr>
          <w:delText xml:space="preserve"> </w:delText>
        </w:r>
        <w:r w:rsidR="000A1F9E" w:rsidRPr="00E15C3C">
          <w:rPr>
            <w:rFonts w:cs="Consolas"/>
          </w:rPr>
          <w:br/>
        </w:r>
        <w:r w:rsidR="000A1F9E" w:rsidRPr="00E15C3C">
          <w:rPr>
            <w:rStyle w:val="NormalTok"/>
            <w:rFonts w:cs="Consolas"/>
          </w:rPr>
          <w:delText xml:space="preserve">  </w:delText>
        </w:r>
        <w:r w:rsidR="000A1F9E" w:rsidRPr="00E15C3C">
          <w:rPr>
            <w:rStyle w:val="FunctionTok"/>
            <w:rFonts w:cs="Consolas"/>
          </w:rPr>
          <w:delText>gg_photoperiod</w:delText>
        </w:r>
        <w:r w:rsidR="000A1F9E" w:rsidRPr="00E15C3C">
          <w:rPr>
            <w:rStyle w:val="NormalTok"/>
            <w:rFonts w:cs="Consolas"/>
          </w:rPr>
          <w:delText>(coordinates</w:delText>
        </w:r>
      </w:del>
      <w:ins w:id="2981" w:author="zusammenlegung" w:date="2025-12-12T19:01:00Z" w16du:dateUtc="2025-12-12T18:01:00Z">
        <w:r w:rsidR="007C0A0D" w:rsidRPr="00E15C3C">
          <w:rPr>
            <w:rStyle w:val="NormalTok"/>
            <w:rFonts w:cs="Consolas"/>
          </w:rPr>
          <w:t xml:space="preserve">, </w:t>
        </w:r>
        <w:r w:rsidR="007C0A0D" w:rsidRPr="00E15C3C">
          <w:rPr>
            <w:rStyle w:val="AttributeTok"/>
            <w:rFonts w:cs="Consolas"/>
          </w:rPr>
          <w:t>ymin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3</w:t>
        </w:r>
        <w:r w:rsidR="007C0A0D" w:rsidRPr="00E15C3C">
          <w:rPr>
            <w:rStyle w:val="NormalTok"/>
            <w:rFonts w:cs="Consolas"/>
          </w:rPr>
          <w:t xml:space="preserve">, </w:t>
        </w:r>
        <w:r w:rsidR="007C0A0D" w:rsidRPr="00E15C3C">
          <w:rPr>
            <w:rStyle w:val="AttributeTok"/>
            <w:rFonts w:cs="Consolas"/>
          </w:rPr>
          <w:t>ymax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4</w:t>
        </w:r>
      </w:ins>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d="2982" w:author="Johannes Zauner" w:date="2025-12-12T21:03:00Z" w16du:dateUtc="2025-12-12T20:03:00Z">
        <w:r w:rsidR="00680FB8">
          <w:rPr>
            <w:rStyle w:val="NormalTok"/>
          </w:rPr>
          <w:t>1</w:t>
        </w:r>
        <w:r w:rsidR="00680FB8">
          <w:rPr>
            <w:rStyle w:val="NormalTok"/>
            <w:rFonts w:cs="Consolas"/>
          </w:rPr>
          <w:t>0</w:t>
        </w:r>
      </w:ins>
      <w:r w:rsidR="007C0A0D" w:rsidRPr="00E15C3C">
        <w:rPr>
          <w:rStyle w:val="NormalTok"/>
          <w:rFonts w:cs="Consolas"/>
        </w:rPr>
        <w:t xml:space="preserve">  </w:t>
      </w:r>
      <w:r w:rsidR="007C0A0D" w:rsidRPr="00E15C3C">
        <w:rPr>
          <w:rStyle w:val="FunctionTok"/>
          <w:rFonts w:cs="Consolas"/>
        </w:rPr>
        <w:t>scale_fill_viridis_d</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d="2983" w:author="Johannes Zauner" w:date="2025-12-12T21:03:00Z" w16du:dateUtc="2025-12-12T20:03:00Z">
        <w:r w:rsidR="00680FB8">
          <w:rPr>
            <w:rStyle w:val="NormalTok"/>
          </w:rPr>
          <w:t>1</w:t>
        </w:r>
        <w:r w:rsidR="00680FB8">
          <w:rPr>
            <w:rStyle w:val="NormalTok"/>
            <w:rFonts w:cs="Consolas"/>
          </w:rPr>
          <w:t>1</w:t>
        </w:r>
      </w:ins>
      <w:r w:rsidR="007C0A0D" w:rsidRPr="00E15C3C">
        <w:rPr>
          <w:rStyle w:val="NormalTok"/>
          <w:rFonts w:cs="Consolas"/>
        </w:rPr>
        <w:t xml:space="preserve">  </w:t>
      </w:r>
      <w:r w:rsidR="007C0A0D" w:rsidRPr="00E15C3C">
        <w:rPr>
          <w:rStyle w:val="FunctionTok"/>
          <w:rFonts w:cs="Consolas"/>
        </w:rPr>
        <w:t>labs</w:t>
      </w:r>
      <w:r w:rsidR="007C0A0D" w:rsidRPr="00E15C3C">
        <w:rPr>
          <w:rStyle w:val="NormalTok"/>
          <w:rFonts w:cs="Consolas"/>
        </w:rPr>
        <w:t>(</w:t>
      </w:r>
      <w:r w:rsidR="007C0A0D" w:rsidRPr="00E15C3C">
        <w:rPr>
          <w:rStyle w:val="AttributeTok"/>
          <w:rFonts w:cs="Consolas"/>
        </w:rPr>
        <w:t>fill =</w:t>
      </w:r>
      <w:r w:rsidR="007C0A0D" w:rsidRPr="00E15C3C">
        <w:rPr>
          <w:rStyle w:val="NormalTok"/>
          <w:rFonts w:cs="Consolas"/>
        </w:rPr>
        <w:t xml:space="preserve"> </w:t>
      </w:r>
      <w:r w:rsidR="007C0A0D" w:rsidRPr="00E15C3C">
        <w:rPr>
          <w:rStyle w:val="StringTok"/>
          <w:rFonts w:cs="Consolas"/>
        </w:rPr>
        <w:t>"Illuminance range"</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d="2984" w:author="Johannes Zauner" w:date="2025-12-12T21:03:00Z" w16du:dateUtc="2025-12-12T20:03:00Z">
        <w:r w:rsidR="00680FB8">
          <w:rPr>
            <w:rStyle w:val="NormalTok"/>
          </w:rPr>
          <w:t>1</w:t>
        </w:r>
        <w:r w:rsidR="00680FB8">
          <w:rPr>
            <w:rStyle w:val="NormalTok"/>
            <w:rFonts w:cs="Consolas"/>
          </w:rPr>
          <w:t>2</w:t>
        </w:r>
      </w:ins>
      <w:r w:rsidR="007C0A0D" w:rsidRPr="00E15C3C">
        <w:rPr>
          <w:rStyle w:val="NormalTok"/>
          <w:rFonts w:cs="Consolas"/>
        </w:rPr>
        <w:t xml:space="preserve">  </w:t>
      </w:r>
      <w:r w:rsidR="007C0A0D" w:rsidRPr="00E15C3C">
        <w:rPr>
          <w:rStyle w:val="FunctionTok"/>
          <w:rFonts w:cs="Consolas"/>
        </w:rPr>
        <w:t>theme</w:t>
      </w:r>
      <w:r w:rsidR="007C0A0D" w:rsidRPr="00E15C3C">
        <w:rPr>
          <w:rStyle w:val="NormalTok"/>
          <w:rFonts w:cs="Consolas"/>
        </w:rPr>
        <w:t>(</w:t>
      </w:r>
      <w:r w:rsidR="007C0A0D" w:rsidRPr="00E15C3C">
        <w:rPr>
          <w:rStyle w:val="AttributeTok"/>
          <w:rFonts w:cs="Consolas"/>
        </w:rPr>
        <w:t>legend.position =</w:t>
      </w:r>
      <w:r w:rsidR="007C0A0D" w:rsidRPr="00E15C3C">
        <w:rPr>
          <w:rStyle w:val="NormalTok"/>
          <w:rFonts w:cs="Consolas"/>
        </w:rPr>
        <w:t xml:space="preserve"> </w:t>
      </w:r>
      <w:r w:rsidR="007C0A0D" w:rsidRPr="00E15C3C">
        <w:rPr>
          <w:rStyle w:val="StringTok"/>
          <w:rFonts w:cs="Consolas"/>
        </w:rPr>
        <w:t>"bottom"</w:t>
      </w:r>
      <w:r w:rsidR="007C0A0D" w:rsidRPr="00E15C3C">
        <w:rPr>
          <w:rStyle w:val="NormalTok"/>
          <w:rFonts w:cs="Consolas"/>
        </w:rPr>
        <w:t>)</w:t>
      </w:r>
      <w:ins w:id="2985" w:author="zusammenlegung" w:date="2025-12-12T19:01:00Z" w16du:dateUtc="2025-12-12T18:01:00Z">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ns w:id="2986" w:author="Johannes Zauner" w:date="2025-12-12T21:03:00Z" w16du:dateUtc="2025-12-12T20:03:00Z">
        <w:r w:rsidR="00680FB8">
          <w:rPr>
            <w:rStyle w:val="NormalTok"/>
          </w:rPr>
          <w:t>1</w:t>
        </w:r>
        <w:r w:rsidR="00680FB8">
          <w:rPr>
            <w:rStyle w:val="NormalTok"/>
            <w:rFonts w:cs="Consolas"/>
          </w:rPr>
          <w:t>3</w:t>
        </w:r>
      </w:ins>
      <w:ins w:id="2987" w:author="zusammenlegung" w:date="2025-12-12T19:01:00Z" w16du:dateUtc="2025-12-12T18:01:00Z">
        <w:r w:rsidR="007C0A0D" w:rsidRPr="00E15C3C">
          <w:rPr>
            <w:rStyle w:val="NormalTok"/>
            <w:rFonts w:cs="Consolas"/>
          </w:rPr>
          <w:t xml:space="preserve">  </w:t>
        </w:r>
        <w:r w:rsidR="007C0A0D" w:rsidRPr="00E15C3C">
          <w:rPr>
            <w:rStyle w:val="FunctionTok"/>
            <w:rFonts w:cs="Consolas"/>
          </w:rPr>
          <w:t>coord_cartesian</w:t>
        </w:r>
        <w:r w:rsidR="007C0A0D" w:rsidRPr="00E15C3C">
          <w:rPr>
            <w:rStyle w:val="NormalTok"/>
            <w:rFonts w:cs="Consolas"/>
          </w:rPr>
          <w:t>(</w:t>
        </w:r>
        <w:r w:rsidR="007C0A0D" w:rsidRPr="00E15C3C">
          <w:rPr>
            <w:rStyle w:val="AttributeTok"/>
            <w:rFonts w:cs="Consolas"/>
          </w:rPr>
          <w:t>xlim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8</w:t>
        </w:r>
        <w:r w:rsidR="007C0A0D" w:rsidRPr="00E15C3C">
          <w:rPr>
            <w:rStyle w:val="NormalTok"/>
            <w:rFonts w:cs="Consolas"/>
          </w:rPr>
          <w:t xml:space="preserve">, </w:t>
        </w:r>
        <w:r w:rsidR="007C0A0D" w:rsidRPr="00E15C3C">
          <w:rPr>
            <w:rStyle w:val="FloatTok"/>
            <w:rFonts w:cs="Consolas"/>
          </w:rPr>
          <w:t>19.5</w:t>
        </w:r>
        <w:r w:rsidR="007C0A0D" w:rsidRPr="00E15C3C">
          <w:rPr>
            <w:rStyle w:val="NormalTok"/>
            <w:rFonts w:cs="Consolas"/>
          </w:rPr>
          <w:t>)</w:t>
        </w:r>
        <w:r w:rsidR="007C0A0D" w:rsidRPr="00E15C3C">
          <w:rPr>
            <w:rStyle w:val="SpecialCharTok"/>
            <w:rFonts w:cs="Consolas"/>
          </w:rPr>
          <w:t>*</w:t>
        </w:r>
        <w:r w:rsidR="007C0A0D" w:rsidRPr="00E15C3C">
          <w:rPr>
            <w:rStyle w:val="DecValTok"/>
            <w:rFonts w:cs="Consolas"/>
          </w:rPr>
          <w:t>3600</w:t>
        </w:r>
        <w:r w:rsidR="007C0A0D" w:rsidRPr="00E15C3C">
          <w:rPr>
            <w:rStyle w:val="NormalTok"/>
            <w:rFonts w:cs="Consolas"/>
          </w:rPr>
          <w:t>)</w:t>
        </w:r>
      </w:ins>
    </w:p>
    <w:bookmarkEnd w:id="2955"/>
    <w:p w14:paraId="5C7914D8" w14:textId="77777777" w:rsidR="002944F4" w:rsidRPr="0047611C" w:rsidRDefault="002944F4" w:rsidP="002944F4">
      <w:pPr>
        <w:pStyle w:val="DefinitionTerm"/>
        <w:rPr>
          <w:ins w:id="2988" w:author="Johannes Zauner" w:date="2025-12-12T20:43:00Z" w16du:dateUtc="2025-12-12T19:43:00Z"/>
          <w:b w:val="0"/>
          <w:bCs/>
        </w:rPr>
      </w:pPr>
      <w:ins w:id="2989" w:author="Johannes Zauner" w:date="2025-12-12T20:43:00Z" w16du:dateUtc="2025-12-12T19:43:00Z">
        <w:r w:rsidRPr="00C673E9">
          <w:rPr>
            <w:rFonts w:ascii="Arial" w:hAnsi="Arial" w:cs="Arial"/>
          </w:rPr>
          <w:t>Line 2</w:t>
        </w:r>
        <w:r>
          <w:rPr>
            <w:rFonts w:ascii="Arial" w:hAnsi="Arial" w:cs="Arial"/>
          </w:rPr>
          <w:t xml:space="preserve"> </w:t>
        </w:r>
        <w:r w:rsidRPr="0047611C">
          <w:rPr>
            <w:b w:val="0"/>
            <w:bCs/>
          </w:rPr>
          <w:t>Aggregating data to 5-minute bins</w:t>
        </w:r>
      </w:ins>
    </w:p>
    <w:p w14:paraId="2C21830E" w14:textId="77777777" w:rsidR="002944F4" w:rsidRPr="0047611C" w:rsidRDefault="002944F4" w:rsidP="002944F4">
      <w:pPr>
        <w:pStyle w:val="DefinitionTerm"/>
        <w:rPr>
          <w:ins w:id="2990" w:author="Johannes Zauner" w:date="2025-12-12T20:43:00Z" w16du:dateUtc="2025-12-12T19:43:00Z"/>
          <w:b w:val="0"/>
          <w:bCs/>
        </w:rPr>
      </w:pPr>
      <w:ins w:id="2991" w:author="Johannes Zauner" w:date="2025-12-12T20:43:00Z" w16du:dateUtc="2025-12-12T19:43:00Z">
        <w:r w:rsidRPr="00C673E9">
          <w:rPr>
            <w:rFonts w:ascii="Arial" w:hAnsi="Arial" w:cs="Arial"/>
          </w:rPr>
          <w:t>Line 3</w:t>
        </w:r>
        <w:r>
          <w:rPr>
            <w:rFonts w:ascii="Arial" w:hAnsi="Arial" w:cs="Arial"/>
          </w:rPr>
          <w:t xml:space="preserve"> </w:t>
        </w:r>
        <w:r w:rsidRPr="0047611C">
          <w:rPr>
            <w:b w:val="0"/>
            <w:bCs/>
          </w:rPr>
          <w:t>Removing the indoor condition</w:t>
        </w:r>
      </w:ins>
    </w:p>
    <w:p w14:paraId="1CAD68BC" w14:textId="77777777" w:rsidR="002944F4" w:rsidRPr="0047611C" w:rsidRDefault="002944F4" w:rsidP="002944F4">
      <w:pPr>
        <w:pStyle w:val="DefinitionTerm"/>
        <w:rPr>
          <w:ins w:id="2992" w:author="Johannes Zauner" w:date="2025-12-12T20:43:00Z" w16du:dateUtc="2025-12-12T19:43:00Z"/>
          <w:b w:val="0"/>
          <w:bCs/>
        </w:rPr>
      </w:pPr>
      <w:ins w:id="2993" w:author="Johannes Zauner" w:date="2025-12-12T20:43:00Z" w16du:dateUtc="2025-12-12T19:43:00Z">
        <w:r w:rsidRPr="00C673E9">
          <w:rPr>
            <w:rFonts w:ascii="Arial" w:hAnsi="Arial" w:cs="Arial"/>
          </w:rPr>
          <w:t>Lines 4-7</w:t>
        </w:r>
        <w:r>
          <w:rPr>
            <w:rFonts w:ascii="Arial" w:hAnsi="Arial" w:cs="Arial"/>
          </w:rPr>
          <w:t xml:space="preserve"> </w:t>
        </w:r>
        <w:r w:rsidRPr="0047611C">
          <w:rPr>
            <w:b w:val="0"/>
            <w:bCs/>
          </w:rPr>
          <w:t>Setting up the basic plot</w:t>
        </w:r>
      </w:ins>
    </w:p>
    <w:p w14:paraId="4397B410" w14:textId="77777777" w:rsidR="002944F4" w:rsidRPr="0047611C" w:rsidRDefault="002944F4" w:rsidP="002944F4">
      <w:pPr>
        <w:pStyle w:val="DefinitionTerm"/>
        <w:rPr>
          <w:ins w:id="2994" w:author="Johannes Zauner" w:date="2025-12-12T20:43:00Z" w16du:dateUtc="2025-12-12T19:43:00Z"/>
          <w:b w:val="0"/>
          <w:bCs/>
        </w:rPr>
      </w:pPr>
      <w:ins w:id="2995" w:author="Johannes Zauner" w:date="2025-12-12T20:43:00Z" w16du:dateUtc="2025-12-12T19:43:00Z">
        <w:r w:rsidRPr="00C673E9">
          <w:rPr>
            <w:rFonts w:ascii="Arial" w:hAnsi="Arial" w:cs="Arial"/>
          </w:rPr>
          <w:t>Lines 8-9</w:t>
        </w:r>
        <w:r>
          <w:rPr>
            <w:rFonts w:ascii="Arial" w:hAnsi="Arial" w:cs="Arial"/>
          </w:rPr>
          <w:t xml:space="preserve"> </w:t>
        </w:r>
        <w:r w:rsidRPr="0047611C">
          <w:rPr>
            <w:b w:val="0"/>
            <w:bCs/>
          </w:rPr>
          <w:t>Adding state information on the illuminance ranges</w:t>
        </w:r>
      </w:ins>
    </w:p>
    <w:p w14:paraId="2DE39365" w14:textId="77777777" w:rsidR="002944F4" w:rsidRDefault="002944F4" w:rsidP="002944F4">
      <w:pPr>
        <w:pStyle w:val="DefinitionTerm"/>
        <w:rPr>
          <w:ins w:id="2996" w:author="Johannes Zauner" w:date="2025-12-12T20:43:00Z" w16du:dateUtc="2025-12-12T19:43:00Z"/>
          <w:b w:val="0"/>
          <w:bCs/>
        </w:rPr>
      </w:pPr>
      <w:ins w:id="2997" w:author="Johannes Zauner" w:date="2025-12-12T20:43:00Z" w16du:dateUtc="2025-12-12T19:43:00Z">
        <w:r w:rsidRPr="00C673E9">
          <w:rPr>
            <w:rFonts w:ascii="Arial" w:hAnsi="Arial" w:cs="Arial"/>
          </w:rPr>
          <w:t>Line 13</w:t>
        </w:r>
        <w:r>
          <w:rPr>
            <w:rFonts w:ascii="Arial" w:hAnsi="Arial" w:cs="Arial"/>
          </w:rPr>
          <w:t xml:space="preserve"> </w:t>
        </w:r>
        <w:r w:rsidRPr="0047611C">
          <w:rPr>
            <w:b w:val="0"/>
            <w:bCs/>
          </w:rPr>
          <w:t>Setting the x-axis limits to cover daytime hours</w:t>
        </w:r>
      </w:ins>
    </w:p>
    <w:p w14:paraId="665381EF" w14:textId="77777777" w:rsidR="002944F4" w:rsidRDefault="002944F4" w:rsidP="00E15C3C">
      <w:pPr>
        <w:spacing w:after="0"/>
        <w:rPr>
          <w:ins w:id="2998" w:author="Johannes Zauner" w:date="2025-12-12T20:43:00Z" w16du:dateUtc="2025-12-12T19:43:00Z"/>
          <w:rStyle w:val="Hervorhebung"/>
        </w:rPr>
      </w:pPr>
    </w:p>
    <w:p w14:paraId="01725771" w14:textId="5C05D1EE" w:rsidR="00791C3D" w:rsidRDefault="006B2402" w:rsidP="00E15C3C">
      <w:pPr>
        <w:spacing w:after="0"/>
        <w:rPr>
          <w:rStyle w:val="Hervorhebung"/>
        </w:rPr>
        <w:pPrChange w:id="2999" w:author="Johannes Zauner" w:date="2025-12-12T20:00:00Z" w16du:dateUtc="2025-12-12T19:00:00Z">
          <w:pPr/>
        </w:pPrChange>
      </w:pPr>
      <w:r>
        <w:rPr>
          <w:i/>
          <w:iCs/>
          <w:noProof/>
        </w:rPr>
        <w:lastRenderedPageBreak/>
        <w:drawing>
          <wp:inline distT="0" distB="0" distL="0" distR="0" wp14:anchorId="4F2C0A26" wp14:editId="23ADF746">
            <wp:extent cx="5728335" cy="5728335"/>
            <wp:effectExtent l="0" t="0" r="0" b="0"/>
            <wp:docPr id="193755425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1A9131B1" w14:textId="77777777" w:rsidR="000A1F9E" w:rsidRDefault="000A1F9E" w:rsidP="00E15C3C">
      <w:pPr>
        <w:spacing w:after="0"/>
        <w:rPr>
          <w:rStyle w:val="Hervorhebung"/>
        </w:rPr>
        <w:pPrChange w:id="3000" w:author="Johannes Zauner" w:date="2025-12-12T20:00:00Z" w16du:dateUtc="2025-12-12T19:00:00Z">
          <w:pPr/>
        </w:pPrChange>
      </w:pPr>
      <w:r w:rsidRPr="000A1F9E">
        <w:rPr>
          <w:rStyle w:val="Hervorhebung"/>
        </w:rPr>
        <w:t>Figure 8: Outdoor light exposure over time. Colored bands indicate periods when illuminance exceeded outdoor thresholds: violet for ≥1000 lx, green for ≥2000 lx, and yellow for ≥3000 lx. Grey shaded regions denote night (from civil dusk to dawn).</w:t>
      </w:r>
    </w:p>
    <w:p w14:paraId="04F1DA4B" w14:textId="77777777" w:rsidR="00011D23" w:rsidRDefault="00011D23" w:rsidP="007C0A0D">
      <w:pPr>
        <w:pStyle w:val="berschrift4"/>
        <w:rPr>
          <w:ins w:id="3001" w:author="Johannes Zauner" w:date="2025-12-12T20:26:00Z" w16du:dateUtc="2025-12-12T19:26:00Z"/>
        </w:rPr>
      </w:pPr>
      <w:bookmarkStart w:id="3002" w:name="Xe956c63c688b119a4f591fc9aa43a2e7ac8102b"/>
      <w:bookmarkEnd w:id="2811"/>
    </w:p>
    <w:p w14:paraId="0BFB6BC1" w14:textId="0EDB0F97" w:rsidR="007C0A0D" w:rsidRPr="00C673E9" w:rsidRDefault="007C0A0D" w:rsidP="007C0A0D">
      <w:pPr>
        <w:pStyle w:val="berschrift4"/>
      </w:pPr>
      <w:r w:rsidRPr="00C673E9">
        <w:t>Frequency of transitions from indoor to outdoor light</w:t>
      </w:r>
    </w:p>
    <w:p w14:paraId="47617BBE" w14:textId="77777777" w:rsidR="007C0A0D" w:rsidRPr="00E15C3C" w:rsidRDefault="007C0A0D" w:rsidP="007C0A0D">
      <w:pPr>
        <w:pStyle w:val="FirstParagraph"/>
      </w:pPr>
      <w:r w:rsidRPr="00E15C3C">
        <w:t xml:space="preserve">We next consider how often the subject moved from an indoor light environment to an outdoor-equivalent environment. We operationally define an “outdoor transition” as a change from &lt;1000 lx to ≥1000 lx. Using the cleaned </w:t>
      </w:r>
      <w:r w:rsidRPr="00E15C3C">
        <w:rPr>
          <w:rStyle w:val="VerbatimChar"/>
        </w:rPr>
        <w:t>VEET</w:t>
      </w:r>
      <w:r w:rsidRPr="00E15C3C">
        <w:t xml:space="preserve"> data, we extract all instances where illuminance crosses that threshold from below to above.</w:t>
      </w:r>
    </w:p>
    <w:p w14:paraId="01D4FD72" w14:textId="55F9A362" w:rsidR="007C0A0D" w:rsidRPr="00E15C3C" w:rsidRDefault="008E3186" w:rsidP="007C0A0D">
      <w:pPr>
        <w:pStyle w:val="Textkrper"/>
      </w:pPr>
      <w:del w:id="3003" w:author="zusammenlegung" w:date="2025-12-12T19:01:00Z" w16du:dateUtc="2025-12-12T18:01:00Z">
        <w:r w:rsidRPr="008E3186">
          <w:rPr>
            <w:b/>
            <w:bCs/>
          </w:rPr>
          <w:lastRenderedPageBreak/>
          <w:delText>Table 12</w:delText>
        </w:r>
      </w:del>
      <w:ins w:id="3004" w:author="zusammenlegung" w:date="2025-12-12T19:01:00Z" w16du:dateUtc="2025-12-12T18:01:00Z">
        <w:r w:rsidR="007C0A0D" w:rsidRPr="00C673E9">
          <w:rPr>
            <w:rFonts w:ascii="Arial" w:hAnsi="Arial" w:cs="Arial"/>
          </w:rPr>
          <w:fldChar w:fldCharType="begin"/>
        </w:r>
        <w:r w:rsidR="007C0A0D" w:rsidRPr="00C673E9">
          <w:rPr>
            <w:rFonts w:ascii="Arial" w:hAnsi="Arial" w:cs="Arial"/>
          </w:rPr>
          <w:instrText>HYPERLINK \l "tbl-changesoutdoor"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Table 12</w:t>
        </w:r>
        <w:r w:rsidR="007C0A0D" w:rsidRPr="00C673E9">
          <w:rPr>
            <w:rFonts w:ascii="Arial" w:hAnsi="Arial" w:cs="Arial"/>
          </w:rPr>
          <w:fldChar w:fldCharType="end"/>
        </w:r>
      </w:ins>
      <w:r w:rsidR="007C0A0D" w:rsidRPr="00E15C3C">
        <w:t xml:space="preserve"> shows the average number of such transitions per day. Note that if data are recorded at a fine temporal resolution (5 s here), very brief excursions above 1000 lx could count as transitions and inflate this number. Indeed, the initial count is fairly high, reflecting fleeting spikes above 1000 lx that might not represent meaningful outdoor exposures.</w:t>
      </w:r>
    </w:p>
    <w:p w14:paraId="630BB496" w14:textId="5D61780E" w:rsidR="007C0A0D" w:rsidRPr="005679EF" w:rsidRDefault="005679EF" w:rsidP="00F61D20">
      <w:pPr>
        <w:pStyle w:val="SourceCode"/>
        <w:spacing w:line="240" w:lineRule="auto"/>
        <w:rPr>
          <w:b/>
          <w:bCs/>
          <w:lang w:val="de-DE"/>
          <w:rPrChange w:id="3005" w:author="Johannes Zauner" w:date="2025-12-13T05:21:00Z" w16du:dateUtc="2025-12-13T04:21:00Z">
            <w:rPr>
              <w:rFonts w:cs="Consolas"/>
            </w:rPr>
          </w:rPrChange>
        </w:rPr>
      </w:pPr>
      <w:bookmarkStart w:id="3006" w:name="annotated-cell-18"/>
      <w:ins w:id="3007" w:author="Johannes Zauner" w:date="2025-12-13T05:21:00Z">
        <w:r w:rsidRPr="005679EF">
          <w:rPr>
            <w:b/>
            <w:bCs/>
            <w:lang w:val="de-DE"/>
          </w:rPr>
          <w:t>Calculate the number of transitions from indoor to outdoor</w:t>
        </w:r>
      </w:ins>
      <w:ins w:id="3008" w:author="Johannes Zauner" w:date="2025-12-13T05:10:00Z" w16du:dateUtc="2025-12-13T04:10:00Z">
        <w:r w:rsidR="008C4DD3">
          <w:rPr>
            <w:rStyle w:val="NormalTok"/>
          </w:rPr>
          <w:br/>
        </w:r>
      </w:ins>
      <w:ins w:id="3009" w:author="Johannes Zauner" w:date="2025-12-12T21:03:00Z" w16du:dateUtc="2025-12-12T20:03:00Z">
        <w:r w:rsidR="003D6605">
          <w:rPr>
            <w:rStyle w:val="NormalTok"/>
          </w:rPr>
          <w:t>1</w:t>
        </w:r>
        <w:r w:rsidR="003D6605">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Style w:val="NormalTok"/>
          <w:rFonts w:cs="Consolas"/>
        </w:rPr>
        <w:br/>
      </w:r>
      <w:ins w:id="3010" w:author="Johannes Zauner" w:date="2025-12-12T21:04:00Z" w16du:dateUtc="2025-12-12T20:04:00Z">
        <w:r w:rsidR="003D6605">
          <w:rPr>
            <w:rStyle w:val="NormalTok"/>
          </w:rPr>
          <w:t>2</w:t>
        </w:r>
      </w:ins>
      <w:ins w:id="3011"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del w:id="3012" w:author="zusammenlegung" w:date="2025-12-12T19:01:00Z" w16du:dateUtc="2025-12-12T18:01:00Z">
        <w:r w:rsidR="008E3186" w:rsidRPr="00E15C3C">
          <w:rPr>
            <w:rStyle w:val="CommentTok"/>
            <w:rFonts w:cs="Consolas"/>
          </w:rPr>
          <w:delText># label each interval as Outdoor (Lux≥1000) or not:</w:delText>
        </w:r>
        <w:r w:rsidR="008E3186" w:rsidRPr="00E15C3C">
          <w:rPr>
            <w:rFonts w:cs="Consolas"/>
          </w:rPr>
          <w:br/>
        </w:r>
        <w:r w:rsidR="008E3186" w:rsidRPr="00E15C3C">
          <w:rPr>
            <w:rStyle w:val="NormalTok"/>
            <w:rFonts w:cs="Consolas"/>
          </w:rPr>
          <w:delText xml:space="preserve">  </w:delText>
        </w:r>
      </w:del>
      <w:r w:rsidR="007C0A0D" w:rsidRPr="00E15C3C">
        <w:rPr>
          <w:rStyle w:val="FunctionTok"/>
          <w:rFonts w:cs="Consolas"/>
        </w:rPr>
        <w:t>extract_states</w:t>
      </w:r>
      <w:r w:rsidR="007C0A0D" w:rsidRPr="00E15C3C">
        <w:rPr>
          <w:rStyle w:val="NormalTok"/>
          <w:rFonts w:cs="Consolas"/>
        </w:rPr>
        <w:t xml:space="preserve">(Outdoor, 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group.by.state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del w:id="3013" w:author="zusammenlegung" w:date="2025-12-12T19:01:00Z" w16du:dateUtc="2025-12-12T18:01:00Z">
        <w:r w:rsidR="008E3186" w:rsidRPr="00E15C3C">
          <w:rPr>
            <w:rStyle w:val="NormalTok"/>
            <w:rFonts w:cs="Consolas"/>
          </w:rPr>
          <w:delText xml:space="preserve">  </w:delText>
        </w:r>
        <w:r w:rsidR="008E3186" w:rsidRPr="00E15C3C">
          <w:rPr>
            <w:rStyle w:val="NormalTok"/>
            <w:rFonts w:cs="Consolas"/>
          </w:rPr>
          <w:br/>
        </w:r>
        <w:r w:rsidR="008E3186" w:rsidRPr="00E15C3C">
          <w:rPr>
            <w:rStyle w:val="CommentTok"/>
            <w:rFonts w:cs="Consolas"/>
          </w:rPr>
          <w:delText xml:space="preserve">  # filter where the previous state was "indoor" and current is "outdoor":</w:delText>
        </w:r>
      </w:del>
      <w:r w:rsidR="007C0A0D" w:rsidRPr="00E15C3C">
        <w:rPr>
          <w:rFonts w:cs="Consolas"/>
        </w:rPr>
        <w:br/>
      </w:r>
      <w:ins w:id="3014" w:author="Johannes Zauner" w:date="2025-12-12T21:04:00Z" w16du:dateUtc="2025-12-12T20:04:00Z">
        <w:r w:rsidR="003D6605">
          <w:rPr>
            <w:rStyle w:val="NormalTok"/>
          </w:rPr>
          <w:t>3</w:t>
        </w:r>
      </w:ins>
      <w:ins w:id="3015"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(Outdoor) </w:t>
      </w:r>
      <w:r w:rsidR="007C0A0D" w:rsidRPr="00E15C3C">
        <w:rPr>
          <w:rStyle w:val="SpecialCharTok"/>
          <w:rFonts w:cs="Consolas"/>
        </w:rPr>
        <w:t>&amp;</w:t>
      </w:r>
      <w:r w:rsidR="007C0A0D" w:rsidRPr="00E15C3C">
        <w:rPr>
          <w:rStyle w:val="NormalTok"/>
          <w:rFonts w:cs="Consolas"/>
        </w:rPr>
        <w:t xml:space="preserve"> Outdoor) </w:t>
      </w:r>
      <w:r w:rsidR="007C0A0D" w:rsidRPr="00E15C3C">
        <w:rPr>
          <w:rStyle w:val="SpecialCharTok"/>
          <w:rFonts w:cs="Consolas"/>
        </w:rPr>
        <w:t>|&gt;</w:t>
      </w:r>
      <w:del w:id="3016" w:author="zusammenlegung" w:date="2025-12-12T19:01:00Z" w16du:dateUtc="2025-12-12T18:01:00Z">
        <w:r w:rsidR="008E3186" w:rsidRPr="00E15C3C">
          <w:rPr>
            <w:rStyle w:val="NormalTok"/>
            <w:rFonts w:cs="Consolas"/>
          </w:rPr>
          <w:delText xml:space="preserve">   </w:delText>
        </w:r>
      </w:del>
      <w:r w:rsidR="007C0A0D" w:rsidRPr="00E15C3C">
        <w:rPr>
          <w:rFonts w:cs="Consolas"/>
        </w:rPr>
        <w:br/>
      </w:r>
      <w:ins w:id="3017" w:author="Johannes Zauner" w:date="2025-12-12T21:04:00Z" w16du:dateUtc="2025-12-12T20:04:00Z">
        <w:r w:rsidR="003D6605">
          <w:rPr>
            <w:rStyle w:val="NormalTok"/>
          </w:rPr>
          <w:t>4</w:t>
        </w:r>
      </w:ins>
      <w:ins w:id="3018"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del w:id="3019" w:author="zusammenlegung" w:date="2025-12-12T19:01:00Z" w16du:dateUtc="2025-12-12T18:01:00Z">
        <w:r w:rsidR="008E3186" w:rsidRPr="00E15C3C">
          <w:rPr>
            <w:rStyle w:val="NormalTok"/>
            <w:rFonts w:cs="Consolas"/>
          </w:rPr>
          <w:delText xml:space="preserve"> </w:delText>
        </w:r>
        <w:r w:rsidR="008E3186" w:rsidRPr="00E15C3C">
          <w:rPr>
            <w:rStyle w:val="CommentTok"/>
            <w:rFonts w:cs="Consolas"/>
          </w:rPr>
          <w:delText># average and provide counts</w:delText>
        </w:r>
      </w:del>
      <w:r w:rsidR="007C0A0D" w:rsidRPr="00E15C3C">
        <w:rPr>
          <w:rFonts w:cs="Consolas"/>
        </w:rPr>
        <w:br/>
      </w:r>
      <w:ins w:id="3020" w:author="Johannes Zauner" w:date="2025-12-12T21:04:00Z" w16du:dateUtc="2025-12-12T20:04:00Z">
        <w:r w:rsidR="003D6605">
          <w:rPr>
            <w:rStyle w:val="NormalTok"/>
          </w:rPr>
          <w:t>5</w:t>
        </w:r>
      </w:ins>
      <w:ins w:id="3021"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"Outdoor"</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ins w:id="3022" w:author="Johannes Zauner" w:date="2025-12-12T21:04:00Z" w16du:dateUtc="2025-12-12T20:04:00Z">
        <w:r w:rsidR="003D6605">
          <w:rPr>
            <w:rStyle w:val="NormalTok"/>
          </w:rPr>
          <w:t>6</w:t>
        </w:r>
      </w:ins>
      <w:ins w:id="3023"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add.total.duration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024" w:author="Johannes Zauner" w:date="2025-12-12T21:04:00Z" w16du:dateUtc="2025-12-12T20:04:00Z">
        <w:r w:rsidR="003D6605">
          <w:rPr>
            <w:rStyle w:val="NormalTok"/>
          </w:rPr>
          <w:t>7</w:t>
        </w:r>
      </w:ins>
      <w:ins w:id="3025"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mean_daily</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026" w:author="Johannes Zauner" w:date="2025-12-12T21:04:00Z" w16du:dateUtc="2025-12-12T20:04:00Z">
        <w:r w:rsidR="003D6605">
          <w:rPr>
            <w:rStyle w:val="NormalTok"/>
          </w:rPr>
          <w:t>8</w:t>
        </w:r>
      </w:ins>
      <w:ins w:id="3027"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ins w:id="3028" w:author="zusammenlegung" w:date="2025-12-12T19:01:00Z" w16du:dateUtc="2025-12-12T18:01:00Z">
        <w:r w:rsidR="007C0A0D" w:rsidRPr="00E15C3C">
          <w:rPr>
            <w:rFonts w:cs="Consolas"/>
          </w:rPr>
          <w:br/>
        </w:r>
      </w:ins>
      <w:ins w:id="3029" w:author="Johannes Zauner" w:date="2025-12-12T21:04:00Z" w16du:dateUtc="2025-12-12T20:04:00Z">
        <w:r w:rsidR="003D6605">
          <w:rPr>
            <w:rStyle w:val="NormalTok"/>
          </w:rPr>
          <w:t>9</w:t>
        </w:r>
      </w:ins>
      <w:ins w:id="3030" w:author="Johannes Zauner" w:date="2025-12-12T21:03:00Z" w16du:dateUtc="2025-12-12T20:03:00Z">
        <w:r w:rsidR="003D6605">
          <w:rPr>
            <w:rStyle w:val="NormalTok"/>
            <w:rFonts w:cs="Consolas"/>
          </w:rPr>
          <w:t xml:space="preserve"> </w:t>
        </w:r>
      </w:ins>
      <w:ins w:id="3031" w:author="zusammenlegung" w:date="2025-12-12T19:01:00Z" w16du:dateUtc="2025-12-12T18:01:00Z">
        <w:r w:rsidR="007C0A0D" w:rsidRPr="00E15C3C">
          <w:rPr>
            <w:rStyle w:val="NormalTok"/>
            <w:rFonts w:cs="Consolas"/>
          </w:rPr>
          <w:t xml:space="preserve">  </w:t>
        </w:r>
      </w:ins>
      <w:r w:rsidR="007C0A0D" w:rsidRPr="00E15C3C">
        <w:rPr>
          <w:rStyle w:val="FunctionTok"/>
          <w:rFonts w:cs="Consolas"/>
        </w:rPr>
        <w:t>fmt_number</w:t>
      </w:r>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032" w:author="Johannes Zauner" w:date="2025-12-12T21:03:00Z" w16du:dateUtc="2025-12-12T20:03:00Z">
        <w:r w:rsidR="003D6605">
          <w:rPr>
            <w:rStyle w:val="NormalTok"/>
          </w:rPr>
          <w:t>1</w:t>
        </w:r>
      </w:ins>
      <w:ins w:id="3033" w:author="Johannes Zauner" w:date="2025-12-12T21:04:00Z" w16du:dateUtc="2025-12-12T20:04:00Z">
        <w:r w:rsidR="003D6605">
          <w:rPr>
            <w:rStyle w:val="NormalTok"/>
            <w:rFonts w:cs="Consolas"/>
          </w:rPr>
          <w:t>0</w:t>
        </w:r>
      </w:ins>
      <w:r w:rsidR="007C0A0D" w:rsidRPr="00E15C3C">
        <w:rPr>
          <w:rStyle w:val="NormalTok"/>
          <w:rFonts w:cs="Consolas"/>
        </w:rPr>
        <w:t xml:space="preserve">  </w:t>
      </w:r>
      <w:r w:rsidR="007C0A0D" w:rsidRPr="00E15C3C">
        <w:rPr>
          <w:rStyle w:val="FunctionTok"/>
          <w:rFonts w:cs="Consolas"/>
        </w:rPr>
        <w:t>fmt_duration</w:t>
      </w:r>
      <w:r w:rsidR="007C0A0D" w:rsidRPr="00E15C3C">
        <w:rPr>
          <w:rStyle w:val="NormalTok"/>
          <w:rFonts w:cs="Consolas"/>
        </w:rPr>
        <w:t>(</w:t>
      </w:r>
      <w:ins w:id="3034" w:author="Johannes Zauner" w:date="2025-12-12T21:03:00Z" w16du:dateUtc="2025-12-12T20:03:00Z">
        <w:r w:rsidR="003D6605">
          <w:rPr>
            <w:rStyle w:val="NormalTok"/>
            <w:rFonts w:cs="Consolas"/>
          </w:rPr>
          <w:br/>
        </w:r>
        <w:r w:rsidR="003D6605">
          <w:rPr>
            <w:rStyle w:val="NormalTok"/>
          </w:rPr>
          <w:t>1</w:t>
        </w:r>
      </w:ins>
      <w:ins w:id="3035" w:author="Johannes Zauner" w:date="2025-12-12T21:04:00Z" w16du:dateUtc="2025-12-12T20:04:00Z">
        <w:r w:rsidR="003D6605">
          <w:rPr>
            <w:rStyle w:val="NormalTok"/>
            <w:rFonts w:cs="Consolas"/>
          </w:rPr>
          <w:t>1</w:t>
        </w:r>
      </w:ins>
      <w:ins w:id="3036" w:author="Johannes Zauner" w:date="2025-12-12T21:03:00Z" w16du:dateUtc="2025-12-12T20:03:00Z">
        <w:r w:rsidR="003D6605">
          <w:rPr>
            <w:rStyle w:val="NormalTok"/>
            <w:rFonts w:cs="Consolas"/>
          </w:rPr>
          <w:t xml:space="preserve">   </w:t>
        </w:r>
      </w:ins>
      <w:r w:rsidR="007C0A0D" w:rsidRPr="00E15C3C">
        <w:rPr>
          <w:rStyle w:val="StringTok"/>
          <w:rFonts w:cs="Consolas"/>
        </w:rPr>
        <w:t>`</w:t>
      </w:r>
      <w:r w:rsidR="007C0A0D" w:rsidRPr="00E15C3C">
        <w:rPr>
          <w:rStyle w:val="AttributeTok"/>
          <w:rFonts w:cs="Consolas"/>
        </w:rPr>
        <w:t>mean epoch</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input_units =</w:t>
      </w:r>
      <w:r w:rsidR="007C0A0D" w:rsidRPr="00E15C3C">
        <w:rPr>
          <w:rStyle w:val="NormalTok"/>
          <w:rFonts w:cs="Consolas"/>
        </w:rPr>
        <w:t xml:space="preserve"> </w:t>
      </w:r>
      <w:r w:rsidR="007C0A0D" w:rsidRPr="00E15C3C">
        <w:rPr>
          <w:rStyle w:val="StringTok"/>
          <w:rFonts w:cs="Consolas"/>
        </w:rPr>
        <w:t>"seconds"</w:t>
      </w:r>
      <w:r w:rsidR="007C0A0D" w:rsidRPr="00E15C3C">
        <w:rPr>
          <w:rStyle w:val="NormalTok"/>
          <w:rFonts w:cs="Consolas"/>
        </w:rPr>
        <w:t>,</w:t>
      </w:r>
      <w:del w:id="3037" w:author="zusammenlegung" w:date="2025-12-12T19:01:00Z" w16du:dateUtc="2025-12-12T18:01:00Z">
        <w:r w:rsidR="008E3186" w:rsidRPr="00E15C3C">
          <w:rPr>
            <w:rStyle w:val="NormalTok"/>
            <w:rFonts w:cs="Consolas"/>
            <w:color w:val="BFBFBF" w:themeColor="background1" w:themeShade="BF"/>
          </w:rPr>
          <w:delText xml:space="preserve"> </w:delText>
        </w:r>
        <w:r w:rsidR="008664D3" w:rsidRPr="00E15C3C">
          <w:rPr>
            <w:rStyle w:val="NormalTok"/>
            <w:rFonts w:cs="Consolas"/>
            <w:color w:val="BFBFBF" w:themeColor="background1" w:themeShade="BF"/>
          </w:rPr>
          <w:br/>
          <w:delText xml:space="preserve">              </w:delText>
        </w:r>
      </w:del>
      <w:r w:rsidR="007C0A0D" w:rsidRPr="00E15C3C">
        <w:rPr>
          <w:rStyle w:val="NormalTok"/>
          <w:rFonts w:cs="Consolas"/>
        </w:rPr>
        <w:t xml:space="preserve"> </w:t>
      </w:r>
      <w:r w:rsidR="007C0A0D" w:rsidRPr="00E15C3C">
        <w:rPr>
          <w:rStyle w:val="AttributeTok"/>
          <w:rFonts w:cs="Consolas"/>
        </w:rPr>
        <w:t>output_units =</w:t>
      </w:r>
      <w:r w:rsidR="007C0A0D" w:rsidRPr="00E15C3C">
        <w:rPr>
          <w:rStyle w:val="NormalTok"/>
          <w:rFonts w:cs="Consolas"/>
        </w:rPr>
        <w:t xml:space="preserve"> </w:t>
      </w:r>
      <w:r w:rsidR="007C0A0D" w:rsidRPr="00E15C3C">
        <w:rPr>
          <w:rStyle w:val="StringTok"/>
          <w:rFonts w:cs="Consolas"/>
        </w:rPr>
        <w:t>"seconds"</w:t>
      </w:r>
      <w:ins w:id="3038" w:author="Johannes Zauner" w:date="2025-12-12T21:04:00Z" w16du:dateUtc="2025-12-12T20:04:00Z">
        <w:r w:rsidR="003D6605">
          <w:rPr>
            <w:rStyle w:val="StringTok"/>
            <w:rFonts w:cs="Consolas"/>
          </w:rPr>
          <w:br/>
        </w:r>
        <w:r w:rsidR="003D6605">
          <w:rPr>
            <w:rStyle w:val="NormalTok"/>
          </w:rPr>
          <w:t>1</w:t>
        </w:r>
        <w:r w:rsidR="003D6605">
          <w:rPr>
            <w:rStyle w:val="NormalTok"/>
          </w:rPr>
          <w:t xml:space="preserve">2  </w:t>
        </w:r>
      </w:ins>
      <w:r w:rsidR="007C0A0D" w:rsidRPr="00E15C3C">
        <w:rPr>
          <w:rStyle w:val="NormalTok"/>
          <w:rFonts w:cs="Consolas"/>
        </w:rPr>
        <w:t>)</w:t>
      </w:r>
    </w:p>
    <w:bookmarkEnd w:id="3006"/>
    <w:p w14:paraId="531BC4D9" w14:textId="1F8672CF" w:rsidR="007C0A0D" w:rsidRPr="0098570A" w:rsidDel="0098570A" w:rsidRDefault="007C0A0D" w:rsidP="00E15C3C">
      <w:pPr>
        <w:pStyle w:val="DefinitionTerm"/>
        <w:rPr>
          <w:ins w:id="3039" w:author="zusammenlegung" w:date="2025-12-12T19:01:00Z" w16du:dateUtc="2025-12-12T18:01:00Z"/>
          <w:del w:id="3040" w:author="Johannes Zauner" w:date="2025-12-12T20:26:00Z" w16du:dateUtc="2025-12-12T19:26:00Z"/>
          <w:rFonts w:ascii="Arial" w:hAnsi="Arial" w:cs="Arial"/>
          <w:b w:val="0"/>
          <w:bCs/>
          <w:rPrChange w:id="3041" w:author="Johannes Zauner" w:date="2025-12-12T20:26:00Z" w16du:dateUtc="2025-12-12T19:26:00Z">
            <w:rPr>
              <w:ins w:id="3042" w:author="zusammenlegung" w:date="2025-12-12T19:01:00Z" w16du:dateUtc="2025-12-12T18:01:00Z"/>
              <w:del w:id="3043" w:author="Johannes Zauner" w:date="2025-12-12T20:26:00Z" w16du:dateUtc="2025-12-12T19:26:00Z"/>
              <w:rFonts w:ascii="Arial" w:hAnsi="Arial" w:cs="Arial"/>
            </w:rPr>
          </w:rPrChange>
        </w:rPr>
      </w:pPr>
      <w:ins w:id="3044" w:author="zusammenlegung" w:date="2025-12-12T19:01:00Z" w16du:dateUtc="2025-12-12T18:01:00Z">
        <w:r w:rsidRPr="00C673E9">
          <w:rPr>
            <w:rFonts w:ascii="Arial" w:hAnsi="Arial" w:cs="Arial"/>
          </w:rPr>
          <w:t>Line 2</w:t>
        </w:r>
      </w:ins>
      <w:ins w:id="3045" w:author="Johannes Zauner" w:date="2025-12-12T20:26:00Z" w16du:dateUtc="2025-12-12T19:26:00Z">
        <w:r w:rsidR="0098570A">
          <w:rPr>
            <w:rFonts w:ascii="Arial" w:hAnsi="Arial" w:cs="Arial"/>
          </w:rPr>
          <w:t xml:space="preserve"> </w:t>
        </w:r>
      </w:ins>
    </w:p>
    <w:p w14:paraId="6B5B87F4" w14:textId="77777777" w:rsidR="007C0A0D" w:rsidRPr="0098570A" w:rsidRDefault="007C0A0D" w:rsidP="0098570A">
      <w:pPr>
        <w:pStyle w:val="DefinitionTerm"/>
        <w:rPr>
          <w:ins w:id="3046" w:author="zusammenlegung" w:date="2025-12-12T19:01:00Z" w16du:dateUtc="2025-12-12T18:01:00Z"/>
          <w:b w:val="0"/>
          <w:bCs/>
          <w:rPrChange w:id="3047" w:author="Johannes Zauner" w:date="2025-12-12T20:26:00Z" w16du:dateUtc="2025-12-12T19:26:00Z">
            <w:rPr>
              <w:ins w:id="3048" w:author="zusammenlegung" w:date="2025-12-12T19:01:00Z" w16du:dateUtc="2025-12-12T18:01:00Z"/>
            </w:rPr>
          </w:rPrChange>
        </w:rPr>
        <w:pPrChange w:id="3049" w:author="Johannes Zauner" w:date="2025-12-12T20:26:00Z" w16du:dateUtc="2025-12-12T19:26:00Z">
          <w:pPr>
            <w:pStyle w:val="Definition"/>
            <w:spacing w:after="0"/>
          </w:pPr>
        </w:pPrChange>
      </w:pPr>
      <w:ins w:id="3050" w:author="zusammenlegung" w:date="2025-12-12T19:01:00Z" w16du:dateUtc="2025-12-12T18:01:00Z">
        <w:r w:rsidRPr="0098570A">
          <w:rPr>
            <w:b w:val="0"/>
            <w:bCs/>
            <w:rPrChange w:id="3051" w:author="Johannes Zauner" w:date="2025-12-12T20:26:00Z" w16du:dateUtc="2025-12-12T19:26:00Z">
              <w:rPr/>
            </w:rPrChange>
          </w:rPr>
          <w:t>Label each interval as Outdoor (Lux≥1000) or not</w:t>
        </w:r>
      </w:ins>
    </w:p>
    <w:p w14:paraId="317B94A7" w14:textId="358F987D" w:rsidR="007C0A0D" w:rsidRPr="0098570A" w:rsidDel="0098570A" w:rsidRDefault="007C0A0D" w:rsidP="00E15C3C">
      <w:pPr>
        <w:pStyle w:val="DefinitionTerm"/>
        <w:rPr>
          <w:ins w:id="3052" w:author="zusammenlegung" w:date="2025-12-12T19:01:00Z" w16du:dateUtc="2025-12-12T18:01:00Z"/>
          <w:del w:id="3053" w:author="Johannes Zauner" w:date="2025-12-12T20:26:00Z" w16du:dateUtc="2025-12-12T19:26:00Z"/>
          <w:rFonts w:ascii="Arial" w:hAnsi="Arial" w:cs="Arial"/>
          <w:b w:val="0"/>
          <w:bCs/>
          <w:rPrChange w:id="3054" w:author="Johannes Zauner" w:date="2025-12-12T20:26:00Z" w16du:dateUtc="2025-12-12T19:26:00Z">
            <w:rPr>
              <w:ins w:id="3055" w:author="zusammenlegung" w:date="2025-12-12T19:01:00Z" w16du:dateUtc="2025-12-12T18:01:00Z"/>
              <w:del w:id="3056" w:author="Johannes Zauner" w:date="2025-12-12T20:26:00Z" w16du:dateUtc="2025-12-12T19:26:00Z"/>
              <w:rFonts w:ascii="Arial" w:hAnsi="Arial" w:cs="Arial"/>
            </w:rPr>
          </w:rPrChange>
        </w:rPr>
      </w:pPr>
      <w:ins w:id="3057" w:author="zusammenlegung" w:date="2025-12-12T19:01:00Z" w16du:dateUtc="2025-12-12T18:01:00Z">
        <w:r w:rsidRPr="00C673E9">
          <w:rPr>
            <w:rFonts w:ascii="Arial" w:hAnsi="Arial" w:cs="Arial"/>
          </w:rPr>
          <w:t>Line 3</w:t>
        </w:r>
      </w:ins>
      <w:ins w:id="3058" w:author="Johannes Zauner" w:date="2025-12-12T20:26:00Z" w16du:dateUtc="2025-12-12T19:26:00Z">
        <w:r w:rsidR="0098570A">
          <w:rPr>
            <w:rFonts w:ascii="Arial" w:hAnsi="Arial" w:cs="Arial"/>
          </w:rPr>
          <w:t xml:space="preserve"> </w:t>
        </w:r>
      </w:ins>
    </w:p>
    <w:p w14:paraId="6D028BA1" w14:textId="71F74D32" w:rsidR="007C0A0D" w:rsidRPr="0098570A" w:rsidRDefault="007C0A0D" w:rsidP="0098570A">
      <w:pPr>
        <w:pStyle w:val="DefinitionTerm"/>
        <w:rPr>
          <w:ins w:id="3059" w:author="Johannes Zauner" w:date="2025-12-12T20:26:00Z" w16du:dateUtc="2025-12-12T19:26:00Z"/>
          <w:b w:val="0"/>
          <w:bCs/>
          <w:rPrChange w:id="3060" w:author="Johannes Zauner" w:date="2025-12-12T20:26:00Z" w16du:dateUtc="2025-12-12T19:26:00Z">
            <w:rPr>
              <w:ins w:id="3061" w:author="Johannes Zauner" w:date="2025-12-12T20:26:00Z" w16du:dateUtc="2025-12-12T19:26:00Z"/>
            </w:rPr>
          </w:rPrChange>
        </w:rPr>
      </w:pPr>
      <w:ins w:id="3062" w:author="zusammenlegung" w:date="2025-12-12T19:01:00Z" w16du:dateUtc="2025-12-12T18:01:00Z">
        <w:r w:rsidRPr="0098570A">
          <w:rPr>
            <w:b w:val="0"/>
            <w:bCs/>
            <w:rPrChange w:id="3063" w:author="Johannes Zauner" w:date="2025-12-12T20:26:00Z" w16du:dateUtc="2025-12-12T19:26:00Z">
              <w:rPr/>
            </w:rPrChange>
          </w:rPr>
          <w:t>Find instances where the previous interval was “indoor” and current is “outdoor”</w:t>
        </w:r>
      </w:ins>
    </w:p>
    <w:p w14:paraId="220A9144" w14:textId="77777777" w:rsidR="0098570A" w:rsidRPr="0098570A" w:rsidRDefault="0098570A" w:rsidP="0098570A">
      <w:pPr>
        <w:pStyle w:val="Definition"/>
        <w:rPr>
          <w:ins w:id="3064" w:author="zusammenlegung" w:date="2025-12-12T19:01:00Z" w16du:dateUtc="2025-12-12T18:01:00Z"/>
        </w:rPr>
        <w:pPrChange w:id="3065" w:author="Johannes Zauner" w:date="2025-12-12T20:26:00Z" w16du:dateUtc="2025-12-12T19:26:00Z">
          <w:pPr>
            <w:pStyle w:val="Definition"/>
            <w:spacing w:after="0"/>
          </w:pPr>
        </w:pPrChange>
      </w:pP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8664D3" w:rsidRPr="008664D3" w14:paraId="63DAB60D" w14:textId="77777777" w:rsidTr="008664D3">
        <w:trPr>
          <w:cantSplit/>
          <w:tblHeader/>
          <w:jc w:val="center"/>
          <w:del w:id="3066" w:author="zusammenlegung" w:date="2025-12-12T19:01:00Z" w16du:dateUtc="2025-12-12T18:01:00Z"/>
        </w:trPr>
        <w:tc>
          <w:tcPr>
            <w:tcW w:w="1134" w:type="dxa"/>
            <w:tcBorders>
              <w:bottom w:val="single" w:sz="4" w:space="0" w:color="auto"/>
            </w:tcBorders>
          </w:tcPr>
          <w:p w14:paraId="08AD4E26" w14:textId="77777777" w:rsidR="008664D3" w:rsidRPr="008664D3" w:rsidRDefault="008664D3" w:rsidP="008664D3">
            <w:pPr>
              <w:rPr>
                <w:del w:id="3067" w:author="zusammenlegung" w:date="2025-12-12T19:01:00Z" w16du:dateUtc="2025-12-12T18:01:00Z"/>
              </w:rPr>
            </w:pPr>
          </w:p>
        </w:tc>
        <w:tc>
          <w:tcPr>
            <w:tcW w:w="1418" w:type="dxa"/>
            <w:tcBorders>
              <w:bottom w:val="single" w:sz="4" w:space="0" w:color="auto"/>
            </w:tcBorders>
          </w:tcPr>
          <w:p w14:paraId="7B9BADDD" w14:textId="77777777" w:rsidR="008664D3" w:rsidRPr="008664D3" w:rsidRDefault="008664D3" w:rsidP="008664D3">
            <w:pPr>
              <w:rPr>
                <w:del w:id="3068" w:author="zusammenlegung" w:date="2025-12-12T19:01:00Z" w16du:dateUtc="2025-12-12T18:01:00Z"/>
                <w:b/>
                <w:bCs/>
              </w:rPr>
            </w:pPr>
            <w:del w:id="3069" w:author="zusammenlegung" w:date="2025-12-12T19:01:00Z" w16du:dateUtc="2025-12-12T18:01:00Z">
              <w:r w:rsidRPr="008664D3">
                <w:rPr>
                  <w:b/>
                  <w:bCs/>
                </w:rPr>
                <w:delText>mean epoch</w:delText>
              </w:r>
            </w:del>
          </w:p>
        </w:tc>
        <w:tc>
          <w:tcPr>
            <w:tcW w:w="1134" w:type="dxa"/>
            <w:tcBorders>
              <w:bottom w:val="single" w:sz="4" w:space="0" w:color="auto"/>
            </w:tcBorders>
          </w:tcPr>
          <w:p w14:paraId="1E6A01FB" w14:textId="77777777" w:rsidR="008664D3" w:rsidRPr="008664D3" w:rsidRDefault="008664D3" w:rsidP="008664D3">
            <w:pPr>
              <w:rPr>
                <w:del w:id="3070" w:author="zusammenlegung" w:date="2025-12-12T19:01:00Z" w16du:dateUtc="2025-12-12T18:01:00Z"/>
                <w:b/>
                <w:bCs/>
              </w:rPr>
            </w:pPr>
            <w:del w:id="3071" w:author="zusammenlegung" w:date="2025-12-12T19:01:00Z" w16du:dateUtc="2025-12-12T18:01:00Z">
              <w:r w:rsidRPr="008664D3">
                <w:rPr>
                  <w:b/>
                  <w:bCs/>
                </w:rPr>
                <w:delText>episodes</w:delText>
              </w:r>
            </w:del>
          </w:p>
        </w:tc>
      </w:tr>
    </w:tbl>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gridCol w:w="5335"/>
      </w:tblGrid>
      <w:tr w:rsidR="007C0A0D" w:rsidRPr="00C673E9" w14:paraId="31B80881" w14:textId="592DD559" w:rsidTr="00E15C3C">
        <w:trPr>
          <w:gridAfter w:val="1"/>
          <w:wAfter w:w="5335" w:type="dxa"/>
          <w:cantSplit/>
          <w:jc w:val="center"/>
        </w:trPr>
        <w:tc>
          <w:tcPr>
            <w:tcW w:w="1134" w:type="dxa"/>
            <w:tcBorders>
              <w:top w:val="single" w:sz="4" w:space="0" w:color="auto"/>
            </w:tcBorders>
          </w:tcPr>
          <w:p w14:paraId="15B38BD6" w14:textId="5886EF95" w:rsidR="007C0A0D" w:rsidRPr="00C673E9" w:rsidRDefault="008664D3" w:rsidP="0047611C">
            <w:pPr>
              <w:pStyle w:val="ImageCaption"/>
              <w:spacing w:before="200"/>
              <w:rPr>
                <w:ins w:id="3072" w:author="zusammenlegung" w:date="2025-12-12T19:01:00Z" w16du:dateUtc="2025-12-12T18:01:00Z"/>
                <w:rFonts w:ascii="Arial" w:hAnsi="Arial" w:cs="Arial"/>
              </w:rPr>
            </w:pPr>
            <w:bookmarkStart w:id="3073" w:name="tbl-changesoutdoor"/>
            <w:del w:id="3074" w:author="zusammenlegung" w:date="2025-12-12T19:01:00Z" w16du:dateUtc="2025-12-12T18:01:00Z">
              <w:r w:rsidRPr="008664D3">
                <w:lastRenderedPageBreak/>
                <w:delText>Mean daily</w:delText>
              </w:r>
            </w:del>
            <w:ins w:id="3075" w:author="zusammenlegung" w:date="2025-12-12T19:01:00Z" w16du:dateUtc="2025-12-12T18:01:00Z">
              <w:r w:rsidR="007C0A0D" w:rsidRPr="00C673E9">
                <w:rPr>
                  <w:rFonts w:ascii="Arial" w:hAnsi="Arial" w:cs="Arial"/>
                </w:rPr>
                <w:t>Table 12: Average daily count of transitions from indoor (&lt;1000 lx) to outdoor (≥1000 lx) lighting when looking at 5-second epochs</w:t>
              </w:r>
            </w:ins>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7C0A0D" w:rsidRPr="00C673E9" w14:paraId="275AF47F" w14:textId="77777777" w:rsidTr="00E15C3C">
              <w:trPr>
                <w:cantSplit/>
                <w:tblHeader/>
                <w:jc w:val="center"/>
                <w:ins w:id="3076" w:author="zusammenlegung" w:date="2025-12-12T19:01:00Z" w16du:dateUtc="2025-12-12T18:01:00Z"/>
              </w:trPr>
              <w:tc>
                <w:tcPr>
                  <w:tcW w:w="360" w:type="dxa"/>
                </w:tcPr>
                <w:p w14:paraId="24085D3F" w14:textId="77777777" w:rsidR="007C0A0D" w:rsidRPr="00C673E9" w:rsidRDefault="007C0A0D" w:rsidP="0047611C">
                  <w:pPr>
                    <w:keepNext/>
                    <w:spacing w:after="60"/>
                    <w:rPr>
                      <w:ins w:id="3077" w:author="zusammenlegung" w:date="2025-12-12T19:01:00Z" w16du:dateUtc="2025-12-12T18:01:00Z"/>
                      <w:rFonts w:ascii="Arial" w:hAnsi="Arial" w:cs="Arial"/>
                    </w:rPr>
                  </w:pPr>
                  <w:ins w:id="3078"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6FEDFED1" w14:textId="77777777" w:rsidR="007C0A0D" w:rsidRPr="00C673E9" w:rsidRDefault="007C0A0D" w:rsidP="0047611C">
                  <w:pPr>
                    <w:keepNext/>
                    <w:spacing w:after="60"/>
                    <w:jc w:val="right"/>
                    <w:rPr>
                      <w:ins w:id="3079" w:author="zusammenlegung" w:date="2025-12-12T19:01:00Z" w16du:dateUtc="2025-12-12T18:01:00Z"/>
                      <w:rFonts w:ascii="Arial" w:hAnsi="Arial" w:cs="Arial"/>
                    </w:rPr>
                  </w:pPr>
                  <w:ins w:id="3080" w:author="zusammenlegung" w:date="2025-12-12T19:01:00Z" w16du:dateUtc="2025-12-12T18:01:00Z">
                    <w:r w:rsidRPr="00C673E9">
                      <w:rPr>
                        <w:rFonts w:ascii="Arial" w:hAnsi="Arial" w:cs="Arial"/>
                      </w:rPr>
                      <w:t>mean epoch</w:t>
                    </w:r>
                  </w:ins>
                </w:p>
              </w:tc>
              <w:tc>
                <w:tcPr>
                  <w:tcW w:w="360" w:type="dxa"/>
                </w:tcPr>
                <w:p w14:paraId="18559C54" w14:textId="77777777" w:rsidR="007C0A0D" w:rsidRPr="00C673E9" w:rsidRDefault="007C0A0D" w:rsidP="0047611C">
                  <w:pPr>
                    <w:keepNext/>
                    <w:spacing w:after="60"/>
                    <w:jc w:val="right"/>
                    <w:rPr>
                      <w:ins w:id="3081" w:author="zusammenlegung" w:date="2025-12-12T19:01:00Z" w16du:dateUtc="2025-12-12T18:01:00Z"/>
                      <w:rFonts w:ascii="Arial" w:hAnsi="Arial" w:cs="Arial"/>
                    </w:rPr>
                  </w:pPr>
                  <w:ins w:id="3082" w:author="zusammenlegung" w:date="2025-12-12T19:01:00Z" w16du:dateUtc="2025-12-12T18:01:00Z">
                    <w:r w:rsidRPr="00C673E9">
                      <w:rPr>
                        <w:rFonts w:ascii="Arial" w:hAnsi="Arial" w:cs="Arial"/>
                      </w:rPr>
                      <w:t>episodes</w:t>
                    </w:r>
                  </w:ins>
                </w:p>
              </w:tc>
            </w:tr>
            <w:tr w:rsidR="007C0A0D" w:rsidRPr="00C673E9" w14:paraId="44DDF17E" w14:textId="77777777" w:rsidTr="00E15C3C">
              <w:trPr>
                <w:cantSplit/>
                <w:jc w:val="center"/>
                <w:ins w:id="3083" w:author="zusammenlegung" w:date="2025-12-12T19:01:00Z" w16du:dateUtc="2025-12-12T18:01:00Z"/>
              </w:trPr>
              <w:tc>
                <w:tcPr>
                  <w:tcW w:w="1080" w:type="dxa"/>
                  <w:gridSpan w:val="3"/>
                  <w:tcMar>
                    <w:top w:w="25" w:type="dxa"/>
                  </w:tcMar>
                </w:tcPr>
                <w:p w14:paraId="67626588" w14:textId="77777777" w:rsidR="007C0A0D" w:rsidRPr="00C673E9" w:rsidRDefault="007C0A0D" w:rsidP="0047611C">
                  <w:pPr>
                    <w:keepNext/>
                    <w:spacing w:after="60"/>
                    <w:rPr>
                      <w:ins w:id="3084" w:author="zusammenlegung" w:date="2025-12-12T19:01:00Z" w16du:dateUtc="2025-12-12T18:01:00Z"/>
                      <w:rFonts w:ascii="Arial" w:hAnsi="Arial" w:cs="Arial"/>
                    </w:rPr>
                  </w:pPr>
                  <w:ins w:id="3085" w:author="zusammenlegung" w:date="2025-12-12T19:01:00Z" w16du:dateUtc="2025-12-12T18:01:00Z">
                    <w:r w:rsidRPr="00C673E9">
                      <w:rPr>
                        <w:rFonts w:ascii="Arial" w:hAnsi="Arial" w:cs="Arial"/>
                      </w:rPr>
                      <w:t>VEET</w:t>
                    </w:r>
                  </w:ins>
                </w:p>
              </w:tc>
            </w:tr>
            <w:tr w:rsidR="007C0A0D" w:rsidRPr="00C673E9" w14:paraId="02EA6AF7" w14:textId="77777777" w:rsidTr="00E15C3C">
              <w:trPr>
                <w:cantSplit/>
                <w:jc w:val="center"/>
                <w:ins w:id="3086" w:author="zusammenlegung" w:date="2025-12-12T19:01:00Z" w16du:dateUtc="2025-12-12T18:01:00Z"/>
              </w:trPr>
              <w:tc>
                <w:tcPr>
                  <w:tcW w:w="360" w:type="dxa"/>
                </w:tcPr>
                <w:p w14:paraId="11863582" w14:textId="77777777" w:rsidR="007C0A0D" w:rsidRPr="00C673E9" w:rsidRDefault="007C0A0D" w:rsidP="0047611C">
                  <w:pPr>
                    <w:keepNext/>
                    <w:spacing w:after="60"/>
                    <w:rPr>
                      <w:ins w:id="3087" w:author="zusammenlegung" w:date="2025-12-12T19:01:00Z" w16du:dateUtc="2025-12-12T18:01:00Z"/>
                      <w:rFonts w:ascii="Arial" w:hAnsi="Arial" w:cs="Arial"/>
                    </w:rPr>
                  </w:pPr>
                  <w:ins w:id="3088" w:author="zusammenlegung" w:date="2025-12-12T19:01:00Z" w16du:dateUtc="2025-12-12T18:01:00Z">
                    <w:r w:rsidRPr="00C673E9">
                      <w:rPr>
                        <w:rFonts w:ascii="Arial" w:hAnsi="Arial" w:cs="Arial"/>
                      </w:rPr>
                      <w:t>Mean daily</w:t>
                    </w:r>
                  </w:ins>
                </w:p>
              </w:tc>
              <w:tc>
                <w:tcPr>
                  <w:tcW w:w="360" w:type="dxa"/>
                </w:tcPr>
                <w:p w14:paraId="64BF81AF" w14:textId="77777777" w:rsidR="007C0A0D" w:rsidRPr="00C673E9" w:rsidRDefault="007C0A0D" w:rsidP="0047611C">
                  <w:pPr>
                    <w:keepNext/>
                    <w:spacing w:after="60"/>
                    <w:jc w:val="right"/>
                    <w:rPr>
                      <w:ins w:id="3089" w:author="zusammenlegung" w:date="2025-12-12T19:01:00Z" w16du:dateUtc="2025-12-12T18:01:00Z"/>
                      <w:rFonts w:ascii="Arial" w:hAnsi="Arial" w:cs="Arial"/>
                    </w:rPr>
                  </w:pPr>
                  <w:ins w:id="3090" w:author="zusammenlegung" w:date="2025-12-12T19:01:00Z" w16du:dateUtc="2025-12-12T18:01:00Z">
                    <w:r w:rsidRPr="00C673E9">
                      <w:rPr>
                        <w:rFonts w:ascii="Arial" w:hAnsi="Arial" w:cs="Arial"/>
                      </w:rPr>
                      <w:t>5s</w:t>
                    </w:r>
                  </w:ins>
                </w:p>
              </w:tc>
              <w:tc>
                <w:tcPr>
                  <w:tcW w:w="360" w:type="dxa"/>
                </w:tcPr>
                <w:p w14:paraId="21DEFF07" w14:textId="77777777" w:rsidR="007C0A0D" w:rsidRPr="00C673E9" w:rsidRDefault="007C0A0D" w:rsidP="0047611C">
                  <w:pPr>
                    <w:keepNext/>
                    <w:spacing w:after="60"/>
                    <w:jc w:val="right"/>
                    <w:rPr>
                      <w:ins w:id="3091" w:author="zusammenlegung" w:date="2025-12-12T19:01:00Z" w16du:dateUtc="2025-12-12T18:01:00Z"/>
                      <w:rFonts w:ascii="Arial" w:hAnsi="Arial" w:cs="Arial"/>
                    </w:rPr>
                  </w:pPr>
                  <w:ins w:id="3092" w:author="zusammenlegung" w:date="2025-12-12T19:01:00Z" w16du:dateUtc="2025-12-12T18:01:00Z">
                    <w:r w:rsidRPr="00C673E9">
                      <w:rPr>
                        <w:rFonts w:ascii="Arial" w:hAnsi="Arial" w:cs="Arial"/>
                      </w:rPr>
                      <w:t>64</w:t>
                    </w:r>
                  </w:ins>
                </w:p>
              </w:tc>
            </w:tr>
            <w:tr w:rsidR="007C0A0D" w:rsidRPr="00C673E9" w14:paraId="6CB1CE30" w14:textId="77777777" w:rsidTr="00E15C3C">
              <w:trPr>
                <w:cantSplit/>
                <w:jc w:val="center"/>
                <w:ins w:id="3093" w:author="zusammenlegung" w:date="2025-12-12T19:01:00Z" w16du:dateUtc="2025-12-12T18:01:00Z"/>
              </w:trPr>
              <w:tc>
                <w:tcPr>
                  <w:tcW w:w="360" w:type="dxa"/>
                </w:tcPr>
                <w:p w14:paraId="76163AC7" w14:textId="77777777" w:rsidR="007C0A0D" w:rsidRPr="00C673E9" w:rsidRDefault="007C0A0D" w:rsidP="0047611C">
                  <w:pPr>
                    <w:keepNext/>
                    <w:spacing w:after="60"/>
                    <w:rPr>
                      <w:ins w:id="3094" w:author="zusammenlegung" w:date="2025-12-12T19:01:00Z" w16du:dateUtc="2025-12-12T18:01:00Z"/>
                      <w:rFonts w:ascii="Arial" w:hAnsi="Arial" w:cs="Arial"/>
                    </w:rPr>
                  </w:pPr>
                  <w:ins w:id="3095" w:author="zusammenlegung" w:date="2025-12-12T19:01:00Z" w16du:dateUtc="2025-12-12T18:01:00Z">
                    <w:r w:rsidRPr="00C673E9">
                      <w:rPr>
                        <w:rFonts w:ascii="Arial" w:hAnsi="Arial" w:cs="Arial"/>
                      </w:rPr>
                      <w:t>Weekday</w:t>
                    </w:r>
                  </w:ins>
                </w:p>
              </w:tc>
              <w:tc>
                <w:tcPr>
                  <w:tcW w:w="360" w:type="dxa"/>
                </w:tcPr>
                <w:p w14:paraId="4DD9D536" w14:textId="77777777" w:rsidR="007C0A0D" w:rsidRPr="00C673E9" w:rsidRDefault="007C0A0D" w:rsidP="0047611C">
                  <w:pPr>
                    <w:keepNext/>
                    <w:spacing w:after="60"/>
                    <w:jc w:val="right"/>
                    <w:rPr>
                      <w:ins w:id="3096" w:author="zusammenlegung" w:date="2025-12-12T19:01:00Z" w16du:dateUtc="2025-12-12T18:01:00Z"/>
                      <w:rFonts w:ascii="Arial" w:hAnsi="Arial" w:cs="Arial"/>
                    </w:rPr>
                  </w:pPr>
                  <w:ins w:id="3097" w:author="zusammenlegung" w:date="2025-12-12T19:01:00Z" w16du:dateUtc="2025-12-12T18:01:00Z">
                    <w:r w:rsidRPr="00C673E9">
                      <w:rPr>
                        <w:rFonts w:ascii="Arial" w:hAnsi="Arial" w:cs="Arial"/>
                      </w:rPr>
                      <w:t>5s</w:t>
                    </w:r>
                  </w:ins>
                </w:p>
              </w:tc>
              <w:tc>
                <w:tcPr>
                  <w:tcW w:w="360" w:type="dxa"/>
                </w:tcPr>
                <w:p w14:paraId="38D55F32" w14:textId="77777777" w:rsidR="007C0A0D" w:rsidRPr="00C673E9" w:rsidRDefault="007C0A0D" w:rsidP="0047611C">
                  <w:pPr>
                    <w:keepNext/>
                    <w:spacing w:after="60"/>
                    <w:jc w:val="right"/>
                    <w:rPr>
                      <w:ins w:id="3098" w:author="zusammenlegung" w:date="2025-12-12T19:01:00Z" w16du:dateUtc="2025-12-12T18:01:00Z"/>
                      <w:rFonts w:ascii="Arial" w:hAnsi="Arial" w:cs="Arial"/>
                    </w:rPr>
                  </w:pPr>
                  <w:ins w:id="3099" w:author="zusammenlegung" w:date="2025-12-12T19:01:00Z" w16du:dateUtc="2025-12-12T18:01:00Z">
                    <w:r w:rsidRPr="00C673E9">
                      <w:rPr>
                        <w:rFonts w:ascii="Arial" w:hAnsi="Arial" w:cs="Arial"/>
                      </w:rPr>
                      <w:t>72</w:t>
                    </w:r>
                  </w:ins>
                </w:p>
              </w:tc>
            </w:tr>
            <w:tr w:rsidR="007C0A0D" w:rsidRPr="00C673E9" w14:paraId="661EEF2D" w14:textId="77777777" w:rsidTr="00E15C3C">
              <w:trPr>
                <w:cantSplit/>
                <w:jc w:val="center"/>
                <w:ins w:id="3100" w:author="zusammenlegung" w:date="2025-12-12T19:01:00Z" w16du:dateUtc="2025-12-12T18:01:00Z"/>
              </w:trPr>
              <w:tc>
                <w:tcPr>
                  <w:tcW w:w="360" w:type="dxa"/>
                </w:tcPr>
                <w:p w14:paraId="7C3FFD26" w14:textId="77777777" w:rsidR="007C0A0D" w:rsidRPr="00C673E9" w:rsidRDefault="007C0A0D" w:rsidP="0047611C">
                  <w:pPr>
                    <w:keepNext/>
                    <w:spacing w:after="60"/>
                    <w:rPr>
                      <w:ins w:id="3101" w:author="zusammenlegung" w:date="2025-12-12T19:01:00Z" w16du:dateUtc="2025-12-12T18:01:00Z"/>
                      <w:rFonts w:ascii="Arial" w:hAnsi="Arial" w:cs="Arial"/>
                    </w:rPr>
                  </w:pPr>
                  <w:ins w:id="3102" w:author="zusammenlegung" w:date="2025-12-12T19:01:00Z" w16du:dateUtc="2025-12-12T18:01:00Z">
                    <w:r w:rsidRPr="00C673E9">
                      <w:rPr>
                        <w:rFonts w:ascii="Arial" w:hAnsi="Arial" w:cs="Arial"/>
                      </w:rPr>
                      <w:lastRenderedPageBreak/>
                      <w:t>Weekend</w:t>
                    </w:r>
                  </w:ins>
                </w:p>
              </w:tc>
              <w:tc>
                <w:tcPr>
                  <w:tcW w:w="360" w:type="dxa"/>
                </w:tcPr>
                <w:p w14:paraId="3DDF826E" w14:textId="77777777" w:rsidR="007C0A0D" w:rsidRPr="00C673E9" w:rsidRDefault="007C0A0D" w:rsidP="0047611C">
                  <w:pPr>
                    <w:keepNext/>
                    <w:spacing w:after="60"/>
                    <w:jc w:val="right"/>
                    <w:rPr>
                      <w:ins w:id="3103" w:author="zusammenlegung" w:date="2025-12-12T19:01:00Z" w16du:dateUtc="2025-12-12T18:01:00Z"/>
                      <w:rFonts w:ascii="Arial" w:hAnsi="Arial" w:cs="Arial"/>
                    </w:rPr>
                  </w:pPr>
                  <w:ins w:id="3104" w:author="zusammenlegung" w:date="2025-12-12T19:01:00Z" w16du:dateUtc="2025-12-12T18:01:00Z">
                    <w:r w:rsidRPr="00C673E9">
                      <w:rPr>
                        <w:rFonts w:ascii="Arial" w:hAnsi="Arial" w:cs="Arial"/>
                      </w:rPr>
                      <w:t>5s</w:t>
                    </w:r>
                  </w:ins>
                </w:p>
              </w:tc>
              <w:tc>
                <w:tcPr>
                  <w:tcW w:w="360" w:type="dxa"/>
                </w:tcPr>
                <w:p w14:paraId="429B97E4" w14:textId="77777777" w:rsidR="007C0A0D" w:rsidRPr="00C673E9" w:rsidRDefault="007C0A0D" w:rsidP="0047611C">
                  <w:pPr>
                    <w:keepNext/>
                    <w:spacing w:after="60"/>
                    <w:jc w:val="right"/>
                    <w:rPr>
                      <w:ins w:id="3105" w:author="zusammenlegung" w:date="2025-12-12T19:01:00Z" w16du:dateUtc="2025-12-12T18:01:00Z"/>
                      <w:rFonts w:ascii="Arial" w:hAnsi="Arial" w:cs="Arial"/>
                    </w:rPr>
                  </w:pPr>
                  <w:ins w:id="3106" w:author="zusammenlegung" w:date="2025-12-12T19:01:00Z" w16du:dateUtc="2025-12-12T18:01:00Z">
                    <w:r w:rsidRPr="00C673E9">
                      <w:rPr>
                        <w:rFonts w:ascii="Arial" w:hAnsi="Arial" w:cs="Arial"/>
                      </w:rPr>
                      <w:t>46</w:t>
                    </w:r>
                  </w:ins>
                </w:p>
              </w:tc>
            </w:tr>
            <w:bookmarkEnd w:id="3073"/>
          </w:tbl>
          <w:p w14:paraId="4BCA7A06" w14:textId="77777777" w:rsidR="007C0A0D" w:rsidRPr="00E15C3C" w:rsidRDefault="007C0A0D" w:rsidP="00E15C3C"/>
        </w:tc>
        <w:tc>
          <w:tcPr>
            <w:tcW w:w="1418" w:type="dxa"/>
            <w:tcBorders>
              <w:top w:val="single" w:sz="4" w:space="0" w:color="auto"/>
            </w:tcBorders>
            <w:cellDel w:id="3107" w:author="zusammenlegung" w:date="2025-12-12T19:01:00Z"/>
          </w:tcPr>
          <w:p w14:paraId="2D025E2F" w14:textId="77777777" w:rsidR="008664D3" w:rsidRPr="008664D3" w:rsidRDefault="008664D3" w:rsidP="004014FB">
            <w:pPr>
              <w:jc w:val="center"/>
            </w:pPr>
            <w:del w:id="3108" w:author="zusammenlegung" w:date="2025-12-12T19:01:00Z" w16du:dateUtc="2025-12-12T18:01:00Z">
              <w:r w:rsidRPr="008664D3">
                <w:lastRenderedPageBreak/>
                <w:delText>5s</w:delText>
              </w:r>
            </w:del>
          </w:p>
        </w:tc>
        <w:tc>
          <w:tcPr>
            <w:tcW w:w="1134" w:type="dxa"/>
            <w:tcBorders>
              <w:top w:val="single" w:sz="4" w:space="0" w:color="auto"/>
            </w:tcBorders>
            <w:cellDel w:id="3109" w:author="zusammenlegung" w:date="2025-12-12T19:01:00Z"/>
          </w:tcPr>
          <w:p w14:paraId="4EE3EEBD" w14:textId="77777777" w:rsidR="008664D3" w:rsidRPr="008664D3" w:rsidRDefault="008664D3" w:rsidP="004014FB">
            <w:pPr>
              <w:jc w:val="center"/>
            </w:pPr>
            <w:del w:id="3110" w:author="zusammenlegung" w:date="2025-12-12T19:01:00Z" w16du:dateUtc="2025-12-12T18:01:00Z">
              <w:r w:rsidRPr="008664D3">
                <w:delText>64</w:delText>
              </w:r>
            </w:del>
          </w:p>
        </w:tc>
      </w:tr>
      <w:tr w:rsidR="008664D3" w:rsidRPr="008664D3" w14:paraId="51CD32DC" w14:textId="77777777" w:rsidTr="008664D3">
        <w:trPr>
          <w:cantSplit/>
          <w:jc w:val="center"/>
          <w:del w:id="3111" w:author="zusammenlegung" w:date="2025-12-12T19:01:00Z" w16du:dateUtc="2025-12-12T18:01:00Z"/>
        </w:trPr>
        <w:tc>
          <w:tcPr>
            <w:tcW w:w="1134" w:type="dxa"/>
          </w:tcPr>
          <w:p w14:paraId="1E9AA3A6" w14:textId="77777777" w:rsidR="008664D3" w:rsidRPr="008664D3" w:rsidRDefault="008664D3" w:rsidP="008664D3">
            <w:pPr>
              <w:rPr>
                <w:del w:id="3112" w:author="zusammenlegung" w:date="2025-12-12T19:01:00Z" w16du:dateUtc="2025-12-12T18:01:00Z"/>
              </w:rPr>
            </w:pPr>
            <w:del w:id="3113" w:author="zusammenlegung" w:date="2025-12-12T19:01:00Z" w16du:dateUtc="2025-12-12T18:01:00Z">
              <w:r w:rsidRPr="008664D3">
                <w:delText>Weekday</w:delText>
              </w:r>
            </w:del>
          </w:p>
        </w:tc>
        <w:tc>
          <w:tcPr>
            <w:tcW w:w="1418" w:type="dxa"/>
            <w:gridSpan w:val="2"/>
          </w:tcPr>
          <w:p w14:paraId="2D84D25A" w14:textId="77777777" w:rsidR="008664D3" w:rsidRPr="008664D3" w:rsidRDefault="008664D3" w:rsidP="004014FB">
            <w:pPr>
              <w:jc w:val="center"/>
              <w:rPr>
                <w:del w:id="3114" w:author="zusammenlegung" w:date="2025-12-12T19:01:00Z" w16du:dateUtc="2025-12-12T18:01:00Z"/>
              </w:rPr>
            </w:pPr>
            <w:del w:id="3115" w:author="zusammenlegung" w:date="2025-12-12T19:01:00Z" w16du:dateUtc="2025-12-12T18:01:00Z">
              <w:r w:rsidRPr="008664D3">
                <w:delText>5s</w:delText>
              </w:r>
            </w:del>
          </w:p>
        </w:tc>
        <w:tc>
          <w:tcPr>
            <w:tcW w:w="1134" w:type="dxa"/>
          </w:tcPr>
          <w:p w14:paraId="5B867F44" w14:textId="77777777" w:rsidR="008664D3" w:rsidRPr="008664D3" w:rsidRDefault="008664D3" w:rsidP="004014FB">
            <w:pPr>
              <w:jc w:val="center"/>
              <w:rPr>
                <w:del w:id="3116" w:author="zusammenlegung" w:date="2025-12-12T19:01:00Z" w16du:dateUtc="2025-12-12T18:01:00Z"/>
              </w:rPr>
            </w:pPr>
            <w:del w:id="3117" w:author="zusammenlegung" w:date="2025-12-12T19:01:00Z" w16du:dateUtc="2025-12-12T18:01:00Z">
              <w:r w:rsidRPr="008664D3">
                <w:delText>72</w:delText>
              </w:r>
            </w:del>
          </w:p>
        </w:tc>
      </w:tr>
      <w:tr w:rsidR="008664D3" w:rsidRPr="008664D3" w14:paraId="4BA52560" w14:textId="77777777" w:rsidTr="008664D3">
        <w:trPr>
          <w:cantSplit/>
          <w:jc w:val="center"/>
          <w:del w:id="3118" w:author="zusammenlegung" w:date="2025-12-12T19:01:00Z" w16du:dateUtc="2025-12-12T18:01:00Z"/>
        </w:trPr>
        <w:tc>
          <w:tcPr>
            <w:tcW w:w="1134" w:type="dxa"/>
          </w:tcPr>
          <w:p w14:paraId="482515FC" w14:textId="77777777" w:rsidR="008664D3" w:rsidRPr="008664D3" w:rsidRDefault="008664D3" w:rsidP="008664D3">
            <w:pPr>
              <w:rPr>
                <w:del w:id="3119" w:author="zusammenlegung" w:date="2025-12-12T19:01:00Z" w16du:dateUtc="2025-12-12T18:01:00Z"/>
              </w:rPr>
            </w:pPr>
            <w:del w:id="3120" w:author="zusammenlegung" w:date="2025-12-12T19:01:00Z" w16du:dateUtc="2025-12-12T18:01:00Z">
              <w:r w:rsidRPr="008664D3">
                <w:delText>Weekend</w:delText>
              </w:r>
            </w:del>
          </w:p>
        </w:tc>
        <w:tc>
          <w:tcPr>
            <w:tcW w:w="1418" w:type="dxa"/>
            <w:gridSpan w:val="2"/>
          </w:tcPr>
          <w:p w14:paraId="51C94C3F" w14:textId="77777777" w:rsidR="008664D3" w:rsidRPr="008664D3" w:rsidRDefault="008664D3" w:rsidP="004014FB">
            <w:pPr>
              <w:jc w:val="center"/>
              <w:rPr>
                <w:del w:id="3121" w:author="zusammenlegung" w:date="2025-12-12T19:01:00Z" w16du:dateUtc="2025-12-12T18:01:00Z"/>
              </w:rPr>
            </w:pPr>
            <w:del w:id="3122" w:author="zusammenlegung" w:date="2025-12-12T19:01:00Z" w16du:dateUtc="2025-12-12T18:01:00Z">
              <w:r w:rsidRPr="008664D3">
                <w:delText>5s</w:delText>
              </w:r>
            </w:del>
          </w:p>
        </w:tc>
        <w:tc>
          <w:tcPr>
            <w:tcW w:w="1134" w:type="dxa"/>
          </w:tcPr>
          <w:p w14:paraId="327EF5B6" w14:textId="77777777" w:rsidR="008664D3" w:rsidRPr="008664D3" w:rsidRDefault="008664D3" w:rsidP="004014FB">
            <w:pPr>
              <w:jc w:val="center"/>
              <w:rPr>
                <w:del w:id="3123" w:author="zusammenlegung" w:date="2025-12-12T19:01:00Z" w16du:dateUtc="2025-12-12T18:01:00Z"/>
              </w:rPr>
            </w:pPr>
            <w:del w:id="3124" w:author="zusammenlegung" w:date="2025-12-12T19:01:00Z" w16du:dateUtc="2025-12-12T18:01:00Z">
              <w:r w:rsidRPr="008664D3">
                <w:delText>46</w:delText>
              </w:r>
            </w:del>
          </w:p>
        </w:tc>
      </w:tr>
    </w:tbl>
    <w:p w14:paraId="1997C10C" w14:textId="77777777" w:rsidR="00BB6737" w:rsidDel="00E15C3C" w:rsidRDefault="00BB6737" w:rsidP="00E15C3C">
      <w:pPr>
        <w:rPr>
          <w:del w:id="3125" w:author="zusammenlegung" w:date="2025-12-12T19:01:00Z" w16du:dateUtc="2025-12-12T18:01:00Z"/>
        </w:rPr>
      </w:pPr>
      <w:del w:id="3126" w:author="zusammenlegung" w:date="2025-12-12T19:01:00Z" w16du:dateUtc="2025-12-12T18:01:00Z">
        <w:r>
          <w:delText>Table 12: Average daily count of transitions from indoor (&lt;1000 lx) to outdoor (≥1000 lx) lighting</w:delText>
        </w:r>
        <w:r w:rsidR="008664D3">
          <w:delText xml:space="preserve"> when looking at 5-second epochs</w:delText>
        </w:r>
      </w:del>
    </w:p>
    <w:p w14:paraId="234BAFF7" w14:textId="77777777" w:rsidR="00E15C3C" w:rsidRDefault="00E15C3C" w:rsidP="00BB6737">
      <w:pPr>
        <w:pStyle w:val="ImageCaption"/>
        <w:spacing w:before="200"/>
        <w:rPr>
          <w:ins w:id="3127" w:author="Johannes Zauner" w:date="2025-12-12T20:01:00Z" w16du:dateUtc="2025-12-12T19:01:00Z"/>
        </w:rPr>
      </w:pPr>
    </w:p>
    <w:p w14:paraId="7C2B0BE9" w14:textId="6DD5B5C9" w:rsidR="007C0A0D" w:rsidRPr="00E15C3C" w:rsidRDefault="007C0A0D" w:rsidP="00E15C3C">
      <w:r w:rsidRPr="00E15C3C">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del w:id="3128" w:author="zusammenlegung" w:date="2025-12-12T19:01:00Z" w16du:dateUtc="2025-12-12T18:01:00Z">
        <w:r w:rsidR="001B0968" w:rsidRPr="004014FB">
          <w:rPr>
            <w:b/>
            <w:bCs/>
          </w:rPr>
          <w:delText>Table 13</w:delText>
        </w:r>
      </w:del>
      <w:ins w:id="3129" w:author="zusammenlegung" w:date="2025-12-12T19:01:00Z" w16du:dateUtc="2025-12-12T18:01:00Z">
        <w:r w:rsidRPr="00C673E9">
          <w:rPr>
            <w:rFonts w:ascii="Arial" w:hAnsi="Arial" w:cs="Arial"/>
          </w:rPr>
          <w:fldChar w:fldCharType="begin"/>
        </w:r>
        <w:r w:rsidRPr="00C673E9">
          <w:rPr>
            <w:rFonts w:ascii="Arial" w:hAnsi="Arial" w:cs="Arial"/>
          </w:rPr>
          <w:instrText>HYPERLINK \l "tbl-changesoutdoor2"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13</w:t>
        </w:r>
        <w:r w:rsidRPr="00C673E9">
          <w:rPr>
            <w:rFonts w:ascii="Arial" w:hAnsi="Arial" w:cs="Arial"/>
          </w:rPr>
          <w:fldChar w:fldCharType="end"/>
        </w:r>
      </w:ins>
      <w:r w:rsidRPr="00E15C3C">
        <w:t xml:space="preserve"> applies this criterion, resulting in a lower, more plausible transition count.</w:t>
      </w:r>
    </w:p>
    <w:p w14:paraId="1A74DBB0" w14:textId="2E4149F4" w:rsidR="007C0A0D" w:rsidRPr="005679EF" w:rsidRDefault="005679EF" w:rsidP="00F61D20">
      <w:pPr>
        <w:pStyle w:val="SourceCode"/>
        <w:spacing w:line="240" w:lineRule="auto"/>
        <w:rPr>
          <w:b/>
          <w:bCs/>
          <w:lang w:val="de-DE"/>
          <w:rPrChange w:id="3130" w:author="Johannes Zauner" w:date="2025-12-13T05:22:00Z" w16du:dateUtc="2025-12-13T04:22:00Z">
            <w:rPr>
              <w:rFonts w:cs="Consolas"/>
            </w:rPr>
          </w:rPrChange>
        </w:rPr>
      </w:pPr>
      <w:ins w:id="3131" w:author="Johannes Zauner" w:date="2025-12-13T05:22:00Z">
        <w:r w:rsidRPr="005679EF">
          <w:rPr>
            <w:b/>
            <w:bCs/>
            <w:lang w:val="de-DE"/>
          </w:rPr>
          <w:t>Calculate the number of transitions from indoor to outdoor with clusters</w:t>
        </w:r>
      </w:ins>
      <w:ins w:id="3132" w:author="Johannes Zauner" w:date="2025-12-13T05:10:00Z" w16du:dateUtc="2025-12-13T04:10:00Z">
        <w:r w:rsidR="008C4DD3">
          <w:rPr>
            <w:rStyle w:val="NormalTok"/>
          </w:rPr>
          <w:br/>
        </w:r>
      </w:ins>
      <w:ins w:id="3133" w:author="Johannes Zauner" w:date="2025-12-12T21:04:00Z" w16du:dateUtc="2025-12-12T20:04:00Z">
        <w:r w:rsidR="00A43601">
          <w:rPr>
            <w:rStyle w:val="NormalTok"/>
          </w:rPr>
          <w:t>1</w:t>
        </w:r>
        <w:r w:rsidR="00A43601">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34" w:author="Johannes Zauner" w:date="2025-12-12T21:04:00Z" w16du:dateUtc="2025-12-12T20:04:00Z">
        <w:r w:rsidR="00A43601">
          <w:rPr>
            <w:rStyle w:val="NormalTok"/>
          </w:rPr>
          <w:t>2</w:t>
        </w:r>
        <w:r w:rsidR="00A43601">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extract_clusters</w:t>
      </w:r>
      <w:r w:rsidR="007C0A0D" w:rsidRPr="00E15C3C">
        <w:rPr>
          <w:rStyle w:val="NormalTok"/>
          <w:rFonts w:cs="Consolas"/>
        </w:rPr>
        <w:t xml:space="preserve">(Lux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w:t>
      </w:r>
      <w:r w:rsidR="007C0A0D" w:rsidRPr="00E15C3C">
        <w:rPr>
          <w:rFonts w:cs="Consolas"/>
        </w:rPr>
        <w:br/>
      </w:r>
      <w:ins w:id="3135" w:author="Johannes Zauner" w:date="2025-12-12T21:04:00Z" w16du:dateUtc="2025-12-12T20:04:00Z">
        <w:r w:rsidR="00A43601">
          <w:rPr>
            <w:rStyle w:val="NormalTok"/>
          </w:rPr>
          <w:t>3</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cluster.duration =</w:t>
      </w:r>
      <w:r w:rsidR="007C0A0D" w:rsidRPr="00E15C3C">
        <w:rPr>
          <w:rStyle w:val="NormalTok"/>
          <w:rFonts w:cs="Consolas"/>
        </w:rPr>
        <w:t xml:space="preserve"> </w:t>
      </w:r>
      <w:r w:rsidR="007C0A0D" w:rsidRPr="00E15C3C">
        <w:rPr>
          <w:rStyle w:val="StringTok"/>
          <w:rFonts w:cs="Consolas"/>
        </w:rPr>
        <w:t>"5 min"</w:t>
      </w:r>
      <w:r w:rsidR="007C0A0D" w:rsidRPr="00E15C3C">
        <w:rPr>
          <w:rStyle w:val="NormalTok"/>
          <w:rFonts w:cs="Consolas"/>
        </w:rPr>
        <w:t xml:space="preserve">, </w:t>
      </w:r>
      <w:r w:rsidR="007C0A0D" w:rsidRPr="00E15C3C">
        <w:rPr>
          <w:rFonts w:cs="Consolas"/>
        </w:rPr>
        <w:br/>
      </w:r>
      <w:ins w:id="3136" w:author="Johannes Zauner" w:date="2025-12-12T21:04:00Z" w16du:dateUtc="2025-12-12T20:04:00Z">
        <w:r w:rsidR="00A43601">
          <w:rPr>
            <w:rStyle w:val="NormalTok"/>
          </w:rPr>
          <w:t>4</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interruption.duration =</w:t>
      </w:r>
      <w:r w:rsidR="007C0A0D" w:rsidRPr="00E15C3C">
        <w:rPr>
          <w:rStyle w:val="NormalTok"/>
          <w:rFonts w:cs="Consolas"/>
        </w:rPr>
        <w:t xml:space="preserve"> </w:t>
      </w:r>
      <w:r w:rsidR="007C0A0D" w:rsidRPr="00E15C3C">
        <w:rPr>
          <w:rStyle w:val="StringTok"/>
          <w:rFonts w:cs="Consolas"/>
        </w:rPr>
        <w:t>"20 secs"</w:t>
      </w:r>
      <w:r w:rsidR="007C0A0D" w:rsidRPr="00E15C3C">
        <w:rPr>
          <w:rStyle w:val="NormalTok"/>
          <w:rFonts w:cs="Consolas"/>
        </w:rPr>
        <w:t>,</w:t>
      </w:r>
      <w:r w:rsidR="007C0A0D" w:rsidRPr="00E15C3C">
        <w:rPr>
          <w:rFonts w:cs="Consolas"/>
        </w:rPr>
        <w:br/>
      </w:r>
      <w:ins w:id="3137" w:author="Johannes Zauner" w:date="2025-12-12T21:04:00Z" w16du:dateUtc="2025-12-12T20:04:00Z">
        <w:r w:rsidR="00A43601">
          <w:rPr>
            <w:rStyle w:val="NormalTok"/>
          </w:rPr>
          <w:t>5</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return.only.clusters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w:t>
      </w:r>
      <w:r w:rsidR="007C0A0D" w:rsidRPr="00E15C3C">
        <w:rPr>
          <w:rFonts w:cs="Consolas"/>
        </w:rPr>
        <w:br/>
      </w:r>
      <w:ins w:id="3138" w:author="Johannes Zauner" w:date="2025-12-12T21:04:00Z" w16du:dateUtc="2025-12-12T20:04:00Z">
        <w:r w:rsidR="00A43601">
          <w:rPr>
            <w:rStyle w:val="NormalTok"/>
          </w:rPr>
          <w:t>6</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drop.empty.groups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39" w:author="Johannes Zauner" w:date="2025-12-12T21:04:00Z" w16du:dateUtc="2025-12-12T20:04:00Z">
        <w:r w:rsidR="00A43601">
          <w:rPr>
            <w:rStyle w:val="NormalTok"/>
          </w:rPr>
          <w:t>7</w:t>
        </w:r>
        <w:r w:rsidR="00A43601">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(is.cluster) </w:t>
      </w:r>
      <w:r w:rsidR="007C0A0D" w:rsidRPr="00E15C3C">
        <w:rPr>
          <w:rStyle w:val="SpecialCharTok"/>
          <w:rFonts w:cs="Consolas"/>
        </w:rPr>
        <w:t>&amp;</w:t>
      </w:r>
      <w:r w:rsidR="007C0A0D" w:rsidRPr="00E15C3C">
        <w:rPr>
          <w:rStyle w:val="NormalTok"/>
          <w:rFonts w:cs="Consolas"/>
        </w:rPr>
        <w:t xml:space="preserve"> is.cluster)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40" w:author="Johannes Zauner" w:date="2025-12-12T21:04:00Z" w16du:dateUtc="2025-12-12T20:04:00Z">
        <w:r w:rsidR="00A43601">
          <w:rPr>
            <w:rStyle w:val="NormalTok"/>
          </w:rPr>
          <w:t>8</w:t>
        </w:r>
        <w:r w:rsidR="00A43601">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ins w:id="3141" w:author="Johannes Zauner" w:date="2025-12-12T21:04:00Z" w16du:dateUtc="2025-12-12T20:04:00Z">
        <w:r w:rsidR="00A43601">
          <w:rPr>
            <w:rStyle w:val="NormalTok"/>
          </w:rPr>
          <w:t>9</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ins w:id="3142" w:author="Johannes Zauner" w:date="2025-12-12T21:04:00Z" w16du:dateUtc="2025-12-12T20:04:00Z">
        <w:r w:rsidR="00A43601">
          <w:rPr>
            <w:rStyle w:val="NormalTok"/>
          </w:rPr>
          <w:t>1</w:t>
        </w:r>
        <w:r w:rsidR="00A43601">
          <w:rPr>
            <w:rStyle w:val="NormalTok"/>
            <w:rFonts w:cs="Consolas"/>
          </w:rPr>
          <w:t>0</w:t>
        </w:r>
      </w:ins>
      <w:r w:rsidR="007C0A0D" w:rsidRPr="00E15C3C">
        <w:rPr>
          <w:rStyle w:val="NormalTok"/>
          <w:rFonts w:cs="Consolas"/>
        </w:rPr>
        <w:t xml:space="preserve">    </w:t>
      </w:r>
      <w:r w:rsidR="007C0A0D" w:rsidRPr="00E15C3C">
        <w:rPr>
          <w:rStyle w:val="AttributeTok"/>
          <w:rFonts w:cs="Consolas"/>
        </w:rPr>
        <w:t>add.total.duration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43" w:author="Johannes Zauner" w:date="2025-12-12T21:04:00Z" w16du:dateUtc="2025-12-12T20:04:00Z">
        <w:r w:rsidR="00A43601">
          <w:rPr>
            <w:rStyle w:val="NormalTok"/>
          </w:rPr>
          <w:t>1</w:t>
        </w:r>
        <w:r w:rsidR="00A43601">
          <w:rPr>
            <w:rStyle w:val="NormalTok"/>
            <w:rFonts w:cs="Consolas"/>
          </w:rPr>
          <w:t>1</w:t>
        </w:r>
      </w:ins>
      <w:r w:rsidR="007C0A0D" w:rsidRPr="00E15C3C">
        <w:rPr>
          <w:rStyle w:val="NormalTok"/>
          <w:rFonts w:cs="Consolas"/>
        </w:rPr>
        <w:t xml:space="preserve">  </w:t>
      </w:r>
      <w:r w:rsidR="007C0A0D" w:rsidRPr="00E15C3C">
        <w:rPr>
          <w:rStyle w:val="FunctionTok"/>
          <w:rFonts w:cs="Consolas"/>
        </w:rPr>
        <w:t>mean_daily</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44" w:author="Johannes Zauner" w:date="2025-12-12T21:04:00Z" w16du:dateUtc="2025-12-12T20:04:00Z">
        <w:r w:rsidR="00A43601">
          <w:rPr>
            <w:rStyle w:val="NormalTok"/>
          </w:rPr>
          <w:t>1</w:t>
        </w:r>
        <w:r w:rsidR="00A43601">
          <w:rPr>
            <w:rStyle w:val="NormalTok"/>
            <w:rFonts w:cs="Consolas"/>
          </w:rPr>
          <w:t>2</w:t>
        </w:r>
      </w:ins>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97ED8" w:rsidRPr="00997ED8" w14:paraId="6112032C" w14:textId="77777777" w:rsidTr="00997ED8">
        <w:trPr>
          <w:cantSplit/>
          <w:tblHeader/>
          <w:jc w:val="center"/>
          <w:del w:id="3145" w:author="zusammenlegung" w:date="2025-12-12T19:01:00Z" w16du:dateUtc="2025-12-12T18:01:00Z"/>
        </w:trPr>
        <w:tc>
          <w:tcPr>
            <w:tcW w:w="1560" w:type="dxa"/>
            <w:tcBorders>
              <w:bottom w:val="single" w:sz="4" w:space="0" w:color="auto"/>
            </w:tcBorders>
          </w:tcPr>
          <w:p w14:paraId="3AABC459" w14:textId="77777777" w:rsidR="00997ED8" w:rsidRPr="00997ED8" w:rsidRDefault="00997ED8" w:rsidP="00997ED8">
            <w:pPr>
              <w:rPr>
                <w:del w:id="3146" w:author="zusammenlegung" w:date="2025-12-12T19:01:00Z" w16du:dateUtc="2025-12-12T18:01:00Z"/>
                <w:b/>
                <w:bCs/>
              </w:rPr>
            </w:pPr>
          </w:p>
        </w:tc>
        <w:tc>
          <w:tcPr>
            <w:tcW w:w="1559" w:type="dxa"/>
            <w:tcBorders>
              <w:bottom w:val="single" w:sz="4" w:space="0" w:color="auto"/>
            </w:tcBorders>
          </w:tcPr>
          <w:p w14:paraId="6A986C90" w14:textId="77777777" w:rsidR="00997ED8" w:rsidRPr="00997ED8" w:rsidRDefault="00997ED8" w:rsidP="00997ED8">
            <w:pPr>
              <w:rPr>
                <w:del w:id="3147" w:author="zusammenlegung" w:date="2025-12-12T19:01:00Z" w16du:dateUtc="2025-12-12T18:01:00Z"/>
                <w:b/>
                <w:bCs/>
              </w:rPr>
            </w:pPr>
            <w:del w:id="3148" w:author="zusammenlegung" w:date="2025-12-12T19:01:00Z" w16du:dateUtc="2025-12-12T18:01:00Z">
              <w:r w:rsidRPr="00997ED8">
                <w:rPr>
                  <w:b/>
                  <w:bCs/>
                </w:rPr>
                <w:delText>mean epoch</w:delText>
              </w:r>
            </w:del>
          </w:p>
        </w:tc>
        <w:tc>
          <w:tcPr>
            <w:tcW w:w="1417" w:type="dxa"/>
            <w:tcBorders>
              <w:bottom w:val="single" w:sz="4" w:space="0" w:color="auto"/>
            </w:tcBorders>
          </w:tcPr>
          <w:p w14:paraId="7489AF2B" w14:textId="77777777" w:rsidR="00997ED8" w:rsidRPr="00997ED8" w:rsidRDefault="00997ED8" w:rsidP="00997ED8">
            <w:pPr>
              <w:rPr>
                <w:del w:id="3149" w:author="zusammenlegung" w:date="2025-12-12T19:01:00Z" w16du:dateUtc="2025-12-12T18:01:00Z"/>
                <w:b/>
                <w:bCs/>
              </w:rPr>
            </w:pPr>
            <w:del w:id="3150" w:author="zusammenlegung" w:date="2025-12-12T19:01:00Z" w16du:dateUtc="2025-12-12T18:01:00Z">
              <w:r w:rsidRPr="00997ED8">
                <w:rPr>
                  <w:b/>
                  <w:bCs/>
                </w:rPr>
                <w:delText>episodes</w:delText>
              </w:r>
            </w:del>
          </w:p>
        </w:tc>
      </w:tr>
    </w:tbl>
    <w:tbl>
      <w:tblPr>
        <w:tblStyle w:val="Table"/>
        <w:tblW w:w="0" w:type="auto"/>
        <w:jc w:val="center"/>
        <w:tblCellMar>
          <w:left w:w="60" w:type="dxa"/>
          <w:right w:w="60" w:type="dxa"/>
        </w:tblCellMar>
        <w:tblLook w:val="0000" w:firstRow="0" w:lastRow="0" w:firstColumn="0" w:lastColumn="0" w:noHBand="0" w:noVBand="0"/>
      </w:tblPr>
      <w:tblGrid>
        <w:gridCol w:w="1560"/>
        <w:gridCol w:w="1559"/>
        <w:gridCol w:w="2671"/>
      </w:tblGrid>
      <w:tr w:rsidR="007C0A0D" w:rsidRPr="00C673E9" w14:paraId="5569EF4A" w14:textId="77777777" w:rsidTr="00E15C3C">
        <w:trPr>
          <w:cantSplit/>
          <w:jc w:val="center"/>
        </w:trPr>
        <w:tc>
          <w:tcPr>
            <w:tcW w:w="1560" w:type="dxa"/>
            <w:cellDel w:id="3151" w:author="zusammenlegung" w:date="2025-12-12T19:01:00Z"/>
          </w:tcPr>
          <w:p w14:paraId="3B1B602A" w14:textId="77777777" w:rsidR="00997ED8" w:rsidRPr="00997ED8" w:rsidRDefault="00997ED8" w:rsidP="00997ED8">
            <w:del w:id="3152" w:author="zusammenlegung" w:date="2025-12-12T19:01:00Z" w16du:dateUtc="2025-12-12T18:01:00Z">
              <w:r w:rsidRPr="00997ED8">
                <w:delText>Mean daily</w:delText>
              </w:r>
            </w:del>
          </w:p>
        </w:tc>
        <w:tc>
          <w:tcPr>
            <w:tcW w:w="1559" w:type="dxa"/>
            <w:cellDel w:id="3153" w:author="zusammenlegung" w:date="2025-12-12T19:01:00Z"/>
          </w:tcPr>
          <w:p w14:paraId="24450E51" w14:textId="77777777" w:rsidR="00997ED8" w:rsidRPr="00997ED8" w:rsidRDefault="00997ED8" w:rsidP="00997ED8">
            <w:pPr>
              <w:jc w:val="center"/>
            </w:pPr>
            <w:del w:id="3154" w:author="zusammenlegung" w:date="2025-12-12T19:01:00Z" w16du:dateUtc="2025-12-12T18:01:00Z">
              <w:r w:rsidRPr="00997ED8">
                <w:delText>5s</w:delText>
              </w:r>
            </w:del>
          </w:p>
        </w:tc>
        <w:tc>
          <w:tcPr>
            <w:tcW w:w="1417" w:type="dxa"/>
          </w:tcPr>
          <w:p w14:paraId="101CB3F3" w14:textId="556980C0" w:rsidR="007C0A0D" w:rsidRPr="00E15C3C" w:rsidRDefault="007C0A0D" w:rsidP="0047611C">
            <w:pPr>
              <w:pStyle w:val="ImageCaption"/>
              <w:spacing w:before="200"/>
              <w:rPr>
                <w:ins w:id="3155" w:author="zusammenlegung" w:date="2025-12-12T19:01:00Z" w16du:dateUtc="2025-12-12T18:01:00Z"/>
              </w:rPr>
            </w:pPr>
            <w:bookmarkStart w:id="3156" w:name="tbl-changesoutdoor2"/>
            <w:ins w:id="3157" w:author="zusammenlegung" w:date="2025-12-12T19:01:00Z" w16du:dateUtc="2025-12-12T18:01:00Z">
              <w:r w:rsidRPr="00E15C3C">
                <w:t>Table 13: Daily indoor-to-outdoor transition count (requiring ≥5 min duration of ≥1000 lx to count)</w:t>
              </w:r>
            </w:ins>
          </w:p>
          <w:p w14:paraId="1514BEFE" w14:textId="77777777" w:rsidR="007C0A0D" w:rsidRPr="00C673E9" w:rsidRDefault="00997ED8" w:rsidP="0047611C">
            <w:pPr>
              <w:keepNext/>
              <w:spacing w:after="60"/>
              <w:rPr>
                <w:del w:id="3158" w:author="zusammenlegung" w:date="2025-12-12T19:01:00Z" w16du:dateUtc="2025-12-12T18:01:00Z"/>
                <w:rFonts w:ascii="Arial" w:hAnsi="Arial" w:cs="Arial"/>
              </w:rPr>
            </w:pPr>
            <w:del w:id="3159" w:author="zusammenlegung" w:date="2025-12-12T19:01:00Z" w16du:dateUtc="2025-12-12T18:01:00Z">
              <w:r w:rsidRPr="00997ED8">
                <w:delText>5</w:delText>
              </w:r>
            </w:del>
          </w:p>
          <w:tbl>
            <w:tblPr>
              <w:tblStyle w:val="Table"/>
              <w:tblW w:w="0" w:type="auto"/>
              <w:jc w:val="center"/>
              <w:tblCellMar>
                <w:left w:w="60" w:type="dxa"/>
                <w:right w:w="60" w:type="dxa"/>
              </w:tblCellMar>
              <w:tblLook w:val="0000" w:firstRow="0" w:lastRow="0" w:firstColumn="0" w:lastColumn="0" w:noHBand="0" w:noVBand="0"/>
            </w:tblPr>
            <w:tblGrid>
              <w:gridCol w:w="965"/>
              <w:gridCol w:w="665"/>
              <w:gridCol w:w="921"/>
            </w:tblGrid>
            <w:tr w:rsidR="007C0A0D" w:rsidRPr="00C673E9" w14:paraId="4E526995" w14:textId="77777777" w:rsidTr="00E15C3C">
              <w:trPr>
                <w:cantSplit/>
                <w:tblHeader/>
                <w:jc w:val="center"/>
                <w:ins w:id="3160" w:author="zusammenlegung" w:date="2025-12-12T19:01:00Z" w16du:dateUtc="2025-12-12T18:01:00Z"/>
              </w:trPr>
              <w:tc>
                <w:tcPr>
                  <w:tcW w:w="360" w:type="dxa"/>
                </w:tcPr>
                <w:p w14:paraId="38302FEB" w14:textId="05652A4F" w:rsidR="007C0A0D" w:rsidRPr="00C673E9" w:rsidRDefault="007C0A0D" w:rsidP="0047611C">
                  <w:pPr>
                    <w:keepNext/>
                    <w:spacing w:after="60"/>
                    <w:rPr>
                      <w:ins w:id="3161" w:author="zusammenlegung" w:date="2025-12-12T19:01:00Z" w16du:dateUtc="2025-12-12T18:01:00Z"/>
                      <w:rFonts w:ascii="Arial" w:hAnsi="Arial" w:cs="Arial"/>
                    </w:rPr>
                  </w:pPr>
                  <w:ins w:id="3162"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2BAB1E84" w14:textId="77777777" w:rsidR="007C0A0D" w:rsidRPr="00C673E9" w:rsidRDefault="007C0A0D" w:rsidP="0047611C">
                  <w:pPr>
                    <w:keepNext/>
                    <w:spacing w:after="60"/>
                    <w:jc w:val="center"/>
                    <w:rPr>
                      <w:ins w:id="3163" w:author="zusammenlegung" w:date="2025-12-12T19:01:00Z" w16du:dateUtc="2025-12-12T18:01:00Z"/>
                      <w:rFonts w:ascii="Arial" w:hAnsi="Arial" w:cs="Arial"/>
                    </w:rPr>
                  </w:pPr>
                  <w:ins w:id="3164" w:author="zusammenlegung" w:date="2025-12-12T19:01:00Z" w16du:dateUtc="2025-12-12T18:01:00Z">
                    <w:r w:rsidRPr="00C673E9">
                      <w:rPr>
                        <w:rFonts w:ascii="Arial" w:hAnsi="Arial" w:cs="Arial"/>
                      </w:rPr>
                      <w:t>mean epoch</w:t>
                    </w:r>
                  </w:ins>
                </w:p>
              </w:tc>
              <w:tc>
                <w:tcPr>
                  <w:tcW w:w="360" w:type="dxa"/>
                </w:tcPr>
                <w:p w14:paraId="5EBE871E" w14:textId="77777777" w:rsidR="007C0A0D" w:rsidRPr="00C673E9" w:rsidRDefault="007C0A0D" w:rsidP="0047611C">
                  <w:pPr>
                    <w:keepNext/>
                    <w:spacing w:after="60"/>
                    <w:jc w:val="right"/>
                    <w:rPr>
                      <w:ins w:id="3165" w:author="zusammenlegung" w:date="2025-12-12T19:01:00Z" w16du:dateUtc="2025-12-12T18:01:00Z"/>
                      <w:rFonts w:ascii="Arial" w:hAnsi="Arial" w:cs="Arial"/>
                    </w:rPr>
                  </w:pPr>
                  <w:ins w:id="3166" w:author="zusammenlegung" w:date="2025-12-12T19:01:00Z" w16du:dateUtc="2025-12-12T18:01:00Z">
                    <w:r w:rsidRPr="00C673E9">
                      <w:rPr>
                        <w:rFonts w:ascii="Arial" w:hAnsi="Arial" w:cs="Arial"/>
                      </w:rPr>
                      <w:t>episodes</w:t>
                    </w:r>
                  </w:ins>
                </w:p>
              </w:tc>
            </w:tr>
            <w:tr w:rsidR="007C0A0D" w:rsidRPr="00C673E9" w14:paraId="5C9EA8BD" w14:textId="77777777" w:rsidTr="00E15C3C">
              <w:trPr>
                <w:cantSplit/>
                <w:jc w:val="center"/>
                <w:ins w:id="3167" w:author="zusammenlegung" w:date="2025-12-12T19:01:00Z" w16du:dateUtc="2025-12-12T18:01:00Z"/>
              </w:trPr>
              <w:tc>
                <w:tcPr>
                  <w:tcW w:w="1080" w:type="dxa"/>
                  <w:gridSpan w:val="3"/>
                  <w:tcMar>
                    <w:top w:w="25" w:type="dxa"/>
                  </w:tcMar>
                </w:tcPr>
                <w:p w14:paraId="4AA9513F" w14:textId="77777777" w:rsidR="007C0A0D" w:rsidRPr="00C673E9" w:rsidRDefault="007C0A0D" w:rsidP="0047611C">
                  <w:pPr>
                    <w:keepNext/>
                    <w:spacing w:after="60"/>
                    <w:rPr>
                      <w:ins w:id="3168" w:author="zusammenlegung" w:date="2025-12-12T19:01:00Z" w16du:dateUtc="2025-12-12T18:01:00Z"/>
                      <w:rFonts w:ascii="Arial" w:hAnsi="Arial" w:cs="Arial"/>
                    </w:rPr>
                  </w:pPr>
                  <w:ins w:id="3169" w:author="zusammenlegung" w:date="2025-12-12T19:01:00Z" w16du:dateUtc="2025-12-12T18:01:00Z">
                    <w:r w:rsidRPr="00C673E9">
                      <w:rPr>
                        <w:rFonts w:ascii="Arial" w:hAnsi="Arial" w:cs="Arial"/>
                      </w:rPr>
                      <w:t>VEET</w:t>
                    </w:r>
                  </w:ins>
                </w:p>
              </w:tc>
            </w:tr>
            <w:tr w:rsidR="007C0A0D" w:rsidRPr="00C673E9" w14:paraId="306BE1C0" w14:textId="77777777" w:rsidTr="00E15C3C">
              <w:trPr>
                <w:cantSplit/>
                <w:jc w:val="center"/>
                <w:ins w:id="3170" w:author="zusammenlegung" w:date="2025-12-12T19:01:00Z" w16du:dateUtc="2025-12-12T18:01:00Z"/>
              </w:trPr>
              <w:tc>
                <w:tcPr>
                  <w:tcW w:w="360" w:type="dxa"/>
                </w:tcPr>
                <w:p w14:paraId="4DBC461B" w14:textId="77777777" w:rsidR="007C0A0D" w:rsidRPr="00C673E9" w:rsidRDefault="007C0A0D" w:rsidP="0047611C">
                  <w:pPr>
                    <w:keepNext/>
                    <w:spacing w:after="60"/>
                    <w:rPr>
                      <w:ins w:id="3171" w:author="zusammenlegung" w:date="2025-12-12T19:01:00Z" w16du:dateUtc="2025-12-12T18:01:00Z"/>
                      <w:rFonts w:ascii="Arial" w:hAnsi="Arial" w:cs="Arial"/>
                    </w:rPr>
                  </w:pPr>
                  <w:ins w:id="3172" w:author="zusammenlegung" w:date="2025-12-12T19:01:00Z" w16du:dateUtc="2025-12-12T18:01:00Z">
                    <w:r w:rsidRPr="00C673E9">
                      <w:rPr>
                        <w:rFonts w:ascii="Arial" w:hAnsi="Arial" w:cs="Arial"/>
                      </w:rPr>
                      <w:t>Mean daily</w:t>
                    </w:r>
                  </w:ins>
                </w:p>
              </w:tc>
              <w:tc>
                <w:tcPr>
                  <w:tcW w:w="360" w:type="dxa"/>
                </w:tcPr>
                <w:p w14:paraId="4ADA65C8" w14:textId="77777777" w:rsidR="007C0A0D" w:rsidRPr="00C673E9" w:rsidRDefault="007C0A0D" w:rsidP="0047611C">
                  <w:pPr>
                    <w:keepNext/>
                    <w:spacing w:after="60"/>
                    <w:jc w:val="center"/>
                    <w:rPr>
                      <w:ins w:id="3173" w:author="zusammenlegung" w:date="2025-12-12T19:01:00Z" w16du:dateUtc="2025-12-12T18:01:00Z"/>
                      <w:rFonts w:ascii="Arial" w:hAnsi="Arial" w:cs="Arial"/>
                    </w:rPr>
                  </w:pPr>
                  <w:ins w:id="3174" w:author="zusammenlegung" w:date="2025-12-12T19:01:00Z" w16du:dateUtc="2025-12-12T18:01:00Z">
                    <w:r w:rsidRPr="00C673E9">
                      <w:rPr>
                        <w:rFonts w:ascii="Arial" w:hAnsi="Arial" w:cs="Arial"/>
                      </w:rPr>
                      <w:t>5s</w:t>
                    </w:r>
                  </w:ins>
                </w:p>
              </w:tc>
              <w:tc>
                <w:tcPr>
                  <w:tcW w:w="360" w:type="dxa"/>
                </w:tcPr>
                <w:p w14:paraId="377F79AE" w14:textId="77777777" w:rsidR="007C0A0D" w:rsidRPr="00C673E9" w:rsidRDefault="007C0A0D" w:rsidP="0047611C">
                  <w:pPr>
                    <w:keepNext/>
                    <w:spacing w:after="60"/>
                    <w:jc w:val="right"/>
                    <w:rPr>
                      <w:ins w:id="3175" w:author="zusammenlegung" w:date="2025-12-12T19:01:00Z" w16du:dateUtc="2025-12-12T18:01:00Z"/>
                      <w:rFonts w:ascii="Arial" w:hAnsi="Arial" w:cs="Arial"/>
                    </w:rPr>
                  </w:pPr>
                  <w:ins w:id="3176" w:author="zusammenlegung" w:date="2025-12-12T19:01:00Z" w16du:dateUtc="2025-12-12T18:01:00Z">
                    <w:r w:rsidRPr="00C673E9">
                      <w:rPr>
                        <w:rFonts w:ascii="Arial" w:hAnsi="Arial" w:cs="Arial"/>
                      </w:rPr>
                      <w:t>5</w:t>
                    </w:r>
                  </w:ins>
                </w:p>
              </w:tc>
            </w:tr>
            <w:tr w:rsidR="007C0A0D" w:rsidRPr="00C673E9" w14:paraId="75F7B8D5" w14:textId="77777777" w:rsidTr="00E15C3C">
              <w:trPr>
                <w:cantSplit/>
                <w:jc w:val="center"/>
                <w:ins w:id="3177" w:author="zusammenlegung" w:date="2025-12-12T19:01:00Z" w16du:dateUtc="2025-12-12T18:01:00Z"/>
              </w:trPr>
              <w:tc>
                <w:tcPr>
                  <w:tcW w:w="360" w:type="dxa"/>
                </w:tcPr>
                <w:p w14:paraId="35C05EEA" w14:textId="77777777" w:rsidR="007C0A0D" w:rsidRPr="00C673E9" w:rsidRDefault="007C0A0D" w:rsidP="0047611C">
                  <w:pPr>
                    <w:keepNext/>
                    <w:spacing w:after="60"/>
                    <w:rPr>
                      <w:ins w:id="3178" w:author="zusammenlegung" w:date="2025-12-12T19:01:00Z" w16du:dateUtc="2025-12-12T18:01:00Z"/>
                      <w:rFonts w:ascii="Arial" w:hAnsi="Arial" w:cs="Arial"/>
                    </w:rPr>
                  </w:pPr>
                  <w:ins w:id="3179" w:author="zusammenlegung" w:date="2025-12-12T19:01:00Z" w16du:dateUtc="2025-12-12T18:01:00Z">
                    <w:r w:rsidRPr="00C673E9">
                      <w:rPr>
                        <w:rFonts w:ascii="Arial" w:hAnsi="Arial" w:cs="Arial"/>
                      </w:rPr>
                      <w:t>Weekday</w:t>
                    </w:r>
                  </w:ins>
                </w:p>
              </w:tc>
              <w:tc>
                <w:tcPr>
                  <w:tcW w:w="360" w:type="dxa"/>
                </w:tcPr>
                <w:p w14:paraId="3005FA85" w14:textId="77777777" w:rsidR="007C0A0D" w:rsidRPr="00C673E9" w:rsidRDefault="007C0A0D" w:rsidP="0047611C">
                  <w:pPr>
                    <w:keepNext/>
                    <w:spacing w:after="60"/>
                    <w:jc w:val="center"/>
                    <w:rPr>
                      <w:ins w:id="3180" w:author="zusammenlegung" w:date="2025-12-12T19:01:00Z" w16du:dateUtc="2025-12-12T18:01:00Z"/>
                      <w:rFonts w:ascii="Arial" w:hAnsi="Arial" w:cs="Arial"/>
                    </w:rPr>
                  </w:pPr>
                  <w:ins w:id="3181" w:author="zusammenlegung" w:date="2025-12-12T19:01:00Z" w16du:dateUtc="2025-12-12T18:01:00Z">
                    <w:r w:rsidRPr="00C673E9">
                      <w:rPr>
                        <w:rFonts w:ascii="Arial" w:hAnsi="Arial" w:cs="Arial"/>
                      </w:rPr>
                      <w:t>5s</w:t>
                    </w:r>
                  </w:ins>
                </w:p>
              </w:tc>
              <w:tc>
                <w:tcPr>
                  <w:tcW w:w="360" w:type="dxa"/>
                </w:tcPr>
                <w:p w14:paraId="70688D0A" w14:textId="77777777" w:rsidR="007C0A0D" w:rsidRPr="00C673E9" w:rsidRDefault="007C0A0D" w:rsidP="0047611C">
                  <w:pPr>
                    <w:keepNext/>
                    <w:spacing w:after="60"/>
                    <w:jc w:val="right"/>
                    <w:rPr>
                      <w:ins w:id="3182" w:author="zusammenlegung" w:date="2025-12-12T19:01:00Z" w16du:dateUtc="2025-12-12T18:01:00Z"/>
                      <w:rFonts w:ascii="Arial" w:hAnsi="Arial" w:cs="Arial"/>
                    </w:rPr>
                  </w:pPr>
                  <w:ins w:id="3183" w:author="zusammenlegung" w:date="2025-12-12T19:01:00Z" w16du:dateUtc="2025-12-12T18:01:00Z">
                    <w:r w:rsidRPr="00C673E9">
                      <w:rPr>
                        <w:rFonts w:ascii="Arial" w:hAnsi="Arial" w:cs="Arial"/>
                      </w:rPr>
                      <w:t>6</w:t>
                    </w:r>
                  </w:ins>
                </w:p>
              </w:tc>
            </w:tr>
            <w:tr w:rsidR="007C0A0D" w:rsidRPr="00C673E9" w14:paraId="22430981" w14:textId="77777777" w:rsidTr="00E15C3C">
              <w:trPr>
                <w:cantSplit/>
                <w:jc w:val="center"/>
                <w:ins w:id="3184" w:author="zusammenlegung" w:date="2025-12-12T19:01:00Z" w16du:dateUtc="2025-12-12T18:01:00Z"/>
              </w:trPr>
              <w:tc>
                <w:tcPr>
                  <w:tcW w:w="360" w:type="dxa"/>
                </w:tcPr>
                <w:p w14:paraId="3B7ABB7D" w14:textId="77777777" w:rsidR="007C0A0D" w:rsidRPr="00C673E9" w:rsidRDefault="007C0A0D" w:rsidP="0047611C">
                  <w:pPr>
                    <w:keepNext/>
                    <w:spacing w:after="60"/>
                    <w:rPr>
                      <w:ins w:id="3185" w:author="zusammenlegung" w:date="2025-12-12T19:01:00Z" w16du:dateUtc="2025-12-12T18:01:00Z"/>
                      <w:rFonts w:ascii="Arial" w:hAnsi="Arial" w:cs="Arial"/>
                    </w:rPr>
                  </w:pPr>
                  <w:ins w:id="3186" w:author="zusammenlegung" w:date="2025-12-12T19:01:00Z" w16du:dateUtc="2025-12-12T18:01:00Z">
                    <w:r w:rsidRPr="00C673E9">
                      <w:rPr>
                        <w:rFonts w:ascii="Arial" w:hAnsi="Arial" w:cs="Arial"/>
                      </w:rPr>
                      <w:t>Weekend</w:t>
                    </w:r>
                  </w:ins>
                </w:p>
              </w:tc>
              <w:tc>
                <w:tcPr>
                  <w:tcW w:w="360" w:type="dxa"/>
                </w:tcPr>
                <w:p w14:paraId="6E778AD7" w14:textId="77777777" w:rsidR="007C0A0D" w:rsidRPr="00C673E9" w:rsidRDefault="007C0A0D" w:rsidP="0047611C">
                  <w:pPr>
                    <w:keepNext/>
                    <w:spacing w:after="60"/>
                    <w:jc w:val="center"/>
                    <w:rPr>
                      <w:ins w:id="3187" w:author="zusammenlegung" w:date="2025-12-12T19:01:00Z" w16du:dateUtc="2025-12-12T18:01:00Z"/>
                      <w:rFonts w:ascii="Arial" w:hAnsi="Arial" w:cs="Arial"/>
                    </w:rPr>
                  </w:pPr>
                  <w:ins w:id="3188" w:author="zusammenlegung" w:date="2025-12-12T19:01:00Z" w16du:dateUtc="2025-12-12T18:01:00Z">
                    <w:r w:rsidRPr="00C673E9">
                      <w:rPr>
                        <w:rFonts w:ascii="Arial" w:hAnsi="Arial" w:cs="Arial"/>
                      </w:rPr>
                      <w:t>5s</w:t>
                    </w:r>
                  </w:ins>
                </w:p>
              </w:tc>
              <w:tc>
                <w:tcPr>
                  <w:tcW w:w="360" w:type="dxa"/>
                </w:tcPr>
                <w:p w14:paraId="7B16518A" w14:textId="77777777" w:rsidR="007C0A0D" w:rsidRPr="00C673E9" w:rsidRDefault="007C0A0D" w:rsidP="0047611C">
                  <w:pPr>
                    <w:keepNext/>
                    <w:spacing w:after="60"/>
                    <w:jc w:val="right"/>
                    <w:rPr>
                      <w:ins w:id="3189" w:author="zusammenlegung" w:date="2025-12-12T19:01:00Z" w16du:dateUtc="2025-12-12T18:01:00Z"/>
                      <w:rFonts w:ascii="Arial" w:hAnsi="Arial" w:cs="Arial"/>
                    </w:rPr>
                  </w:pPr>
                  <w:ins w:id="3190" w:author="zusammenlegung" w:date="2025-12-12T19:01:00Z" w16du:dateUtc="2025-12-12T18:01:00Z">
                    <w:r w:rsidRPr="00C673E9">
                      <w:rPr>
                        <w:rFonts w:ascii="Arial" w:hAnsi="Arial" w:cs="Arial"/>
                      </w:rPr>
                      <w:t>4</w:t>
                    </w:r>
                  </w:ins>
                </w:p>
              </w:tc>
            </w:tr>
            <w:bookmarkEnd w:id="3156"/>
          </w:tbl>
          <w:p w14:paraId="00D062C6" w14:textId="77777777" w:rsidR="007C0A0D" w:rsidRPr="00E15C3C" w:rsidRDefault="007C0A0D" w:rsidP="00E15C3C">
            <w:pPr>
              <w:jc w:val="center"/>
            </w:pPr>
          </w:p>
        </w:tc>
      </w:tr>
    </w:tbl>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97ED8" w:rsidRPr="00997ED8" w14:paraId="7A01097D" w14:textId="77777777" w:rsidTr="00997ED8">
        <w:trPr>
          <w:cantSplit/>
          <w:jc w:val="center"/>
          <w:del w:id="3191" w:author="zusammenlegung" w:date="2025-12-12T19:01:00Z" w16du:dateUtc="2025-12-12T18:01:00Z"/>
        </w:trPr>
        <w:tc>
          <w:tcPr>
            <w:tcW w:w="1560" w:type="dxa"/>
          </w:tcPr>
          <w:p w14:paraId="57EFC2C8" w14:textId="77777777" w:rsidR="00997ED8" w:rsidRPr="00997ED8" w:rsidRDefault="00997ED8" w:rsidP="00997ED8">
            <w:pPr>
              <w:rPr>
                <w:del w:id="3192" w:author="zusammenlegung" w:date="2025-12-12T19:01:00Z" w16du:dateUtc="2025-12-12T18:01:00Z"/>
              </w:rPr>
            </w:pPr>
            <w:del w:id="3193" w:author="zusammenlegung" w:date="2025-12-12T19:01:00Z" w16du:dateUtc="2025-12-12T18:01:00Z">
              <w:r w:rsidRPr="00997ED8">
                <w:delText>Weekday</w:delText>
              </w:r>
            </w:del>
          </w:p>
        </w:tc>
        <w:tc>
          <w:tcPr>
            <w:tcW w:w="1559" w:type="dxa"/>
          </w:tcPr>
          <w:p w14:paraId="24104874" w14:textId="77777777" w:rsidR="00997ED8" w:rsidRPr="00997ED8" w:rsidRDefault="00997ED8" w:rsidP="00997ED8">
            <w:pPr>
              <w:jc w:val="center"/>
              <w:rPr>
                <w:del w:id="3194" w:author="zusammenlegung" w:date="2025-12-12T19:01:00Z" w16du:dateUtc="2025-12-12T18:01:00Z"/>
              </w:rPr>
            </w:pPr>
            <w:del w:id="3195" w:author="zusammenlegung" w:date="2025-12-12T19:01:00Z" w16du:dateUtc="2025-12-12T18:01:00Z">
              <w:r w:rsidRPr="00997ED8">
                <w:delText>5s</w:delText>
              </w:r>
            </w:del>
          </w:p>
        </w:tc>
        <w:tc>
          <w:tcPr>
            <w:tcW w:w="1417" w:type="dxa"/>
          </w:tcPr>
          <w:p w14:paraId="1FB83CCB" w14:textId="77777777" w:rsidR="00997ED8" w:rsidRPr="00997ED8" w:rsidRDefault="00997ED8" w:rsidP="00997ED8">
            <w:pPr>
              <w:jc w:val="center"/>
              <w:rPr>
                <w:del w:id="3196" w:author="zusammenlegung" w:date="2025-12-12T19:01:00Z" w16du:dateUtc="2025-12-12T18:01:00Z"/>
              </w:rPr>
            </w:pPr>
            <w:del w:id="3197" w:author="zusammenlegung" w:date="2025-12-12T19:01:00Z" w16du:dateUtc="2025-12-12T18:01:00Z">
              <w:r w:rsidRPr="00997ED8">
                <w:delText>6</w:delText>
              </w:r>
            </w:del>
          </w:p>
        </w:tc>
      </w:tr>
      <w:tr w:rsidR="00997ED8" w:rsidRPr="00997ED8" w14:paraId="6B2C284E" w14:textId="77777777" w:rsidTr="00997ED8">
        <w:trPr>
          <w:cantSplit/>
          <w:jc w:val="center"/>
          <w:del w:id="3198" w:author="zusammenlegung" w:date="2025-12-12T19:01:00Z" w16du:dateUtc="2025-12-12T18:01:00Z"/>
        </w:trPr>
        <w:tc>
          <w:tcPr>
            <w:tcW w:w="1560" w:type="dxa"/>
          </w:tcPr>
          <w:p w14:paraId="14D60722" w14:textId="77777777" w:rsidR="00997ED8" w:rsidRPr="00997ED8" w:rsidRDefault="00997ED8" w:rsidP="00997ED8">
            <w:pPr>
              <w:rPr>
                <w:del w:id="3199" w:author="zusammenlegung" w:date="2025-12-12T19:01:00Z" w16du:dateUtc="2025-12-12T18:01:00Z"/>
              </w:rPr>
            </w:pPr>
            <w:del w:id="3200" w:author="zusammenlegung" w:date="2025-12-12T19:01:00Z" w16du:dateUtc="2025-12-12T18:01:00Z">
              <w:r w:rsidRPr="00997ED8">
                <w:delText>Weekend</w:delText>
              </w:r>
            </w:del>
          </w:p>
        </w:tc>
        <w:tc>
          <w:tcPr>
            <w:tcW w:w="1559" w:type="dxa"/>
          </w:tcPr>
          <w:p w14:paraId="71DC6D74" w14:textId="77777777" w:rsidR="00997ED8" w:rsidRPr="00997ED8" w:rsidRDefault="00997ED8" w:rsidP="00997ED8">
            <w:pPr>
              <w:jc w:val="center"/>
              <w:rPr>
                <w:del w:id="3201" w:author="zusammenlegung" w:date="2025-12-12T19:01:00Z" w16du:dateUtc="2025-12-12T18:01:00Z"/>
              </w:rPr>
            </w:pPr>
            <w:del w:id="3202" w:author="zusammenlegung" w:date="2025-12-12T19:01:00Z" w16du:dateUtc="2025-12-12T18:01:00Z">
              <w:r w:rsidRPr="00997ED8">
                <w:delText>5s</w:delText>
              </w:r>
            </w:del>
          </w:p>
        </w:tc>
        <w:tc>
          <w:tcPr>
            <w:tcW w:w="1417" w:type="dxa"/>
          </w:tcPr>
          <w:p w14:paraId="305FEDA2" w14:textId="77777777" w:rsidR="00997ED8" w:rsidRPr="00997ED8" w:rsidRDefault="00997ED8" w:rsidP="00997ED8">
            <w:pPr>
              <w:jc w:val="center"/>
              <w:rPr>
                <w:del w:id="3203" w:author="zusammenlegung" w:date="2025-12-12T19:01:00Z" w16du:dateUtc="2025-12-12T18:01:00Z"/>
              </w:rPr>
            </w:pPr>
            <w:del w:id="3204" w:author="zusammenlegung" w:date="2025-12-12T19:01:00Z" w16du:dateUtc="2025-12-12T18:01:00Z">
              <w:r w:rsidRPr="00997ED8">
                <w:delText>4</w:delText>
              </w:r>
            </w:del>
          </w:p>
        </w:tc>
      </w:tr>
    </w:tbl>
    <w:p w14:paraId="18132AFB" w14:textId="77777777" w:rsidR="001B0968" w:rsidRDefault="001B0968" w:rsidP="001B0968">
      <w:pPr>
        <w:pStyle w:val="ImageCaption"/>
        <w:spacing w:before="200"/>
        <w:rPr>
          <w:del w:id="3205" w:author="zusammenlegung" w:date="2025-12-12T19:01:00Z" w16du:dateUtc="2025-12-12T18:01:00Z"/>
        </w:rPr>
      </w:pPr>
      <w:del w:id="3206" w:author="zusammenlegung" w:date="2025-12-12T19:01:00Z" w16du:dateUtc="2025-12-12T18:01:00Z">
        <w:r>
          <w:lastRenderedPageBreak/>
          <w:delText>Table 13: Daily indoor-to-outdoor transition count (requiring ≥5 min duration of ≥1000 lx to count)</w:delText>
        </w:r>
      </w:del>
    </w:p>
    <w:p w14:paraId="5C0DCDE9" w14:textId="77777777" w:rsidR="007C0A0D" w:rsidRPr="00C673E9" w:rsidRDefault="007C0A0D" w:rsidP="007C0A0D">
      <w:pPr>
        <w:pStyle w:val="berschrift4"/>
      </w:pPr>
      <w:bookmarkStart w:id="3207" w:name="longest-sustained-bright-light-period"/>
      <w:bookmarkEnd w:id="3002"/>
      <w:r w:rsidRPr="00C673E9">
        <w:t>Longest sustained bright-light period</w:t>
      </w:r>
    </w:p>
    <w:p w14:paraId="18A15BC2" w14:textId="56D6F504" w:rsidR="007C0A0D" w:rsidRPr="00E15C3C" w:rsidRDefault="007C0A0D" w:rsidP="007C0A0D">
      <w:pPr>
        <w:pStyle w:val="FirstParagraph"/>
      </w:pPr>
      <w:r w:rsidRPr="00E15C3C">
        <w:t xml:space="preserve">The final light exposure metric we illustrate is the longest continuous period above a certain illuminance threshold (often termed </w:t>
      </w:r>
      <w:del w:id="3208" w:author="zusammenlegung" w:date="2025-12-12T19:01:00Z" w16du:dateUtc="2025-12-12T18:01:00Z">
        <w:r w:rsidR="006416E0">
          <w:delText>Longest Period Above Threshold</w:delText>
        </w:r>
      </w:del>
      <w:ins w:id="3209" w:author="zusammenlegung" w:date="2025-12-12T19:01:00Z" w16du:dateUtc="2025-12-12T18:01:00Z">
        <w:r w:rsidRPr="00C673E9">
          <w:rPr>
            <w:rFonts w:ascii="Arial" w:hAnsi="Arial" w:cs="Arial"/>
          </w:rPr>
          <w:t>longest period above threshold</w:t>
        </w:r>
      </w:ins>
      <w:r w:rsidRPr="00E15C3C">
        <w:t>, e.g. PAT1000 for 1000 lx). This gives</w:t>
      </w:r>
      <w:ins w:id="3210" w:author="zusammenlegung" w:date="2025-12-12T19:01:00Z" w16du:dateUtc="2025-12-12T18:01:00Z">
        <w:r w:rsidRPr="00C673E9">
          <w:rPr>
            <w:rFonts w:ascii="Arial" w:hAnsi="Arial" w:cs="Arial"/>
          </w:rPr>
          <w:t xml:space="preserve"> us</w:t>
        </w:r>
      </w:ins>
      <w:r w:rsidRPr="00E15C3C">
        <w:t xml:space="preserve"> a sense of the longest outdoor exposure in a day. Along with it, one might report the total duration above that threshold in the day (TAT1000). While we could derive these from the earlier analyses, LightLogR provides dedicated </w:t>
      </w:r>
      <w:del w:id="3211" w:author="zusammenlegung" w:date="2025-12-12T19:01:00Z" w16du:dateUtc="2025-12-12T18:01:00Z">
        <w:r w:rsidR="006416E0" w:rsidRPr="0010628C">
          <w:delText>metric</w:delText>
        </w:r>
      </w:del>
      <w:ins w:id="3212"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"https://tscnlab.github.io/LightLogR/articles/Metrics.html"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metric</w:t>
        </w:r>
        <w:r w:rsidRPr="00C673E9">
          <w:rPr>
            <w:rFonts w:ascii="Arial" w:hAnsi="Arial" w:cs="Arial"/>
          </w:rPr>
          <w:fldChar w:fldCharType="end"/>
        </w:r>
      </w:ins>
      <w:r w:rsidRPr="00E15C3C">
        <w:t xml:space="preserve"> functions for such calculations, which can compute multiple related metrics at once.</w:t>
      </w:r>
    </w:p>
    <w:p w14:paraId="0149DB7A" w14:textId="0C2B56B3" w:rsidR="007C0A0D" w:rsidRPr="00E15C3C" w:rsidRDefault="007C0A0D" w:rsidP="007C0A0D">
      <w:pPr>
        <w:pStyle w:val="Textkrper"/>
      </w:pPr>
      <w:r w:rsidRPr="00E15C3C">
        <w:t xml:space="preserve">Using the function </w:t>
      </w:r>
      <w:del w:id="3213" w:author="zusammenlegung" w:date="2025-12-12T19:01:00Z" w16du:dateUtc="2025-12-12T18:01:00Z">
        <w:r w:rsidR="006416E0" w:rsidRPr="0010628C">
          <w:rPr>
            <w:rStyle w:val="VerbatimChar"/>
          </w:rPr>
          <w:delText>period_above_threshold()</w:delText>
        </w:r>
      </w:del>
      <w:ins w:id="3214"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"https://tscnlab.github.io/LightLogR/reference/period_above_threshold.html"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period_above_threshold()</w:t>
        </w:r>
        <w:r w:rsidRPr="00C673E9">
          <w:rPr>
            <w:rFonts w:ascii="Arial" w:hAnsi="Arial" w:cs="Arial"/>
          </w:rPr>
          <w:fldChar w:fldCharType="end"/>
        </w:r>
      </w:ins>
      <w:r w:rsidRPr="00E15C3C">
        <w:t xml:space="preserve"> for PAT and </w:t>
      </w:r>
      <w:del w:id="3215" w:author="zusammenlegung" w:date="2025-12-12T19:01:00Z" w16du:dateUtc="2025-12-12T18:01:00Z">
        <w:r w:rsidR="006416E0" w:rsidRPr="0010628C">
          <w:rPr>
            <w:rStyle w:val="VerbatimChar"/>
          </w:rPr>
          <w:delText>duration_above_threshold()</w:delText>
        </w:r>
      </w:del>
      <w:ins w:id="3216"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"https://tscnlab.github.io/LightLogR/reference/duration_above_threshold.html"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duration_above_threshold()</w:t>
        </w:r>
        <w:r w:rsidRPr="00C673E9">
          <w:rPr>
            <w:rFonts w:ascii="Arial" w:hAnsi="Arial" w:cs="Arial"/>
          </w:rPr>
          <w:fldChar w:fldCharType="end"/>
        </w:r>
      </w:ins>
      <w:r w:rsidRPr="00E15C3C">
        <w:t xml:space="preserve"> for TAT, we calculate both metrics for the 1000 lx threshold. </w:t>
      </w:r>
      <w:del w:id="3217" w:author="zusammenlegung" w:date="2025-12-12T19:01:00Z" w16du:dateUtc="2025-12-12T18:01:00Z">
        <w:r w:rsidR="006416E0" w:rsidRPr="0010628C">
          <w:rPr>
            <w:b/>
            <w:bCs/>
          </w:rPr>
          <w:delText>Table 14</w:delText>
        </w:r>
      </w:del>
      <w:ins w:id="3218" w:author="zusammenlegung" w:date="2025-12-12T19:01:00Z" w16du:dateUtc="2025-12-12T18:01:00Z">
        <w:r w:rsidRPr="00C673E9">
          <w:rPr>
            <w:rFonts w:ascii="Arial" w:hAnsi="Arial" w:cs="Arial"/>
          </w:rPr>
          <w:fldChar w:fldCharType="begin"/>
        </w:r>
        <w:r w:rsidRPr="00C673E9">
          <w:rPr>
            <w:rFonts w:ascii="Arial" w:hAnsi="Arial" w:cs="Arial"/>
          </w:rPr>
          <w:instrText>HYPERLINK \l "tbl-periodoutdoor"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14</w:t>
        </w:r>
        <w:r w:rsidRPr="00C673E9">
          <w:rPr>
            <w:rFonts w:ascii="Arial" w:hAnsi="Arial" w:cs="Arial"/>
          </w:rPr>
          <w:fldChar w:fldCharType="end"/>
        </w:r>
      </w:ins>
      <w:r w:rsidRPr="00E15C3C">
        <w:t xml:space="preserve"> shows the mean of these metrics across days (i.e., average longest bright period and average total bright time per day).</w:t>
      </w:r>
    </w:p>
    <w:p w14:paraId="09757B11" w14:textId="7FD1A8A5" w:rsidR="007C0A0D" w:rsidRPr="005679EF" w:rsidRDefault="005679EF" w:rsidP="00F61D20">
      <w:pPr>
        <w:pStyle w:val="SourceCode"/>
        <w:spacing w:line="240" w:lineRule="auto"/>
        <w:rPr>
          <w:b/>
          <w:bCs/>
          <w:lang w:val="de-DE"/>
          <w:rPrChange w:id="3219" w:author="Johannes Zauner" w:date="2025-12-13T05:22:00Z" w16du:dateUtc="2025-12-13T04:22:00Z">
            <w:rPr>
              <w:rFonts w:cs="Consolas"/>
            </w:rPr>
          </w:rPrChange>
        </w:rPr>
      </w:pPr>
      <w:ins w:id="3220" w:author="Johannes Zauner" w:date="2025-12-13T05:22:00Z">
        <w:r w:rsidRPr="005679EF">
          <w:rPr>
            <w:b/>
            <w:bCs/>
            <w:lang w:val="de-DE"/>
          </w:rPr>
          <w:t>Calculate PAT1000 and TAT1000</w:t>
        </w:r>
      </w:ins>
      <w:ins w:id="3221" w:author="Johannes Zauner" w:date="2025-12-13T05:10:00Z" w16du:dateUtc="2025-12-13T04:10:00Z">
        <w:r w:rsidR="008C4DD3">
          <w:rPr>
            <w:rStyle w:val="NormalTok"/>
          </w:rPr>
          <w:br/>
        </w:r>
      </w:ins>
      <w:ins w:id="3222" w:author="Johannes Zauner" w:date="2025-12-12T21:05:00Z" w16du:dateUtc="2025-12-12T20:05:00Z">
        <w:r w:rsidR="00077E78">
          <w:rPr>
            <w:rStyle w:val="NormalTok"/>
          </w:rPr>
          <w:t>1</w:t>
        </w:r>
        <w:r w:rsidR="00077E78">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223" w:author="Johannes Zauner" w:date="2025-12-12T21:05:00Z" w16du:dateUtc="2025-12-12T20:05:00Z">
        <w:r w:rsidR="00077E78">
          <w:rPr>
            <w:rStyle w:val="NormalTok"/>
          </w:rPr>
          <w:t>2</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w:t>
      </w:r>
      <w:r w:rsidR="007C0A0D" w:rsidRPr="00E15C3C">
        <w:rPr>
          <w:rStyle w:val="NormalTok"/>
          <w:rFonts w:cs="Consolas"/>
        </w:rPr>
        <w:t>(</w:t>
      </w:r>
      <w:r w:rsidR="007C0A0D" w:rsidRPr="00E15C3C">
        <w:rPr>
          <w:rFonts w:cs="Consolas"/>
        </w:rPr>
        <w:br/>
      </w:r>
      <w:ins w:id="3224" w:author="Johannes Zauner" w:date="2025-12-12T21:05:00Z" w16du:dateUtc="2025-12-12T20:05:00Z">
        <w:r w:rsidR="00077E78">
          <w:rPr>
            <w:rStyle w:val="NormalTok"/>
          </w:rPr>
          <w:t>3</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period_above_threshold</w:t>
      </w:r>
      <w:r w:rsidR="007C0A0D" w:rsidRPr="00E15C3C">
        <w:rPr>
          <w:rStyle w:val="NormalTok"/>
          <w:rFonts w:cs="Consolas"/>
        </w:rPr>
        <w:t>(</w:t>
      </w:r>
      <w:r w:rsidR="007C0A0D" w:rsidRPr="00E15C3C">
        <w:rPr>
          <w:rFonts w:cs="Consolas"/>
        </w:rPr>
        <w:br/>
      </w:r>
      <w:ins w:id="3225" w:author="Johannes Zauner" w:date="2025-12-12T21:05:00Z" w16du:dateUtc="2025-12-12T20:05:00Z">
        <w:r w:rsidR="00077E78">
          <w:rPr>
            <w:rStyle w:val="NormalTok"/>
          </w:rPr>
          <w:t>4</w:t>
        </w:r>
        <w:r w:rsidR="00077E78">
          <w:rPr>
            <w:rStyle w:val="NormalTok"/>
            <w:rFonts w:cs="Consolas"/>
          </w:rPr>
          <w:t xml:space="preserve"> </w:t>
        </w:r>
      </w:ins>
      <w:r w:rsidR="007C0A0D" w:rsidRPr="00E15C3C">
        <w:rPr>
          <w:rStyle w:val="NormalTok"/>
          <w:rFonts w:cs="Consolas"/>
        </w:rPr>
        <w:t xml:space="preserve">      </w:t>
      </w:r>
      <w:r w:rsidR="007C0A0D" w:rsidRPr="00E15C3C">
        <w:rPr>
          <w:rStyle w:val="NormalTok"/>
          <w:rFonts w:cs="Consolas"/>
        </w:rPr>
        <w:t xml:space="preserve">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r w:rsidR="007C0A0D" w:rsidRPr="00E15C3C">
        <w:rPr>
          <w:rStyle w:val="AttributeTok"/>
          <w:rFonts w:cs="Consolas"/>
        </w:rPr>
        <w:t>as.df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Style w:val="CommentTok"/>
          <w:rFonts w:cs="Consolas"/>
        </w:rPr>
        <w:br/>
      </w:r>
      <w:ins w:id="3226" w:author="Johannes Zauner" w:date="2025-12-12T21:05:00Z" w16du:dateUtc="2025-12-12T20:05:00Z">
        <w:r w:rsidR="00077E78">
          <w:rPr>
            <w:rStyle w:val="NormalTok"/>
          </w:rPr>
          <w:t>5</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duration_above_threshold</w:t>
      </w:r>
      <w:r w:rsidR="007C0A0D" w:rsidRPr="00E15C3C">
        <w:rPr>
          <w:rStyle w:val="NormalTok"/>
          <w:rFonts w:cs="Consolas"/>
        </w:rPr>
        <w:t>(</w:t>
      </w:r>
      <w:r w:rsidR="007C0A0D" w:rsidRPr="00E15C3C">
        <w:rPr>
          <w:rFonts w:cs="Consolas"/>
        </w:rPr>
        <w:br/>
      </w:r>
      <w:ins w:id="3227" w:author="Johannes Zauner" w:date="2025-12-12T21:05:00Z" w16du:dateUtc="2025-12-12T20:05:00Z">
        <w:r w:rsidR="00077E78">
          <w:rPr>
            <w:rStyle w:val="NormalTok"/>
          </w:rPr>
          <w:t>6</w:t>
        </w:r>
        <w:r w:rsidR="00077E78">
          <w:rPr>
            <w:rStyle w:val="NormalTok"/>
            <w:rFonts w:cs="Consolas"/>
          </w:rPr>
          <w:t xml:space="preserve"> </w:t>
        </w:r>
      </w:ins>
      <w:r w:rsidR="007C0A0D" w:rsidRPr="00E15C3C">
        <w:rPr>
          <w:rStyle w:val="NormalTok"/>
          <w:rFonts w:cs="Consolas"/>
        </w:rPr>
        <w:t xml:space="preserve">      </w:t>
      </w:r>
      <w:r w:rsidR="007C0A0D" w:rsidRPr="00E15C3C">
        <w:rPr>
          <w:rStyle w:val="NormalTok"/>
          <w:rFonts w:cs="Consolas"/>
        </w:rPr>
        <w:t xml:space="preserve">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r w:rsidR="007C0A0D" w:rsidRPr="00E15C3C">
        <w:rPr>
          <w:rStyle w:val="AttributeTok"/>
          <w:rFonts w:cs="Consolas"/>
        </w:rPr>
        <w:t>as.df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Fonts w:cs="Consolas"/>
        </w:rPr>
        <w:br/>
      </w:r>
      <w:ins w:id="3228" w:author="Johannes Zauner" w:date="2025-12-12T21:05:00Z" w16du:dateUtc="2025-12-12T20:05:00Z">
        <w:r w:rsidR="00077E78">
          <w:rPr>
            <w:rStyle w:val="NormalTok"/>
          </w:rPr>
          <w:t>7</w:t>
        </w:r>
        <w:r w:rsidR="00077E78">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.groups =</w:t>
      </w:r>
      <w:r w:rsidR="007C0A0D" w:rsidRPr="00E15C3C">
        <w:rPr>
          <w:rStyle w:val="NormalTok"/>
          <w:rFonts w:cs="Consolas"/>
        </w:rPr>
        <w:t xml:space="preserve"> </w:t>
      </w:r>
      <w:r w:rsidR="007C0A0D" w:rsidRPr="00E15C3C">
        <w:rPr>
          <w:rStyle w:val="StringTok"/>
          <w:rFonts w:cs="Consolas"/>
        </w:rPr>
        <w:t>"keep"</w:t>
      </w:r>
      <w:r w:rsidR="007C0A0D" w:rsidRPr="00E15C3C">
        <w:rPr>
          <w:rFonts w:cs="Consolas"/>
        </w:rPr>
        <w:br/>
      </w:r>
      <w:ins w:id="3229" w:author="Johannes Zauner" w:date="2025-12-12T21:05:00Z" w16du:dateUtc="2025-12-12T20:05:00Z">
        <w:r w:rsidR="00077E78">
          <w:rPr>
            <w:rStyle w:val="NormalTok"/>
          </w:rPr>
          <w:t>8</w:t>
        </w:r>
        <w:r w:rsidR="00077E78">
          <w:rPr>
            <w:rStyle w:val="NormalTok"/>
            <w:rFonts w:cs="Consolas"/>
          </w:rPr>
          <w:t xml:space="preserve"> </w:t>
        </w:r>
      </w:ins>
      <w:r w:rsidR="007C0A0D" w:rsidRPr="00E15C3C">
        <w:rPr>
          <w:rStyle w:val="NormalTok"/>
          <w:rFonts w:cs="Consolas"/>
        </w:rPr>
        <w:t xml:space="preserve">  )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230" w:author="Johannes Zauner" w:date="2025-12-12T21:05:00Z" w16du:dateUtc="2025-12-12T20:05:00Z">
        <w:r w:rsidR="00077E78">
          <w:rPr>
            <w:rStyle w:val="NormalTok"/>
          </w:rPr>
          <w:t>9</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to_mean_daily</w:t>
      </w:r>
      <w:r w:rsidR="007C0A0D" w:rsidRPr="00E15C3C">
        <w:rPr>
          <w:rStyle w:val="NormalTok"/>
          <w:rFonts w:cs="Consolas"/>
        </w:rPr>
        <w:t>(</w:t>
      </w:r>
      <w:r w:rsidR="007C0A0D" w:rsidRPr="00E15C3C">
        <w:rPr>
          <w:rStyle w:val="StringTok"/>
          <w:rFonts w:cs="Consolas"/>
        </w:rPr>
        <w:t>""</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859"/>
      </w:tblGrid>
      <w:tr w:rsidR="007C0A0D" w:rsidRPr="00C673E9" w14:paraId="0C0CA1AF" w14:textId="77777777" w:rsidTr="00E15C3C">
        <w:trPr>
          <w:cantSplit/>
          <w:tblHeader/>
          <w:jc w:val="center"/>
        </w:trPr>
        <w:tc>
          <w:tcPr>
            <w:tcW w:w="1276" w:type="dxa"/>
            <w:tcBorders>
              <w:bottom w:val="single" w:sz="4" w:space="0" w:color="auto"/>
            </w:tcBorders>
            <w:cellDel w:id="3231" w:author="zusammenlegung" w:date="2025-12-12T19:01:00Z"/>
          </w:tcPr>
          <w:p w14:paraId="38E4FEEC" w14:textId="3DBD7837" w:rsidR="00A61A6B" w:rsidRPr="00A61A6B" w:rsidRDefault="00A61A6B" w:rsidP="00A61A6B">
            <w:pPr>
              <w:rPr>
                <w:b/>
                <w:bCs/>
              </w:rPr>
            </w:pPr>
          </w:p>
        </w:tc>
        <w:tc>
          <w:tcPr>
            <w:tcW w:w="2268" w:type="dxa"/>
            <w:tcBorders>
              <w:bottom w:val="single" w:sz="4" w:space="0" w:color="auto"/>
            </w:tcBorders>
            <w:cellDel w:id="3232" w:author="zusammenlegung" w:date="2025-12-12T19:01:00Z"/>
          </w:tcPr>
          <w:p w14:paraId="44146539" w14:textId="77777777" w:rsidR="00A61A6B" w:rsidRPr="00A61A6B" w:rsidRDefault="00A61A6B" w:rsidP="00A61A6B">
            <w:pPr>
              <w:rPr>
                <w:b/>
                <w:bCs/>
              </w:rPr>
            </w:pPr>
            <w:del w:id="3233" w:author="zusammenlegung" w:date="2025-12-12T19:01:00Z" w16du:dateUtc="2025-12-12T18:01:00Z">
              <w:r w:rsidRPr="00A61A6B">
                <w:rPr>
                  <w:b/>
                  <w:bCs/>
                </w:rPr>
                <w:delText>period above 1000</w:delText>
              </w:r>
            </w:del>
          </w:p>
        </w:tc>
        <w:tc>
          <w:tcPr>
            <w:tcW w:w="2693" w:type="dxa"/>
            <w:tcBorders>
              <w:bottom w:val="single" w:sz="4" w:space="0" w:color="auto"/>
            </w:tcBorders>
          </w:tcPr>
          <w:p w14:paraId="7AFEE0F0" w14:textId="43A83B16" w:rsidR="007C0A0D" w:rsidRPr="00C673E9" w:rsidRDefault="007C0A0D" w:rsidP="0047611C">
            <w:pPr>
              <w:pStyle w:val="ImageCaption"/>
              <w:spacing w:before="200"/>
              <w:rPr>
                <w:ins w:id="3234" w:author="zusammenlegung" w:date="2025-12-12T19:01:00Z" w16du:dateUtc="2025-12-12T18:01:00Z"/>
                <w:rFonts w:ascii="Arial" w:hAnsi="Arial" w:cs="Arial"/>
              </w:rPr>
            </w:pPr>
            <w:bookmarkStart w:id="3235" w:name="tbl-periodoutdoor"/>
            <w:ins w:id="3236" w:author="zusammenlegung" w:date="2025-12-12T19:01:00Z" w16du:dateUtc="2025-12-12T18:01:00Z">
              <w:r w:rsidRPr="00C673E9">
                <w:rPr>
                  <w:rFonts w:ascii="Arial" w:hAnsi="Arial" w:cs="Arial"/>
                </w:rPr>
                <w:t xml:space="preserve">Table 14: Longest period and total </w:t>
              </w:r>
            </w:ins>
            <w:r w:rsidRPr="00E15C3C">
              <w:rPr>
                <w:b/>
              </w:rPr>
              <w:t xml:space="preserve">duration </w:t>
            </w:r>
            <w:ins w:id="3237" w:author="zusammenlegung" w:date="2025-12-12T19:01:00Z" w16du:dateUtc="2025-12-12T18:01:00Z">
              <w:r w:rsidRPr="00C673E9">
                <w:rPr>
                  <w:rFonts w:ascii="Arial" w:hAnsi="Arial" w:cs="Arial"/>
                </w:rPr>
                <w:t xml:space="preserve">illuminance </w:t>
              </w:r>
            </w:ins>
            <w:r w:rsidRPr="00E15C3C">
              <w:rPr>
                <w:b/>
              </w:rPr>
              <w:t>above 1000</w:t>
            </w:r>
            <w:ins w:id="3238" w:author="zusammenlegung" w:date="2025-12-12T19:01:00Z" w16du:dateUtc="2025-12-12T18:01:00Z">
              <w:r w:rsidRPr="00C673E9">
                <w:rPr>
                  <w:rFonts w:ascii="Arial" w:hAnsi="Arial" w:cs="Arial"/>
                </w:rPr>
                <w:t> lx (PAT1000 and TAT1000)</w:t>
              </w:r>
            </w:ins>
          </w:p>
          <w:tbl>
            <w:tblPr>
              <w:tblStyle w:val="Table"/>
              <w:tblW w:w="0" w:type="auto"/>
              <w:jc w:val="center"/>
              <w:tblCellMar>
                <w:left w:w="60" w:type="dxa"/>
                <w:right w:w="60" w:type="dxa"/>
              </w:tblCellMar>
              <w:tblLook w:val="0000" w:firstRow="0" w:lastRow="0" w:firstColumn="0" w:lastColumn="0" w:noHBand="0" w:noVBand="0"/>
            </w:tblPr>
            <w:tblGrid>
              <w:gridCol w:w="965"/>
              <w:gridCol w:w="887"/>
              <w:gridCol w:w="887"/>
            </w:tblGrid>
            <w:tr w:rsidR="007C0A0D" w:rsidRPr="00C673E9" w14:paraId="32FF43B1" w14:textId="77777777" w:rsidTr="00E15C3C">
              <w:trPr>
                <w:cantSplit/>
                <w:tblHeader/>
                <w:jc w:val="center"/>
                <w:ins w:id="3239" w:author="zusammenlegung" w:date="2025-12-12T19:01:00Z" w16du:dateUtc="2025-12-12T18:01:00Z"/>
              </w:trPr>
              <w:tc>
                <w:tcPr>
                  <w:tcW w:w="360" w:type="dxa"/>
                </w:tcPr>
                <w:p w14:paraId="1F085183" w14:textId="77777777" w:rsidR="007C0A0D" w:rsidRPr="00C673E9" w:rsidRDefault="007C0A0D" w:rsidP="0047611C">
                  <w:pPr>
                    <w:keepNext/>
                    <w:spacing w:after="60"/>
                    <w:rPr>
                      <w:ins w:id="3240" w:author="zusammenlegung" w:date="2025-12-12T19:01:00Z" w16du:dateUtc="2025-12-12T18:01:00Z"/>
                      <w:rFonts w:ascii="Arial" w:hAnsi="Arial" w:cs="Arial"/>
                    </w:rPr>
                  </w:pPr>
                  <w:ins w:id="3241"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1D2BC31E" w14:textId="77777777" w:rsidR="007C0A0D" w:rsidRPr="00C673E9" w:rsidRDefault="007C0A0D" w:rsidP="0047611C">
                  <w:pPr>
                    <w:keepNext/>
                    <w:spacing w:after="60"/>
                    <w:jc w:val="center"/>
                    <w:rPr>
                      <w:ins w:id="3242" w:author="zusammenlegung" w:date="2025-12-12T19:01:00Z" w16du:dateUtc="2025-12-12T18:01:00Z"/>
                      <w:rFonts w:ascii="Arial" w:hAnsi="Arial" w:cs="Arial"/>
                    </w:rPr>
                  </w:pPr>
                  <w:ins w:id="3243" w:author="zusammenlegung" w:date="2025-12-12T19:01:00Z" w16du:dateUtc="2025-12-12T18:01:00Z">
                    <w:r w:rsidRPr="00C673E9">
                      <w:rPr>
                        <w:rFonts w:ascii="Arial" w:hAnsi="Arial" w:cs="Arial"/>
                      </w:rPr>
                      <w:t>period above 1000</w:t>
                    </w:r>
                  </w:ins>
                </w:p>
              </w:tc>
              <w:tc>
                <w:tcPr>
                  <w:tcW w:w="360" w:type="dxa"/>
                </w:tcPr>
                <w:p w14:paraId="32E9160A" w14:textId="77777777" w:rsidR="007C0A0D" w:rsidRPr="00C673E9" w:rsidRDefault="007C0A0D" w:rsidP="0047611C">
                  <w:pPr>
                    <w:keepNext/>
                    <w:spacing w:after="60"/>
                    <w:jc w:val="center"/>
                    <w:rPr>
                      <w:ins w:id="3244" w:author="zusammenlegung" w:date="2025-12-12T19:01:00Z" w16du:dateUtc="2025-12-12T18:01:00Z"/>
                      <w:rFonts w:ascii="Arial" w:hAnsi="Arial" w:cs="Arial"/>
                    </w:rPr>
                  </w:pPr>
                  <w:ins w:id="3245" w:author="zusammenlegung" w:date="2025-12-12T19:01:00Z" w16du:dateUtc="2025-12-12T18:01:00Z">
                    <w:r w:rsidRPr="00C673E9">
                      <w:rPr>
                        <w:rFonts w:ascii="Arial" w:hAnsi="Arial" w:cs="Arial"/>
                      </w:rPr>
                      <w:t>duration above 1000</w:t>
                    </w:r>
                  </w:ins>
                </w:p>
              </w:tc>
            </w:tr>
            <w:tr w:rsidR="007C0A0D" w:rsidRPr="00C673E9" w14:paraId="4B8E5CBE" w14:textId="77777777" w:rsidTr="00E15C3C">
              <w:trPr>
                <w:cantSplit/>
                <w:jc w:val="center"/>
                <w:ins w:id="3246" w:author="zusammenlegung" w:date="2025-12-12T19:01:00Z" w16du:dateUtc="2025-12-12T18:01:00Z"/>
              </w:trPr>
              <w:tc>
                <w:tcPr>
                  <w:tcW w:w="1080" w:type="dxa"/>
                  <w:gridSpan w:val="3"/>
                  <w:tcMar>
                    <w:top w:w="25" w:type="dxa"/>
                  </w:tcMar>
                </w:tcPr>
                <w:p w14:paraId="05D4B0C6" w14:textId="77777777" w:rsidR="007C0A0D" w:rsidRPr="00C673E9" w:rsidRDefault="007C0A0D" w:rsidP="0047611C">
                  <w:pPr>
                    <w:keepNext/>
                    <w:spacing w:after="60"/>
                    <w:rPr>
                      <w:ins w:id="3247" w:author="zusammenlegung" w:date="2025-12-12T19:01:00Z" w16du:dateUtc="2025-12-12T18:01:00Z"/>
                      <w:rFonts w:ascii="Arial" w:hAnsi="Arial" w:cs="Arial"/>
                    </w:rPr>
                  </w:pPr>
                  <w:ins w:id="3248" w:author="zusammenlegung" w:date="2025-12-12T19:01:00Z" w16du:dateUtc="2025-12-12T18:01:00Z">
                    <w:r w:rsidRPr="00C673E9">
                      <w:rPr>
                        <w:rFonts w:ascii="Arial" w:hAnsi="Arial" w:cs="Arial"/>
                      </w:rPr>
                      <w:t>VEET</w:t>
                    </w:r>
                  </w:ins>
                </w:p>
              </w:tc>
            </w:tr>
            <w:tr w:rsidR="007C0A0D" w:rsidRPr="00C673E9" w14:paraId="0E4BBA4A" w14:textId="77777777" w:rsidTr="00E15C3C">
              <w:trPr>
                <w:cantSplit/>
                <w:jc w:val="center"/>
                <w:ins w:id="3249" w:author="zusammenlegung" w:date="2025-12-12T19:01:00Z" w16du:dateUtc="2025-12-12T18:01:00Z"/>
              </w:trPr>
              <w:tc>
                <w:tcPr>
                  <w:tcW w:w="360" w:type="dxa"/>
                </w:tcPr>
                <w:p w14:paraId="2F88C36F" w14:textId="77777777" w:rsidR="007C0A0D" w:rsidRPr="00C673E9" w:rsidRDefault="007C0A0D" w:rsidP="0047611C">
                  <w:pPr>
                    <w:keepNext/>
                    <w:spacing w:after="60"/>
                    <w:rPr>
                      <w:ins w:id="3250" w:author="zusammenlegung" w:date="2025-12-12T19:01:00Z" w16du:dateUtc="2025-12-12T18:01:00Z"/>
                      <w:rFonts w:ascii="Arial" w:hAnsi="Arial" w:cs="Arial"/>
                    </w:rPr>
                  </w:pPr>
                  <w:ins w:id="3251" w:author="zusammenlegung" w:date="2025-12-12T19:01:00Z" w16du:dateUtc="2025-12-12T18:01:00Z">
                    <w:r w:rsidRPr="00C673E9">
                      <w:rPr>
                        <w:rFonts w:ascii="Arial" w:hAnsi="Arial" w:cs="Arial"/>
                      </w:rPr>
                      <w:t>Mean daily</w:t>
                    </w:r>
                  </w:ins>
                </w:p>
              </w:tc>
              <w:tc>
                <w:tcPr>
                  <w:tcW w:w="360" w:type="dxa"/>
                </w:tcPr>
                <w:p w14:paraId="2CBE4E12" w14:textId="77777777" w:rsidR="007C0A0D" w:rsidRPr="00C673E9" w:rsidRDefault="007C0A0D" w:rsidP="0047611C">
                  <w:pPr>
                    <w:keepNext/>
                    <w:spacing w:after="60"/>
                    <w:jc w:val="center"/>
                    <w:rPr>
                      <w:ins w:id="3252" w:author="zusammenlegung" w:date="2025-12-12T19:01:00Z" w16du:dateUtc="2025-12-12T18:01:00Z"/>
                      <w:rFonts w:ascii="Arial" w:hAnsi="Arial" w:cs="Arial"/>
                    </w:rPr>
                  </w:pPr>
                  <w:ins w:id="3253" w:author="zusammenlegung" w:date="2025-12-12T19:01:00Z" w16du:dateUtc="2025-12-12T18:01:00Z">
                    <w:r w:rsidRPr="00C673E9">
                      <w:rPr>
                        <w:rFonts w:ascii="Arial" w:hAnsi="Arial" w:cs="Arial"/>
                      </w:rPr>
                      <w:t>1208s (~20.13 minutes)</w:t>
                    </w:r>
                  </w:ins>
                </w:p>
              </w:tc>
              <w:tc>
                <w:tcPr>
                  <w:tcW w:w="360" w:type="dxa"/>
                </w:tcPr>
                <w:p w14:paraId="1BC5CCBA" w14:textId="77777777" w:rsidR="007C0A0D" w:rsidRPr="00C673E9" w:rsidRDefault="007C0A0D" w:rsidP="0047611C">
                  <w:pPr>
                    <w:keepNext/>
                    <w:spacing w:after="60"/>
                    <w:jc w:val="center"/>
                    <w:rPr>
                      <w:ins w:id="3254" w:author="zusammenlegung" w:date="2025-12-12T19:01:00Z" w16du:dateUtc="2025-12-12T18:01:00Z"/>
                      <w:rFonts w:ascii="Arial" w:hAnsi="Arial" w:cs="Arial"/>
                    </w:rPr>
                  </w:pPr>
                  <w:ins w:id="3255" w:author="zusammenlegung" w:date="2025-12-12T19:01:00Z" w16du:dateUtc="2025-12-12T18:01:00Z">
                    <w:r w:rsidRPr="00C673E9">
                      <w:rPr>
                        <w:rFonts w:ascii="Arial" w:hAnsi="Arial" w:cs="Arial"/>
                      </w:rPr>
                      <w:t>5703s (~1.58 hours)</w:t>
                    </w:r>
                  </w:ins>
                </w:p>
              </w:tc>
            </w:tr>
            <w:tr w:rsidR="007C0A0D" w:rsidRPr="00C673E9" w14:paraId="294A3CD9" w14:textId="77777777" w:rsidTr="00E15C3C">
              <w:trPr>
                <w:cantSplit/>
                <w:jc w:val="center"/>
                <w:ins w:id="3256" w:author="zusammenlegung" w:date="2025-12-12T19:01:00Z" w16du:dateUtc="2025-12-12T18:01:00Z"/>
              </w:trPr>
              <w:tc>
                <w:tcPr>
                  <w:tcW w:w="360" w:type="dxa"/>
                </w:tcPr>
                <w:p w14:paraId="0A365DA3" w14:textId="77777777" w:rsidR="007C0A0D" w:rsidRPr="00C673E9" w:rsidRDefault="007C0A0D" w:rsidP="0047611C">
                  <w:pPr>
                    <w:keepNext/>
                    <w:spacing w:after="60"/>
                    <w:rPr>
                      <w:ins w:id="3257" w:author="zusammenlegung" w:date="2025-12-12T19:01:00Z" w16du:dateUtc="2025-12-12T18:01:00Z"/>
                      <w:rFonts w:ascii="Arial" w:hAnsi="Arial" w:cs="Arial"/>
                    </w:rPr>
                  </w:pPr>
                  <w:ins w:id="3258" w:author="zusammenlegung" w:date="2025-12-12T19:01:00Z" w16du:dateUtc="2025-12-12T18:01:00Z">
                    <w:r w:rsidRPr="00C673E9">
                      <w:rPr>
                        <w:rFonts w:ascii="Arial" w:hAnsi="Arial" w:cs="Arial"/>
                      </w:rPr>
                      <w:t>Weekday</w:t>
                    </w:r>
                  </w:ins>
                </w:p>
              </w:tc>
              <w:tc>
                <w:tcPr>
                  <w:tcW w:w="360" w:type="dxa"/>
                </w:tcPr>
                <w:p w14:paraId="62B2E4E5" w14:textId="77777777" w:rsidR="007C0A0D" w:rsidRPr="00C673E9" w:rsidRDefault="007C0A0D" w:rsidP="0047611C">
                  <w:pPr>
                    <w:keepNext/>
                    <w:spacing w:after="60"/>
                    <w:jc w:val="center"/>
                    <w:rPr>
                      <w:ins w:id="3259" w:author="zusammenlegung" w:date="2025-12-12T19:01:00Z" w16du:dateUtc="2025-12-12T18:01:00Z"/>
                      <w:rFonts w:ascii="Arial" w:hAnsi="Arial" w:cs="Arial"/>
                    </w:rPr>
                  </w:pPr>
                  <w:ins w:id="3260" w:author="zusammenlegung" w:date="2025-12-12T19:01:00Z" w16du:dateUtc="2025-12-12T18:01:00Z">
                    <w:r w:rsidRPr="00C673E9">
                      <w:rPr>
                        <w:rFonts w:ascii="Arial" w:hAnsi="Arial" w:cs="Arial"/>
                      </w:rPr>
                      <w:t>1469s (~24.48 minutes)</w:t>
                    </w:r>
                  </w:ins>
                </w:p>
              </w:tc>
              <w:tc>
                <w:tcPr>
                  <w:tcW w:w="360" w:type="dxa"/>
                </w:tcPr>
                <w:p w14:paraId="04040541" w14:textId="77777777" w:rsidR="007C0A0D" w:rsidRPr="00C673E9" w:rsidRDefault="007C0A0D" w:rsidP="0047611C">
                  <w:pPr>
                    <w:keepNext/>
                    <w:spacing w:after="60"/>
                    <w:jc w:val="center"/>
                    <w:rPr>
                      <w:ins w:id="3261" w:author="zusammenlegung" w:date="2025-12-12T19:01:00Z" w16du:dateUtc="2025-12-12T18:01:00Z"/>
                      <w:rFonts w:ascii="Arial" w:hAnsi="Arial" w:cs="Arial"/>
                    </w:rPr>
                  </w:pPr>
                  <w:ins w:id="3262" w:author="zusammenlegung" w:date="2025-12-12T19:01:00Z" w16du:dateUtc="2025-12-12T18:01:00Z">
                    <w:r w:rsidRPr="00C673E9">
                      <w:rPr>
                        <w:rFonts w:ascii="Arial" w:hAnsi="Arial" w:cs="Arial"/>
                      </w:rPr>
                      <w:t>6815s (~1.89 hours)</w:t>
                    </w:r>
                  </w:ins>
                </w:p>
              </w:tc>
            </w:tr>
            <w:tr w:rsidR="007C0A0D" w:rsidRPr="00C673E9" w14:paraId="5CF0A0A5" w14:textId="77777777" w:rsidTr="00E15C3C">
              <w:trPr>
                <w:cantSplit/>
                <w:jc w:val="center"/>
                <w:ins w:id="3263" w:author="zusammenlegung" w:date="2025-12-12T19:01:00Z" w16du:dateUtc="2025-12-12T18:01:00Z"/>
              </w:trPr>
              <w:tc>
                <w:tcPr>
                  <w:tcW w:w="360" w:type="dxa"/>
                </w:tcPr>
                <w:p w14:paraId="200D0715" w14:textId="77777777" w:rsidR="007C0A0D" w:rsidRPr="00C673E9" w:rsidRDefault="007C0A0D" w:rsidP="0047611C">
                  <w:pPr>
                    <w:keepNext/>
                    <w:spacing w:after="60"/>
                    <w:rPr>
                      <w:ins w:id="3264" w:author="zusammenlegung" w:date="2025-12-12T19:01:00Z" w16du:dateUtc="2025-12-12T18:01:00Z"/>
                      <w:rFonts w:ascii="Arial" w:hAnsi="Arial" w:cs="Arial"/>
                    </w:rPr>
                  </w:pPr>
                  <w:ins w:id="3265" w:author="zusammenlegung" w:date="2025-12-12T19:01:00Z" w16du:dateUtc="2025-12-12T18:01:00Z">
                    <w:r w:rsidRPr="00C673E9">
                      <w:rPr>
                        <w:rFonts w:ascii="Arial" w:hAnsi="Arial" w:cs="Arial"/>
                      </w:rPr>
                      <w:t>Weekend</w:t>
                    </w:r>
                  </w:ins>
                </w:p>
              </w:tc>
              <w:tc>
                <w:tcPr>
                  <w:tcW w:w="360" w:type="dxa"/>
                </w:tcPr>
                <w:p w14:paraId="2ED57796" w14:textId="77777777" w:rsidR="007C0A0D" w:rsidRPr="00C673E9" w:rsidRDefault="007C0A0D" w:rsidP="0047611C">
                  <w:pPr>
                    <w:keepNext/>
                    <w:spacing w:after="60"/>
                    <w:jc w:val="center"/>
                    <w:rPr>
                      <w:ins w:id="3266" w:author="zusammenlegung" w:date="2025-12-12T19:01:00Z" w16du:dateUtc="2025-12-12T18:01:00Z"/>
                      <w:rFonts w:ascii="Arial" w:hAnsi="Arial" w:cs="Arial"/>
                    </w:rPr>
                  </w:pPr>
                  <w:ins w:id="3267" w:author="zusammenlegung" w:date="2025-12-12T19:01:00Z" w16du:dateUtc="2025-12-12T18:01:00Z">
                    <w:r w:rsidRPr="00C673E9">
                      <w:rPr>
                        <w:rFonts w:ascii="Arial" w:hAnsi="Arial" w:cs="Arial"/>
                      </w:rPr>
                      <w:t>555s (~9.25 minutes)</w:t>
                    </w:r>
                  </w:ins>
                </w:p>
              </w:tc>
              <w:tc>
                <w:tcPr>
                  <w:tcW w:w="360" w:type="dxa"/>
                </w:tcPr>
                <w:p w14:paraId="4E598FDB" w14:textId="77777777" w:rsidR="007C0A0D" w:rsidRPr="00C673E9" w:rsidRDefault="007C0A0D" w:rsidP="0047611C">
                  <w:pPr>
                    <w:keepNext/>
                    <w:spacing w:after="60"/>
                    <w:jc w:val="center"/>
                    <w:rPr>
                      <w:ins w:id="3268" w:author="zusammenlegung" w:date="2025-12-12T19:01:00Z" w16du:dateUtc="2025-12-12T18:01:00Z"/>
                      <w:rFonts w:ascii="Arial" w:hAnsi="Arial" w:cs="Arial"/>
                    </w:rPr>
                  </w:pPr>
                  <w:ins w:id="3269" w:author="zusammenlegung" w:date="2025-12-12T19:01:00Z" w16du:dateUtc="2025-12-12T18:01:00Z">
                    <w:r w:rsidRPr="00C673E9">
                      <w:rPr>
                        <w:rFonts w:ascii="Arial" w:hAnsi="Arial" w:cs="Arial"/>
                      </w:rPr>
                      <w:t>2922s (~48.7 minutes)</w:t>
                    </w:r>
                  </w:ins>
                </w:p>
              </w:tc>
            </w:tr>
            <w:bookmarkEnd w:id="3235"/>
          </w:tbl>
          <w:p w14:paraId="164FBCDA" w14:textId="77777777" w:rsidR="007C0A0D" w:rsidRPr="00E15C3C" w:rsidRDefault="007C0A0D" w:rsidP="00E15C3C">
            <w:pPr>
              <w:rPr>
                <w:b/>
              </w:rPr>
            </w:pPr>
          </w:p>
        </w:tc>
      </w:tr>
    </w:tbl>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A61A6B" w:rsidRPr="00A61A6B" w14:paraId="193F4705" w14:textId="77777777" w:rsidTr="00A61A6B">
        <w:trPr>
          <w:cantSplit/>
          <w:jc w:val="center"/>
          <w:del w:id="3270" w:author="zusammenlegung" w:date="2025-12-12T19:01:00Z" w16du:dateUtc="2025-12-12T18:01:00Z"/>
        </w:trPr>
        <w:tc>
          <w:tcPr>
            <w:tcW w:w="1276" w:type="dxa"/>
          </w:tcPr>
          <w:p w14:paraId="2E4174A3" w14:textId="77777777" w:rsidR="00A61A6B" w:rsidRPr="00A61A6B" w:rsidRDefault="00A61A6B" w:rsidP="00A61A6B">
            <w:pPr>
              <w:rPr>
                <w:del w:id="3271" w:author="zusammenlegung" w:date="2025-12-12T19:01:00Z" w16du:dateUtc="2025-12-12T18:01:00Z"/>
              </w:rPr>
            </w:pPr>
            <w:del w:id="3272" w:author="zusammenlegung" w:date="2025-12-12T19:01:00Z" w16du:dateUtc="2025-12-12T18:01:00Z">
              <w:r w:rsidRPr="00A61A6B">
                <w:delText>Mean daily</w:delText>
              </w:r>
            </w:del>
          </w:p>
        </w:tc>
        <w:tc>
          <w:tcPr>
            <w:tcW w:w="2268" w:type="dxa"/>
          </w:tcPr>
          <w:p w14:paraId="20245E9E" w14:textId="77777777" w:rsidR="00A61A6B" w:rsidRPr="00A61A6B" w:rsidRDefault="00A61A6B" w:rsidP="00A61A6B">
            <w:pPr>
              <w:jc w:val="center"/>
              <w:rPr>
                <w:del w:id="3273" w:author="zusammenlegung" w:date="2025-12-12T19:01:00Z" w16du:dateUtc="2025-12-12T18:01:00Z"/>
              </w:rPr>
            </w:pPr>
            <w:del w:id="3274" w:author="zusammenlegung" w:date="2025-12-12T19:01:00Z" w16du:dateUtc="2025-12-12T18:01:00Z">
              <w:r w:rsidRPr="00A61A6B">
                <w:delText>1987s (~33.12 minutes)</w:delText>
              </w:r>
            </w:del>
          </w:p>
        </w:tc>
        <w:tc>
          <w:tcPr>
            <w:tcW w:w="2693" w:type="dxa"/>
          </w:tcPr>
          <w:p w14:paraId="2E4E9F3A" w14:textId="77777777" w:rsidR="00A61A6B" w:rsidRPr="00A61A6B" w:rsidRDefault="00A61A6B" w:rsidP="00A61A6B">
            <w:pPr>
              <w:jc w:val="center"/>
              <w:rPr>
                <w:del w:id="3275" w:author="zusammenlegung" w:date="2025-12-12T19:01:00Z" w16du:dateUtc="2025-12-12T18:01:00Z"/>
              </w:rPr>
            </w:pPr>
            <w:del w:id="3276" w:author="zusammenlegung" w:date="2025-12-12T19:01:00Z" w16du:dateUtc="2025-12-12T18:01:00Z">
              <w:r w:rsidRPr="00A61A6B">
                <w:delText>6709s (~1.86 hours)</w:delText>
              </w:r>
            </w:del>
          </w:p>
        </w:tc>
      </w:tr>
      <w:tr w:rsidR="00A61A6B" w:rsidRPr="00A61A6B" w14:paraId="5D2E42F9" w14:textId="77777777" w:rsidTr="00A61A6B">
        <w:trPr>
          <w:cantSplit/>
          <w:jc w:val="center"/>
          <w:del w:id="3277" w:author="zusammenlegung" w:date="2025-12-12T19:01:00Z" w16du:dateUtc="2025-12-12T18:01:00Z"/>
        </w:trPr>
        <w:tc>
          <w:tcPr>
            <w:tcW w:w="1276" w:type="dxa"/>
          </w:tcPr>
          <w:p w14:paraId="2B944137" w14:textId="77777777" w:rsidR="00A61A6B" w:rsidRPr="00A61A6B" w:rsidRDefault="00A61A6B" w:rsidP="00A61A6B">
            <w:pPr>
              <w:rPr>
                <w:del w:id="3278" w:author="zusammenlegung" w:date="2025-12-12T19:01:00Z" w16du:dateUtc="2025-12-12T18:01:00Z"/>
              </w:rPr>
            </w:pPr>
            <w:del w:id="3279" w:author="zusammenlegung" w:date="2025-12-12T19:01:00Z" w16du:dateUtc="2025-12-12T18:01:00Z">
              <w:r w:rsidRPr="00A61A6B">
                <w:delText>Weekday</w:delText>
              </w:r>
            </w:del>
          </w:p>
        </w:tc>
        <w:tc>
          <w:tcPr>
            <w:tcW w:w="2268" w:type="dxa"/>
          </w:tcPr>
          <w:p w14:paraId="7196AFDF" w14:textId="77777777" w:rsidR="00A61A6B" w:rsidRPr="00A61A6B" w:rsidRDefault="00A61A6B" w:rsidP="00A61A6B">
            <w:pPr>
              <w:jc w:val="center"/>
              <w:rPr>
                <w:del w:id="3280" w:author="zusammenlegung" w:date="2025-12-12T19:01:00Z" w16du:dateUtc="2025-12-12T18:01:00Z"/>
              </w:rPr>
            </w:pPr>
            <w:del w:id="3281" w:author="zusammenlegung" w:date="2025-12-12T19:01:00Z" w16du:dateUtc="2025-12-12T18:01:00Z">
              <w:r w:rsidRPr="00A61A6B">
                <w:delText>2501s (~41.68 minutes)</w:delText>
              </w:r>
            </w:del>
          </w:p>
        </w:tc>
        <w:tc>
          <w:tcPr>
            <w:tcW w:w="2693" w:type="dxa"/>
          </w:tcPr>
          <w:p w14:paraId="3CE5F67F" w14:textId="77777777" w:rsidR="00A61A6B" w:rsidRPr="00A61A6B" w:rsidRDefault="00A61A6B" w:rsidP="00A61A6B">
            <w:pPr>
              <w:jc w:val="center"/>
              <w:rPr>
                <w:del w:id="3282" w:author="zusammenlegung" w:date="2025-12-12T19:01:00Z" w16du:dateUtc="2025-12-12T18:01:00Z"/>
              </w:rPr>
            </w:pPr>
            <w:del w:id="3283" w:author="zusammenlegung" w:date="2025-12-12T19:01:00Z" w16du:dateUtc="2025-12-12T18:01:00Z">
              <w:r w:rsidRPr="00A61A6B">
                <w:delText>8164s (~2.27 hours)</w:delText>
              </w:r>
            </w:del>
          </w:p>
        </w:tc>
      </w:tr>
      <w:tr w:rsidR="00A61A6B" w:rsidRPr="00A61A6B" w14:paraId="4435C68F" w14:textId="77777777" w:rsidTr="00A61A6B">
        <w:trPr>
          <w:cantSplit/>
          <w:jc w:val="center"/>
          <w:del w:id="3284" w:author="zusammenlegung" w:date="2025-12-12T19:01:00Z" w16du:dateUtc="2025-12-12T18:01:00Z"/>
        </w:trPr>
        <w:tc>
          <w:tcPr>
            <w:tcW w:w="1276" w:type="dxa"/>
          </w:tcPr>
          <w:p w14:paraId="52CC2651" w14:textId="77777777" w:rsidR="00A61A6B" w:rsidRPr="00A61A6B" w:rsidRDefault="00A61A6B" w:rsidP="00A61A6B">
            <w:pPr>
              <w:rPr>
                <w:del w:id="3285" w:author="zusammenlegung" w:date="2025-12-12T19:01:00Z" w16du:dateUtc="2025-12-12T18:01:00Z"/>
              </w:rPr>
            </w:pPr>
            <w:del w:id="3286" w:author="zusammenlegung" w:date="2025-12-12T19:01:00Z" w16du:dateUtc="2025-12-12T18:01:00Z">
              <w:r w:rsidRPr="00A61A6B">
                <w:delText>Weekend</w:delText>
              </w:r>
            </w:del>
          </w:p>
        </w:tc>
        <w:tc>
          <w:tcPr>
            <w:tcW w:w="2268" w:type="dxa"/>
          </w:tcPr>
          <w:p w14:paraId="7CE6E5C9" w14:textId="77777777" w:rsidR="00A61A6B" w:rsidRPr="00A61A6B" w:rsidRDefault="00A61A6B" w:rsidP="00A61A6B">
            <w:pPr>
              <w:jc w:val="center"/>
              <w:rPr>
                <w:del w:id="3287" w:author="zusammenlegung" w:date="2025-12-12T19:01:00Z" w16du:dateUtc="2025-12-12T18:01:00Z"/>
              </w:rPr>
            </w:pPr>
            <w:del w:id="3288" w:author="zusammenlegung" w:date="2025-12-12T19:01:00Z" w16du:dateUtc="2025-12-12T18:01:00Z">
              <w:r w:rsidRPr="00A61A6B">
                <w:delText>702s (~11.7 minutes)</w:delText>
              </w:r>
            </w:del>
          </w:p>
        </w:tc>
        <w:tc>
          <w:tcPr>
            <w:tcW w:w="2693" w:type="dxa"/>
          </w:tcPr>
          <w:p w14:paraId="410A5398" w14:textId="77777777" w:rsidR="00A61A6B" w:rsidRPr="00A61A6B" w:rsidRDefault="00A61A6B" w:rsidP="00A61A6B">
            <w:pPr>
              <w:jc w:val="center"/>
              <w:rPr>
                <w:del w:id="3289" w:author="zusammenlegung" w:date="2025-12-12T19:01:00Z" w16du:dateUtc="2025-12-12T18:01:00Z"/>
              </w:rPr>
            </w:pPr>
            <w:del w:id="3290" w:author="zusammenlegung" w:date="2025-12-12T19:01:00Z" w16du:dateUtc="2025-12-12T18:01:00Z">
              <w:r w:rsidRPr="00A61A6B">
                <w:delText>3070s (~51.17 minutes)</w:delText>
              </w:r>
            </w:del>
          </w:p>
        </w:tc>
      </w:tr>
    </w:tbl>
    <w:p w14:paraId="5E0F3BB5" w14:textId="77777777" w:rsidR="00A61A6B" w:rsidDel="0098570A" w:rsidRDefault="00A61A6B" w:rsidP="007C0A0D">
      <w:pPr>
        <w:pStyle w:val="berschrift4"/>
        <w:rPr>
          <w:del w:id="3291" w:author="zusammenlegung" w:date="2025-12-12T19:01:00Z" w16du:dateUtc="2025-12-12T18:01:00Z"/>
        </w:rPr>
      </w:pPr>
      <w:del w:id="3292" w:author="zusammenlegung" w:date="2025-12-12T19:01:00Z" w16du:dateUtc="2025-12-12T18:01:00Z">
        <w:r>
          <w:delText>Table 14: Longest period and total duration above 1000 lx (PAT1000 and TAT1000)</w:delText>
        </w:r>
      </w:del>
    </w:p>
    <w:p w14:paraId="6DB9155B" w14:textId="77777777" w:rsidR="0098570A" w:rsidRPr="0098570A" w:rsidRDefault="0098570A" w:rsidP="0098570A">
      <w:pPr>
        <w:rPr>
          <w:ins w:id="3293" w:author="Johannes Zauner" w:date="2025-12-12T20:26:00Z" w16du:dateUtc="2025-12-12T19:26:00Z"/>
        </w:rPr>
        <w:pPrChange w:id="3294" w:author="Johannes Zauner" w:date="2025-12-12T20:26:00Z" w16du:dateUtc="2025-12-12T19:26:00Z">
          <w:pPr>
            <w:pStyle w:val="ImageCaption"/>
            <w:spacing w:before="200"/>
          </w:pPr>
        </w:pPrChange>
      </w:pPr>
    </w:p>
    <w:p w14:paraId="5BA369AD" w14:textId="77777777" w:rsidR="007C0A0D" w:rsidRPr="00C673E9" w:rsidRDefault="007C0A0D" w:rsidP="007C0A0D">
      <w:pPr>
        <w:pStyle w:val="berschrift4"/>
        <w:rPr>
          <w:ins w:id="3295" w:author="zusammenlegung" w:date="2025-12-12T19:01:00Z" w16du:dateUtc="2025-12-12T18:01:00Z"/>
        </w:rPr>
      </w:pPr>
      <w:bookmarkStart w:id="3296" w:name="merging-data-streams"/>
      <w:bookmarkEnd w:id="3207"/>
      <w:ins w:id="3297" w:author="zusammenlegung" w:date="2025-12-12T19:01:00Z" w16du:dateUtc="2025-12-12T18:01:00Z">
        <w:r w:rsidRPr="00C673E9">
          <w:t>Merging data streams</w:t>
        </w:r>
      </w:ins>
    </w:p>
    <w:p w14:paraId="2719E70B" w14:textId="77777777" w:rsidR="007C0A0D" w:rsidRPr="00C673E9" w:rsidRDefault="007C0A0D" w:rsidP="007C0A0D">
      <w:pPr>
        <w:pStyle w:val="FirstParagraph"/>
        <w:rPr>
          <w:ins w:id="3298" w:author="zusammenlegung" w:date="2025-12-12T19:01:00Z" w16du:dateUtc="2025-12-12T18:01:00Z"/>
          <w:rFonts w:ascii="Arial" w:hAnsi="Arial" w:cs="Arial"/>
        </w:rPr>
      </w:pPr>
      <w:ins w:id="3299" w:author="zusammenlegung" w:date="2025-12-12T19:01:00Z" w16du:dateUtc="2025-12-12T18:01:00Z">
        <w:r w:rsidRPr="00C673E9">
          <w:rPr>
            <w:rFonts w:ascii="Arial" w:hAnsi="Arial" w:cs="Arial"/>
          </w:rPr>
          <w:t xml:space="preserve">Note that while imports from different devices can be </w:t>
        </w:r>
        <w:r w:rsidRPr="00C673E9">
          <w:rPr>
            <w:rFonts w:ascii="Arial" w:hAnsi="Arial" w:cs="Arial"/>
          </w:rPr>
          <w:fldChar w:fldCharType="begin"/>
        </w:r>
        <w:r w:rsidRPr="00C673E9">
          <w:rPr>
            <w:rFonts w:ascii="Arial" w:hAnsi="Arial" w:cs="Arial"/>
          </w:rPr>
          <w:instrText>HYPERLINK "https://tscnlab.github.io/LightLogR/reference/join_datasets.html"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merged</w:t>
        </w:r>
        <w:r w:rsidRPr="00C673E9">
          <w:rPr>
            <w:rFonts w:ascii="Arial" w:hAnsi="Arial" w:cs="Arial"/>
          </w:rPr>
          <w:fldChar w:fldCharType="end"/>
        </w:r>
        <w:r w:rsidRPr="00C673E9">
          <w:rPr>
            <w:rFonts w:ascii="Arial" w:hAnsi="Arial" w:cs="Arial"/>
          </w:rP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analyse the </w:t>
        </w:r>
        <w:r w:rsidRPr="00C673E9">
          <w:rPr>
            <w:rStyle w:val="VerbatimChar"/>
            <w:rFonts w:ascii="Arial" w:hAnsi="Arial" w:cs="Arial"/>
          </w:rPr>
          <w:t>VEET</w:t>
        </w:r>
        <w:r w:rsidRPr="00C673E9">
          <w:rPr>
            <w:rFonts w:ascii="Arial" w:hAnsi="Arial" w:cs="Arial"/>
          </w:rPr>
          <w:t xml:space="preserve"> data together with the </w:t>
        </w:r>
        <w:r w:rsidRPr="00C673E9">
          <w:rPr>
            <w:rStyle w:val="VerbatimChar"/>
            <w:rFonts w:ascii="Arial" w:hAnsi="Arial" w:cs="Arial"/>
          </w:rPr>
          <w:t>Clouclip</w:t>
        </w:r>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C673E9">
          <w:rPr>
            <w:rFonts w:ascii="Arial" w:hAnsi="Arial" w:cs="Arial"/>
            <w:b/>
            <w:bCs/>
          </w:rPr>
          <w:t>It is the responsibility of the researcher to perform device calibration and/or checks for a similar measurement fidelity.</w:t>
        </w:r>
      </w:ins>
    </w:p>
    <w:p w14:paraId="27C158A1" w14:textId="1378A1BF" w:rsidR="007C0A0D" w:rsidRPr="00077E78" w:rsidRDefault="005679EF" w:rsidP="00077E78">
      <w:pPr>
        <w:pStyle w:val="SourceCode"/>
        <w:spacing w:line="240" w:lineRule="auto"/>
        <w:rPr>
          <w:ins w:id="3300" w:author="zusammenlegung" w:date="2025-12-12T19:01:00Z" w16du:dateUtc="2025-12-12T18:01:00Z"/>
          <w:rFonts w:cs="Consolas"/>
          <w:rPrChange w:id="3301" w:author="Johannes Zauner" w:date="2025-12-12T21:05:00Z" w16du:dateUtc="2025-12-12T20:05:00Z">
            <w:rPr>
              <w:ins w:id="3302" w:author="zusammenlegung" w:date="2025-12-12T19:01:00Z" w16du:dateUtc="2025-12-12T18:01:00Z"/>
              <w:rFonts w:ascii="Arial" w:hAnsi="Arial" w:cs="Arial"/>
            </w:rPr>
          </w:rPrChange>
        </w:rPr>
        <w:pPrChange w:id="3303" w:author="Johannes Zauner" w:date="2025-12-12T21:06:00Z" w16du:dateUtc="2025-12-12T20:06:00Z">
          <w:pPr>
            <w:pStyle w:val="SourceCode"/>
          </w:pPr>
        </w:pPrChange>
      </w:pPr>
      <w:ins w:id="3304" w:author="Johannes Zauner" w:date="2025-12-13T05:23:00Z" w16du:dateUtc="2025-12-13T04:23:00Z">
        <w:r>
          <w:rPr>
            <w:b/>
            <w:bCs/>
          </w:rPr>
          <w:lastRenderedPageBreak/>
          <w:t>Merge Clouclip and VEE</w:t>
        </w:r>
      </w:ins>
      <w:ins w:id="3305" w:author="Johannes Zauner" w:date="2025-12-13T05:24:00Z" w16du:dateUtc="2025-12-13T04:24:00Z">
        <w:r>
          <w:rPr>
            <w:b/>
            <w:bCs/>
          </w:rPr>
          <w:t>T data</w:t>
        </w:r>
      </w:ins>
      <w:ins w:id="3306" w:author="Johannes Zauner" w:date="2025-12-13T05:10:00Z" w16du:dateUtc="2025-12-13T04:10:00Z">
        <w:r w:rsidR="008C4DD3">
          <w:rPr>
            <w:rStyle w:val="NormalTok"/>
          </w:rPr>
          <w:t xml:space="preserve"> </w:t>
        </w:r>
        <w:r w:rsidR="008C4DD3">
          <w:rPr>
            <w:rStyle w:val="NormalTok"/>
          </w:rPr>
          <w:br/>
        </w:r>
      </w:ins>
      <w:ins w:id="3307" w:author="Johannes Zauner" w:date="2025-12-12T21:05:00Z" w16du:dateUtc="2025-12-12T20:05:00Z">
        <w:r w:rsidR="00077E78">
          <w:rPr>
            <w:rStyle w:val="NormalTok"/>
          </w:rPr>
          <w:t>1</w:t>
        </w:r>
        <w:r w:rsidR="00077E78">
          <w:rPr>
            <w:rStyle w:val="NormalTok"/>
            <w:rFonts w:cs="Consolas"/>
          </w:rPr>
          <w:t xml:space="preserve"> </w:t>
        </w:r>
      </w:ins>
      <w:ins w:id="3308" w:author="zusammenlegung" w:date="2025-12-12T19:01:00Z" w16du:dateUtc="2025-12-12T18:01:00Z">
        <w:r w:rsidR="007C0A0D" w:rsidRPr="00077E78">
          <w:rPr>
            <w:rStyle w:val="NormalTok"/>
            <w:rFonts w:cs="Consolas"/>
            <w:rPrChange w:id="3309" w:author="Johannes Zauner" w:date="2025-12-12T21:05:00Z" w16du:dateUtc="2025-12-12T20:05:00Z">
              <w:rPr>
                <w:rStyle w:val="NormalTok"/>
                <w:rFonts w:ascii="Arial" w:hAnsi="Arial" w:cs="Arial"/>
              </w:rPr>
            </w:rPrChange>
          </w:rPr>
          <w:t xml:space="preserve">data </w:t>
        </w:r>
        <w:r w:rsidR="007C0A0D" w:rsidRPr="00077E78">
          <w:rPr>
            <w:rStyle w:val="OtherTok"/>
            <w:rFonts w:cs="Consolas"/>
            <w:rPrChange w:id="3310" w:author="Johannes Zauner" w:date="2025-12-12T21:05:00Z" w16du:dateUtc="2025-12-12T20:05:00Z">
              <w:rPr>
                <w:rStyle w:val="OtherTok"/>
                <w:rFonts w:ascii="Arial" w:hAnsi="Arial" w:cs="Arial"/>
              </w:rPr>
            </w:rPrChange>
          </w:rPr>
          <w:t>&lt;-</w:t>
        </w:r>
        <w:r w:rsidR="007C0A0D" w:rsidRPr="00077E78">
          <w:rPr>
            <w:rStyle w:val="NormalTok"/>
            <w:rFonts w:cs="Consolas"/>
            <w:rPrChange w:id="3311"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312" w:author="Johannes Zauner" w:date="2025-12-12T21:05:00Z" w16du:dateUtc="2025-12-12T20:05:00Z">
              <w:rPr>
                <w:rStyle w:val="FunctionTok"/>
                <w:rFonts w:ascii="Arial" w:hAnsi="Arial" w:cs="Arial"/>
              </w:rPr>
            </w:rPrChange>
          </w:rPr>
          <w:t>join_datasets</w:t>
        </w:r>
        <w:r w:rsidR="007C0A0D" w:rsidRPr="00077E78">
          <w:rPr>
            <w:rStyle w:val="NormalTok"/>
            <w:rFonts w:cs="Consolas"/>
            <w:rPrChange w:id="3313" w:author="Johannes Zauner" w:date="2025-12-12T21:05:00Z" w16du:dateUtc="2025-12-12T20:05:00Z">
              <w:rPr>
                <w:rStyle w:val="NormalTok"/>
                <w:rFonts w:ascii="Arial" w:hAnsi="Arial" w:cs="Arial"/>
              </w:rPr>
            </w:rPrChange>
          </w:rPr>
          <w:t>(dataCC, dataVEET)</w:t>
        </w:r>
        <w:r w:rsidR="007C0A0D" w:rsidRPr="00077E78">
          <w:rPr>
            <w:rFonts w:cs="Consolas"/>
            <w:rPrChange w:id="3314" w:author="Johannes Zauner" w:date="2025-12-12T21:05:00Z" w16du:dateUtc="2025-12-12T20:05:00Z">
              <w:rPr>
                <w:rFonts w:ascii="Arial" w:hAnsi="Arial" w:cs="Arial"/>
              </w:rPr>
            </w:rPrChange>
          </w:rPr>
          <w:br/>
        </w:r>
      </w:ins>
      <w:ins w:id="3315" w:author="Johannes Zauner" w:date="2025-12-12T21:05:00Z" w16du:dateUtc="2025-12-12T20:05:00Z">
        <w:r w:rsidR="00077E78">
          <w:rPr>
            <w:rStyle w:val="NormalTok"/>
          </w:rPr>
          <w:t>2</w:t>
        </w:r>
        <w:r w:rsidR="00077E78">
          <w:rPr>
            <w:rStyle w:val="NormalTok"/>
            <w:rFonts w:cs="Consolas"/>
          </w:rPr>
          <w:t xml:space="preserve"> </w:t>
        </w:r>
      </w:ins>
      <w:ins w:id="3316" w:author="zusammenlegung" w:date="2025-12-12T19:01:00Z" w16du:dateUtc="2025-12-12T18:01:00Z">
        <w:r w:rsidR="007C0A0D" w:rsidRPr="00077E78">
          <w:rPr>
            <w:rStyle w:val="NormalTok"/>
            <w:rFonts w:cs="Consolas"/>
            <w:rPrChange w:id="3317" w:author="Johannes Zauner" w:date="2025-12-12T21:05:00Z" w16du:dateUtc="2025-12-12T20:05:00Z">
              <w:rPr>
                <w:rStyle w:val="NormalTok"/>
                <w:rFonts w:ascii="Arial" w:hAnsi="Arial" w:cs="Arial"/>
              </w:rPr>
            </w:rPrChange>
          </w:rPr>
          <w:t xml:space="preserve">data </w:t>
        </w:r>
        <w:r w:rsidR="007C0A0D" w:rsidRPr="00077E78">
          <w:rPr>
            <w:rStyle w:val="SpecialCharTok"/>
            <w:rFonts w:cs="Consolas"/>
            <w:rPrChange w:id="3318" w:author="Johannes Zauner" w:date="2025-12-12T21:05:00Z" w16du:dateUtc="2025-12-12T20:05:00Z">
              <w:rPr>
                <w:rStyle w:val="SpecialCharTok"/>
                <w:rFonts w:ascii="Arial" w:hAnsi="Arial" w:cs="Arial"/>
              </w:rPr>
            </w:rPrChange>
          </w:rPr>
          <w:t>|&gt;</w:t>
        </w:r>
        <w:r w:rsidR="007C0A0D" w:rsidRPr="00077E78">
          <w:rPr>
            <w:rStyle w:val="NormalTok"/>
            <w:rFonts w:cs="Consolas"/>
            <w:rPrChange w:id="3319"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320" w:author="Johannes Zauner" w:date="2025-12-12T21:05:00Z" w16du:dateUtc="2025-12-12T20:05:00Z">
              <w:rPr>
                <w:rStyle w:val="FunctionTok"/>
                <w:rFonts w:ascii="Arial" w:hAnsi="Arial" w:cs="Arial"/>
              </w:rPr>
            </w:rPrChange>
          </w:rPr>
          <w:t>summary_overview</w:t>
        </w:r>
        <w:r w:rsidR="007C0A0D" w:rsidRPr="00077E78">
          <w:rPr>
            <w:rStyle w:val="NormalTok"/>
            <w:rFonts w:cs="Consolas"/>
            <w:rPrChange w:id="3321" w:author="Johannes Zauner" w:date="2025-12-12T21:05:00Z" w16du:dateUtc="2025-12-12T20:05:00Z">
              <w:rPr>
                <w:rStyle w:val="NormalTok"/>
                <w:rFonts w:ascii="Arial" w:hAnsi="Arial" w:cs="Arial"/>
              </w:rPr>
            </w:rPrChange>
          </w:rPr>
          <w:t xml:space="preserve">(Lux, </w:t>
        </w:r>
        <w:r w:rsidR="007C0A0D" w:rsidRPr="00077E78">
          <w:rPr>
            <w:rStyle w:val="AttributeTok"/>
            <w:rFonts w:cs="Consolas"/>
            <w:rPrChange w:id="3322" w:author="Johannes Zauner" w:date="2025-12-12T21:05:00Z" w16du:dateUtc="2025-12-12T20:05:00Z">
              <w:rPr>
                <w:rStyle w:val="AttributeTok"/>
                <w:rFonts w:ascii="Arial" w:hAnsi="Arial" w:cs="Arial"/>
              </w:rPr>
            </w:rPrChange>
          </w:rPr>
          <w:t>threshold.missing =</w:t>
        </w:r>
        <w:r w:rsidR="007C0A0D" w:rsidRPr="00077E78">
          <w:rPr>
            <w:rStyle w:val="NormalTok"/>
            <w:rFonts w:cs="Consolas"/>
            <w:rPrChange w:id="3323" w:author="Johannes Zauner" w:date="2025-12-12T21:05:00Z" w16du:dateUtc="2025-12-12T20:05:00Z">
              <w:rPr>
                <w:rStyle w:val="NormalTok"/>
                <w:rFonts w:ascii="Arial" w:hAnsi="Arial" w:cs="Arial"/>
              </w:rPr>
            </w:rPrChange>
          </w:rPr>
          <w:t xml:space="preserve"> </w:t>
        </w:r>
        <w:r w:rsidR="007C0A0D" w:rsidRPr="00077E78">
          <w:rPr>
            <w:rStyle w:val="FloatTok"/>
            <w:rFonts w:cs="Consolas"/>
            <w:rPrChange w:id="3324" w:author="Johannes Zauner" w:date="2025-12-12T21:05:00Z" w16du:dateUtc="2025-12-12T20:05:00Z">
              <w:rPr>
                <w:rStyle w:val="FloatTok"/>
                <w:rFonts w:ascii="Arial" w:hAnsi="Arial" w:cs="Arial"/>
              </w:rPr>
            </w:rPrChange>
          </w:rPr>
          <w:t>0.5</w:t>
        </w:r>
        <w:r w:rsidR="007C0A0D" w:rsidRPr="00077E78">
          <w:rPr>
            <w:rStyle w:val="NormalTok"/>
            <w:rFonts w:cs="Consolas"/>
            <w:rPrChange w:id="3325"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326" w:author="Johannes Zauner" w:date="2025-12-12T21:05:00Z" w16du:dateUtc="2025-12-12T20:05:00Z">
              <w:rPr>
                <w:rStyle w:val="SpecialCharTok"/>
                <w:rFonts w:ascii="Arial" w:hAnsi="Arial" w:cs="Arial"/>
              </w:rPr>
            </w:rPrChange>
          </w:rPr>
          <w:t>|&gt;</w:t>
        </w:r>
        <w:r w:rsidR="007C0A0D" w:rsidRPr="00077E78">
          <w:rPr>
            <w:rStyle w:val="NormalTok"/>
            <w:rFonts w:cs="Consolas"/>
            <w:rPrChange w:id="3327"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328" w:author="Johannes Zauner" w:date="2025-12-12T21:05:00Z" w16du:dateUtc="2025-12-12T20:05:00Z">
              <w:rPr>
                <w:rStyle w:val="FunctionTok"/>
                <w:rFonts w:ascii="Arial" w:hAnsi="Arial" w:cs="Arial"/>
              </w:rPr>
            </w:rPrChange>
          </w:rPr>
          <w:t>gt</w:t>
        </w:r>
        <w:r w:rsidR="007C0A0D" w:rsidRPr="00077E78">
          <w:rPr>
            <w:rStyle w:val="NormalTok"/>
            <w:rFonts w:cs="Consolas"/>
            <w:rPrChange w:id="3329" w:author="Johannes Zauner" w:date="2025-12-12T21:05:00Z" w16du:dateUtc="2025-12-12T20:05:00Z">
              <w:rPr>
                <w:rStyle w:val="NormalTok"/>
                <w:rFonts w:ascii="Arial" w:hAnsi="Arial" w:cs="Arial"/>
              </w:rPr>
            </w:rPrChange>
          </w:rPr>
          <w:t>()</w:t>
        </w:r>
      </w:ins>
    </w:p>
    <w:tbl>
      <w:tblPr>
        <w:tblStyle w:val="Table"/>
        <w:tblW w:w="0" w:type="auto"/>
        <w:jc w:val="center"/>
        <w:tblCellMar>
          <w:left w:w="60" w:type="dxa"/>
          <w:right w:w="60" w:type="dxa"/>
        </w:tblCellMar>
        <w:tblLook w:val="0000" w:firstRow="0" w:lastRow="0" w:firstColumn="0" w:lastColumn="0" w:noHBand="0" w:noVBand="0"/>
      </w:tblPr>
      <w:tblGrid>
        <w:gridCol w:w="2009"/>
        <w:gridCol w:w="621"/>
        <w:gridCol w:w="510"/>
        <w:gridCol w:w="510"/>
      </w:tblGrid>
      <w:tr w:rsidR="007C0A0D" w:rsidRPr="00C673E9" w14:paraId="704382DB" w14:textId="77777777" w:rsidTr="0047611C">
        <w:trPr>
          <w:cantSplit/>
          <w:tblHeader/>
          <w:jc w:val="center"/>
          <w:ins w:id="3330" w:author="zusammenlegung" w:date="2025-12-12T19:01:00Z" w16du:dateUtc="2025-12-12T18:01:00Z"/>
        </w:trPr>
        <w:tc>
          <w:tcPr>
            <w:tcW w:w="0" w:type="auto"/>
          </w:tcPr>
          <w:p w14:paraId="3F71E4D7" w14:textId="77777777" w:rsidR="007C0A0D" w:rsidRPr="00C673E9" w:rsidRDefault="007C0A0D" w:rsidP="0047611C">
            <w:pPr>
              <w:keepNext/>
              <w:spacing w:after="60"/>
              <w:rPr>
                <w:ins w:id="3331" w:author="zusammenlegung" w:date="2025-12-12T19:01:00Z" w16du:dateUtc="2025-12-12T18:01:00Z"/>
                <w:rFonts w:ascii="Arial" w:hAnsi="Arial" w:cs="Arial"/>
              </w:rPr>
            </w:pPr>
            <w:ins w:id="3332" w:author="zusammenlegung" w:date="2025-12-12T19:01:00Z" w16du:dateUtc="2025-12-12T18:01:00Z">
              <w:r w:rsidRPr="00C673E9">
                <w:rPr>
                  <w:rFonts w:ascii="Arial" w:hAnsi="Arial" w:cs="Arial"/>
                </w:rPr>
                <w:t>name</w:t>
              </w:r>
            </w:ins>
          </w:p>
        </w:tc>
        <w:tc>
          <w:tcPr>
            <w:tcW w:w="0" w:type="auto"/>
            <w:tcBorders>
              <w:top w:val="single" w:sz="16" w:space="0" w:color="D3D3D3"/>
              <w:bottom w:val="single" w:sz="16" w:space="0" w:color="D3D3D3"/>
            </w:tcBorders>
          </w:tcPr>
          <w:p w14:paraId="0F64E978" w14:textId="77777777" w:rsidR="007C0A0D" w:rsidRPr="00C673E9" w:rsidRDefault="007C0A0D" w:rsidP="0047611C">
            <w:pPr>
              <w:keepNext/>
              <w:spacing w:after="60"/>
              <w:jc w:val="right"/>
              <w:rPr>
                <w:ins w:id="3333" w:author="zusammenlegung" w:date="2025-12-12T19:01:00Z" w16du:dateUtc="2025-12-12T18:01:00Z"/>
                <w:rFonts w:ascii="Arial" w:hAnsi="Arial" w:cs="Arial"/>
              </w:rPr>
            </w:pPr>
            <w:ins w:id="3334" w:author="zusammenlegung" w:date="2025-12-12T19:01:00Z" w16du:dateUtc="2025-12-12T18:01:00Z">
              <w:r w:rsidRPr="00C673E9">
                <w:rPr>
                  <w:rFonts w:ascii="Arial" w:hAnsi="Arial" w:cs="Arial"/>
                </w:rPr>
                <w:t>mean</w:t>
              </w:r>
            </w:ins>
          </w:p>
        </w:tc>
        <w:tc>
          <w:tcPr>
            <w:tcW w:w="0" w:type="auto"/>
            <w:tcBorders>
              <w:top w:val="single" w:sz="16" w:space="0" w:color="D3D3D3"/>
              <w:bottom w:val="single" w:sz="16" w:space="0" w:color="D3D3D3"/>
            </w:tcBorders>
          </w:tcPr>
          <w:p w14:paraId="2D5D6082" w14:textId="77777777" w:rsidR="007C0A0D" w:rsidRPr="00C673E9" w:rsidRDefault="007C0A0D" w:rsidP="0047611C">
            <w:pPr>
              <w:keepNext/>
              <w:spacing w:after="60"/>
              <w:jc w:val="right"/>
              <w:rPr>
                <w:ins w:id="3335" w:author="zusammenlegung" w:date="2025-12-12T19:01:00Z" w16du:dateUtc="2025-12-12T18:01:00Z"/>
                <w:rFonts w:ascii="Arial" w:hAnsi="Arial" w:cs="Arial"/>
              </w:rPr>
            </w:pPr>
            <w:ins w:id="3336" w:author="zusammenlegung" w:date="2025-12-12T19:01:00Z" w16du:dateUtc="2025-12-12T18:01:00Z">
              <w:r w:rsidRPr="00C673E9">
                <w:rPr>
                  <w:rFonts w:ascii="Arial" w:hAnsi="Arial" w:cs="Arial"/>
                </w:rPr>
                <w:t>min</w:t>
              </w:r>
            </w:ins>
          </w:p>
        </w:tc>
        <w:tc>
          <w:tcPr>
            <w:tcW w:w="0" w:type="auto"/>
          </w:tcPr>
          <w:p w14:paraId="724C32BD" w14:textId="77777777" w:rsidR="007C0A0D" w:rsidRPr="00C673E9" w:rsidRDefault="007C0A0D" w:rsidP="0047611C">
            <w:pPr>
              <w:keepNext/>
              <w:spacing w:after="60"/>
              <w:jc w:val="right"/>
              <w:rPr>
                <w:ins w:id="3337" w:author="zusammenlegung" w:date="2025-12-12T19:01:00Z" w16du:dateUtc="2025-12-12T18:01:00Z"/>
                <w:rFonts w:ascii="Arial" w:hAnsi="Arial" w:cs="Arial"/>
              </w:rPr>
            </w:pPr>
            <w:ins w:id="3338" w:author="zusammenlegung" w:date="2025-12-12T19:01:00Z" w16du:dateUtc="2025-12-12T18:01:00Z">
              <w:r w:rsidRPr="00C673E9">
                <w:rPr>
                  <w:rFonts w:ascii="Arial" w:hAnsi="Arial" w:cs="Arial"/>
                </w:rPr>
                <w:t>max</w:t>
              </w:r>
            </w:ins>
          </w:p>
        </w:tc>
      </w:tr>
      <w:tr w:rsidR="007C0A0D" w:rsidRPr="00C673E9" w14:paraId="00A0E9C5" w14:textId="77777777" w:rsidTr="0047611C">
        <w:trPr>
          <w:cantSplit/>
          <w:jc w:val="center"/>
          <w:ins w:id="3339" w:author="zusammenlegung" w:date="2025-12-12T19:01:00Z" w16du:dateUtc="2025-12-12T18:01:00Z"/>
        </w:trPr>
        <w:tc>
          <w:tcPr>
            <w:tcW w:w="0" w:type="auto"/>
          </w:tcPr>
          <w:p w14:paraId="68FFF1AF" w14:textId="77777777" w:rsidR="007C0A0D" w:rsidRPr="00C673E9" w:rsidRDefault="007C0A0D" w:rsidP="0047611C">
            <w:pPr>
              <w:keepNext/>
              <w:spacing w:after="60"/>
              <w:rPr>
                <w:ins w:id="3340" w:author="zusammenlegung" w:date="2025-12-12T19:01:00Z" w16du:dateUtc="2025-12-12T18:01:00Z"/>
                <w:rFonts w:ascii="Arial" w:hAnsi="Arial" w:cs="Arial"/>
              </w:rPr>
            </w:pPr>
            <w:ins w:id="3341" w:author="zusammenlegung" w:date="2025-12-12T19:01:00Z" w16du:dateUtc="2025-12-12T18:01:00Z">
              <w:r w:rsidRPr="00C673E9">
                <w:rPr>
                  <w:rFonts w:ascii="Arial" w:hAnsi="Arial" w:cs="Arial"/>
                </w:rPr>
                <w:t>Participants</w:t>
              </w:r>
            </w:ins>
          </w:p>
        </w:tc>
        <w:tc>
          <w:tcPr>
            <w:tcW w:w="0" w:type="auto"/>
          </w:tcPr>
          <w:p w14:paraId="3DE7B698" w14:textId="77777777" w:rsidR="007C0A0D" w:rsidRPr="00C673E9" w:rsidRDefault="007C0A0D" w:rsidP="0047611C">
            <w:pPr>
              <w:keepNext/>
              <w:spacing w:after="60"/>
              <w:jc w:val="right"/>
              <w:rPr>
                <w:ins w:id="3342" w:author="zusammenlegung" w:date="2025-12-12T19:01:00Z" w16du:dateUtc="2025-12-12T18:01:00Z"/>
                <w:rFonts w:ascii="Arial" w:hAnsi="Arial" w:cs="Arial"/>
              </w:rPr>
            </w:pPr>
            <w:ins w:id="3343" w:author="zusammenlegung" w:date="2025-12-12T19:01:00Z" w16du:dateUtc="2025-12-12T18:01:00Z">
              <w:r w:rsidRPr="00C673E9">
                <w:rPr>
                  <w:rFonts w:ascii="Arial" w:hAnsi="Arial" w:cs="Arial"/>
                </w:rPr>
                <w:t>2.00</w:t>
              </w:r>
            </w:ins>
          </w:p>
        </w:tc>
        <w:tc>
          <w:tcPr>
            <w:tcW w:w="0" w:type="auto"/>
          </w:tcPr>
          <w:p w14:paraId="7D54ADE5" w14:textId="77777777" w:rsidR="007C0A0D" w:rsidRPr="00C673E9" w:rsidRDefault="007C0A0D" w:rsidP="0047611C">
            <w:pPr>
              <w:keepNext/>
              <w:spacing w:after="60"/>
              <w:jc w:val="right"/>
              <w:rPr>
                <w:ins w:id="3344" w:author="zusammenlegung" w:date="2025-12-12T19:01:00Z" w16du:dateUtc="2025-12-12T18:01:00Z"/>
                <w:rFonts w:ascii="Arial" w:hAnsi="Arial" w:cs="Arial"/>
              </w:rPr>
            </w:pPr>
            <w:ins w:id="3345" w:author="zusammenlegung" w:date="2025-12-12T19:01:00Z" w16du:dateUtc="2025-12-12T18:01:00Z">
              <w:r w:rsidRPr="00C673E9">
                <w:rPr>
                  <w:rFonts w:ascii="Arial" w:hAnsi="Arial" w:cs="Arial"/>
                </w:rPr>
                <w:t>NA</w:t>
              </w:r>
            </w:ins>
          </w:p>
        </w:tc>
        <w:tc>
          <w:tcPr>
            <w:tcW w:w="0" w:type="auto"/>
          </w:tcPr>
          <w:p w14:paraId="34A031BD" w14:textId="77777777" w:rsidR="007C0A0D" w:rsidRPr="00C673E9" w:rsidRDefault="007C0A0D" w:rsidP="0047611C">
            <w:pPr>
              <w:keepNext/>
              <w:spacing w:after="60"/>
              <w:jc w:val="right"/>
              <w:rPr>
                <w:ins w:id="3346" w:author="zusammenlegung" w:date="2025-12-12T19:01:00Z" w16du:dateUtc="2025-12-12T18:01:00Z"/>
                <w:rFonts w:ascii="Arial" w:hAnsi="Arial" w:cs="Arial"/>
              </w:rPr>
            </w:pPr>
            <w:ins w:id="3347" w:author="zusammenlegung" w:date="2025-12-12T19:01:00Z" w16du:dateUtc="2025-12-12T18:01:00Z">
              <w:r w:rsidRPr="00C673E9">
                <w:rPr>
                  <w:rFonts w:ascii="Arial" w:hAnsi="Arial" w:cs="Arial"/>
                </w:rPr>
                <w:t>NA</w:t>
              </w:r>
            </w:ins>
          </w:p>
        </w:tc>
      </w:tr>
      <w:tr w:rsidR="007C0A0D" w:rsidRPr="00C673E9" w14:paraId="42CF576C" w14:textId="77777777" w:rsidTr="0047611C">
        <w:trPr>
          <w:cantSplit/>
          <w:jc w:val="center"/>
          <w:ins w:id="3348" w:author="zusammenlegung" w:date="2025-12-12T19:01:00Z" w16du:dateUtc="2025-12-12T18:01:00Z"/>
        </w:trPr>
        <w:tc>
          <w:tcPr>
            <w:tcW w:w="0" w:type="auto"/>
          </w:tcPr>
          <w:p w14:paraId="3834D055" w14:textId="77777777" w:rsidR="007C0A0D" w:rsidRPr="00C673E9" w:rsidRDefault="007C0A0D" w:rsidP="0047611C">
            <w:pPr>
              <w:keepNext/>
              <w:spacing w:after="60"/>
              <w:rPr>
                <w:ins w:id="3349" w:author="zusammenlegung" w:date="2025-12-12T19:01:00Z" w16du:dateUtc="2025-12-12T18:01:00Z"/>
                <w:rFonts w:ascii="Arial" w:hAnsi="Arial" w:cs="Arial"/>
              </w:rPr>
            </w:pPr>
            <w:ins w:id="3350" w:author="zusammenlegung" w:date="2025-12-12T19:01:00Z" w16du:dateUtc="2025-12-12T18:01:00Z">
              <w:r w:rsidRPr="00C673E9">
                <w:rPr>
                  <w:rFonts w:ascii="Arial" w:hAnsi="Arial" w:cs="Arial"/>
                </w:rPr>
                <w:t>Participant-days</w:t>
              </w:r>
            </w:ins>
          </w:p>
        </w:tc>
        <w:tc>
          <w:tcPr>
            <w:tcW w:w="0" w:type="auto"/>
          </w:tcPr>
          <w:p w14:paraId="5D291556" w14:textId="77777777" w:rsidR="007C0A0D" w:rsidRPr="00C673E9" w:rsidRDefault="007C0A0D" w:rsidP="0047611C">
            <w:pPr>
              <w:keepNext/>
              <w:spacing w:after="60"/>
              <w:jc w:val="right"/>
              <w:rPr>
                <w:ins w:id="3351" w:author="zusammenlegung" w:date="2025-12-12T19:01:00Z" w16du:dateUtc="2025-12-12T18:01:00Z"/>
                <w:rFonts w:ascii="Arial" w:hAnsi="Arial" w:cs="Arial"/>
              </w:rPr>
            </w:pPr>
            <w:ins w:id="3352" w:author="zusammenlegung" w:date="2025-12-12T19:01:00Z" w16du:dateUtc="2025-12-12T18:01:00Z">
              <w:r w:rsidRPr="00C673E9">
                <w:rPr>
                  <w:rFonts w:ascii="Arial" w:hAnsi="Arial" w:cs="Arial"/>
                </w:rPr>
                <w:t>13.00</w:t>
              </w:r>
            </w:ins>
          </w:p>
        </w:tc>
        <w:tc>
          <w:tcPr>
            <w:tcW w:w="0" w:type="auto"/>
          </w:tcPr>
          <w:p w14:paraId="0C245BFD" w14:textId="77777777" w:rsidR="007C0A0D" w:rsidRPr="00C673E9" w:rsidRDefault="007C0A0D" w:rsidP="0047611C">
            <w:pPr>
              <w:keepNext/>
              <w:spacing w:after="60"/>
              <w:jc w:val="right"/>
              <w:rPr>
                <w:ins w:id="3353" w:author="zusammenlegung" w:date="2025-12-12T19:01:00Z" w16du:dateUtc="2025-12-12T18:01:00Z"/>
                <w:rFonts w:ascii="Arial" w:hAnsi="Arial" w:cs="Arial"/>
              </w:rPr>
            </w:pPr>
            <w:ins w:id="3354" w:author="zusammenlegung" w:date="2025-12-12T19:01:00Z" w16du:dateUtc="2025-12-12T18:01:00Z">
              <w:r w:rsidRPr="00C673E9">
                <w:rPr>
                  <w:rFonts w:ascii="Arial" w:hAnsi="Arial" w:cs="Arial"/>
                </w:rPr>
                <w:t>6.00</w:t>
              </w:r>
            </w:ins>
          </w:p>
        </w:tc>
        <w:tc>
          <w:tcPr>
            <w:tcW w:w="0" w:type="auto"/>
          </w:tcPr>
          <w:p w14:paraId="69E9A0EB" w14:textId="77777777" w:rsidR="007C0A0D" w:rsidRPr="00C673E9" w:rsidRDefault="007C0A0D" w:rsidP="0047611C">
            <w:pPr>
              <w:keepNext/>
              <w:spacing w:after="60"/>
              <w:jc w:val="right"/>
              <w:rPr>
                <w:ins w:id="3355" w:author="zusammenlegung" w:date="2025-12-12T19:01:00Z" w16du:dateUtc="2025-12-12T18:01:00Z"/>
                <w:rFonts w:ascii="Arial" w:hAnsi="Arial" w:cs="Arial"/>
              </w:rPr>
            </w:pPr>
            <w:ins w:id="3356" w:author="zusammenlegung" w:date="2025-12-12T19:01:00Z" w16du:dateUtc="2025-12-12T18:01:00Z">
              <w:r w:rsidRPr="00C673E9">
                <w:rPr>
                  <w:rFonts w:ascii="Arial" w:hAnsi="Arial" w:cs="Arial"/>
                </w:rPr>
                <w:t>7.00</w:t>
              </w:r>
            </w:ins>
          </w:p>
        </w:tc>
      </w:tr>
      <w:tr w:rsidR="007C0A0D" w:rsidRPr="00C673E9" w14:paraId="43BD7648" w14:textId="77777777" w:rsidTr="0047611C">
        <w:trPr>
          <w:cantSplit/>
          <w:jc w:val="center"/>
          <w:ins w:id="3357" w:author="zusammenlegung" w:date="2025-12-12T19:01:00Z" w16du:dateUtc="2025-12-12T18:01:00Z"/>
        </w:trPr>
        <w:tc>
          <w:tcPr>
            <w:tcW w:w="0" w:type="auto"/>
          </w:tcPr>
          <w:p w14:paraId="2759B456" w14:textId="77777777" w:rsidR="007C0A0D" w:rsidRPr="00C673E9" w:rsidRDefault="007C0A0D" w:rsidP="0047611C">
            <w:pPr>
              <w:keepNext/>
              <w:spacing w:after="60"/>
              <w:rPr>
                <w:ins w:id="3358" w:author="zusammenlegung" w:date="2025-12-12T19:01:00Z" w16du:dateUtc="2025-12-12T18:01:00Z"/>
                <w:rFonts w:ascii="Arial" w:hAnsi="Arial" w:cs="Arial"/>
              </w:rPr>
            </w:pPr>
            <w:ins w:id="3359" w:author="zusammenlegung" w:date="2025-12-12T19:01:00Z" w16du:dateUtc="2025-12-12T18:01:00Z">
              <w:r w:rsidRPr="00C673E9">
                <w:rPr>
                  <w:rFonts w:ascii="Arial" w:hAnsi="Arial" w:cs="Arial"/>
                </w:rPr>
                <w:t>Days ≥50% complete</w:t>
              </w:r>
            </w:ins>
          </w:p>
        </w:tc>
        <w:tc>
          <w:tcPr>
            <w:tcW w:w="0" w:type="auto"/>
          </w:tcPr>
          <w:p w14:paraId="37680283" w14:textId="77777777" w:rsidR="007C0A0D" w:rsidRPr="00C673E9" w:rsidRDefault="007C0A0D" w:rsidP="0047611C">
            <w:pPr>
              <w:keepNext/>
              <w:spacing w:after="60"/>
              <w:jc w:val="right"/>
              <w:rPr>
                <w:ins w:id="3360" w:author="zusammenlegung" w:date="2025-12-12T19:01:00Z" w16du:dateUtc="2025-12-12T18:01:00Z"/>
                <w:rFonts w:ascii="Arial" w:hAnsi="Arial" w:cs="Arial"/>
              </w:rPr>
            </w:pPr>
            <w:ins w:id="3361" w:author="zusammenlegung" w:date="2025-12-12T19:01:00Z" w16du:dateUtc="2025-12-12T18:01:00Z">
              <w:r w:rsidRPr="00C673E9">
                <w:rPr>
                  <w:rFonts w:ascii="Arial" w:hAnsi="Arial" w:cs="Arial"/>
                </w:rPr>
                <w:t>6.00</w:t>
              </w:r>
            </w:ins>
          </w:p>
        </w:tc>
        <w:tc>
          <w:tcPr>
            <w:tcW w:w="0" w:type="auto"/>
          </w:tcPr>
          <w:p w14:paraId="2C352911" w14:textId="77777777" w:rsidR="007C0A0D" w:rsidRPr="00C673E9" w:rsidRDefault="007C0A0D" w:rsidP="0047611C">
            <w:pPr>
              <w:keepNext/>
              <w:spacing w:after="60"/>
              <w:jc w:val="right"/>
              <w:rPr>
                <w:ins w:id="3362" w:author="zusammenlegung" w:date="2025-12-12T19:01:00Z" w16du:dateUtc="2025-12-12T18:01:00Z"/>
                <w:rFonts w:ascii="Arial" w:hAnsi="Arial" w:cs="Arial"/>
              </w:rPr>
            </w:pPr>
            <w:ins w:id="3363" w:author="zusammenlegung" w:date="2025-12-12T19:01:00Z" w16du:dateUtc="2025-12-12T18:01:00Z">
              <w:r w:rsidRPr="00C673E9">
                <w:rPr>
                  <w:rFonts w:ascii="Arial" w:hAnsi="Arial" w:cs="Arial"/>
                </w:rPr>
                <w:t>3.00</w:t>
              </w:r>
            </w:ins>
          </w:p>
        </w:tc>
        <w:tc>
          <w:tcPr>
            <w:tcW w:w="0" w:type="auto"/>
          </w:tcPr>
          <w:p w14:paraId="0E7543FA" w14:textId="77777777" w:rsidR="007C0A0D" w:rsidRPr="00C673E9" w:rsidRDefault="007C0A0D" w:rsidP="0047611C">
            <w:pPr>
              <w:keepNext/>
              <w:spacing w:after="60"/>
              <w:jc w:val="right"/>
              <w:rPr>
                <w:ins w:id="3364" w:author="zusammenlegung" w:date="2025-12-12T19:01:00Z" w16du:dateUtc="2025-12-12T18:01:00Z"/>
                <w:rFonts w:ascii="Arial" w:hAnsi="Arial" w:cs="Arial"/>
              </w:rPr>
            </w:pPr>
            <w:ins w:id="3365" w:author="zusammenlegung" w:date="2025-12-12T19:01:00Z" w16du:dateUtc="2025-12-12T18:01:00Z">
              <w:r w:rsidRPr="00C673E9">
                <w:rPr>
                  <w:rFonts w:ascii="Arial" w:hAnsi="Arial" w:cs="Arial"/>
                </w:rPr>
                <w:t>3.00</w:t>
              </w:r>
            </w:ins>
          </w:p>
        </w:tc>
      </w:tr>
      <w:tr w:rsidR="007C0A0D" w:rsidRPr="00C673E9" w14:paraId="59B00D1E" w14:textId="77777777" w:rsidTr="0047611C">
        <w:trPr>
          <w:cantSplit/>
          <w:jc w:val="center"/>
          <w:ins w:id="3366" w:author="zusammenlegung" w:date="2025-12-12T19:01:00Z" w16du:dateUtc="2025-12-12T18:01:00Z"/>
        </w:trPr>
        <w:tc>
          <w:tcPr>
            <w:tcW w:w="0" w:type="auto"/>
          </w:tcPr>
          <w:p w14:paraId="566F854B" w14:textId="77777777" w:rsidR="007C0A0D" w:rsidRPr="00C673E9" w:rsidRDefault="007C0A0D" w:rsidP="0047611C">
            <w:pPr>
              <w:keepNext/>
              <w:spacing w:after="60"/>
              <w:rPr>
                <w:ins w:id="3367" w:author="zusammenlegung" w:date="2025-12-12T19:01:00Z" w16du:dateUtc="2025-12-12T18:01:00Z"/>
                <w:rFonts w:ascii="Arial" w:hAnsi="Arial" w:cs="Arial"/>
              </w:rPr>
            </w:pPr>
            <w:ins w:id="3368" w:author="zusammenlegung" w:date="2025-12-12T19:01:00Z" w16du:dateUtc="2025-12-12T18:01:00Z">
              <w:r w:rsidRPr="00C673E9">
                <w:rPr>
                  <w:rFonts w:ascii="Arial" w:hAnsi="Arial" w:cs="Arial"/>
                </w:rPr>
                <w:t>Missing/Irregular</w:t>
              </w:r>
            </w:ins>
          </w:p>
        </w:tc>
        <w:tc>
          <w:tcPr>
            <w:tcW w:w="0" w:type="auto"/>
          </w:tcPr>
          <w:p w14:paraId="0F595F9F" w14:textId="77777777" w:rsidR="007C0A0D" w:rsidRPr="00C673E9" w:rsidRDefault="007C0A0D" w:rsidP="0047611C">
            <w:pPr>
              <w:keepNext/>
              <w:spacing w:after="60"/>
              <w:jc w:val="right"/>
              <w:rPr>
                <w:ins w:id="3369" w:author="zusammenlegung" w:date="2025-12-12T19:01:00Z" w16du:dateUtc="2025-12-12T18:01:00Z"/>
                <w:rFonts w:ascii="Arial" w:hAnsi="Arial" w:cs="Arial"/>
              </w:rPr>
            </w:pPr>
            <w:ins w:id="3370" w:author="zusammenlegung" w:date="2025-12-12T19:01:00Z" w16du:dateUtc="2025-12-12T18:01:00Z">
              <w:r w:rsidRPr="00C673E9">
                <w:rPr>
                  <w:rFonts w:ascii="Arial" w:hAnsi="Arial" w:cs="Arial"/>
                </w:rPr>
                <w:t>0.52</w:t>
              </w:r>
            </w:ins>
          </w:p>
        </w:tc>
        <w:tc>
          <w:tcPr>
            <w:tcW w:w="0" w:type="auto"/>
          </w:tcPr>
          <w:p w14:paraId="72B61446" w14:textId="77777777" w:rsidR="007C0A0D" w:rsidRPr="00C673E9" w:rsidRDefault="007C0A0D" w:rsidP="0047611C">
            <w:pPr>
              <w:keepNext/>
              <w:spacing w:after="60"/>
              <w:jc w:val="right"/>
              <w:rPr>
                <w:ins w:id="3371" w:author="zusammenlegung" w:date="2025-12-12T19:01:00Z" w16du:dateUtc="2025-12-12T18:01:00Z"/>
                <w:rFonts w:ascii="Arial" w:hAnsi="Arial" w:cs="Arial"/>
              </w:rPr>
            </w:pPr>
            <w:ins w:id="3372" w:author="zusammenlegung" w:date="2025-12-12T19:01:00Z" w16du:dateUtc="2025-12-12T18:01:00Z">
              <w:r w:rsidRPr="00C673E9">
                <w:rPr>
                  <w:rFonts w:ascii="Arial" w:hAnsi="Arial" w:cs="Arial"/>
                </w:rPr>
                <w:t>0.38</w:t>
              </w:r>
            </w:ins>
          </w:p>
        </w:tc>
        <w:tc>
          <w:tcPr>
            <w:tcW w:w="0" w:type="auto"/>
          </w:tcPr>
          <w:p w14:paraId="4E34C680" w14:textId="77777777" w:rsidR="007C0A0D" w:rsidRPr="00C673E9" w:rsidRDefault="007C0A0D" w:rsidP="0047611C">
            <w:pPr>
              <w:keepNext/>
              <w:spacing w:after="60"/>
              <w:jc w:val="right"/>
              <w:rPr>
                <w:ins w:id="3373" w:author="zusammenlegung" w:date="2025-12-12T19:01:00Z" w16du:dateUtc="2025-12-12T18:01:00Z"/>
                <w:rFonts w:ascii="Arial" w:hAnsi="Arial" w:cs="Arial"/>
              </w:rPr>
            </w:pPr>
            <w:ins w:id="3374" w:author="zusammenlegung" w:date="2025-12-12T19:01:00Z" w16du:dateUtc="2025-12-12T18:01:00Z">
              <w:r w:rsidRPr="00C673E9">
                <w:rPr>
                  <w:rFonts w:ascii="Arial" w:hAnsi="Arial" w:cs="Arial"/>
                </w:rPr>
                <w:t>0.86</w:t>
              </w:r>
            </w:ins>
          </w:p>
        </w:tc>
      </w:tr>
    </w:tbl>
    <w:p w14:paraId="51F411F6" w14:textId="77777777" w:rsidR="007C0A0D" w:rsidRPr="00C673E9" w:rsidRDefault="007C0A0D" w:rsidP="007C0A0D">
      <w:pPr>
        <w:pStyle w:val="FirstParagraph"/>
        <w:rPr>
          <w:ins w:id="3375" w:author="zusammenlegung" w:date="2025-12-12T19:01:00Z" w16du:dateUtc="2025-12-12T18:01:00Z"/>
          <w:rFonts w:ascii="Arial" w:hAnsi="Arial" w:cs="Arial"/>
        </w:rPr>
      </w:pPr>
      <w:ins w:id="3376" w:author="zusammenlegung" w:date="2025-12-12T19:01:00Z" w16du:dateUtc="2025-12-12T18:01:00Z">
        <w:r w:rsidRPr="00C673E9">
          <w:rPr>
            <w:rFonts w:ascii="Arial" w:hAnsi="Arial" w:cs="Arial"/>
          </w:rPr>
          <w:t xml:space="preserve">We will reuse the example from </w:t>
        </w:r>
        <w:r w:rsidRPr="00C673E9">
          <w:rPr>
            <w:rFonts w:ascii="Arial" w:hAnsi="Arial" w:cs="Arial"/>
          </w:rPr>
          <w:fldChar w:fldCharType="begin"/>
        </w:r>
        <w:r w:rsidRPr="00C673E9">
          <w:rPr>
            <w:rFonts w:ascii="Arial" w:hAnsi="Arial" w:cs="Arial"/>
          </w:rPr>
          <w:instrText>HYPERLINK \l "sec-avelight"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Section 3.2.1</w:t>
        </w:r>
        <w:r w:rsidRPr="00C673E9">
          <w:rPr>
            <w:rFonts w:ascii="Arial" w:hAnsi="Arial" w:cs="Arial"/>
          </w:rPr>
          <w:fldChar w:fldCharType="end"/>
        </w:r>
        <w:r w:rsidRPr="00C673E9">
          <w:rPr>
            <w:rFonts w:ascii="Arial" w:hAnsi="Arial" w:cs="Arial"/>
          </w:rPr>
          <w:t>, but instead of one participant, we now have data from two devices and participants</w:t>
        </w:r>
      </w:ins>
    </w:p>
    <w:p w14:paraId="1B61F0F2" w14:textId="3EDF148E" w:rsidR="007C0A0D" w:rsidRPr="00077E78" w:rsidRDefault="005679EF" w:rsidP="00077E78">
      <w:pPr>
        <w:pStyle w:val="SourceCode"/>
        <w:spacing w:line="240" w:lineRule="auto"/>
        <w:rPr>
          <w:ins w:id="3377" w:author="zusammenlegung" w:date="2025-12-12T19:01:00Z" w16du:dateUtc="2025-12-12T18:01:00Z"/>
          <w:rFonts w:cs="Consolas"/>
          <w:rPrChange w:id="3378" w:author="Johannes Zauner" w:date="2025-12-12T21:05:00Z" w16du:dateUtc="2025-12-12T20:05:00Z">
            <w:rPr>
              <w:ins w:id="3379" w:author="zusammenlegung" w:date="2025-12-12T19:01:00Z" w16du:dateUtc="2025-12-12T18:01:00Z"/>
              <w:rFonts w:ascii="Arial" w:hAnsi="Arial" w:cs="Arial"/>
            </w:rPr>
          </w:rPrChange>
        </w:rPr>
        <w:pPrChange w:id="3380" w:author="Johannes Zauner" w:date="2025-12-12T21:05:00Z" w16du:dateUtc="2025-12-12T20:05:00Z">
          <w:pPr>
            <w:pStyle w:val="SourceCode"/>
          </w:pPr>
        </w:pPrChange>
      </w:pPr>
      <w:bookmarkStart w:id="3381" w:name="annotated-cell-22"/>
      <w:ins w:id="3382" w:author="Johannes Zauner" w:date="2025-12-13T05:24:00Z" w16du:dateUtc="2025-12-13T04:24:00Z">
        <w:r>
          <w:rPr>
            <w:b/>
            <w:bCs/>
          </w:rPr>
          <w:t>Re-calculate mean photopic illuminance with the merged data</w:t>
        </w:r>
      </w:ins>
      <w:ins w:id="3383" w:author="Johannes Zauner" w:date="2025-12-13T05:10:00Z" w16du:dateUtc="2025-12-13T04:10:00Z">
        <w:r w:rsidR="008C4DD3">
          <w:rPr>
            <w:rStyle w:val="NormalTok"/>
          </w:rPr>
          <w:t xml:space="preserve"> </w:t>
        </w:r>
        <w:r w:rsidR="008C4DD3">
          <w:rPr>
            <w:rStyle w:val="NormalTok"/>
          </w:rPr>
          <w:br/>
        </w:r>
      </w:ins>
      <w:ins w:id="3384" w:author="Johannes Zauner" w:date="2025-12-12T21:06:00Z" w16du:dateUtc="2025-12-12T20:06:00Z">
        <w:r w:rsidR="00077E78">
          <w:rPr>
            <w:rStyle w:val="NormalTok"/>
          </w:rPr>
          <w:t>1</w:t>
        </w:r>
        <w:r w:rsidR="00077E78">
          <w:rPr>
            <w:rStyle w:val="NormalTok"/>
            <w:rFonts w:cs="Consolas"/>
          </w:rPr>
          <w:t xml:space="preserve"> </w:t>
        </w:r>
      </w:ins>
      <w:ins w:id="3385" w:author="zusammenlegung" w:date="2025-12-12T19:01:00Z" w16du:dateUtc="2025-12-12T18:01:00Z">
        <w:r w:rsidR="007C0A0D" w:rsidRPr="00077E78">
          <w:rPr>
            <w:rStyle w:val="NormalTok"/>
            <w:rFonts w:cs="Consolas"/>
            <w:rPrChange w:id="3386" w:author="Johannes Zauner" w:date="2025-12-12T21:05:00Z" w16du:dateUtc="2025-12-12T20:05:00Z">
              <w:rPr>
                <w:rStyle w:val="NormalTok"/>
                <w:rFonts w:ascii="Arial" w:hAnsi="Arial" w:cs="Arial"/>
              </w:rPr>
            </w:rPrChange>
          </w:rPr>
          <w:t xml:space="preserve">data </w:t>
        </w:r>
        <w:r w:rsidR="007C0A0D" w:rsidRPr="00077E78">
          <w:rPr>
            <w:rStyle w:val="SpecialCharTok"/>
            <w:rFonts w:cs="Consolas"/>
            <w:rPrChange w:id="3387" w:author="Johannes Zauner" w:date="2025-12-12T21:05:00Z" w16du:dateUtc="2025-12-12T20:05:00Z">
              <w:rPr>
                <w:rStyle w:val="SpecialCharTok"/>
                <w:rFonts w:ascii="Arial" w:hAnsi="Arial" w:cs="Arial"/>
              </w:rPr>
            </w:rPrChange>
          </w:rPr>
          <w:t>|&gt;</w:t>
        </w:r>
        <w:r w:rsidR="007C0A0D" w:rsidRPr="00077E78">
          <w:rPr>
            <w:rFonts w:cs="Consolas"/>
            <w:rPrChange w:id="3388" w:author="Johannes Zauner" w:date="2025-12-12T21:05:00Z" w16du:dateUtc="2025-12-12T20:05:00Z">
              <w:rPr>
                <w:rFonts w:ascii="Arial" w:hAnsi="Arial" w:cs="Arial"/>
              </w:rPr>
            </w:rPrChange>
          </w:rPr>
          <w:br/>
        </w:r>
      </w:ins>
      <w:ins w:id="3389" w:author="Johannes Zauner" w:date="2025-12-12T21:06:00Z" w16du:dateUtc="2025-12-12T20:06:00Z">
        <w:r w:rsidR="00077E78">
          <w:rPr>
            <w:rStyle w:val="NormalTok"/>
          </w:rPr>
          <w:t>2</w:t>
        </w:r>
        <w:r w:rsidR="00077E78">
          <w:rPr>
            <w:rStyle w:val="NormalTok"/>
            <w:rFonts w:cs="Consolas"/>
          </w:rPr>
          <w:t xml:space="preserve"> </w:t>
        </w:r>
      </w:ins>
      <w:ins w:id="3390" w:author="zusammenlegung" w:date="2025-12-12T19:01:00Z" w16du:dateUtc="2025-12-12T18:01:00Z">
        <w:r w:rsidR="007C0A0D" w:rsidRPr="00077E78">
          <w:rPr>
            <w:rStyle w:val="NormalTok"/>
            <w:rFonts w:cs="Consolas"/>
            <w:rPrChange w:id="3391"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392" w:author="Johannes Zauner" w:date="2025-12-12T21:05:00Z" w16du:dateUtc="2025-12-12T20:05:00Z">
              <w:rPr>
                <w:rStyle w:val="FunctionTok"/>
                <w:rFonts w:ascii="Arial" w:hAnsi="Arial" w:cs="Arial"/>
              </w:rPr>
            </w:rPrChange>
          </w:rPr>
          <w:t>select</w:t>
        </w:r>
        <w:r w:rsidR="007C0A0D" w:rsidRPr="00077E78">
          <w:rPr>
            <w:rStyle w:val="NormalTok"/>
            <w:rFonts w:cs="Consolas"/>
            <w:rPrChange w:id="3393" w:author="Johannes Zauner" w:date="2025-12-12T21:05:00Z" w16du:dateUtc="2025-12-12T20:05:00Z">
              <w:rPr>
                <w:rStyle w:val="NormalTok"/>
                <w:rFonts w:ascii="Arial" w:hAnsi="Arial" w:cs="Arial"/>
              </w:rPr>
            </w:rPrChange>
          </w:rPr>
          <w:t xml:space="preserve">(Id, Date, Datetime, Lux) </w:t>
        </w:r>
        <w:r w:rsidR="007C0A0D" w:rsidRPr="00077E78">
          <w:rPr>
            <w:rStyle w:val="SpecialCharTok"/>
            <w:rFonts w:cs="Consolas"/>
            <w:rPrChange w:id="3394" w:author="Johannes Zauner" w:date="2025-12-12T21:05:00Z" w16du:dateUtc="2025-12-12T20:05:00Z">
              <w:rPr>
                <w:rStyle w:val="SpecialCharTok"/>
                <w:rFonts w:ascii="Arial" w:hAnsi="Arial" w:cs="Arial"/>
              </w:rPr>
            </w:rPrChange>
          </w:rPr>
          <w:t>|&gt;</w:t>
        </w:r>
        <w:r w:rsidR="007C0A0D" w:rsidRPr="00077E78">
          <w:rPr>
            <w:rFonts w:cs="Consolas"/>
            <w:rPrChange w:id="3395" w:author="Johannes Zauner" w:date="2025-12-12T21:05:00Z" w16du:dateUtc="2025-12-12T20:05:00Z">
              <w:rPr>
                <w:rFonts w:ascii="Arial" w:hAnsi="Arial" w:cs="Arial"/>
              </w:rPr>
            </w:rPrChange>
          </w:rPr>
          <w:br/>
        </w:r>
      </w:ins>
      <w:ins w:id="3396" w:author="Johannes Zauner" w:date="2025-12-12T21:06:00Z" w16du:dateUtc="2025-12-12T20:06:00Z">
        <w:r w:rsidR="00077E78">
          <w:rPr>
            <w:rStyle w:val="NormalTok"/>
          </w:rPr>
          <w:t>3</w:t>
        </w:r>
        <w:r w:rsidR="00077E78">
          <w:rPr>
            <w:rStyle w:val="NormalTok"/>
            <w:rFonts w:cs="Consolas"/>
          </w:rPr>
          <w:t xml:space="preserve"> </w:t>
        </w:r>
      </w:ins>
      <w:ins w:id="3397" w:author="zusammenlegung" w:date="2025-12-12T19:01:00Z" w16du:dateUtc="2025-12-12T18:01:00Z">
        <w:r w:rsidR="007C0A0D" w:rsidRPr="00077E78">
          <w:rPr>
            <w:rStyle w:val="NormalTok"/>
            <w:rFonts w:cs="Consolas"/>
            <w:rPrChange w:id="3398"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399" w:author="Johannes Zauner" w:date="2025-12-12T21:05:00Z" w16du:dateUtc="2025-12-12T20:05:00Z">
              <w:rPr>
                <w:rStyle w:val="FunctionTok"/>
                <w:rFonts w:ascii="Arial" w:hAnsi="Arial" w:cs="Arial"/>
              </w:rPr>
            </w:rPrChange>
          </w:rPr>
          <w:t>mutate</w:t>
        </w:r>
        <w:r w:rsidR="007C0A0D" w:rsidRPr="00077E78">
          <w:rPr>
            <w:rStyle w:val="NormalTok"/>
            <w:rFonts w:cs="Consolas"/>
            <w:rPrChange w:id="3400" w:author="Johannes Zauner" w:date="2025-12-12T21:05:00Z" w16du:dateUtc="2025-12-12T20:05:00Z">
              <w:rPr>
                <w:rStyle w:val="NormalTok"/>
                <w:rFonts w:ascii="Arial" w:hAnsi="Arial" w:cs="Arial"/>
              </w:rPr>
            </w:rPrChange>
          </w:rPr>
          <w:t>(</w:t>
        </w:r>
        <w:r w:rsidR="007C0A0D" w:rsidRPr="00077E78">
          <w:rPr>
            <w:rStyle w:val="AttributeTok"/>
            <w:rFonts w:cs="Consolas"/>
            <w:rPrChange w:id="3401" w:author="Johannes Zauner" w:date="2025-12-12T21:05:00Z" w16du:dateUtc="2025-12-12T20:05:00Z">
              <w:rPr>
                <w:rStyle w:val="AttributeTok"/>
                <w:rFonts w:ascii="Arial" w:hAnsi="Arial" w:cs="Arial"/>
              </w:rPr>
            </w:rPrChange>
          </w:rPr>
          <w:t>Lux =</w:t>
        </w:r>
        <w:r w:rsidR="007C0A0D" w:rsidRPr="00077E78">
          <w:rPr>
            <w:rStyle w:val="NormalTok"/>
            <w:rFonts w:cs="Consolas"/>
            <w:rPrChange w:id="3402" w:author="Johannes Zauner" w:date="2025-12-12T21:05:00Z" w16du:dateUtc="2025-12-12T20:05:00Z">
              <w:rPr>
                <w:rStyle w:val="NormalTok"/>
                <w:rFonts w:ascii="Arial" w:hAnsi="Arial" w:cs="Arial"/>
              </w:rPr>
            </w:rPrChange>
          </w:rPr>
          <w:t xml:space="preserve"> Lux </w:t>
        </w:r>
        <w:r w:rsidR="007C0A0D" w:rsidRPr="00077E78">
          <w:rPr>
            <w:rStyle w:val="SpecialCharTok"/>
            <w:rFonts w:cs="Consolas"/>
            <w:rPrChange w:id="3403" w:author="Johannes Zauner" w:date="2025-12-12T21:05:00Z" w16du:dateUtc="2025-12-12T20:05:00Z">
              <w:rPr>
                <w:rStyle w:val="SpecialCharTok"/>
                <w:rFonts w:ascii="Arial" w:hAnsi="Arial" w:cs="Arial"/>
              </w:rPr>
            </w:rPrChange>
          </w:rPr>
          <w:t>|&gt;</w:t>
        </w:r>
        <w:r w:rsidR="007C0A0D" w:rsidRPr="00077E78">
          <w:rPr>
            <w:rStyle w:val="NormalTok"/>
            <w:rFonts w:cs="Consolas"/>
            <w:rPrChange w:id="3404"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05" w:author="Johannes Zauner" w:date="2025-12-12T21:05:00Z" w16du:dateUtc="2025-12-12T20:05:00Z">
              <w:rPr>
                <w:rStyle w:val="FunctionTok"/>
                <w:rFonts w:ascii="Arial" w:hAnsi="Arial" w:cs="Arial"/>
              </w:rPr>
            </w:rPrChange>
          </w:rPr>
          <w:t>log_zero_inflated</w:t>
        </w:r>
        <w:r w:rsidR="007C0A0D" w:rsidRPr="00077E78">
          <w:rPr>
            <w:rStyle w:val="NormalTok"/>
            <w:rFonts w:cs="Consolas"/>
            <w:rPrChange w:id="3406"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07" w:author="Johannes Zauner" w:date="2025-12-12T21:05:00Z" w16du:dateUtc="2025-12-12T20:05:00Z">
              <w:rPr>
                <w:rStyle w:val="SpecialCharTok"/>
                <w:rFonts w:ascii="Arial" w:hAnsi="Arial" w:cs="Arial"/>
              </w:rPr>
            </w:rPrChange>
          </w:rPr>
          <w:t>|&gt;</w:t>
        </w:r>
        <w:r w:rsidR="007C0A0D" w:rsidRPr="00077E78">
          <w:rPr>
            <w:rFonts w:cs="Consolas"/>
            <w:rPrChange w:id="3408" w:author="Johannes Zauner" w:date="2025-12-12T21:05:00Z" w16du:dateUtc="2025-12-12T20:05:00Z">
              <w:rPr>
                <w:rFonts w:ascii="Arial" w:hAnsi="Arial" w:cs="Arial"/>
              </w:rPr>
            </w:rPrChange>
          </w:rPr>
          <w:br/>
        </w:r>
      </w:ins>
      <w:ins w:id="3409" w:author="Johannes Zauner" w:date="2025-12-12T21:06:00Z" w16du:dateUtc="2025-12-12T20:06:00Z">
        <w:r w:rsidR="00077E78">
          <w:rPr>
            <w:rStyle w:val="NormalTok"/>
          </w:rPr>
          <w:t>4</w:t>
        </w:r>
        <w:r w:rsidR="00077E78">
          <w:rPr>
            <w:rStyle w:val="NormalTok"/>
            <w:rFonts w:cs="Consolas"/>
          </w:rPr>
          <w:t xml:space="preserve"> </w:t>
        </w:r>
      </w:ins>
      <w:ins w:id="3410" w:author="zusammenlegung" w:date="2025-12-12T19:01:00Z" w16du:dateUtc="2025-12-12T18:01:00Z">
        <w:r w:rsidR="007C0A0D" w:rsidRPr="00077E78">
          <w:rPr>
            <w:rStyle w:val="NormalTok"/>
            <w:rFonts w:cs="Consolas"/>
            <w:rPrChange w:id="3411"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12" w:author="Johannes Zauner" w:date="2025-12-12T21:05:00Z" w16du:dateUtc="2025-12-12T20:05:00Z">
              <w:rPr>
                <w:rStyle w:val="FunctionTok"/>
                <w:rFonts w:ascii="Arial" w:hAnsi="Arial" w:cs="Arial"/>
              </w:rPr>
            </w:rPrChange>
          </w:rPr>
          <w:t>summarize_numeric</w:t>
        </w:r>
        <w:r w:rsidR="007C0A0D" w:rsidRPr="00077E78">
          <w:rPr>
            <w:rStyle w:val="NormalTok"/>
            <w:rFonts w:cs="Consolas"/>
            <w:rPrChange w:id="3413" w:author="Johannes Zauner" w:date="2025-12-12T21:05:00Z" w16du:dateUtc="2025-12-12T20:05:00Z">
              <w:rPr>
                <w:rStyle w:val="NormalTok"/>
                <w:rFonts w:ascii="Arial" w:hAnsi="Arial" w:cs="Arial"/>
              </w:rPr>
            </w:rPrChange>
          </w:rPr>
          <w:t>(</w:t>
        </w:r>
        <w:r w:rsidR="007C0A0D" w:rsidRPr="00077E78">
          <w:rPr>
            <w:rStyle w:val="AttributeTok"/>
            <w:rFonts w:cs="Consolas"/>
            <w:rPrChange w:id="3414" w:author="Johannes Zauner" w:date="2025-12-12T21:05:00Z" w16du:dateUtc="2025-12-12T20:05:00Z">
              <w:rPr>
                <w:rStyle w:val="AttributeTok"/>
                <w:rFonts w:ascii="Arial" w:hAnsi="Arial" w:cs="Arial"/>
              </w:rPr>
            </w:rPrChange>
          </w:rPr>
          <w:t>prefix =</w:t>
        </w:r>
        <w:r w:rsidR="007C0A0D" w:rsidRPr="00077E78">
          <w:rPr>
            <w:rStyle w:val="NormalTok"/>
            <w:rFonts w:cs="Consolas"/>
            <w:rPrChange w:id="3415"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3416" w:author="Johannes Zauner" w:date="2025-12-12T21:05:00Z" w16du:dateUtc="2025-12-12T20:05:00Z">
              <w:rPr>
                <w:rStyle w:val="StringTok"/>
                <w:rFonts w:ascii="Arial" w:hAnsi="Arial" w:cs="Arial"/>
              </w:rPr>
            </w:rPrChange>
          </w:rPr>
          <w:t>"mean "</w:t>
        </w:r>
        <w:r w:rsidR="007C0A0D" w:rsidRPr="00077E78">
          <w:rPr>
            <w:rStyle w:val="NormalTok"/>
            <w:rFonts w:cs="Consolas"/>
            <w:rPrChange w:id="3417" w:author="Johannes Zauner" w:date="2025-12-12T21:05:00Z" w16du:dateUtc="2025-12-12T20:05:00Z">
              <w:rPr>
                <w:rStyle w:val="NormalTok"/>
                <w:rFonts w:ascii="Arial" w:hAnsi="Arial" w:cs="Arial"/>
              </w:rPr>
            </w:rPrChange>
          </w:rPr>
          <w:t xml:space="preserve">, </w:t>
        </w:r>
        <w:r w:rsidR="007C0A0D" w:rsidRPr="00077E78">
          <w:rPr>
            <w:rStyle w:val="AttributeTok"/>
            <w:rFonts w:cs="Consolas"/>
            <w:rPrChange w:id="3418" w:author="Johannes Zauner" w:date="2025-12-12T21:05:00Z" w16du:dateUtc="2025-12-12T20:05:00Z">
              <w:rPr>
                <w:rStyle w:val="AttributeTok"/>
                <w:rFonts w:ascii="Arial" w:hAnsi="Arial" w:cs="Arial"/>
              </w:rPr>
            </w:rPrChange>
          </w:rPr>
          <w:t>remove =</w:t>
        </w:r>
        <w:r w:rsidR="007C0A0D" w:rsidRPr="00077E78">
          <w:rPr>
            <w:rStyle w:val="NormalTok"/>
            <w:rFonts w:cs="Consolas"/>
            <w:rPrChange w:id="3419"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20" w:author="Johannes Zauner" w:date="2025-12-12T21:05:00Z" w16du:dateUtc="2025-12-12T20:05:00Z">
              <w:rPr>
                <w:rStyle w:val="FunctionTok"/>
                <w:rFonts w:ascii="Arial" w:hAnsi="Arial" w:cs="Arial"/>
              </w:rPr>
            </w:rPrChange>
          </w:rPr>
          <w:t>c</w:t>
        </w:r>
        <w:r w:rsidR="007C0A0D" w:rsidRPr="00077E78">
          <w:rPr>
            <w:rStyle w:val="NormalTok"/>
            <w:rFonts w:cs="Consolas"/>
            <w:rPrChange w:id="3421" w:author="Johannes Zauner" w:date="2025-12-12T21:05:00Z" w16du:dateUtc="2025-12-12T20:05:00Z">
              <w:rPr>
                <w:rStyle w:val="NormalTok"/>
                <w:rFonts w:ascii="Arial" w:hAnsi="Arial" w:cs="Arial"/>
              </w:rPr>
            </w:rPrChange>
          </w:rPr>
          <w:t>(</w:t>
        </w:r>
        <w:r w:rsidR="007C0A0D" w:rsidRPr="00077E78">
          <w:rPr>
            <w:rStyle w:val="StringTok"/>
            <w:rFonts w:cs="Consolas"/>
            <w:rPrChange w:id="3422" w:author="Johannes Zauner" w:date="2025-12-12T21:05:00Z" w16du:dateUtc="2025-12-12T20:05:00Z">
              <w:rPr>
                <w:rStyle w:val="StringTok"/>
                <w:rFonts w:ascii="Arial" w:hAnsi="Arial" w:cs="Arial"/>
              </w:rPr>
            </w:rPrChange>
          </w:rPr>
          <w:t>"Datetime"</w:t>
        </w:r>
        <w:r w:rsidR="007C0A0D" w:rsidRPr="00077E78">
          <w:rPr>
            <w:rStyle w:val="NormalTok"/>
            <w:rFonts w:cs="Consolas"/>
            <w:rPrChange w:id="3423"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24" w:author="Johannes Zauner" w:date="2025-12-12T21:05:00Z" w16du:dateUtc="2025-12-12T20:05:00Z">
              <w:rPr>
                <w:rStyle w:val="SpecialCharTok"/>
                <w:rFonts w:ascii="Arial" w:hAnsi="Arial" w:cs="Arial"/>
              </w:rPr>
            </w:rPrChange>
          </w:rPr>
          <w:t>|&gt;</w:t>
        </w:r>
        <w:r w:rsidR="007C0A0D" w:rsidRPr="00077E78">
          <w:rPr>
            <w:rFonts w:cs="Consolas"/>
            <w:rPrChange w:id="3425" w:author="Johannes Zauner" w:date="2025-12-12T21:05:00Z" w16du:dateUtc="2025-12-12T20:05:00Z">
              <w:rPr>
                <w:rFonts w:ascii="Arial" w:hAnsi="Arial" w:cs="Arial"/>
              </w:rPr>
            </w:rPrChange>
          </w:rPr>
          <w:br/>
        </w:r>
      </w:ins>
      <w:ins w:id="3426" w:author="Johannes Zauner" w:date="2025-12-12T21:06:00Z" w16du:dateUtc="2025-12-12T20:06:00Z">
        <w:r w:rsidR="00077E78">
          <w:rPr>
            <w:rStyle w:val="NormalTok"/>
          </w:rPr>
          <w:t>5</w:t>
        </w:r>
        <w:r w:rsidR="00077E78">
          <w:rPr>
            <w:rStyle w:val="NormalTok"/>
            <w:rFonts w:cs="Consolas"/>
          </w:rPr>
          <w:t xml:space="preserve"> </w:t>
        </w:r>
      </w:ins>
      <w:ins w:id="3427" w:author="zusammenlegung" w:date="2025-12-12T19:01:00Z" w16du:dateUtc="2025-12-12T18:01:00Z">
        <w:r w:rsidR="007C0A0D" w:rsidRPr="00077E78">
          <w:rPr>
            <w:rStyle w:val="NormalTok"/>
            <w:rFonts w:cs="Consolas"/>
            <w:rPrChange w:id="3428"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29" w:author="Johannes Zauner" w:date="2025-12-12T21:05:00Z" w16du:dateUtc="2025-12-12T20:05:00Z">
              <w:rPr>
                <w:rStyle w:val="FunctionTok"/>
                <w:rFonts w:ascii="Arial" w:hAnsi="Arial" w:cs="Arial"/>
              </w:rPr>
            </w:rPrChange>
          </w:rPr>
          <w:t>mean_daily</w:t>
        </w:r>
        <w:r w:rsidR="007C0A0D" w:rsidRPr="00077E78">
          <w:rPr>
            <w:rStyle w:val="NormalTok"/>
            <w:rFonts w:cs="Consolas"/>
            <w:rPrChange w:id="3430" w:author="Johannes Zauner" w:date="2025-12-12T21:05:00Z" w16du:dateUtc="2025-12-12T20:05:00Z">
              <w:rPr>
                <w:rStyle w:val="NormalTok"/>
                <w:rFonts w:ascii="Arial" w:hAnsi="Arial" w:cs="Arial"/>
              </w:rPr>
            </w:rPrChange>
          </w:rPr>
          <w:t>(</w:t>
        </w:r>
        <w:r w:rsidR="007C0A0D" w:rsidRPr="00077E78">
          <w:rPr>
            <w:rStyle w:val="AttributeTok"/>
            <w:rFonts w:cs="Consolas"/>
            <w:rPrChange w:id="3431" w:author="Johannes Zauner" w:date="2025-12-12T21:05:00Z" w16du:dateUtc="2025-12-12T20:05:00Z">
              <w:rPr>
                <w:rStyle w:val="AttributeTok"/>
                <w:rFonts w:ascii="Arial" w:hAnsi="Arial" w:cs="Arial"/>
              </w:rPr>
            </w:rPrChange>
          </w:rPr>
          <w:t>prefix =</w:t>
        </w:r>
        <w:r w:rsidR="007C0A0D" w:rsidRPr="00077E78">
          <w:rPr>
            <w:rStyle w:val="NormalTok"/>
            <w:rFonts w:cs="Consolas"/>
            <w:rPrChange w:id="3432"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3433" w:author="Johannes Zauner" w:date="2025-12-12T21:05:00Z" w16du:dateUtc="2025-12-12T20:05:00Z">
              <w:rPr>
                <w:rStyle w:val="StringTok"/>
                <w:rFonts w:ascii="Arial" w:hAnsi="Arial" w:cs="Arial"/>
              </w:rPr>
            </w:rPrChange>
          </w:rPr>
          <w:t>""</w:t>
        </w:r>
        <w:r w:rsidR="007C0A0D" w:rsidRPr="00077E78">
          <w:rPr>
            <w:rStyle w:val="NormalTok"/>
            <w:rFonts w:cs="Consolas"/>
            <w:rPrChange w:id="3434"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35" w:author="Johannes Zauner" w:date="2025-12-12T21:05:00Z" w16du:dateUtc="2025-12-12T20:05:00Z">
              <w:rPr>
                <w:rStyle w:val="SpecialCharTok"/>
                <w:rFonts w:ascii="Arial" w:hAnsi="Arial" w:cs="Arial"/>
              </w:rPr>
            </w:rPrChange>
          </w:rPr>
          <w:t>|&gt;</w:t>
        </w:r>
        <w:r w:rsidR="007C0A0D" w:rsidRPr="00077E78">
          <w:rPr>
            <w:rFonts w:cs="Consolas"/>
            <w:rPrChange w:id="3436" w:author="Johannes Zauner" w:date="2025-12-12T21:05:00Z" w16du:dateUtc="2025-12-12T20:05:00Z">
              <w:rPr>
                <w:rFonts w:ascii="Arial" w:hAnsi="Arial" w:cs="Arial"/>
              </w:rPr>
            </w:rPrChange>
          </w:rPr>
          <w:br/>
        </w:r>
      </w:ins>
      <w:ins w:id="3437" w:author="Johannes Zauner" w:date="2025-12-12T21:06:00Z" w16du:dateUtc="2025-12-12T20:06:00Z">
        <w:r w:rsidR="00077E78">
          <w:rPr>
            <w:rStyle w:val="NormalTok"/>
          </w:rPr>
          <w:t>6</w:t>
        </w:r>
        <w:r w:rsidR="00077E78">
          <w:rPr>
            <w:rStyle w:val="NormalTok"/>
            <w:rFonts w:cs="Consolas"/>
          </w:rPr>
          <w:t xml:space="preserve"> </w:t>
        </w:r>
      </w:ins>
      <w:ins w:id="3438" w:author="zusammenlegung" w:date="2025-12-12T19:01:00Z" w16du:dateUtc="2025-12-12T18:01:00Z">
        <w:r w:rsidR="007C0A0D" w:rsidRPr="00077E78">
          <w:rPr>
            <w:rStyle w:val="NormalTok"/>
            <w:rFonts w:cs="Consolas"/>
            <w:rPrChange w:id="3439"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40" w:author="Johannes Zauner" w:date="2025-12-12T21:05:00Z" w16du:dateUtc="2025-12-12T20:05:00Z">
              <w:rPr>
                <w:rStyle w:val="FunctionTok"/>
                <w:rFonts w:ascii="Arial" w:hAnsi="Arial" w:cs="Arial"/>
              </w:rPr>
            </w:rPrChange>
          </w:rPr>
          <w:t>mutate</w:t>
        </w:r>
        <w:r w:rsidR="007C0A0D" w:rsidRPr="00077E78">
          <w:rPr>
            <w:rStyle w:val="NormalTok"/>
            <w:rFonts w:cs="Consolas"/>
            <w:rPrChange w:id="3441" w:author="Johannes Zauner" w:date="2025-12-12T21:05:00Z" w16du:dateUtc="2025-12-12T20:05:00Z">
              <w:rPr>
                <w:rStyle w:val="NormalTok"/>
                <w:rFonts w:ascii="Arial" w:hAnsi="Arial" w:cs="Arial"/>
              </w:rPr>
            </w:rPrChange>
          </w:rPr>
          <w:t>(</w:t>
        </w:r>
        <w:r w:rsidR="007C0A0D" w:rsidRPr="00077E78">
          <w:rPr>
            <w:rStyle w:val="StringTok"/>
            <w:rFonts w:cs="Consolas"/>
            <w:rPrChange w:id="3442" w:author="Johannes Zauner" w:date="2025-12-12T21:05:00Z" w16du:dateUtc="2025-12-12T20:05:00Z">
              <w:rPr>
                <w:rStyle w:val="StringTok"/>
                <w:rFonts w:ascii="Arial" w:hAnsi="Arial" w:cs="Arial"/>
              </w:rPr>
            </w:rPrChange>
          </w:rPr>
          <w:t>`</w:t>
        </w:r>
        <w:r w:rsidR="007C0A0D" w:rsidRPr="00077E78">
          <w:rPr>
            <w:rStyle w:val="AttributeTok"/>
            <w:rFonts w:cs="Consolas"/>
            <w:rPrChange w:id="3443" w:author="Johannes Zauner" w:date="2025-12-12T21:05:00Z" w16du:dateUtc="2025-12-12T20:05:00Z">
              <w:rPr>
                <w:rStyle w:val="AttributeTok"/>
                <w:rFonts w:ascii="Arial" w:hAnsi="Arial" w:cs="Arial"/>
              </w:rPr>
            </w:rPrChange>
          </w:rPr>
          <w:t>mean Lux</w:t>
        </w:r>
        <w:r w:rsidR="007C0A0D" w:rsidRPr="00077E78">
          <w:rPr>
            <w:rStyle w:val="StringTok"/>
            <w:rFonts w:cs="Consolas"/>
            <w:rPrChange w:id="3444" w:author="Johannes Zauner" w:date="2025-12-12T21:05:00Z" w16du:dateUtc="2025-12-12T20:05:00Z">
              <w:rPr>
                <w:rStyle w:val="StringTok"/>
                <w:rFonts w:ascii="Arial" w:hAnsi="Arial" w:cs="Arial"/>
              </w:rPr>
            </w:rPrChange>
          </w:rPr>
          <w:t>`</w:t>
        </w:r>
        <w:r w:rsidR="007C0A0D" w:rsidRPr="00077E78">
          <w:rPr>
            <w:rStyle w:val="NormalTok"/>
            <w:rFonts w:cs="Consolas"/>
            <w:rPrChange w:id="3445" w:author="Johannes Zauner" w:date="2025-12-12T21:05:00Z" w16du:dateUtc="2025-12-12T20:05:00Z">
              <w:rPr>
                <w:rStyle w:val="NormalTok"/>
                <w:rFonts w:ascii="Arial" w:hAnsi="Arial" w:cs="Arial"/>
              </w:rPr>
            </w:rPrChange>
          </w:rPr>
          <w:t xml:space="preserve"> </w:t>
        </w:r>
        <w:r w:rsidR="007C0A0D" w:rsidRPr="00077E78">
          <w:rPr>
            <w:rStyle w:val="OtherTok"/>
            <w:rFonts w:cs="Consolas"/>
            <w:rPrChange w:id="3446" w:author="Johannes Zauner" w:date="2025-12-12T21:05:00Z" w16du:dateUtc="2025-12-12T20:05:00Z">
              <w:rPr>
                <w:rStyle w:val="OtherTok"/>
                <w:rFonts w:ascii="Arial" w:hAnsi="Arial" w:cs="Arial"/>
              </w:rPr>
            </w:rPrChange>
          </w:rPr>
          <w:t>=</w:t>
        </w:r>
        <w:r w:rsidR="007C0A0D" w:rsidRPr="00077E78">
          <w:rPr>
            <w:rStyle w:val="NormalTok"/>
            <w:rFonts w:cs="Consolas"/>
            <w:rPrChange w:id="3447"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3448" w:author="Johannes Zauner" w:date="2025-12-12T21:05:00Z" w16du:dateUtc="2025-12-12T20:05:00Z">
              <w:rPr>
                <w:rStyle w:val="StringTok"/>
                <w:rFonts w:ascii="Arial" w:hAnsi="Arial" w:cs="Arial"/>
              </w:rPr>
            </w:rPrChange>
          </w:rPr>
          <w:t>`</w:t>
        </w:r>
        <w:r w:rsidR="007C0A0D" w:rsidRPr="00077E78">
          <w:rPr>
            <w:rStyle w:val="AttributeTok"/>
            <w:rFonts w:cs="Consolas"/>
            <w:rPrChange w:id="3449" w:author="Johannes Zauner" w:date="2025-12-12T21:05:00Z" w16du:dateUtc="2025-12-12T20:05:00Z">
              <w:rPr>
                <w:rStyle w:val="AttributeTok"/>
                <w:rFonts w:ascii="Arial" w:hAnsi="Arial" w:cs="Arial"/>
              </w:rPr>
            </w:rPrChange>
          </w:rPr>
          <w:t>mean Lux</w:t>
        </w:r>
        <w:r w:rsidR="007C0A0D" w:rsidRPr="00077E78">
          <w:rPr>
            <w:rStyle w:val="StringTok"/>
            <w:rFonts w:cs="Consolas"/>
            <w:rPrChange w:id="3450" w:author="Johannes Zauner" w:date="2025-12-12T21:05:00Z" w16du:dateUtc="2025-12-12T20:05:00Z">
              <w:rPr>
                <w:rStyle w:val="StringTok"/>
                <w:rFonts w:ascii="Arial" w:hAnsi="Arial" w:cs="Arial"/>
              </w:rPr>
            </w:rPrChange>
          </w:rPr>
          <w:t>`</w:t>
        </w:r>
        <w:r w:rsidR="007C0A0D" w:rsidRPr="00077E78">
          <w:rPr>
            <w:rStyle w:val="NormalTok"/>
            <w:rFonts w:cs="Consolas"/>
            <w:rPrChange w:id="3451"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52" w:author="Johannes Zauner" w:date="2025-12-12T21:05:00Z" w16du:dateUtc="2025-12-12T20:05:00Z">
              <w:rPr>
                <w:rStyle w:val="SpecialCharTok"/>
                <w:rFonts w:ascii="Arial" w:hAnsi="Arial" w:cs="Arial"/>
              </w:rPr>
            </w:rPrChange>
          </w:rPr>
          <w:t>|&gt;</w:t>
        </w:r>
        <w:r w:rsidR="007C0A0D" w:rsidRPr="00077E78">
          <w:rPr>
            <w:rStyle w:val="NormalTok"/>
            <w:rFonts w:cs="Consolas"/>
            <w:rPrChange w:id="3453"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54" w:author="Johannes Zauner" w:date="2025-12-12T21:05:00Z" w16du:dateUtc="2025-12-12T20:05:00Z">
              <w:rPr>
                <w:rStyle w:val="FunctionTok"/>
                <w:rFonts w:ascii="Arial" w:hAnsi="Arial" w:cs="Arial"/>
              </w:rPr>
            </w:rPrChange>
          </w:rPr>
          <w:t>exp_zero_inflated</w:t>
        </w:r>
        <w:r w:rsidR="007C0A0D" w:rsidRPr="00077E78">
          <w:rPr>
            <w:rStyle w:val="NormalTok"/>
            <w:rFonts w:cs="Consolas"/>
            <w:rPrChange w:id="3455"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56" w:author="Johannes Zauner" w:date="2025-12-12T21:05:00Z" w16du:dateUtc="2025-12-12T20:05:00Z">
              <w:rPr>
                <w:rStyle w:val="SpecialCharTok"/>
                <w:rFonts w:ascii="Arial" w:hAnsi="Arial" w:cs="Arial"/>
              </w:rPr>
            </w:rPrChange>
          </w:rPr>
          <w:t>|&gt;</w:t>
        </w:r>
        <w:r w:rsidR="007C0A0D" w:rsidRPr="00077E78">
          <w:rPr>
            <w:rFonts w:cs="Consolas"/>
            <w:rPrChange w:id="3457" w:author="Johannes Zauner" w:date="2025-12-12T21:05:00Z" w16du:dateUtc="2025-12-12T20:05:00Z">
              <w:rPr>
                <w:rFonts w:ascii="Arial" w:hAnsi="Arial" w:cs="Arial"/>
              </w:rPr>
            </w:rPrChange>
          </w:rPr>
          <w:br/>
        </w:r>
      </w:ins>
      <w:ins w:id="3458" w:author="Johannes Zauner" w:date="2025-12-12T21:06:00Z" w16du:dateUtc="2025-12-12T20:06:00Z">
        <w:r w:rsidR="00077E78">
          <w:rPr>
            <w:rStyle w:val="NormalTok"/>
          </w:rPr>
          <w:t>7</w:t>
        </w:r>
        <w:r w:rsidR="00077E78">
          <w:rPr>
            <w:rStyle w:val="NormalTok"/>
            <w:rFonts w:cs="Consolas"/>
          </w:rPr>
          <w:t xml:space="preserve"> </w:t>
        </w:r>
      </w:ins>
      <w:ins w:id="3459" w:author="zusammenlegung" w:date="2025-12-12T19:01:00Z" w16du:dateUtc="2025-12-12T18:01:00Z">
        <w:r w:rsidR="007C0A0D" w:rsidRPr="00077E78">
          <w:rPr>
            <w:rStyle w:val="NormalTok"/>
            <w:rFonts w:cs="Consolas"/>
            <w:rPrChange w:id="3460"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61" w:author="Johannes Zauner" w:date="2025-12-12T21:05:00Z" w16du:dateUtc="2025-12-12T20:05:00Z">
              <w:rPr>
                <w:rStyle w:val="FunctionTok"/>
                <w:rFonts w:ascii="Arial" w:hAnsi="Arial" w:cs="Arial"/>
              </w:rPr>
            </w:rPrChange>
          </w:rPr>
          <w:t>gt</w:t>
        </w:r>
        <w:r w:rsidR="007C0A0D" w:rsidRPr="00077E78">
          <w:rPr>
            <w:rStyle w:val="NormalTok"/>
            <w:rFonts w:cs="Consolas"/>
            <w:rPrChange w:id="3462"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63" w:author="Johannes Zauner" w:date="2025-12-12T21:05:00Z" w16du:dateUtc="2025-12-12T20:05:00Z">
              <w:rPr>
                <w:rStyle w:val="SpecialCharTok"/>
                <w:rFonts w:ascii="Arial" w:hAnsi="Arial" w:cs="Arial"/>
              </w:rPr>
            </w:rPrChange>
          </w:rPr>
          <w:t>|&gt;</w:t>
        </w:r>
        <w:r w:rsidR="007C0A0D" w:rsidRPr="00077E78">
          <w:rPr>
            <w:rStyle w:val="NormalTok"/>
            <w:rFonts w:cs="Consolas"/>
            <w:rPrChange w:id="3464"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65" w:author="Johannes Zauner" w:date="2025-12-12T21:05:00Z" w16du:dateUtc="2025-12-12T20:05:00Z">
              <w:rPr>
                <w:rStyle w:val="FunctionTok"/>
                <w:rFonts w:ascii="Arial" w:hAnsi="Arial" w:cs="Arial"/>
              </w:rPr>
            </w:rPrChange>
          </w:rPr>
          <w:t>fmt_number</w:t>
        </w:r>
        <w:r w:rsidR="007C0A0D" w:rsidRPr="00077E78">
          <w:rPr>
            <w:rStyle w:val="NormalTok"/>
            <w:rFonts w:cs="Consolas"/>
            <w:rPrChange w:id="3466" w:author="Johannes Zauner" w:date="2025-12-12T21:05:00Z" w16du:dateUtc="2025-12-12T20:05:00Z">
              <w:rPr>
                <w:rStyle w:val="NormalTok"/>
                <w:rFonts w:ascii="Arial" w:hAnsi="Arial" w:cs="Arial"/>
              </w:rPr>
            </w:rPrChange>
          </w:rPr>
          <w:t>(</w:t>
        </w:r>
        <w:r w:rsidR="007C0A0D" w:rsidRPr="00077E78">
          <w:rPr>
            <w:rStyle w:val="AttributeTok"/>
            <w:rFonts w:cs="Consolas"/>
            <w:rPrChange w:id="3467" w:author="Johannes Zauner" w:date="2025-12-12T21:05:00Z" w16du:dateUtc="2025-12-12T20:05:00Z">
              <w:rPr>
                <w:rStyle w:val="AttributeTok"/>
                <w:rFonts w:ascii="Arial" w:hAnsi="Arial" w:cs="Arial"/>
              </w:rPr>
            </w:rPrChange>
          </w:rPr>
          <w:t>decimals =</w:t>
        </w:r>
        <w:r w:rsidR="007C0A0D" w:rsidRPr="00077E78">
          <w:rPr>
            <w:rStyle w:val="NormalTok"/>
            <w:rFonts w:cs="Consolas"/>
            <w:rPrChange w:id="3468" w:author="Johannes Zauner" w:date="2025-12-12T21:05:00Z" w16du:dateUtc="2025-12-12T20:05:00Z">
              <w:rPr>
                <w:rStyle w:val="NormalTok"/>
                <w:rFonts w:ascii="Arial" w:hAnsi="Arial" w:cs="Arial"/>
              </w:rPr>
            </w:rPrChange>
          </w:rPr>
          <w:t xml:space="preserve"> </w:t>
        </w:r>
        <w:r w:rsidR="007C0A0D" w:rsidRPr="00077E78">
          <w:rPr>
            <w:rStyle w:val="DecValTok"/>
            <w:rFonts w:cs="Consolas"/>
            <w:rPrChange w:id="3469" w:author="Johannes Zauner" w:date="2025-12-12T21:05:00Z" w16du:dateUtc="2025-12-12T20:05:00Z">
              <w:rPr>
                <w:rStyle w:val="DecValTok"/>
                <w:rFonts w:ascii="Arial" w:hAnsi="Arial" w:cs="Arial"/>
              </w:rPr>
            </w:rPrChange>
          </w:rPr>
          <w:t>1</w:t>
        </w:r>
        <w:r w:rsidR="007C0A0D" w:rsidRPr="00077E78">
          <w:rPr>
            <w:rStyle w:val="NormalTok"/>
            <w:rFonts w:cs="Consolas"/>
            <w:rPrChange w:id="3470"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3471" w:author="Johannes Zauner" w:date="2025-12-12T21:05:00Z" w16du:dateUtc="2025-12-12T20:05:00Z">
              <w:rPr>
                <w:rStyle w:val="SpecialCharTok"/>
                <w:rFonts w:ascii="Arial" w:hAnsi="Arial" w:cs="Arial"/>
              </w:rPr>
            </w:rPrChange>
          </w:rPr>
          <w:t>|&gt;</w:t>
        </w:r>
        <w:r w:rsidR="007C0A0D" w:rsidRPr="00077E78">
          <w:rPr>
            <w:rStyle w:val="NormalTok"/>
            <w:rFonts w:cs="Consolas"/>
            <w:rPrChange w:id="3472"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73" w:author="Johannes Zauner" w:date="2025-12-12T21:05:00Z" w16du:dateUtc="2025-12-12T20:05:00Z">
              <w:rPr>
                <w:rStyle w:val="FunctionTok"/>
                <w:rFonts w:ascii="Arial" w:hAnsi="Arial" w:cs="Arial"/>
              </w:rPr>
            </w:rPrChange>
          </w:rPr>
          <w:t>cols_hide</w:t>
        </w:r>
        <w:r w:rsidR="007C0A0D" w:rsidRPr="00077E78">
          <w:rPr>
            <w:rStyle w:val="NormalTok"/>
            <w:rFonts w:cs="Consolas"/>
            <w:rPrChange w:id="3474" w:author="Johannes Zauner" w:date="2025-12-12T21:05:00Z" w16du:dateUtc="2025-12-12T20:05:00Z">
              <w:rPr>
                <w:rStyle w:val="NormalTok"/>
                <w:rFonts w:ascii="Arial" w:hAnsi="Arial" w:cs="Arial"/>
              </w:rPr>
            </w:rPrChange>
          </w:rPr>
          <w:t xml:space="preserve">(episodes) </w:t>
        </w:r>
        <w:r w:rsidR="007C0A0D" w:rsidRPr="00077E78">
          <w:rPr>
            <w:rStyle w:val="SpecialCharTok"/>
            <w:rFonts w:cs="Consolas"/>
            <w:rPrChange w:id="3475" w:author="Johannes Zauner" w:date="2025-12-12T21:05:00Z" w16du:dateUtc="2025-12-12T20:05:00Z">
              <w:rPr>
                <w:rStyle w:val="SpecialCharTok"/>
                <w:rFonts w:ascii="Arial" w:hAnsi="Arial" w:cs="Arial"/>
              </w:rPr>
            </w:rPrChange>
          </w:rPr>
          <w:t>|&gt;</w:t>
        </w:r>
        <w:r w:rsidR="007C0A0D" w:rsidRPr="00077E78">
          <w:rPr>
            <w:rFonts w:cs="Consolas"/>
            <w:rPrChange w:id="3476" w:author="Johannes Zauner" w:date="2025-12-12T21:05:00Z" w16du:dateUtc="2025-12-12T20:05:00Z">
              <w:rPr>
                <w:rFonts w:ascii="Arial" w:hAnsi="Arial" w:cs="Arial"/>
              </w:rPr>
            </w:rPrChange>
          </w:rPr>
          <w:br/>
        </w:r>
      </w:ins>
      <w:ins w:id="3477" w:author="Johannes Zauner" w:date="2025-12-12T21:06:00Z" w16du:dateUtc="2025-12-12T20:06:00Z">
        <w:r w:rsidR="00077E78">
          <w:rPr>
            <w:rStyle w:val="NormalTok"/>
          </w:rPr>
          <w:t>8</w:t>
        </w:r>
        <w:r w:rsidR="00077E78">
          <w:rPr>
            <w:rStyle w:val="NormalTok"/>
            <w:rFonts w:cs="Consolas"/>
          </w:rPr>
          <w:t xml:space="preserve"> </w:t>
        </w:r>
      </w:ins>
      <w:ins w:id="3478" w:author="zusammenlegung" w:date="2025-12-12T19:01:00Z" w16du:dateUtc="2025-12-12T18:01:00Z">
        <w:r w:rsidR="007C0A0D" w:rsidRPr="00077E78">
          <w:rPr>
            <w:rStyle w:val="NormalTok"/>
            <w:rFonts w:cs="Consolas"/>
            <w:rPrChange w:id="3479"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3480" w:author="Johannes Zauner" w:date="2025-12-12T21:05:00Z" w16du:dateUtc="2025-12-12T20:05:00Z">
              <w:rPr>
                <w:rStyle w:val="FunctionTok"/>
                <w:rFonts w:ascii="Arial" w:hAnsi="Arial" w:cs="Arial"/>
              </w:rPr>
            </w:rPrChange>
          </w:rPr>
          <w:t>cols_label</w:t>
        </w:r>
        <w:r w:rsidR="007C0A0D" w:rsidRPr="00077E78">
          <w:rPr>
            <w:rStyle w:val="NormalTok"/>
            <w:rFonts w:cs="Consolas"/>
            <w:rPrChange w:id="3481" w:author="Johannes Zauner" w:date="2025-12-12T21:05:00Z" w16du:dateUtc="2025-12-12T20:05:00Z">
              <w:rPr>
                <w:rStyle w:val="NormalTok"/>
                <w:rFonts w:ascii="Arial" w:hAnsi="Arial" w:cs="Arial"/>
              </w:rPr>
            </w:rPrChange>
          </w:rPr>
          <w:t>(</w:t>
        </w:r>
        <w:r w:rsidR="007C0A0D" w:rsidRPr="00077E78">
          <w:rPr>
            <w:rStyle w:val="StringTok"/>
            <w:rFonts w:cs="Consolas"/>
            <w:rPrChange w:id="3482" w:author="Johannes Zauner" w:date="2025-12-12T21:05:00Z" w16du:dateUtc="2025-12-12T20:05:00Z">
              <w:rPr>
                <w:rStyle w:val="StringTok"/>
                <w:rFonts w:ascii="Arial" w:hAnsi="Arial" w:cs="Arial"/>
              </w:rPr>
            </w:rPrChange>
          </w:rPr>
          <w:t>`</w:t>
        </w:r>
        <w:r w:rsidR="007C0A0D" w:rsidRPr="00077E78">
          <w:rPr>
            <w:rStyle w:val="AttributeTok"/>
            <w:rFonts w:cs="Consolas"/>
            <w:rPrChange w:id="3483" w:author="Johannes Zauner" w:date="2025-12-12T21:05:00Z" w16du:dateUtc="2025-12-12T20:05:00Z">
              <w:rPr>
                <w:rStyle w:val="AttributeTok"/>
                <w:rFonts w:ascii="Arial" w:hAnsi="Arial" w:cs="Arial"/>
              </w:rPr>
            </w:rPrChange>
          </w:rPr>
          <w:t>mean Lux</w:t>
        </w:r>
        <w:r w:rsidR="007C0A0D" w:rsidRPr="00077E78">
          <w:rPr>
            <w:rStyle w:val="StringTok"/>
            <w:rFonts w:cs="Consolas"/>
            <w:rPrChange w:id="3484" w:author="Johannes Zauner" w:date="2025-12-12T21:05:00Z" w16du:dateUtc="2025-12-12T20:05:00Z">
              <w:rPr>
                <w:rStyle w:val="StringTok"/>
                <w:rFonts w:ascii="Arial" w:hAnsi="Arial" w:cs="Arial"/>
              </w:rPr>
            </w:rPrChange>
          </w:rPr>
          <w:t>`</w:t>
        </w:r>
        <w:r w:rsidR="007C0A0D" w:rsidRPr="00077E78">
          <w:rPr>
            <w:rStyle w:val="NormalTok"/>
            <w:rFonts w:cs="Consolas"/>
            <w:rPrChange w:id="3485" w:author="Johannes Zauner" w:date="2025-12-12T21:05:00Z" w16du:dateUtc="2025-12-12T20:05:00Z">
              <w:rPr>
                <w:rStyle w:val="NormalTok"/>
                <w:rFonts w:ascii="Arial" w:hAnsi="Arial" w:cs="Arial"/>
              </w:rPr>
            </w:rPrChange>
          </w:rPr>
          <w:t xml:space="preserve"> </w:t>
        </w:r>
        <w:r w:rsidR="007C0A0D" w:rsidRPr="00077E78">
          <w:rPr>
            <w:rStyle w:val="OtherTok"/>
            <w:rFonts w:cs="Consolas"/>
            <w:rPrChange w:id="3486" w:author="Johannes Zauner" w:date="2025-12-12T21:05:00Z" w16du:dateUtc="2025-12-12T20:05:00Z">
              <w:rPr>
                <w:rStyle w:val="OtherTok"/>
                <w:rFonts w:ascii="Arial" w:hAnsi="Arial" w:cs="Arial"/>
              </w:rPr>
            </w:rPrChange>
          </w:rPr>
          <w:t>=</w:t>
        </w:r>
        <w:r w:rsidR="007C0A0D" w:rsidRPr="00077E78">
          <w:rPr>
            <w:rStyle w:val="NormalTok"/>
            <w:rFonts w:cs="Consolas"/>
            <w:rPrChange w:id="3487"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3488" w:author="Johannes Zauner" w:date="2025-12-12T21:05:00Z" w16du:dateUtc="2025-12-12T20:05:00Z">
              <w:rPr>
                <w:rStyle w:val="StringTok"/>
                <w:rFonts w:ascii="Arial" w:hAnsi="Arial" w:cs="Arial"/>
              </w:rPr>
            </w:rPrChange>
          </w:rPr>
          <w:t>"Mean photopic illuminance (lx)"</w:t>
        </w:r>
        <w:r w:rsidR="007C0A0D" w:rsidRPr="00077E78">
          <w:rPr>
            <w:rStyle w:val="NormalTok"/>
            <w:rFonts w:cs="Consolas"/>
            <w:rPrChange w:id="3489" w:author="Johannes Zauner" w:date="2025-12-12T21:05:00Z" w16du:dateUtc="2025-12-12T20:05:00Z">
              <w:rPr>
                <w:rStyle w:val="NormalTok"/>
                <w:rFonts w:ascii="Arial" w:hAnsi="Arial" w:cs="Arial"/>
              </w:rPr>
            </w:rPrChange>
          </w:rPr>
          <w:t>)</w:t>
        </w:r>
      </w:ins>
    </w:p>
    <w:bookmarkEnd w:id="3381"/>
    <w:p w14:paraId="176540F1" w14:textId="4A2CAE56" w:rsidR="007C0A0D" w:rsidRPr="0098570A" w:rsidDel="0098570A" w:rsidRDefault="007C0A0D" w:rsidP="007C0A0D">
      <w:pPr>
        <w:pStyle w:val="DefinitionTerm"/>
        <w:rPr>
          <w:ins w:id="3490" w:author="zusammenlegung" w:date="2025-12-12T19:01:00Z" w16du:dateUtc="2025-12-12T18:01:00Z"/>
          <w:del w:id="3491" w:author="Johannes Zauner" w:date="2025-12-12T20:27:00Z" w16du:dateUtc="2025-12-12T19:27:00Z"/>
          <w:rFonts w:ascii="Arial" w:hAnsi="Arial" w:cs="Arial"/>
          <w:b w:val="0"/>
          <w:bCs/>
          <w:rPrChange w:id="3492" w:author="Johannes Zauner" w:date="2025-12-12T20:27:00Z" w16du:dateUtc="2025-12-12T19:27:00Z">
            <w:rPr>
              <w:ins w:id="3493" w:author="zusammenlegung" w:date="2025-12-12T19:01:00Z" w16du:dateUtc="2025-12-12T18:01:00Z"/>
              <w:del w:id="3494" w:author="Johannes Zauner" w:date="2025-12-12T20:27:00Z" w16du:dateUtc="2025-12-12T19:27:00Z"/>
              <w:rFonts w:ascii="Arial" w:hAnsi="Arial" w:cs="Arial"/>
            </w:rPr>
          </w:rPrChange>
        </w:rPr>
      </w:pPr>
      <w:ins w:id="3495" w:author="zusammenlegung" w:date="2025-12-12T19:01:00Z" w16du:dateUtc="2025-12-12T18:01:00Z">
        <w:r w:rsidRPr="00C673E9">
          <w:rPr>
            <w:rFonts w:ascii="Arial" w:hAnsi="Arial" w:cs="Arial"/>
          </w:rPr>
          <w:t>Line 1</w:t>
        </w:r>
      </w:ins>
      <w:ins w:id="3496" w:author="Johannes Zauner" w:date="2025-12-12T20:27:00Z" w16du:dateUtc="2025-12-12T19:27:00Z">
        <w:r w:rsidR="0098570A">
          <w:rPr>
            <w:rFonts w:ascii="Arial" w:hAnsi="Arial" w:cs="Arial"/>
          </w:rPr>
          <w:t xml:space="preserve"> </w:t>
        </w:r>
      </w:ins>
    </w:p>
    <w:p w14:paraId="22792CE7" w14:textId="77777777" w:rsidR="007C0A0D" w:rsidRPr="0098570A" w:rsidRDefault="007C0A0D" w:rsidP="0098570A">
      <w:pPr>
        <w:pStyle w:val="DefinitionTerm"/>
        <w:rPr>
          <w:ins w:id="3497" w:author="zusammenlegung" w:date="2025-12-12T19:01:00Z" w16du:dateUtc="2025-12-12T18:01:00Z"/>
          <w:b w:val="0"/>
          <w:bCs/>
          <w:rPrChange w:id="3498" w:author="Johannes Zauner" w:date="2025-12-12T20:27:00Z" w16du:dateUtc="2025-12-12T19:27:00Z">
            <w:rPr>
              <w:ins w:id="3499" w:author="zusammenlegung" w:date="2025-12-12T19:01:00Z" w16du:dateUtc="2025-12-12T18:01:00Z"/>
            </w:rPr>
          </w:rPrChange>
        </w:rPr>
        <w:pPrChange w:id="3500" w:author="Johannes Zauner" w:date="2025-12-12T20:27:00Z" w16du:dateUtc="2025-12-12T19:27:00Z">
          <w:pPr>
            <w:pStyle w:val="Definition"/>
          </w:pPr>
        </w:pPrChange>
      </w:pPr>
      <w:ins w:id="3501" w:author="zusammenlegung" w:date="2025-12-12T19:01:00Z" w16du:dateUtc="2025-12-12T18:01:00Z">
        <w:r w:rsidRPr="0098570A">
          <w:rPr>
            <w:b w:val="0"/>
            <w:bCs/>
            <w:rPrChange w:id="3502" w:author="Johannes Zauner" w:date="2025-12-12T20:27:00Z" w16du:dateUtc="2025-12-12T19:27:00Z">
              <w:rPr/>
            </w:rPrChange>
          </w:rPr>
          <w:t xml:space="preserve">Instead of </w:t>
        </w:r>
        <w:r w:rsidRPr="00FE3982">
          <w:rPr>
            <w:rStyle w:val="VerbatimChar"/>
            <w:rFonts w:cs="Consolas"/>
            <w:b w:val="0"/>
            <w:bCs/>
            <w:rPrChange w:id="3503" w:author="Johannes Zauner" w:date="2025-12-12T21:06:00Z" w16du:dateUtc="2025-12-12T20:06:00Z">
              <w:rPr>
                <w:rStyle w:val="VerbatimChar"/>
                <w:rFonts w:ascii="Arial" w:hAnsi="Arial" w:cs="Arial"/>
              </w:rPr>
            </w:rPrChange>
          </w:rPr>
          <w:t>dataVEET</w:t>
        </w:r>
        <w:r w:rsidRPr="0098570A">
          <w:rPr>
            <w:b w:val="0"/>
            <w:bCs/>
            <w:rPrChange w:id="3504" w:author="Johannes Zauner" w:date="2025-12-12T20:27:00Z" w16du:dateUtc="2025-12-12T19:27:00Z">
              <w:rPr/>
            </w:rPrChange>
          </w:rPr>
          <w:t xml:space="preserve"> we now supply the merged </w:t>
        </w:r>
        <w:r w:rsidRPr="00FE3982">
          <w:rPr>
            <w:rStyle w:val="VerbatimChar"/>
            <w:rFonts w:cs="Consolas"/>
            <w:b w:val="0"/>
            <w:bCs/>
            <w:rPrChange w:id="3505" w:author="Johannes Zauner" w:date="2025-12-12T21:06:00Z" w16du:dateUtc="2025-12-12T20:06:00Z">
              <w:rPr>
                <w:rStyle w:val="VerbatimChar"/>
                <w:rFonts w:ascii="Arial" w:hAnsi="Arial" w:cs="Arial"/>
              </w:rPr>
            </w:rPrChange>
          </w:rPr>
          <w:t>data</w:t>
        </w:r>
        <w:r w:rsidRPr="0098570A">
          <w:rPr>
            <w:b w:val="0"/>
            <w:bCs/>
            <w:rPrChange w:id="3506" w:author="Johannes Zauner" w:date="2025-12-12T20:27:00Z" w16du:dateUtc="2025-12-12T19:27:00Z">
              <w:rPr/>
            </w:rPrChange>
          </w:rPr>
          <w:t xml:space="preserve"> object</w:t>
        </w:r>
      </w:ins>
    </w:p>
    <w:p w14:paraId="1DBC5B1C" w14:textId="3A5DAB99" w:rsidR="007C0A0D" w:rsidRPr="0098570A" w:rsidDel="0098570A" w:rsidRDefault="007C0A0D" w:rsidP="007C0A0D">
      <w:pPr>
        <w:pStyle w:val="DefinitionTerm"/>
        <w:rPr>
          <w:ins w:id="3507" w:author="zusammenlegung" w:date="2025-12-12T19:01:00Z" w16du:dateUtc="2025-12-12T18:01:00Z"/>
          <w:del w:id="3508" w:author="Johannes Zauner" w:date="2025-12-12T20:27:00Z" w16du:dateUtc="2025-12-12T19:27:00Z"/>
          <w:rFonts w:ascii="Arial" w:hAnsi="Arial" w:cs="Arial"/>
          <w:b w:val="0"/>
          <w:bCs/>
          <w:rPrChange w:id="3509" w:author="Johannes Zauner" w:date="2025-12-12T20:27:00Z" w16du:dateUtc="2025-12-12T19:27:00Z">
            <w:rPr>
              <w:ins w:id="3510" w:author="zusammenlegung" w:date="2025-12-12T19:01:00Z" w16du:dateUtc="2025-12-12T18:01:00Z"/>
              <w:del w:id="3511" w:author="Johannes Zauner" w:date="2025-12-12T20:27:00Z" w16du:dateUtc="2025-12-12T19:27:00Z"/>
              <w:rFonts w:ascii="Arial" w:hAnsi="Arial" w:cs="Arial"/>
            </w:rPr>
          </w:rPrChange>
        </w:rPr>
      </w:pPr>
      <w:ins w:id="3512" w:author="zusammenlegung" w:date="2025-12-12T19:01:00Z" w16du:dateUtc="2025-12-12T18:01:00Z">
        <w:r w:rsidRPr="00C673E9">
          <w:rPr>
            <w:rFonts w:ascii="Arial" w:hAnsi="Arial" w:cs="Arial"/>
          </w:rPr>
          <w:t>Lines 2-8</w:t>
        </w:r>
      </w:ins>
      <w:ins w:id="3513" w:author="Johannes Zauner" w:date="2025-12-12T20:27:00Z" w16du:dateUtc="2025-12-12T19:27:00Z">
        <w:r w:rsidR="0098570A">
          <w:rPr>
            <w:rFonts w:ascii="Arial" w:hAnsi="Arial" w:cs="Arial"/>
          </w:rPr>
          <w:t xml:space="preserve"> </w:t>
        </w:r>
      </w:ins>
    </w:p>
    <w:p w14:paraId="5DFFF5B2" w14:textId="77777777" w:rsidR="007C0A0D" w:rsidRDefault="007C0A0D" w:rsidP="0098570A">
      <w:pPr>
        <w:pStyle w:val="DefinitionTerm"/>
        <w:rPr>
          <w:ins w:id="3514" w:author="Johannes Zauner" w:date="2025-12-12T20:27:00Z" w16du:dateUtc="2025-12-12T19:27:00Z"/>
          <w:b w:val="0"/>
          <w:bCs/>
        </w:rPr>
      </w:pPr>
      <w:ins w:id="3515" w:author="zusammenlegung" w:date="2025-12-12T19:01:00Z" w16du:dateUtc="2025-12-12T18:01:00Z">
        <w:r w:rsidRPr="0098570A">
          <w:rPr>
            <w:b w:val="0"/>
            <w:bCs/>
            <w:rPrChange w:id="3516" w:author="Johannes Zauner" w:date="2025-12-12T20:27:00Z" w16du:dateUtc="2025-12-12T19:27:00Z">
              <w:rPr/>
            </w:rPrChange>
          </w:rPr>
          <w:t xml:space="preserve">Verbatim from </w:t>
        </w:r>
        <w:r w:rsidRPr="0098570A">
          <w:rPr>
            <w:b w:val="0"/>
            <w:bCs/>
            <w:rPrChange w:id="3517" w:author="Johannes Zauner" w:date="2025-12-12T20:27:00Z" w16du:dateUtc="2025-12-12T19:27:00Z">
              <w:rPr/>
            </w:rPrChange>
          </w:rPr>
          <w:fldChar w:fldCharType="begin"/>
        </w:r>
        <w:r w:rsidRPr="0098570A">
          <w:rPr>
            <w:b w:val="0"/>
            <w:bCs/>
            <w:rPrChange w:id="3518" w:author="Johannes Zauner" w:date="2025-12-12T20:27:00Z" w16du:dateUtc="2025-12-12T19:27:00Z">
              <w:rPr/>
            </w:rPrChange>
          </w:rPr>
          <w:instrText>HYPERLINK \l "sec-avelight" \h</w:instrText>
        </w:r>
        <w:r w:rsidRPr="0098570A">
          <w:rPr>
            <w:b w:val="0"/>
            <w:bCs/>
            <w:rPrChange w:id="3519" w:author="Johannes Zauner" w:date="2025-12-12T20:27:00Z" w16du:dateUtc="2025-12-12T19:27:00Z">
              <w:rPr/>
            </w:rPrChange>
          </w:rPr>
        </w:r>
        <w:r w:rsidRPr="0098570A">
          <w:rPr>
            <w:b w:val="0"/>
            <w:bCs/>
            <w:rPrChange w:id="3520" w:author="Johannes Zauner" w:date="2025-12-12T20:27:00Z" w16du:dateUtc="2025-12-12T19:27:00Z">
              <w:rPr/>
            </w:rPrChange>
          </w:rPr>
          <w:fldChar w:fldCharType="separate"/>
        </w:r>
        <w:r w:rsidRPr="0098570A">
          <w:rPr>
            <w:rStyle w:val="Hyperlink"/>
            <w:rFonts w:ascii="Arial" w:hAnsi="Arial" w:cs="Arial"/>
            <w:b w:val="0"/>
            <w:bCs/>
            <w:rPrChange w:id="3521" w:author="Johannes Zauner" w:date="2025-12-12T20:27:00Z" w16du:dateUtc="2025-12-12T19:27:00Z">
              <w:rPr>
                <w:rStyle w:val="Hyperlink"/>
                <w:rFonts w:ascii="Arial" w:hAnsi="Arial" w:cs="Arial"/>
              </w:rPr>
            </w:rPrChange>
          </w:rPr>
          <w:t>Section 3.2.1</w:t>
        </w:r>
        <w:r w:rsidRPr="0098570A">
          <w:rPr>
            <w:b w:val="0"/>
            <w:bCs/>
            <w:rPrChange w:id="3522" w:author="Johannes Zauner" w:date="2025-12-12T20:27:00Z" w16du:dateUtc="2025-12-12T19:27:00Z">
              <w:rPr/>
            </w:rPrChange>
          </w:rPr>
          <w:fldChar w:fldCharType="end"/>
        </w:r>
      </w:ins>
    </w:p>
    <w:p w14:paraId="406AE51D" w14:textId="77777777" w:rsidR="0098570A" w:rsidRPr="0098570A" w:rsidRDefault="0098570A" w:rsidP="0098570A">
      <w:pPr>
        <w:pStyle w:val="Definition"/>
        <w:rPr>
          <w:ins w:id="3523" w:author="zusammenlegung" w:date="2025-12-12T19:01:00Z" w16du:dateUtc="2025-12-12T18:01:00Z"/>
        </w:rPr>
      </w:pPr>
    </w:p>
    <w:tbl>
      <w:tblPr>
        <w:tblStyle w:val="Table"/>
        <w:tblW w:w="0" w:type="auto"/>
        <w:jc w:val="center"/>
        <w:tblCellMar>
          <w:left w:w="60" w:type="dxa"/>
          <w:right w:w="60" w:type="dxa"/>
        </w:tblCellMar>
        <w:tblLook w:val="0000" w:firstRow="0" w:lastRow="0" w:firstColumn="0" w:lastColumn="0" w:noHBand="0" w:noVBand="0"/>
      </w:tblPr>
      <w:tblGrid>
        <w:gridCol w:w="1088"/>
        <w:gridCol w:w="2822"/>
      </w:tblGrid>
      <w:tr w:rsidR="007C0A0D" w:rsidRPr="00C673E9" w14:paraId="3E4D15AE" w14:textId="77777777" w:rsidTr="0047611C">
        <w:trPr>
          <w:cantSplit/>
          <w:tblHeader/>
          <w:jc w:val="center"/>
          <w:ins w:id="3524" w:author="zusammenlegung" w:date="2025-12-12T19:01:00Z" w16du:dateUtc="2025-12-12T18:01:00Z"/>
        </w:trPr>
        <w:tc>
          <w:tcPr>
            <w:tcW w:w="0" w:type="auto"/>
          </w:tcPr>
          <w:p w14:paraId="3F81942B" w14:textId="77777777" w:rsidR="007C0A0D" w:rsidRPr="00C673E9" w:rsidRDefault="007C0A0D" w:rsidP="0047611C">
            <w:pPr>
              <w:keepNext/>
              <w:spacing w:after="60"/>
              <w:rPr>
                <w:ins w:id="3525" w:author="zusammenlegung" w:date="2025-12-12T19:01:00Z" w16du:dateUtc="2025-12-12T18:01:00Z"/>
                <w:rFonts w:ascii="Arial" w:hAnsi="Arial" w:cs="Arial"/>
              </w:rPr>
            </w:pPr>
            <w:ins w:id="3526" w:author="zusammenlegung" w:date="2025-12-12T19:01:00Z" w16du:dateUtc="2025-12-12T18:01:00Z">
              <w:r w:rsidRPr="00C673E9">
                <w:rPr>
                  <w:rFonts w:ascii="Arial" w:hAnsi="Arial" w:cs="Arial"/>
                </w:rPr>
                <w:t>Date</w:t>
              </w:r>
            </w:ins>
          </w:p>
        </w:tc>
        <w:tc>
          <w:tcPr>
            <w:tcW w:w="0" w:type="auto"/>
          </w:tcPr>
          <w:p w14:paraId="691DFBAD" w14:textId="77777777" w:rsidR="007C0A0D" w:rsidRPr="00C673E9" w:rsidRDefault="007C0A0D" w:rsidP="0047611C">
            <w:pPr>
              <w:keepNext/>
              <w:spacing w:after="60"/>
              <w:jc w:val="right"/>
              <w:rPr>
                <w:ins w:id="3527" w:author="zusammenlegung" w:date="2025-12-12T19:01:00Z" w16du:dateUtc="2025-12-12T18:01:00Z"/>
                <w:rFonts w:ascii="Arial" w:hAnsi="Arial" w:cs="Arial"/>
              </w:rPr>
            </w:pPr>
            <w:ins w:id="3528" w:author="zusammenlegung" w:date="2025-12-12T19:01:00Z" w16du:dateUtc="2025-12-12T18:01:00Z">
              <w:r w:rsidRPr="00C673E9">
                <w:rPr>
                  <w:rFonts w:ascii="Arial" w:hAnsi="Arial" w:cs="Arial"/>
                </w:rPr>
                <w:t>Mean photopic illuminance (lx)</w:t>
              </w:r>
            </w:ins>
          </w:p>
        </w:tc>
      </w:tr>
      <w:tr w:rsidR="007C0A0D" w:rsidRPr="00C673E9" w14:paraId="3F670360" w14:textId="77777777" w:rsidTr="0047611C">
        <w:trPr>
          <w:cantSplit/>
          <w:jc w:val="center"/>
          <w:ins w:id="3529" w:author="zusammenlegung" w:date="2025-12-12T19:01:00Z" w16du:dateUtc="2025-12-12T18:01:00Z"/>
        </w:trPr>
        <w:tc>
          <w:tcPr>
            <w:tcW w:w="0" w:type="auto"/>
            <w:gridSpan w:val="2"/>
            <w:tcMar>
              <w:top w:w="25" w:type="dxa"/>
            </w:tcMar>
          </w:tcPr>
          <w:p w14:paraId="2E459B63" w14:textId="77777777" w:rsidR="007C0A0D" w:rsidRPr="00C673E9" w:rsidRDefault="007C0A0D" w:rsidP="0047611C">
            <w:pPr>
              <w:keepNext/>
              <w:spacing w:after="60"/>
              <w:rPr>
                <w:ins w:id="3530" w:author="zusammenlegung" w:date="2025-12-12T19:01:00Z" w16du:dateUtc="2025-12-12T18:01:00Z"/>
                <w:rFonts w:ascii="Arial" w:hAnsi="Arial" w:cs="Arial"/>
              </w:rPr>
            </w:pPr>
            <w:ins w:id="3531" w:author="zusammenlegung" w:date="2025-12-12T19:01:00Z" w16du:dateUtc="2025-12-12T18:01:00Z">
              <w:r w:rsidRPr="00C673E9">
                <w:rPr>
                  <w:rFonts w:ascii="Arial" w:hAnsi="Arial" w:cs="Arial"/>
                </w:rPr>
                <w:t>Clouclip</w:t>
              </w:r>
            </w:ins>
          </w:p>
        </w:tc>
      </w:tr>
      <w:tr w:rsidR="007C0A0D" w:rsidRPr="00C673E9" w14:paraId="7F3A41FD" w14:textId="77777777" w:rsidTr="0047611C">
        <w:trPr>
          <w:cantSplit/>
          <w:jc w:val="center"/>
          <w:ins w:id="3532" w:author="zusammenlegung" w:date="2025-12-12T19:01:00Z" w16du:dateUtc="2025-12-12T18:01:00Z"/>
        </w:trPr>
        <w:tc>
          <w:tcPr>
            <w:tcW w:w="0" w:type="auto"/>
          </w:tcPr>
          <w:p w14:paraId="6DF94E9E" w14:textId="77777777" w:rsidR="007C0A0D" w:rsidRPr="00C673E9" w:rsidRDefault="007C0A0D" w:rsidP="0047611C">
            <w:pPr>
              <w:keepNext/>
              <w:spacing w:after="60"/>
              <w:rPr>
                <w:ins w:id="3533" w:author="zusammenlegung" w:date="2025-12-12T19:01:00Z" w16du:dateUtc="2025-12-12T18:01:00Z"/>
                <w:rFonts w:ascii="Arial" w:hAnsi="Arial" w:cs="Arial"/>
              </w:rPr>
            </w:pPr>
            <w:ins w:id="3534" w:author="zusammenlegung" w:date="2025-12-12T19:01:00Z" w16du:dateUtc="2025-12-12T18:01:00Z">
              <w:r w:rsidRPr="00C673E9">
                <w:rPr>
                  <w:rFonts w:ascii="Arial" w:hAnsi="Arial" w:cs="Arial"/>
                </w:rPr>
                <w:t>Mean daily</w:t>
              </w:r>
            </w:ins>
          </w:p>
        </w:tc>
        <w:tc>
          <w:tcPr>
            <w:tcW w:w="0" w:type="auto"/>
          </w:tcPr>
          <w:p w14:paraId="1049EDF3" w14:textId="77777777" w:rsidR="007C0A0D" w:rsidRPr="00C673E9" w:rsidRDefault="007C0A0D" w:rsidP="0047611C">
            <w:pPr>
              <w:keepNext/>
              <w:spacing w:after="60"/>
              <w:jc w:val="right"/>
              <w:rPr>
                <w:ins w:id="3535" w:author="zusammenlegung" w:date="2025-12-12T19:01:00Z" w16du:dateUtc="2025-12-12T18:01:00Z"/>
                <w:rFonts w:ascii="Arial" w:hAnsi="Arial" w:cs="Arial"/>
              </w:rPr>
            </w:pPr>
            <w:ins w:id="3536" w:author="zusammenlegung" w:date="2025-12-12T19:01:00Z" w16du:dateUtc="2025-12-12T18:01:00Z">
              <w:r w:rsidRPr="00C673E9">
                <w:rPr>
                  <w:rFonts w:ascii="Arial" w:hAnsi="Arial" w:cs="Arial"/>
                </w:rPr>
                <w:t>17.6</w:t>
              </w:r>
            </w:ins>
          </w:p>
        </w:tc>
      </w:tr>
      <w:tr w:rsidR="007C0A0D" w:rsidRPr="00C673E9" w14:paraId="68E113DB" w14:textId="77777777" w:rsidTr="0047611C">
        <w:trPr>
          <w:cantSplit/>
          <w:jc w:val="center"/>
          <w:ins w:id="3537" w:author="zusammenlegung" w:date="2025-12-12T19:01:00Z" w16du:dateUtc="2025-12-12T18:01:00Z"/>
        </w:trPr>
        <w:tc>
          <w:tcPr>
            <w:tcW w:w="0" w:type="auto"/>
          </w:tcPr>
          <w:p w14:paraId="79028862" w14:textId="77777777" w:rsidR="007C0A0D" w:rsidRPr="00C673E9" w:rsidRDefault="007C0A0D" w:rsidP="0047611C">
            <w:pPr>
              <w:keepNext/>
              <w:spacing w:after="60"/>
              <w:rPr>
                <w:ins w:id="3538" w:author="zusammenlegung" w:date="2025-12-12T19:01:00Z" w16du:dateUtc="2025-12-12T18:01:00Z"/>
                <w:rFonts w:ascii="Arial" w:hAnsi="Arial" w:cs="Arial"/>
              </w:rPr>
            </w:pPr>
            <w:ins w:id="3539" w:author="zusammenlegung" w:date="2025-12-12T19:01:00Z" w16du:dateUtc="2025-12-12T18:01:00Z">
              <w:r w:rsidRPr="00C673E9">
                <w:rPr>
                  <w:rFonts w:ascii="Arial" w:hAnsi="Arial" w:cs="Arial"/>
                </w:rPr>
                <w:t>Weekday</w:t>
              </w:r>
            </w:ins>
          </w:p>
        </w:tc>
        <w:tc>
          <w:tcPr>
            <w:tcW w:w="0" w:type="auto"/>
          </w:tcPr>
          <w:p w14:paraId="71371301" w14:textId="77777777" w:rsidR="007C0A0D" w:rsidRPr="00C673E9" w:rsidRDefault="007C0A0D" w:rsidP="0047611C">
            <w:pPr>
              <w:keepNext/>
              <w:spacing w:after="60"/>
              <w:jc w:val="right"/>
              <w:rPr>
                <w:ins w:id="3540" w:author="zusammenlegung" w:date="2025-12-12T19:01:00Z" w16du:dateUtc="2025-12-12T18:01:00Z"/>
                <w:rFonts w:ascii="Arial" w:hAnsi="Arial" w:cs="Arial"/>
              </w:rPr>
            </w:pPr>
            <w:ins w:id="3541" w:author="zusammenlegung" w:date="2025-12-12T19:01:00Z" w16du:dateUtc="2025-12-12T18:01:00Z">
              <w:r w:rsidRPr="00C673E9">
                <w:rPr>
                  <w:rFonts w:ascii="Arial" w:hAnsi="Arial" w:cs="Arial"/>
                </w:rPr>
                <w:t>18.6</w:t>
              </w:r>
            </w:ins>
          </w:p>
        </w:tc>
      </w:tr>
      <w:tr w:rsidR="007C0A0D" w:rsidRPr="00C673E9" w14:paraId="32FF825B" w14:textId="77777777" w:rsidTr="0047611C">
        <w:trPr>
          <w:cantSplit/>
          <w:jc w:val="center"/>
          <w:ins w:id="3542" w:author="zusammenlegung" w:date="2025-12-12T19:01:00Z" w16du:dateUtc="2025-12-12T18:01:00Z"/>
        </w:trPr>
        <w:tc>
          <w:tcPr>
            <w:tcW w:w="0" w:type="auto"/>
          </w:tcPr>
          <w:p w14:paraId="1DC3BA90" w14:textId="77777777" w:rsidR="007C0A0D" w:rsidRPr="00C673E9" w:rsidRDefault="007C0A0D" w:rsidP="0047611C">
            <w:pPr>
              <w:keepNext/>
              <w:spacing w:after="60"/>
              <w:rPr>
                <w:ins w:id="3543" w:author="zusammenlegung" w:date="2025-12-12T19:01:00Z" w16du:dateUtc="2025-12-12T18:01:00Z"/>
                <w:rFonts w:ascii="Arial" w:hAnsi="Arial" w:cs="Arial"/>
              </w:rPr>
            </w:pPr>
            <w:ins w:id="3544" w:author="zusammenlegung" w:date="2025-12-12T19:01:00Z" w16du:dateUtc="2025-12-12T18:01:00Z">
              <w:r w:rsidRPr="00C673E9">
                <w:rPr>
                  <w:rFonts w:ascii="Arial" w:hAnsi="Arial" w:cs="Arial"/>
                </w:rPr>
                <w:t>Weekend</w:t>
              </w:r>
            </w:ins>
          </w:p>
        </w:tc>
        <w:tc>
          <w:tcPr>
            <w:tcW w:w="0" w:type="auto"/>
          </w:tcPr>
          <w:p w14:paraId="78D8DF68" w14:textId="77777777" w:rsidR="007C0A0D" w:rsidRPr="00C673E9" w:rsidRDefault="007C0A0D" w:rsidP="0047611C">
            <w:pPr>
              <w:keepNext/>
              <w:spacing w:after="60"/>
              <w:jc w:val="right"/>
              <w:rPr>
                <w:ins w:id="3545" w:author="zusammenlegung" w:date="2025-12-12T19:01:00Z" w16du:dateUtc="2025-12-12T18:01:00Z"/>
                <w:rFonts w:ascii="Arial" w:hAnsi="Arial" w:cs="Arial"/>
              </w:rPr>
            </w:pPr>
            <w:ins w:id="3546" w:author="zusammenlegung" w:date="2025-12-12T19:01:00Z" w16du:dateUtc="2025-12-12T18:01:00Z">
              <w:r w:rsidRPr="00C673E9">
                <w:rPr>
                  <w:rFonts w:ascii="Arial" w:hAnsi="Arial" w:cs="Arial"/>
                </w:rPr>
                <w:t>15.2</w:t>
              </w:r>
            </w:ins>
          </w:p>
        </w:tc>
      </w:tr>
      <w:tr w:rsidR="007C0A0D" w:rsidRPr="00C673E9" w14:paraId="0D6BABA1" w14:textId="77777777" w:rsidTr="0047611C">
        <w:trPr>
          <w:cantSplit/>
          <w:jc w:val="center"/>
          <w:ins w:id="3547" w:author="zusammenlegung" w:date="2025-12-12T19:01:00Z" w16du:dateUtc="2025-12-12T18:01:00Z"/>
        </w:trPr>
        <w:tc>
          <w:tcPr>
            <w:tcW w:w="0" w:type="auto"/>
            <w:gridSpan w:val="2"/>
            <w:tcMar>
              <w:top w:w="25" w:type="dxa"/>
            </w:tcMar>
          </w:tcPr>
          <w:p w14:paraId="0F38B45A" w14:textId="77777777" w:rsidR="007C0A0D" w:rsidRPr="00C673E9" w:rsidRDefault="007C0A0D" w:rsidP="0047611C">
            <w:pPr>
              <w:keepNext/>
              <w:spacing w:after="60"/>
              <w:rPr>
                <w:ins w:id="3548" w:author="zusammenlegung" w:date="2025-12-12T19:01:00Z" w16du:dateUtc="2025-12-12T18:01:00Z"/>
                <w:rFonts w:ascii="Arial" w:hAnsi="Arial" w:cs="Arial"/>
              </w:rPr>
            </w:pPr>
            <w:ins w:id="3549" w:author="zusammenlegung" w:date="2025-12-12T19:01:00Z" w16du:dateUtc="2025-12-12T18:01:00Z">
              <w:r w:rsidRPr="00C673E9">
                <w:rPr>
                  <w:rFonts w:ascii="Arial" w:hAnsi="Arial" w:cs="Arial"/>
                </w:rPr>
                <w:t>VEET</w:t>
              </w:r>
            </w:ins>
          </w:p>
        </w:tc>
      </w:tr>
      <w:tr w:rsidR="007C0A0D" w:rsidRPr="00C673E9" w14:paraId="5D9B8FED" w14:textId="77777777" w:rsidTr="0047611C">
        <w:trPr>
          <w:cantSplit/>
          <w:jc w:val="center"/>
          <w:ins w:id="3550" w:author="zusammenlegung" w:date="2025-12-12T19:01:00Z" w16du:dateUtc="2025-12-12T18:01:00Z"/>
        </w:trPr>
        <w:tc>
          <w:tcPr>
            <w:tcW w:w="0" w:type="auto"/>
          </w:tcPr>
          <w:p w14:paraId="76A3E52D" w14:textId="77777777" w:rsidR="007C0A0D" w:rsidRPr="00C673E9" w:rsidRDefault="007C0A0D" w:rsidP="0047611C">
            <w:pPr>
              <w:keepNext/>
              <w:spacing w:after="60"/>
              <w:rPr>
                <w:ins w:id="3551" w:author="zusammenlegung" w:date="2025-12-12T19:01:00Z" w16du:dateUtc="2025-12-12T18:01:00Z"/>
                <w:rFonts w:ascii="Arial" w:hAnsi="Arial" w:cs="Arial"/>
              </w:rPr>
            </w:pPr>
            <w:ins w:id="3552" w:author="zusammenlegung" w:date="2025-12-12T19:01:00Z" w16du:dateUtc="2025-12-12T18:01:00Z">
              <w:r w:rsidRPr="00C673E9">
                <w:rPr>
                  <w:rFonts w:ascii="Arial" w:hAnsi="Arial" w:cs="Arial"/>
                </w:rPr>
                <w:t>Mean daily</w:t>
              </w:r>
            </w:ins>
          </w:p>
        </w:tc>
        <w:tc>
          <w:tcPr>
            <w:tcW w:w="0" w:type="auto"/>
          </w:tcPr>
          <w:p w14:paraId="089BD734" w14:textId="77777777" w:rsidR="007C0A0D" w:rsidRPr="00C673E9" w:rsidRDefault="007C0A0D" w:rsidP="0047611C">
            <w:pPr>
              <w:keepNext/>
              <w:spacing w:after="60"/>
              <w:jc w:val="right"/>
              <w:rPr>
                <w:ins w:id="3553" w:author="zusammenlegung" w:date="2025-12-12T19:01:00Z" w16du:dateUtc="2025-12-12T18:01:00Z"/>
                <w:rFonts w:ascii="Arial" w:hAnsi="Arial" w:cs="Arial"/>
              </w:rPr>
            </w:pPr>
            <w:ins w:id="3554" w:author="zusammenlegung" w:date="2025-12-12T19:01:00Z" w16du:dateUtc="2025-12-12T18:01:00Z">
              <w:r w:rsidRPr="00C673E9">
                <w:rPr>
                  <w:rFonts w:ascii="Arial" w:hAnsi="Arial" w:cs="Arial"/>
                </w:rPr>
                <w:t>57.0</w:t>
              </w:r>
            </w:ins>
          </w:p>
        </w:tc>
      </w:tr>
      <w:tr w:rsidR="007C0A0D" w:rsidRPr="00C673E9" w14:paraId="6AF330E3" w14:textId="77777777" w:rsidTr="0047611C">
        <w:trPr>
          <w:cantSplit/>
          <w:jc w:val="center"/>
          <w:ins w:id="3555" w:author="zusammenlegung" w:date="2025-12-12T19:01:00Z" w16du:dateUtc="2025-12-12T18:01:00Z"/>
        </w:trPr>
        <w:tc>
          <w:tcPr>
            <w:tcW w:w="0" w:type="auto"/>
          </w:tcPr>
          <w:p w14:paraId="33ED4D1E" w14:textId="77777777" w:rsidR="007C0A0D" w:rsidRPr="00C673E9" w:rsidRDefault="007C0A0D" w:rsidP="0047611C">
            <w:pPr>
              <w:keepNext/>
              <w:spacing w:after="60"/>
              <w:rPr>
                <w:ins w:id="3556" w:author="zusammenlegung" w:date="2025-12-12T19:01:00Z" w16du:dateUtc="2025-12-12T18:01:00Z"/>
                <w:rFonts w:ascii="Arial" w:hAnsi="Arial" w:cs="Arial"/>
              </w:rPr>
            </w:pPr>
            <w:ins w:id="3557" w:author="zusammenlegung" w:date="2025-12-12T19:01:00Z" w16du:dateUtc="2025-12-12T18:01:00Z">
              <w:r w:rsidRPr="00C673E9">
                <w:rPr>
                  <w:rFonts w:ascii="Arial" w:hAnsi="Arial" w:cs="Arial"/>
                </w:rPr>
                <w:t>Weekday</w:t>
              </w:r>
            </w:ins>
          </w:p>
        </w:tc>
        <w:tc>
          <w:tcPr>
            <w:tcW w:w="0" w:type="auto"/>
          </w:tcPr>
          <w:p w14:paraId="31B43F75" w14:textId="77777777" w:rsidR="007C0A0D" w:rsidRPr="00C673E9" w:rsidRDefault="007C0A0D" w:rsidP="0047611C">
            <w:pPr>
              <w:keepNext/>
              <w:spacing w:after="60"/>
              <w:jc w:val="right"/>
              <w:rPr>
                <w:ins w:id="3558" w:author="zusammenlegung" w:date="2025-12-12T19:01:00Z" w16du:dateUtc="2025-12-12T18:01:00Z"/>
                <w:rFonts w:ascii="Arial" w:hAnsi="Arial" w:cs="Arial"/>
              </w:rPr>
            </w:pPr>
            <w:ins w:id="3559" w:author="zusammenlegung" w:date="2025-12-12T19:01:00Z" w16du:dateUtc="2025-12-12T18:01:00Z">
              <w:r w:rsidRPr="00C673E9">
                <w:rPr>
                  <w:rFonts w:ascii="Arial" w:hAnsi="Arial" w:cs="Arial"/>
                </w:rPr>
                <w:t>70.1</w:t>
              </w:r>
            </w:ins>
          </w:p>
        </w:tc>
      </w:tr>
      <w:tr w:rsidR="007C0A0D" w:rsidRPr="00C673E9" w14:paraId="3E43AED6" w14:textId="77777777" w:rsidTr="0047611C">
        <w:trPr>
          <w:cantSplit/>
          <w:jc w:val="center"/>
          <w:ins w:id="3560" w:author="zusammenlegung" w:date="2025-12-12T19:01:00Z" w16du:dateUtc="2025-12-12T18:01:00Z"/>
        </w:trPr>
        <w:tc>
          <w:tcPr>
            <w:tcW w:w="0" w:type="auto"/>
          </w:tcPr>
          <w:p w14:paraId="0EA755F3" w14:textId="77777777" w:rsidR="007C0A0D" w:rsidRPr="00C673E9" w:rsidRDefault="007C0A0D" w:rsidP="0047611C">
            <w:pPr>
              <w:keepNext/>
              <w:spacing w:after="60"/>
              <w:rPr>
                <w:ins w:id="3561" w:author="zusammenlegung" w:date="2025-12-12T19:01:00Z" w16du:dateUtc="2025-12-12T18:01:00Z"/>
                <w:rFonts w:ascii="Arial" w:hAnsi="Arial" w:cs="Arial"/>
              </w:rPr>
            </w:pPr>
            <w:ins w:id="3562" w:author="zusammenlegung" w:date="2025-12-12T19:01:00Z" w16du:dateUtc="2025-12-12T18:01:00Z">
              <w:r w:rsidRPr="00C673E9">
                <w:rPr>
                  <w:rFonts w:ascii="Arial" w:hAnsi="Arial" w:cs="Arial"/>
                </w:rPr>
                <w:t>Weekend</w:t>
              </w:r>
            </w:ins>
          </w:p>
        </w:tc>
        <w:tc>
          <w:tcPr>
            <w:tcW w:w="0" w:type="auto"/>
          </w:tcPr>
          <w:p w14:paraId="44990AE4" w14:textId="77777777" w:rsidR="007C0A0D" w:rsidRPr="00C673E9" w:rsidRDefault="007C0A0D" w:rsidP="0047611C">
            <w:pPr>
              <w:keepNext/>
              <w:spacing w:after="60"/>
              <w:jc w:val="right"/>
              <w:rPr>
                <w:ins w:id="3563" w:author="zusammenlegung" w:date="2025-12-12T19:01:00Z" w16du:dateUtc="2025-12-12T18:01:00Z"/>
                <w:rFonts w:ascii="Arial" w:hAnsi="Arial" w:cs="Arial"/>
              </w:rPr>
            </w:pPr>
            <w:ins w:id="3564" w:author="zusammenlegung" w:date="2025-12-12T19:01:00Z" w16du:dateUtc="2025-12-12T18:01:00Z">
              <w:r w:rsidRPr="00C673E9">
                <w:rPr>
                  <w:rFonts w:ascii="Arial" w:hAnsi="Arial" w:cs="Arial"/>
                </w:rPr>
                <w:t>33.9</w:t>
              </w:r>
            </w:ins>
          </w:p>
        </w:tc>
      </w:tr>
    </w:tbl>
    <w:p w14:paraId="459711B2" w14:textId="77777777" w:rsidR="007C0A0D" w:rsidRPr="00E15C3C" w:rsidRDefault="007C0A0D" w:rsidP="007C0A0D">
      <w:pPr>
        <w:pStyle w:val="berschrift3"/>
      </w:pPr>
      <w:bookmarkStart w:id="3565" w:name="spectrum"/>
      <w:bookmarkEnd w:id="2618"/>
      <w:bookmarkEnd w:id="3296"/>
      <w:r w:rsidRPr="00E15C3C">
        <w:t>Spectrum</w:t>
      </w:r>
    </w:p>
    <w:p w14:paraId="4F8EBE38" w14:textId="05EC97D7" w:rsidR="007C0A0D" w:rsidRDefault="007C0A0D" w:rsidP="007C0A0D">
      <w:pPr>
        <w:pStyle w:val="FirstParagraph"/>
        <w:rPr>
          <w:ins w:id="3566" w:author="Johannes Zauner" w:date="2025-12-12T20:02:00Z" w16du:dateUtc="2025-12-12T19:02:00Z"/>
        </w:rPr>
      </w:pPr>
      <w:r w:rsidRPr="00E15C3C">
        <w:t xml:space="preserve">The </w:t>
      </w:r>
      <w:r w:rsidRPr="00E15C3C">
        <w:rPr>
          <w:rStyle w:val="VerbatimChar"/>
        </w:rPr>
        <w:t>VEET</w:t>
      </w:r>
      <w:r w:rsidRPr="00E15C3C">
        <w:t xml:space="preserve"> device’s spectral sensor provides </w:t>
      </w:r>
      <w:del w:id="3567" w:author="zusammenlegung" w:date="2025-12-12T19:01:00Z" w16du:dateUtc="2025-12-12T18:01:00Z">
        <w:r w:rsidR="00D03DDE">
          <w:delText>rich</w:delText>
        </w:r>
      </w:del>
      <w:ins w:id="3568" w:author="zusammenlegung" w:date="2025-12-12T19:01:00Z" w16du:dateUtc="2025-12-12T18:01:00Z">
        <w:r w:rsidRPr="00C673E9">
          <w:rPr>
            <w:rFonts w:ascii="Arial" w:hAnsi="Arial" w:cs="Arial"/>
          </w:rPr>
          <w:t>multimodal</w:t>
        </w:r>
      </w:ins>
      <w:r w:rsidRPr="00E15C3C">
        <w:t xml:space="preserve"> data beyond simple lux values, but it requires reconstruction of the actual light spectrum from raw sensor counts. We processed the spectral sensor data in order to compute two example </w:t>
      </w:r>
      <w:r w:rsidRPr="00E15C3C">
        <w:lastRenderedPageBreak/>
        <w:t xml:space="preserve">spectrum-based metrics. Detailed data import, normalization, and spectral reconstruction steps are given in </w:t>
      </w:r>
      <w:del w:id="3569" w:author="zusammenlegung" w:date="2025-12-12T19:01:00Z" w16du:dateUtc="2025-12-12T18:01:00Z">
        <w:r w:rsidR="00D03DDE" w:rsidRPr="00D03DDE">
          <w:rPr>
            <w:b/>
            <w:bCs/>
          </w:rPr>
          <w:delText>Supplement 1</w:delText>
        </w:r>
        <w:r w:rsidR="00D03DDE">
          <w:delText>;</w:delText>
        </w:r>
      </w:del>
      <w:ins w:id="3570" w:author="zusammenlegung" w:date="2025-12-12T19:01:00Z" w16du:dateUtc="2025-12-12T18:01:00Z">
        <w:r w:rsidRPr="00C673E9">
          <w:rPr>
            <w:rFonts w:ascii="Arial" w:hAnsi="Arial" w:cs="Arial"/>
          </w:rPr>
          <w:fldChar w:fldCharType="begin"/>
        </w:r>
        <w:r w:rsidRPr="00C673E9">
          <w:rPr>
            <w:rFonts w:ascii="Arial" w:hAnsi="Arial" w:cs="Arial"/>
          </w:rPr>
          <w:instrText>HYPERLINK "supplement.qmd"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w:t>
        </w:r>
      </w:ins>
      <w:r w:rsidRPr="00E15C3C">
        <w:t xml:space="preserve"> here we present the resulting metrics. Briefly, the </w:t>
      </w:r>
      <w:r w:rsidRPr="00E15C3C">
        <w:rPr>
          <w:rStyle w:val="VerbatimChar"/>
        </w:rPr>
        <w:t>VEET</w:t>
      </w:r>
      <w:r w:rsidRPr="00E15C3C">
        <w:t xml:space="preserve">’s spectral sensor recorded counts in ten wavelength bands (roughly 415 nm to 910 nm), plus a </w:t>
      </w:r>
      <w:r w:rsidRPr="00E15C3C">
        <w:rPr>
          <w:rStyle w:val="VerbatimChar"/>
        </w:rPr>
        <w:t>Dark</w:t>
      </w:r>
      <w:r w:rsidRPr="00E15C3C">
        <w:t xml:space="preserve"> and a </w:t>
      </w:r>
      <w:r w:rsidRPr="00E15C3C">
        <w:rPr>
          <w:rStyle w:val="VerbatimChar"/>
        </w:rPr>
        <w:t>Clear</w:t>
      </w:r>
      <w:r w:rsidRPr="00E15C3C">
        <w:t xml:space="preserve"> channel</w:t>
      </w:r>
      <w:ins w:id="3571" w:author="zusammenlegung" w:date="2025-12-12T19:01:00Z" w16du:dateUtc="2025-12-12T18:01:00Z">
        <w:r w:rsidRPr="00C673E9">
          <w:rPr>
            <w:rStyle w:val="Funotenzeichen"/>
            <w:rFonts w:ascii="Arial" w:hAnsi="Arial" w:cs="Arial"/>
          </w:rPr>
          <w:footnoteReference w:id="5"/>
        </w:r>
      </w:ins>
      <w:r w:rsidRPr="00E15C3C">
        <w:t xml:space="preserve">. After normalizing by sensor gain and applying the calibration matrix, we obtained an estimated spectral irradiance distribution for each </w:t>
      </w:r>
      <w:ins w:id="3573" w:author="zusammenlegung" w:date="2025-12-12T19:01:00Z" w16du:dateUtc="2025-12-12T18:01:00Z">
        <w:r w:rsidRPr="00C673E9">
          <w:rPr>
            <w:rFonts w:ascii="Arial" w:hAnsi="Arial" w:cs="Arial"/>
          </w:rPr>
          <w:t xml:space="preserve">5-minute </w:t>
        </w:r>
      </w:ins>
      <w:r w:rsidRPr="00E15C3C">
        <w:t>interval in the recording. With these reconstructed spectra, we can derive novel metrics that consider spectral content of the light.</w:t>
      </w:r>
    </w:p>
    <w:p w14:paraId="46203232" w14:textId="2FE12DFD" w:rsidR="00E15C3C" w:rsidRPr="00E15C3C" w:rsidRDefault="00E15C3C" w:rsidP="00E15C3C">
      <w:pPr>
        <w:pStyle w:val="FirstParagraph"/>
      </w:pPr>
      <w:ins w:id="3574" w:author="Johannes Zauner" w:date="2025-12-12T20:02:00Z">
        <w:r w:rsidRPr="00E15C3C">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ins>
    </w:p>
    <w:p w14:paraId="6089D890" w14:textId="77777777" w:rsidR="008871E2" w:rsidRDefault="008871E2" w:rsidP="008871E2">
      <w:pPr>
        <w:pStyle w:val="Textkrper"/>
        <w:rPr>
          <w:del w:id="3575" w:author="zusammenlegung" w:date="2025-12-12T19:01:00Z" w16du:dateUtc="2025-12-12T18:01:00Z"/>
        </w:rPr>
      </w:pPr>
      <w:del w:id="3576" w:author="zusammenlegung" w:date="2025-12-12T19:01:00Z" w16du:dateUtc="2025-12-12T18:01:00Z">
        <w:r>
          <w:delText>Note that spectrum-based metrics in wearable data are relatively new and less established compared to distance or broadband light metrics. The following examples illustrate potential uses of spectral data in a theoretical sense, which can be adapted as needed for specific research questions.</w:delText>
        </w:r>
      </w:del>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8986"/>
      </w:tblGrid>
      <w:tr w:rsidR="007C0A0D" w:rsidRPr="00C673E9" w:rsidDel="00E15C3C" w14:paraId="32F9E086" w14:textId="774B827C" w:rsidTr="0047611C">
        <w:trPr>
          <w:cantSplit/>
          <w:ins w:id="3577" w:author="zusammenlegung" w:date="2025-12-12T19:01:00Z" w16du:dateUtc="2025-12-12T18:01:00Z"/>
          <w:del w:id="3578" w:author="Johannes Zauner" w:date="2025-12-12T20:02:00Z" w16du:dateUtc="2025-12-12T19:02:00Z"/>
        </w:trPr>
        <w:tc>
          <w:tcPr>
            <w:tcW w:w="0" w:type="auto"/>
            <w:shd w:val="clear" w:color="auto" w:fill="DAE6FB"/>
            <w:tcMar>
              <w:top w:w="92" w:type="dxa"/>
              <w:bottom w:w="92" w:type="dxa"/>
            </w:tcMar>
          </w:tcPr>
          <w:p w14:paraId="32243B0B" w14:textId="04C43C57" w:rsidR="007C0A0D" w:rsidRPr="00C673E9" w:rsidDel="00E15C3C" w:rsidRDefault="007C0A0D" w:rsidP="0047611C">
            <w:pPr>
              <w:pStyle w:val="Textkrper"/>
              <w:spacing w:after="0"/>
              <w:textAlignment w:val="center"/>
              <w:rPr>
                <w:ins w:id="3579" w:author="zusammenlegung" w:date="2025-12-12T19:01:00Z" w16du:dateUtc="2025-12-12T18:01:00Z"/>
                <w:del w:id="3580" w:author="Johannes Zauner" w:date="2025-12-12T20:02:00Z" w16du:dateUtc="2025-12-12T19:02:00Z"/>
                <w:rFonts w:ascii="Arial" w:hAnsi="Arial" w:cs="Arial"/>
              </w:rPr>
            </w:pPr>
            <w:ins w:id="3581" w:author="zusammenlegung" w:date="2025-12-12T19:01:00Z" w16du:dateUtc="2025-12-12T18:01:00Z">
              <w:del w:id="3582" w:author="Johannes Zauner" w:date="2025-12-12T20:02:00Z" w16du:dateUtc="2025-12-12T19:02:00Z">
                <w:r w:rsidRPr="00C673E9" w:rsidDel="00E15C3C">
                  <w:rPr>
                    <w:rFonts w:ascii="Arial" w:hAnsi="Arial" w:cs="Arial"/>
                    <w:noProof/>
                  </w:rPr>
                  <w:drawing>
                    <wp:inline distT="0" distB="0" distL="0" distR="0" wp14:anchorId="2AD81508" wp14:editId="3EABA282">
                      <wp:extent cx="152400" cy="1524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Applications/quarto/share/formats/docx/note.png"/>
                              <pic:cNvPicPr>
                                <a:picLocks noChangeAspect="1" noChangeArrowheads="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rsidRPr="00C673E9" w:rsidDel="00E15C3C">
                  <w:rPr>
                    <w:rFonts w:ascii="Arial" w:hAnsi="Arial" w:cs="Arial"/>
                  </w:rPr>
                  <w:delText xml:space="preserve">  Note</w:delText>
                </w:r>
              </w:del>
            </w:ins>
          </w:p>
        </w:tc>
      </w:tr>
      <w:tr w:rsidR="007C0A0D" w:rsidRPr="00C673E9" w:rsidDel="00E15C3C" w14:paraId="04183F0E" w14:textId="46FCA35F" w:rsidTr="0047611C">
        <w:trPr>
          <w:cantSplit/>
          <w:ins w:id="3583" w:author="zusammenlegung" w:date="2025-12-12T19:01:00Z" w16du:dateUtc="2025-12-12T18:01:00Z"/>
          <w:del w:id="3584" w:author="Johannes Zauner" w:date="2025-12-12T20:02:00Z" w16du:dateUtc="2025-12-12T19:02:00Z"/>
        </w:trPr>
        <w:tc>
          <w:tcPr>
            <w:tcW w:w="0" w:type="auto"/>
            <w:tcMar>
              <w:top w:w="108" w:type="dxa"/>
              <w:bottom w:w="108" w:type="dxa"/>
            </w:tcMar>
          </w:tcPr>
          <w:p w14:paraId="3727521E" w14:textId="0BCE48FD" w:rsidR="007C0A0D" w:rsidRPr="00C673E9" w:rsidDel="00E15C3C" w:rsidRDefault="007C0A0D" w:rsidP="0047611C">
            <w:pPr>
              <w:pStyle w:val="Textkrper"/>
              <w:spacing w:before="16" w:after="16"/>
              <w:rPr>
                <w:ins w:id="3585" w:author="zusammenlegung" w:date="2025-12-12T19:01:00Z" w16du:dateUtc="2025-12-12T18:01:00Z"/>
                <w:del w:id="3586" w:author="Johannes Zauner" w:date="2025-12-12T20:02:00Z" w16du:dateUtc="2025-12-12T19:02:00Z"/>
                <w:rFonts w:ascii="Arial" w:hAnsi="Arial" w:cs="Arial"/>
              </w:rPr>
            </w:pPr>
            <w:ins w:id="3587" w:author="zusammenlegung" w:date="2025-12-12T19:01:00Z" w16du:dateUtc="2025-12-12T18:01:00Z">
              <w:del w:id="3588" w:author="Johannes Zauner" w:date="2025-12-12T20:02:00Z" w16du:dateUtc="2025-12-12T19:02:00Z">
                <w:r w:rsidRPr="00C673E9" w:rsidDel="00E15C3C">
                  <w:rPr>
                    <w:rFonts w:ascii="Arial" w:hAnsi="Arial" w:cs="Arial"/>
                  </w:rPr>
                  <w:delTex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delText>
                </w:r>
              </w:del>
            </w:ins>
          </w:p>
          <w:p w14:paraId="7A860FC7" w14:textId="03D2BF2C" w:rsidR="007C0A0D" w:rsidRPr="00C673E9" w:rsidDel="00E15C3C" w:rsidRDefault="007C0A0D" w:rsidP="0047611C">
            <w:pPr>
              <w:rPr>
                <w:ins w:id="3589" w:author="zusammenlegung" w:date="2025-12-12T19:01:00Z" w16du:dateUtc="2025-12-12T18:01:00Z"/>
                <w:del w:id="3590" w:author="Johannes Zauner" w:date="2025-12-12T20:02:00Z" w16du:dateUtc="2025-12-12T19:02:00Z"/>
                <w:rFonts w:ascii="Arial" w:hAnsi="Arial" w:cs="Arial"/>
              </w:rPr>
            </w:pPr>
          </w:p>
        </w:tc>
      </w:tr>
    </w:tbl>
    <w:p w14:paraId="3137B602" w14:textId="77777777" w:rsidR="007C0A0D" w:rsidRPr="00C673E9" w:rsidRDefault="007C0A0D" w:rsidP="007C0A0D">
      <w:pPr>
        <w:pStyle w:val="berschrift4"/>
      </w:pPr>
      <w:bookmarkStart w:id="3591" w:name="X24b5df65dc97622433e47bd208f253d49b66ef8"/>
      <w:r w:rsidRPr="00C673E9">
        <w:t>Ratio of short- vs. long-wavelength light</w:t>
      </w:r>
    </w:p>
    <w:p w14:paraId="414E2DDD" w14:textId="4DCBBE9F" w:rsidR="007C0A0D" w:rsidRPr="00E15C3C" w:rsidRDefault="007C0A0D" w:rsidP="007C0A0D">
      <w:pPr>
        <w:pStyle w:val="FirstParagraph"/>
        <w:rPr>
          <w:rStyle w:val="Hervorhebung"/>
          <w:i w:val="0"/>
        </w:rPr>
      </w:pPr>
      <w:r w:rsidRPr="00E15C3C">
        <w:t xml:space="preserve">Our first spectral metric is the ratio of short-wavelength light to long-wavelength light, which is relevant, for example, in assessing the blue-light content of exposure. We define “short” wavelengths </w:t>
      </w:r>
      <w:del w:id="3592" w:author="zusammenlegung" w:date="2025-12-12T19:01:00Z" w16du:dateUtc="2025-12-12T18:01:00Z">
        <w:r w:rsidR="005B35DB">
          <w:delText>here</w:delText>
        </w:r>
        <w:r w:rsidR="00D03DDE">
          <w:delText xml:space="preserve"> </w:delText>
        </w:r>
      </w:del>
      <w:r w:rsidRPr="00E15C3C">
        <w:t>as 400–500 nm and “long” as 600–700 nm</w:t>
      </w:r>
      <w:del w:id="3593" w:author="zusammenlegung" w:date="2025-12-12T19:01:00Z" w16du:dateUtc="2025-12-12T18:01:00Z">
        <w:r w:rsidR="00D03DDE">
          <w:delText>.</w:delText>
        </w:r>
      </w:del>
      <w:ins w:id="3594" w:author="zusammenlegung" w:date="2025-12-12T19:01:00Z" w16du:dateUtc="2025-12-12T18:01:00Z">
        <w:r w:rsidRPr="00C673E9">
          <w:rPr>
            <w:rFonts w:ascii="Arial" w:hAnsi="Arial" w:cs="Arial"/>
          </w:rPr>
          <w:t xml:space="preserve"> (which are not standardized threshold and can be freely adjusted).</w:t>
        </w:r>
      </w:ins>
      <w:r w:rsidRPr="00E15C3C">
        <w:t xml:space="preserve"> Using the list-column of spectra in our dataset, we integrate each spectrum over these ranges (using </w:t>
      </w:r>
      <w:hyperlink r:id="rId22">
        <w:r w:rsidRPr="00E15C3C">
          <w:rPr>
            <w:rStyle w:val="VerbatimChar"/>
          </w:rPr>
          <w:t>spectral_integration()</w:t>
        </w:r>
      </w:hyperlink>
      <w:r w:rsidRPr="00E15C3C">
        <w:t>), and then compute the ratio short/long for each time interval. We then summarize these ratios per day.</w:t>
      </w:r>
    </w:p>
    <w:p w14:paraId="6F424788" w14:textId="46441909" w:rsidR="007C0A0D" w:rsidRPr="00F61D20" w:rsidRDefault="00F61D20" w:rsidP="00F61D20">
      <w:pPr>
        <w:pStyle w:val="SourceCode"/>
        <w:spacing w:line="240" w:lineRule="auto"/>
        <w:rPr>
          <w:b/>
          <w:bCs/>
          <w:lang w:val="de-DE"/>
          <w:rPrChange w:id="3595" w:author="Johannes Zauner" w:date="2025-12-13T05:24:00Z" w16du:dateUtc="2025-12-13T04:24:00Z">
            <w:rPr>
              <w:rFonts w:cs="Consolas"/>
            </w:rPr>
          </w:rPrChange>
        </w:rPr>
      </w:pPr>
      <w:bookmarkStart w:id="3596" w:name="annotated-cell-23"/>
      <w:ins w:id="3597" w:author="Johannes Zauner" w:date="2025-12-13T05:24:00Z">
        <w:r w:rsidRPr="00F61D20">
          <w:rPr>
            <w:b/>
            <w:bCs/>
            <w:lang w:val="de-DE"/>
          </w:rPr>
          <w:t>Extract wavelength sections and integrate over them</w:t>
        </w:r>
      </w:ins>
      <w:ins w:id="3598" w:author="Johannes Zauner" w:date="2025-12-13T05:10:00Z" w16du:dateUtc="2025-12-13T04:10:00Z">
        <w:r w:rsidR="008C4DD3">
          <w:rPr>
            <w:rStyle w:val="NormalTok"/>
          </w:rPr>
          <w:br/>
        </w:r>
      </w:ins>
      <w:ins w:id="3599" w:author="Johannes Zauner" w:date="2025-12-12T21:06:00Z" w16du:dateUtc="2025-12-12T20:06:00Z">
        <w:r w:rsidR="005A2EF0">
          <w:rPr>
            <w:rStyle w:val="NormalTok"/>
          </w:rPr>
          <w:t>1</w:t>
        </w:r>
        <w:r w:rsidR="005A2EF0">
          <w:rPr>
            <w:rStyle w:val="NormalTok"/>
            <w:rFonts w:cs="Consolas"/>
          </w:rPr>
          <w:t xml:space="preserve"> </w:t>
        </w:r>
      </w:ins>
      <w:r w:rsidR="007C0A0D" w:rsidRPr="00E15C3C">
        <w:rPr>
          <w:rStyle w:val="NormalTok"/>
          <w:rFonts w:cs="Consolas"/>
        </w:rPr>
        <w:t xml:space="preserve">dataVEET </w:t>
      </w:r>
      <w:r w:rsidR="007C0A0D" w:rsidRPr="00E15C3C">
        <w:rPr>
          <w:rStyle w:val="OtherTok"/>
          <w:rFonts w:cs="Consolas"/>
        </w:rPr>
        <w:t>&lt;-</w:t>
      </w:r>
      <w:r w:rsidR="007C0A0D" w:rsidRPr="00E15C3C">
        <w:rPr>
          <w:rStyle w:val="NormalTok"/>
          <w:rFonts w:cs="Consolas"/>
        </w:rPr>
        <w:t xml:space="preserve"> dataVEET2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600" w:author="Johannes Zauner" w:date="2025-12-12T21:07:00Z" w16du:dateUtc="2025-12-12T20:07:00Z">
        <w:r w:rsidR="005A2EF0">
          <w:rPr>
            <w:rStyle w:val="NormalTok"/>
          </w:rPr>
          <w:t>2</w:t>
        </w:r>
      </w:ins>
      <w:ins w:id="3601"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select</w:t>
      </w:r>
      <w:r w:rsidR="007C0A0D" w:rsidRPr="00E15C3C">
        <w:rPr>
          <w:rStyle w:val="NormalTok"/>
          <w:rFonts w:cs="Consolas"/>
        </w:rPr>
        <w:t xml:space="preserve">(Id, Date, Datetime, Spectrum) </w:t>
      </w:r>
      <w:r w:rsidR="007C0A0D" w:rsidRPr="00E15C3C">
        <w:rPr>
          <w:rStyle w:val="SpecialCharTok"/>
          <w:rFonts w:cs="Consolas"/>
        </w:rPr>
        <w:t>|&gt;</w:t>
      </w:r>
      <w:del w:id="3602" w:author="zusammenlegung" w:date="2025-12-12T19:01:00Z" w16du:dateUtc="2025-12-12T18:01:00Z">
        <w:r w:rsidR="00E60097" w:rsidRPr="00E15C3C">
          <w:rPr>
            <w:rStyle w:val="NormalTok"/>
            <w:rFonts w:cs="Consolas"/>
            <w:color w:val="BFBFBF" w:themeColor="background1" w:themeShade="BF"/>
          </w:rPr>
          <w:delText xml:space="preserve"> </w:delText>
        </w:r>
        <w:r w:rsidR="00E60097" w:rsidRPr="00E15C3C">
          <w:rPr>
            <w:rStyle w:val="CommentTok"/>
            <w:rFonts w:cs="Consolas"/>
            <w:color w:val="BFBFBF" w:themeColor="background1" w:themeShade="BF"/>
          </w:rPr>
          <w:delText xml:space="preserve"># focus on </w:delText>
        </w:r>
        <w:r w:rsidR="00C3610A" w:rsidRPr="00E15C3C">
          <w:rPr>
            <w:rStyle w:val="CommentTok"/>
            <w:rFonts w:cs="Consolas"/>
            <w:color w:val="BFBFBF" w:themeColor="background1" w:themeShade="BF"/>
          </w:rPr>
          <w:delText>these variables</w:delText>
        </w:r>
      </w:del>
      <w:r w:rsidR="007C0A0D" w:rsidRPr="00E15C3C">
        <w:rPr>
          <w:rFonts w:cs="Consolas"/>
        </w:rPr>
        <w:br/>
      </w:r>
      <w:ins w:id="3603" w:author="Johannes Zauner" w:date="2025-12-12T21:07:00Z" w16du:dateUtc="2025-12-12T20:07:00Z">
        <w:r w:rsidR="005A2EF0">
          <w:rPr>
            <w:rStyle w:val="NormalTok"/>
          </w:rPr>
          <w:t>3</w:t>
        </w:r>
      </w:ins>
      <w:ins w:id="3604"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Fonts w:cs="Consolas"/>
        </w:rPr>
        <w:br/>
      </w:r>
      <w:ins w:id="3605" w:author="Johannes Zauner" w:date="2025-12-12T21:07:00Z" w16du:dateUtc="2025-12-12T20:07:00Z">
        <w:r w:rsidR="005A2EF0">
          <w:rPr>
            <w:rStyle w:val="NormalTok"/>
          </w:rPr>
          <w:t>4</w:t>
        </w:r>
      </w:ins>
      <w:ins w:id="3606"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short =</w:t>
      </w:r>
      <w:r w:rsidR="007C0A0D" w:rsidRPr="00E15C3C">
        <w:rPr>
          <w:rStyle w:val="NormalTok"/>
          <w:rFonts w:cs="Consolas"/>
        </w:rPr>
        <w:t xml:space="preserve"> </w:t>
      </w:r>
      <w:ins w:id="3607" w:author="zusammenlegung" w:date="2025-12-12T19:01:00Z" w16du:dateUtc="2025-12-12T18:01:00Z">
        <w:r w:rsidR="007C0A0D" w:rsidRPr="00E15C3C">
          <w:rPr>
            <w:rFonts w:cs="Consolas"/>
          </w:rPr>
          <w:br/>
        </w:r>
      </w:ins>
      <w:ins w:id="3608" w:author="Johannes Zauner" w:date="2025-12-12T21:07:00Z" w16du:dateUtc="2025-12-12T20:07:00Z">
        <w:r w:rsidR="005A2EF0">
          <w:rPr>
            <w:rStyle w:val="NormalTok"/>
          </w:rPr>
          <w:t>5</w:t>
        </w:r>
      </w:ins>
      <w:ins w:id="3609" w:author="Johannes Zauner" w:date="2025-12-12T21:06:00Z" w16du:dateUtc="2025-12-12T20:06:00Z">
        <w:r w:rsidR="005A2EF0">
          <w:rPr>
            <w:rStyle w:val="NormalTok"/>
            <w:rFonts w:cs="Consolas"/>
          </w:rPr>
          <w:t xml:space="preserve"> </w:t>
        </w:r>
      </w:ins>
      <w:ins w:id="3610"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Spectrum </w:t>
      </w:r>
      <w:r w:rsidR="007C0A0D" w:rsidRPr="00E15C3C">
        <w:rPr>
          <w:rStyle w:val="SpecialCharTok"/>
          <w:rFonts w:cs="Consolas"/>
        </w:rPr>
        <w:t>|&gt;</w:t>
      </w:r>
      <w:r w:rsidR="007C0A0D" w:rsidRPr="00E15C3C">
        <w:rPr>
          <w:rStyle w:val="NormalTok"/>
          <w:rFonts w:cs="Consolas"/>
        </w:rPr>
        <w:t xml:space="preserve"> </w:t>
      </w:r>
      <w:ins w:id="3611" w:author="Johannes Zauner" w:date="2025-12-12T21:07:00Z" w16du:dateUtc="2025-12-12T20:07:00Z">
        <w:r w:rsidR="005A2EF0">
          <w:rPr>
            <w:rStyle w:val="NormalTok"/>
            <w:rFonts w:cs="Consolas"/>
          </w:rPr>
          <w:br/>
        </w:r>
        <w:r w:rsidR="005A2EF0">
          <w:rPr>
            <w:rStyle w:val="NormalTok"/>
          </w:rPr>
          <w:t>6</w:t>
        </w:r>
        <w:r w:rsidR="005A2EF0">
          <w:rPr>
            <w:rStyle w:val="NormalTok"/>
            <w:rFonts w:cs="Consolas"/>
          </w:rPr>
          <w:t xml:space="preserve"> </w:t>
        </w:r>
        <w:r w:rsidR="005A2EF0">
          <w:rPr>
            <w:rStyle w:val="NormalTok"/>
            <w:rFonts w:cs="Consolas"/>
          </w:rPr>
          <w:t xml:space="preserve">      </w:t>
        </w:r>
      </w:ins>
      <w:del w:id="3612" w:author="zusammenlegung" w:date="2025-12-12T19:01:00Z" w16du:dateUtc="2025-12-12T18:01:00Z">
        <w:r w:rsidR="00C3610A" w:rsidRPr="00E15C3C">
          <w:rPr>
            <w:rStyle w:val="NormalTok"/>
            <w:rFonts w:cs="Consolas"/>
          </w:rPr>
          <w:br/>
          <w:delText xml:space="preserve">            </w:delText>
        </w:r>
      </w:del>
      <w:r w:rsidR="007C0A0D" w:rsidRPr="00E15C3C">
        <w:rPr>
          <w:rStyle w:val="FunctionTok"/>
          <w:rFonts w:cs="Consolas"/>
        </w:rPr>
        <w:t>map_dbl</w:t>
      </w:r>
      <w:r w:rsidR="007C0A0D" w:rsidRPr="00E15C3C">
        <w:rPr>
          <w:rStyle w:val="NormalTok"/>
          <w:rFonts w:cs="Consolas"/>
        </w:rPr>
        <w:t xml:space="preserve">(spectral_integration, </w:t>
      </w:r>
      <w:r w:rsidR="007C0A0D" w:rsidRPr="00E15C3C">
        <w:rPr>
          <w:rStyle w:val="AttributeTok"/>
          <w:rFonts w:cs="Consolas"/>
        </w:rPr>
        <w:t>wavelength.range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400</w:t>
      </w:r>
      <w:r w:rsidR="007C0A0D" w:rsidRPr="00E15C3C">
        <w:rPr>
          <w:rStyle w:val="NormalTok"/>
          <w:rFonts w:cs="Consolas"/>
        </w:rPr>
        <w:t xml:space="preserve">, </w:t>
      </w:r>
      <w:r w:rsidR="007C0A0D" w:rsidRPr="00E15C3C">
        <w:rPr>
          <w:rStyle w:val="DecValTok"/>
          <w:rFonts w:cs="Consolas"/>
        </w:rPr>
        <w:t>500</w:t>
      </w:r>
      <w:r w:rsidR="007C0A0D" w:rsidRPr="00E15C3C">
        <w:rPr>
          <w:rStyle w:val="NormalTok"/>
          <w:rFonts w:cs="Consolas"/>
        </w:rPr>
        <w:t>)),</w:t>
      </w:r>
      <w:r w:rsidR="007C0A0D" w:rsidRPr="00E15C3C">
        <w:rPr>
          <w:rFonts w:cs="Consolas"/>
        </w:rPr>
        <w:br/>
      </w:r>
      <w:ins w:id="3613" w:author="Johannes Zauner" w:date="2025-12-12T21:07:00Z" w16du:dateUtc="2025-12-12T20:07:00Z">
        <w:r w:rsidR="005A2EF0">
          <w:rPr>
            <w:rStyle w:val="NormalTok"/>
          </w:rPr>
          <w:t>7</w:t>
        </w:r>
      </w:ins>
      <w:ins w:id="3614"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long  =</w:t>
      </w:r>
      <w:r w:rsidR="007C0A0D" w:rsidRPr="00E15C3C">
        <w:rPr>
          <w:rStyle w:val="NormalTok"/>
          <w:rFonts w:cs="Consolas"/>
        </w:rPr>
        <w:t xml:space="preserve"> </w:t>
      </w:r>
      <w:ins w:id="3615" w:author="zusammenlegung" w:date="2025-12-12T19:01:00Z" w16du:dateUtc="2025-12-12T18:01:00Z">
        <w:r w:rsidR="007C0A0D" w:rsidRPr="00E15C3C">
          <w:rPr>
            <w:rFonts w:cs="Consolas"/>
          </w:rPr>
          <w:br/>
        </w:r>
      </w:ins>
      <w:ins w:id="3616" w:author="Johannes Zauner" w:date="2025-12-12T21:07:00Z" w16du:dateUtc="2025-12-12T20:07:00Z">
        <w:r w:rsidR="005A2EF0">
          <w:rPr>
            <w:rStyle w:val="NormalTok"/>
          </w:rPr>
          <w:lastRenderedPageBreak/>
          <w:t>8</w:t>
        </w:r>
      </w:ins>
      <w:ins w:id="3617" w:author="Johannes Zauner" w:date="2025-12-12T21:06:00Z" w16du:dateUtc="2025-12-12T20:06:00Z">
        <w:r w:rsidR="005A2EF0">
          <w:rPr>
            <w:rStyle w:val="NormalTok"/>
            <w:rFonts w:cs="Consolas"/>
          </w:rPr>
          <w:t xml:space="preserve"> </w:t>
        </w:r>
      </w:ins>
      <w:ins w:id="3618"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Spectrum </w:t>
      </w:r>
      <w:r w:rsidR="007C0A0D" w:rsidRPr="00E15C3C">
        <w:rPr>
          <w:rStyle w:val="SpecialCharTok"/>
          <w:rFonts w:cs="Consolas"/>
        </w:rPr>
        <w:t>|&gt;</w:t>
      </w:r>
      <w:r w:rsidR="007C0A0D" w:rsidRPr="00E15C3C">
        <w:rPr>
          <w:rStyle w:val="NormalTok"/>
          <w:rFonts w:cs="Consolas"/>
        </w:rPr>
        <w:t xml:space="preserve"> </w:t>
      </w:r>
      <w:ins w:id="3619" w:author="Johannes Zauner" w:date="2025-12-12T21:07:00Z" w16du:dateUtc="2025-12-12T20:07:00Z">
        <w:r w:rsidR="005A2EF0">
          <w:rPr>
            <w:rStyle w:val="NormalTok"/>
            <w:rFonts w:cs="Consolas"/>
          </w:rPr>
          <w:br/>
        </w:r>
        <w:r w:rsidR="005A2EF0">
          <w:rPr>
            <w:rStyle w:val="NormalTok"/>
          </w:rPr>
          <w:t>9</w:t>
        </w:r>
        <w:r w:rsidR="005A2EF0">
          <w:rPr>
            <w:rStyle w:val="NormalTok"/>
            <w:rFonts w:cs="Consolas"/>
          </w:rPr>
          <w:t xml:space="preserve"> </w:t>
        </w:r>
        <w:r w:rsidR="005A2EF0">
          <w:rPr>
            <w:rStyle w:val="NormalTok"/>
            <w:rFonts w:cs="Consolas"/>
          </w:rPr>
          <w:t xml:space="preserve">      </w:t>
        </w:r>
      </w:ins>
      <w:del w:id="3620" w:author="zusammenlegung" w:date="2025-12-12T19:01:00Z" w16du:dateUtc="2025-12-12T18:01:00Z">
        <w:r w:rsidR="00C3610A" w:rsidRPr="00E15C3C">
          <w:rPr>
            <w:rStyle w:val="NormalTok"/>
            <w:rFonts w:cs="Consolas"/>
          </w:rPr>
          <w:br/>
          <w:delText xml:space="preserve">            </w:delText>
        </w:r>
      </w:del>
      <w:r w:rsidR="007C0A0D" w:rsidRPr="00E15C3C">
        <w:rPr>
          <w:rStyle w:val="FunctionTok"/>
          <w:rFonts w:cs="Consolas"/>
        </w:rPr>
        <w:t>map_dbl</w:t>
      </w:r>
      <w:r w:rsidR="007C0A0D" w:rsidRPr="00E15C3C">
        <w:rPr>
          <w:rStyle w:val="NormalTok"/>
          <w:rFonts w:cs="Consolas"/>
        </w:rPr>
        <w:t xml:space="preserve">(spectral_integration, </w:t>
      </w:r>
      <w:r w:rsidR="007C0A0D" w:rsidRPr="00E15C3C">
        <w:rPr>
          <w:rStyle w:val="AttributeTok"/>
          <w:rFonts w:cs="Consolas"/>
        </w:rPr>
        <w:t>wavelength.range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600</w:t>
      </w:r>
      <w:r w:rsidR="007C0A0D" w:rsidRPr="00E15C3C">
        <w:rPr>
          <w:rStyle w:val="NormalTok"/>
          <w:rFonts w:cs="Consolas"/>
        </w:rPr>
        <w:t xml:space="preserve">, </w:t>
      </w:r>
      <w:r w:rsidR="007C0A0D" w:rsidRPr="00E15C3C">
        <w:rPr>
          <w:rStyle w:val="DecValTok"/>
          <w:rFonts w:cs="Consolas"/>
        </w:rPr>
        <w:t>700</w:t>
      </w:r>
      <w:r w:rsidR="007C0A0D" w:rsidRPr="00E15C3C">
        <w:rPr>
          <w:rStyle w:val="NormalTok"/>
          <w:rFonts w:cs="Consolas"/>
        </w:rPr>
        <w:t>)),</w:t>
      </w:r>
      <w:r w:rsidR="007C0A0D" w:rsidRPr="00E15C3C">
        <w:rPr>
          <w:rFonts w:cs="Consolas"/>
        </w:rPr>
        <w:br/>
      </w:r>
      <w:ins w:id="3621" w:author="Johannes Zauner" w:date="2025-12-12T21:06:00Z" w16du:dateUtc="2025-12-12T20:06:00Z">
        <w:r w:rsidR="005A2EF0">
          <w:rPr>
            <w:rStyle w:val="NormalTok"/>
          </w:rPr>
          <w:t>1</w:t>
        </w:r>
      </w:ins>
      <w:ins w:id="3622" w:author="Johannes Zauner" w:date="2025-12-12T21:07:00Z" w16du:dateUtc="2025-12-12T20:07:00Z">
        <w:r w:rsidR="005A2EF0">
          <w:rPr>
            <w:rStyle w:val="NormalTok"/>
            <w:rFonts w:cs="Consolas"/>
          </w:rPr>
          <w:t>0</w:t>
        </w:r>
      </w:ins>
      <w:r w:rsidR="007C0A0D" w:rsidRPr="00E15C3C">
        <w:rPr>
          <w:rStyle w:val="NormalTok"/>
          <w:rFonts w:cs="Consolas"/>
        </w:rPr>
        <w:t xml:space="preserve">    </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OtherTok"/>
          <w:rFonts w:cs="Consolas"/>
        </w:rPr>
        <w:t>=</w:t>
      </w:r>
      <w:ins w:id="3623" w:author="zusammenlegung" w:date="2025-12-12T19:01:00Z" w16du:dateUtc="2025-12-12T18:01:00Z">
        <w:r w:rsidR="007C0A0D" w:rsidRPr="00E15C3C">
          <w:rPr>
            <w:rStyle w:val="NormalTok"/>
            <w:rFonts w:cs="Consolas"/>
          </w:rPr>
          <w:t xml:space="preserve"> </w:t>
        </w:r>
        <w:del w:id="3624" w:author="Johannes Zauner" w:date="2025-12-12T21:08:00Z" w16du:dateUtc="2025-12-12T20:08:00Z">
          <w:r w:rsidR="007C0A0D" w:rsidRPr="00E15C3C" w:rsidDel="00D5277E">
            <w:rPr>
              <w:rFonts w:cs="Consolas"/>
            </w:rPr>
            <w:br/>
          </w:r>
          <w:r w:rsidR="007C0A0D" w:rsidRPr="00E15C3C" w:rsidDel="00D5277E">
            <w:rPr>
              <w:rStyle w:val="NormalTok"/>
              <w:rFonts w:cs="Consolas"/>
            </w:rPr>
            <w:delText xml:space="preserve">     </w:delText>
          </w:r>
        </w:del>
      </w:ins>
      <w:del w:id="3625" w:author="Johannes Zauner" w:date="2025-12-12T21:08:00Z" w16du:dateUtc="2025-12-12T20:08:00Z">
        <w:r w:rsidR="007C0A0D" w:rsidRPr="00E15C3C" w:rsidDel="00D5277E">
          <w:rPr>
            <w:rStyle w:val="NormalTok"/>
            <w:rFonts w:cs="Consolas"/>
          </w:rPr>
          <w:delText xml:space="preserve"> </w:delText>
        </w:r>
      </w:del>
      <w:r w:rsidR="007C0A0D" w:rsidRPr="00E15C3C">
        <w:rPr>
          <w:rStyle w:val="FunctionTok"/>
          <w:rFonts w:cs="Consolas"/>
        </w:rPr>
        <w:t>ifelse</w:t>
      </w:r>
      <w:r w:rsidR="007C0A0D" w:rsidRPr="00E15C3C">
        <w:rPr>
          <w:rStyle w:val="NormalTok"/>
          <w:rFonts w:cs="Consolas"/>
        </w:rPr>
        <w:t>(</w:t>
      </w:r>
      <w:r w:rsidR="007C0A0D" w:rsidRPr="00E15C3C">
        <w:rPr>
          <w:rStyle w:val="FunctionTok"/>
          <w:rFonts w:cs="Consolas"/>
        </w:rPr>
        <w:t>is.nan</w:t>
      </w:r>
      <w:r w:rsidR="007C0A0D" w:rsidRPr="00E15C3C">
        <w:rPr>
          <w:rStyle w:val="NormalTok"/>
          <w:rFonts w:cs="Consolas"/>
        </w:rPr>
        <w:t xml:space="preserve">(short </w:t>
      </w:r>
      <w:r w:rsidR="007C0A0D" w:rsidRPr="00E15C3C">
        <w:rPr>
          <w:rStyle w:val="SpecialCharTok"/>
          <w:rFonts w:cs="Consolas"/>
        </w:rPr>
        <w:t>/</w:t>
      </w:r>
      <w:r w:rsidR="007C0A0D" w:rsidRPr="00E15C3C">
        <w:rPr>
          <w:rStyle w:val="NormalTok"/>
          <w:rFonts w:cs="Consolas"/>
        </w:rPr>
        <w:t xml:space="preserve"> long), </w:t>
      </w:r>
      <w:r w:rsidR="007C0A0D" w:rsidRPr="00E15C3C">
        <w:rPr>
          <w:rStyle w:val="ConstantTok"/>
          <w:rFonts w:cs="Consolas"/>
        </w:rPr>
        <w:t>NA</w:t>
      </w:r>
      <w:r w:rsidR="007C0A0D" w:rsidRPr="00E15C3C">
        <w:rPr>
          <w:rStyle w:val="NormalTok"/>
          <w:rFonts w:cs="Consolas"/>
        </w:rPr>
        <w:t xml:space="preserve">, short </w:t>
      </w:r>
      <w:r w:rsidR="007C0A0D" w:rsidRPr="00E15C3C">
        <w:rPr>
          <w:rStyle w:val="SpecialCharTok"/>
          <w:rFonts w:cs="Consolas"/>
        </w:rPr>
        <w:t>/</w:t>
      </w:r>
      <w:r w:rsidR="007C0A0D" w:rsidRPr="00E15C3C">
        <w:rPr>
          <w:rStyle w:val="NormalTok"/>
          <w:rFonts w:cs="Consolas"/>
        </w:rPr>
        <w:t xml:space="preserve"> long)</w:t>
      </w:r>
      <w:r w:rsidR="007C0A0D" w:rsidRPr="00E15C3C">
        <w:rPr>
          <w:rStyle w:val="NormalTok"/>
          <w:rFonts w:cs="Consolas"/>
        </w:rPr>
        <w:br/>
      </w:r>
      <w:ins w:id="3626" w:author="Johannes Zauner" w:date="2025-12-12T21:06:00Z" w16du:dateUtc="2025-12-12T20:06:00Z">
        <w:r w:rsidR="005A2EF0">
          <w:rPr>
            <w:rStyle w:val="NormalTok"/>
          </w:rPr>
          <w:t>1</w:t>
        </w:r>
      </w:ins>
      <w:ins w:id="3627" w:author="Johannes Zauner" w:date="2025-12-12T21:08:00Z" w16du:dateUtc="2025-12-12T20:08:00Z">
        <w:r w:rsidR="0043625F">
          <w:rPr>
            <w:rStyle w:val="NormalTok"/>
            <w:rFonts w:cs="Consolas"/>
          </w:rPr>
          <w:t>1</w:t>
        </w:r>
      </w:ins>
      <w:r w:rsidR="007C0A0D" w:rsidRPr="00E15C3C">
        <w:rPr>
          <w:rStyle w:val="NormalTok"/>
          <w:rFonts w:cs="Consolas"/>
        </w:rPr>
        <w:t xml:space="preserve">  )</w:t>
      </w:r>
    </w:p>
    <w:bookmarkEnd w:id="3596"/>
    <w:p w14:paraId="5CBF1AD9" w14:textId="1E8DDD68" w:rsidR="007C0A0D" w:rsidRPr="0098570A" w:rsidDel="0098570A" w:rsidRDefault="00C3610A" w:rsidP="00E15C3C">
      <w:pPr>
        <w:pStyle w:val="DefinitionTerm"/>
        <w:rPr>
          <w:ins w:id="3628" w:author="zusammenlegung" w:date="2025-12-12T19:01:00Z" w16du:dateUtc="2025-12-12T18:01:00Z"/>
          <w:del w:id="3629" w:author="Johannes Zauner" w:date="2025-12-12T20:27:00Z" w16du:dateUtc="2025-12-12T19:27:00Z"/>
          <w:rFonts w:ascii="Arial" w:hAnsi="Arial" w:cs="Arial"/>
          <w:b w:val="0"/>
          <w:bCs/>
          <w:rPrChange w:id="3630" w:author="Johannes Zauner" w:date="2025-12-12T20:27:00Z" w16du:dateUtc="2025-12-12T19:27:00Z">
            <w:rPr>
              <w:ins w:id="3631" w:author="zusammenlegung" w:date="2025-12-12T19:01:00Z" w16du:dateUtc="2025-12-12T18:01:00Z"/>
              <w:del w:id="3632" w:author="Johannes Zauner" w:date="2025-12-12T20:27:00Z" w16du:dateUtc="2025-12-12T19:27:00Z"/>
              <w:rFonts w:ascii="Arial" w:hAnsi="Arial" w:cs="Arial"/>
            </w:rPr>
          </w:rPrChange>
        </w:rPr>
      </w:pPr>
      <w:del w:id="3633" w:author="zusammenlegung" w:date="2025-12-12T19:01:00Z" w16du:dateUtc="2025-12-12T18:01:00Z">
        <w:r w:rsidRPr="00197960">
          <w:rPr>
            <w:bCs/>
          </w:rPr>
          <w:delText>Table 15</w:delText>
        </w:r>
      </w:del>
      <w:ins w:id="3634" w:author="zusammenlegung" w:date="2025-12-12T19:01:00Z" w16du:dateUtc="2025-12-12T18:01:00Z">
        <w:r w:rsidR="007C0A0D" w:rsidRPr="00C673E9">
          <w:rPr>
            <w:rFonts w:ascii="Arial" w:hAnsi="Arial" w:cs="Arial"/>
          </w:rPr>
          <w:t>Line 2</w:t>
        </w:r>
      </w:ins>
      <w:ins w:id="3635" w:author="Johannes Zauner" w:date="2025-12-12T20:27:00Z" w16du:dateUtc="2025-12-12T19:27:00Z">
        <w:r w:rsidR="0098570A">
          <w:rPr>
            <w:rFonts w:ascii="Arial" w:hAnsi="Arial" w:cs="Arial"/>
          </w:rPr>
          <w:t xml:space="preserve"> </w:t>
        </w:r>
      </w:ins>
    </w:p>
    <w:p w14:paraId="2A75ECFF" w14:textId="77777777" w:rsidR="007C0A0D" w:rsidRPr="0098570A" w:rsidRDefault="007C0A0D" w:rsidP="0098570A">
      <w:pPr>
        <w:pStyle w:val="DefinitionTerm"/>
        <w:rPr>
          <w:ins w:id="3636" w:author="zusammenlegung" w:date="2025-12-12T19:01:00Z" w16du:dateUtc="2025-12-12T18:01:00Z"/>
          <w:b w:val="0"/>
          <w:bCs/>
          <w:rPrChange w:id="3637" w:author="Johannes Zauner" w:date="2025-12-12T20:27:00Z" w16du:dateUtc="2025-12-12T19:27:00Z">
            <w:rPr>
              <w:ins w:id="3638" w:author="zusammenlegung" w:date="2025-12-12T19:01:00Z" w16du:dateUtc="2025-12-12T18:01:00Z"/>
            </w:rPr>
          </w:rPrChange>
        </w:rPr>
        <w:pPrChange w:id="3639" w:author="Johannes Zauner" w:date="2025-12-12T20:27:00Z" w16du:dateUtc="2025-12-12T19:27:00Z">
          <w:pPr>
            <w:pStyle w:val="Definition"/>
            <w:spacing w:after="0"/>
          </w:pPr>
        </w:pPrChange>
      </w:pPr>
      <w:ins w:id="3640" w:author="zusammenlegung" w:date="2025-12-12T19:01:00Z" w16du:dateUtc="2025-12-12T18:01:00Z">
        <w:r w:rsidRPr="0098570A">
          <w:rPr>
            <w:b w:val="0"/>
            <w:bCs/>
            <w:rPrChange w:id="3641" w:author="Johannes Zauner" w:date="2025-12-12T20:27:00Z" w16du:dateUtc="2025-12-12T19:27:00Z">
              <w:rPr/>
            </w:rPrChange>
          </w:rPr>
          <w:t>Focus on ID, date, time, and spectrum</w:t>
        </w:r>
      </w:ins>
    </w:p>
    <w:p w14:paraId="0911B746" w14:textId="0B0EA5B0" w:rsidR="007C0A0D" w:rsidRPr="0098570A" w:rsidDel="0098570A" w:rsidRDefault="007C0A0D" w:rsidP="00E15C3C">
      <w:pPr>
        <w:pStyle w:val="DefinitionTerm"/>
        <w:rPr>
          <w:ins w:id="3642" w:author="zusammenlegung" w:date="2025-12-12T19:01:00Z" w16du:dateUtc="2025-12-12T18:01:00Z"/>
          <w:del w:id="3643" w:author="Johannes Zauner" w:date="2025-12-12T20:27:00Z" w16du:dateUtc="2025-12-12T19:27:00Z"/>
          <w:rFonts w:ascii="Arial" w:hAnsi="Arial" w:cs="Arial"/>
          <w:b w:val="0"/>
          <w:bCs/>
          <w:rPrChange w:id="3644" w:author="Johannes Zauner" w:date="2025-12-12T20:27:00Z" w16du:dateUtc="2025-12-12T19:27:00Z">
            <w:rPr>
              <w:ins w:id="3645" w:author="zusammenlegung" w:date="2025-12-12T19:01:00Z" w16du:dateUtc="2025-12-12T18:01:00Z"/>
              <w:del w:id="3646" w:author="Johannes Zauner" w:date="2025-12-12T20:27:00Z" w16du:dateUtc="2025-12-12T19:27:00Z"/>
              <w:rFonts w:ascii="Arial" w:hAnsi="Arial" w:cs="Arial"/>
            </w:rPr>
          </w:rPrChange>
        </w:rPr>
      </w:pPr>
      <w:ins w:id="3647" w:author="zusammenlegung" w:date="2025-12-12T19:01:00Z" w16du:dateUtc="2025-12-12T18:01:00Z">
        <w:r w:rsidRPr="00C673E9">
          <w:rPr>
            <w:rFonts w:ascii="Arial" w:hAnsi="Arial" w:cs="Arial"/>
          </w:rPr>
          <w:t xml:space="preserve">Line </w:t>
        </w:r>
        <w:del w:id="3648" w:author="Johannes Zauner" w:date="2025-12-12T21:07:00Z" w16du:dateUtc="2025-12-12T20:07:00Z">
          <w:r w:rsidRPr="00C673E9" w:rsidDel="005A2EF0">
            <w:rPr>
              <w:rFonts w:ascii="Arial" w:hAnsi="Arial" w:cs="Arial"/>
            </w:rPr>
            <w:delText>9</w:delText>
          </w:r>
        </w:del>
      </w:ins>
      <w:ins w:id="3649" w:author="Johannes Zauner" w:date="2025-12-12T21:07:00Z" w16du:dateUtc="2025-12-12T20:07:00Z">
        <w:r w:rsidR="005A2EF0">
          <w:rPr>
            <w:rFonts w:ascii="Arial" w:hAnsi="Arial" w:cs="Arial"/>
          </w:rPr>
          <w:t>10</w:t>
        </w:r>
      </w:ins>
      <w:ins w:id="3650" w:author="Johannes Zauner" w:date="2025-12-12T20:27:00Z" w16du:dateUtc="2025-12-12T19:27:00Z">
        <w:r w:rsidR="0098570A">
          <w:rPr>
            <w:rFonts w:ascii="Arial" w:hAnsi="Arial" w:cs="Arial"/>
          </w:rPr>
          <w:t xml:space="preserve"> </w:t>
        </w:r>
      </w:ins>
    </w:p>
    <w:p w14:paraId="07B0BA98" w14:textId="77777777" w:rsidR="007C0A0D" w:rsidRPr="0098570A" w:rsidRDefault="007C0A0D" w:rsidP="0098570A">
      <w:pPr>
        <w:pStyle w:val="DefinitionTerm"/>
        <w:rPr>
          <w:ins w:id="3651" w:author="zusammenlegung" w:date="2025-12-12T19:01:00Z" w16du:dateUtc="2025-12-12T18:01:00Z"/>
          <w:b w:val="0"/>
          <w:bCs/>
          <w:rPrChange w:id="3652" w:author="Johannes Zauner" w:date="2025-12-12T20:27:00Z" w16du:dateUtc="2025-12-12T19:27:00Z">
            <w:rPr>
              <w:ins w:id="3653" w:author="zusammenlegung" w:date="2025-12-12T19:01:00Z" w16du:dateUtc="2025-12-12T18:01:00Z"/>
            </w:rPr>
          </w:rPrChange>
        </w:rPr>
        <w:pPrChange w:id="3654" w:author="Johannes Zauner" w:date="2025-12-12T20:27:00Z" w16du:dateUtc="2025-12-12T19:27:00Z">
          <w:pPr>
            <w:pStyle w:val="Definition"/>
            <w:spacing w:after="0"/>
          </w:pPr>
        </w:pPrChange>
      </w:pPr>
      <w:ins w:id="3655" w:author="zusammenlegung" w:date="2025-12-12T19:01:00Z" w16du:dateUtc="2025-12-12T18:01:00Z">
        <w:r w:rsidRPr="0098570A">
          <w:rPr>
            <w:b w:val="0"/>
            <w:bCs/>
            <w:rPrChange w:id="3656" w:author="Johannes Zauner" w:date="2025-12-12T20:27:00Z" w16du:dateUtc="2025-12-12T19:27:00Z">
              <w:rPr/>
            </w:rPrChange>
          </w:rPr>
          <w:t>Compute short-to-long wavelength ratio</w:t>
        </w:r>
      </w:ins>
    </w:p>
    <w:p w14:paraId="21F31B9B" w14:textId="77777777" w:rsidR="007C0A0D" w:rsidRPr="00E15C3C" w:rsidRDefault="007C0A0D" w:rsidP="007C0A0D">
      <w:pPr>
        <w:pStyle w:val="FirstParagraph"/>
      </w:pPr>
      <w:ins w:id="3657" w:author="zusammenlegung" w:date="2025-12-12T19:01:00Z" w16du:dateUtc="2025-12-12T18:01:00Z">
        <w:r w:rsidRPr="00C673E9">
          <w:rPr>
            <w:rFonts w:ascii="Arial" w:hAnsi="Arial" w:cs="Arial"/>
          </w:rPr>
          <w:fldChar w:fldCharType="begin"/>
        </w:r>
        <w:r w:rsidRPr="00C673E9">
          <w:rPr>
            <w:rFonts w:ascii="Arial" w:hAnsi="Arial" w:cs="Arial"/>
          </w:rPr>
          <w:instrText>HYPERLINK \l "tbl-ratio"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15</w:t>
        </w:r>
        <w:r w:rsidRPr="00C673E9">
          <w:rPr>
            <w:rFonts w:ascii="Arial" w:hAnsi="Arial" w:cs="Arial"/>
          </w:rPr>
          <w:fldChar w:fldCharType="end"/>
        </w:r>
      </w:ins>
      <w:r w:rsidRPr="00E15C3C">
        <w:t xml:space="preserve"> 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2AE3E2A5" w:rsidR="007C0A0D" w:rsidRPr="00F61D20" w:rsidRDefault="00F61D20" w:rsidP="00F61D20">
      <w:pPr>
        <w:pStyle w:val="SourceCode"/>
        <w:spacing w:line="240" w:lineRule="auto"/>
        <w:rPr>
          <w:b/>
          <w:bCs/>
          <w:lang w:val="de-DE"/>
          <w:rPrChange w:id="3658" w:author="Johannes Zauner" w:date="2025-12-13T05:24:00Z" w16du:dateUtc="2025-12-13T04:24:00Z">
            <w:rPr>
              <w:rFonts w:cs="Consolas"/>
            </w:rPr>
          </w:rPrChange>
        </w:rPr>
      </w:pPr>
      <w:ins w:id="3659" w:author="Johannes Zauner" w:date="2025-12-13T05:24:00Z">
        <w:r w:rsidRPr="00F61D20">
          <w:rPr>
            <w:b/>
            <w:bCs/>
            <w:lang w:val="de-DE"/>
          </w:rPr>
          <w:t>Calculate daily average values of short and long wavelength content</w:t>
        </w:r>
      </w:ins>
      <w:ins w:id="3660" w:author="Johannes Zauner" w:date="2025-12-13T05:10:00Z" w16du:dateUtc="2025-12-13T04:10:00Z">
        <w:r w:rsidR="008C4DD3">
          <w:rPr>
            <w:rStyle w:val="NormalTok"/>
          </w:rPr>
          <w:br/>
        </w:r>
      </w:ins>
      <w:ins w:id="3661" w:author="Johannes Zauner" w:date="2025-12-12T21:08:00Z" w16du:dateUtc="2025-12-12T20:08:00Z">
        <w:r w:rsidR="000A6CEF">
          <w:rPr>
            <w:rStyle w:val="NormalTok"/>
          </w:rPr>
          <w:t>1</w:t>
        </w:r>
        <w:r w:rsidR="000A6CEF">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662" w:author="Johannes Zauner" w:date="2025-12-12T21:08:00Z" w16du:dateUtc="2025-12-12T20:08:00Z">
        <w:r w:rsidR="000A6CEF">
          <w:rPr>
            <w:rStyle w:val="NormalTok"/>
          </w:rPr>
          <w:t>2</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del w:id="3663" w:author="zusammenlegung" w:date="2025-12-12T19:01:00Z" w16du:dateUtc="2025-12-12T18:01:00Z">
        <w:r w:rsidR="00C3610A" w:rsidRPr="00E15C3C">
          <w:rPr>
            <w:rFonts w:cs="Consolas"/>
          </w:rPr>
          <w:br/>
        </w:r>
        <w:r w:rsidR="00C3610A" w:rsidRPr="00E15C3C">
          <w:rPr>
            <w:rStyle w:val="NormalTok"/>
            <w:rFonts w:cs="Consolas"/>
          </w:rPr>
          <w:delText xml:space="preserve">  </w:delText>
        </w:r>
        <w:r w:rsidR="00C3610A" w:rsidRPr="00E15C3C">
          <w:rPr>
            <w:rStyle w:val="CommentTok"/>
            <w:rFonts w:cs="Consolas"/>
          </w:rPr>
          <w:delText># mean_daily(prefix = "") |&gt;</w:delText>
        </w:r>
      </w:del>
      <w:r w:rsidR="007C0A0D" w:rsidRPr="00E15C3C">
        <w:rPr>
          <w:rFonts w:cs="Consolas"/>
        </w:rPr>
        <w:br/>
      </w:r>
      <w:ins w:id="3664" w:author="Johannes Zauner" w:date="2025-12-12T21:08:00Z" w16du:dateUtc="2025-12-12T20:08:00Z">
        <w:r w:rsidR="000A6CEF">
          <w:rPr>
            <w:rStyle w:val="NormalTok"/>
          </w:rPr>
          <w:t>3</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665" w:author="Johannes Zauner" w:date="2025-12-12T21:08:00Z" w16du:dateUtc="2025-12-12T20:08:00Z">
        <w:r w:rsidR="000A6CEF">
          <w:rPr>
            <w:rStyle w:val="NormalTok"/>
          </w:rPr>
          <w:t>4</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r w:rsidR="007C0A0D" w:rsidRPr="00E15C3C">
        <w:rPr>
          <w:rStyle w:val="AttributeTok"/>
          <w:rFonts w:cs="Consolas"/>
        </w:rPr>
        <w:t>scale_by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d="3666" w:author="Johannes Zauner" w:date="2025-12-12T21:08:00Z" w16du:dateUtc="2025-12-12T20:08:00Z">
        <w:r w:rsidR="000A6CEF">
          <w:rPr>
            <w:rStyle w:val="NormalTok"/>
          </w:rPr>
          <w:t>5</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d="3667" w:author="Johannes Zauner" w:date="2025-12-12T21:08:00Z" w16du:dateUtc="2025-12-12T20:08:00Z">
        <w:r w:rsidR="000A6CEF">
          <w:rPr>
            <w:rStyle w:val="NormalTok"/>
          </w:rPr>
          <w:t>6</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cols_hide</w:t>
      </w:r>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
      <w:tblGrid>
        <w:gridCol w:w="1219"/>
        <w:gridCol w:w="2504"/>
        <w:gridCol w:w="709"/>
        <w:gridCol w:w="968"/>
      </w:tblGrid>
      <w:tr w:rsidR="007C0A0D" w:rsidRPr="00C673E9" w14:paraId="6B8E5C72" w14:textId="63B4F874" w:rsidTr="00E15C3C">
        <w:trPr>
          <w:cantSplit/>
          <w:tblHeader/>
          <w:jc w:val="center"/>
        </w:trPr>
        <w:tc>
          <w:tcPr>
            <w:tcW w:w="1219" w:type="dxa"/>
            <w:tcBorders>
              <w:bottom w:val="single" w:sz="4" w:space="0" w:color="auto"/>
            </w:tcBorders>
            <w:cellDel w:id="3668" w:author="zusammenlegung" w:date="2025-12-12T19:01:00Z"/>
          </w:tcPr>
          <w:p w14:paraId="7DC9D1A0" w14:textId="7C0D768C" w:rsidR="00FC1934" w:rsidRDefault="00FC1934" w:rsidP="00197960">
            <w:pPr>
              <w:rPr>
                <w:b/>
                <w:bCs/>
              </w:rPr>
            </w:pPr>
            <w:del w:id="3669" w:author="zusammenlegung" w:date="2025-12-12T19:01:00Z" w16du:dateUtc="2025-12-12T18:01:00Z">
              <w:r>
                <w:rPr>
                  <w:b/>
                  <w:bCs/>
                </w:rPr>
                <w:delText>date</w:delText>
              </w:r>
            </w:del>
          </w:p>
        </w:tc>
        <w:tc>
          <w:tcPr>
            <w:tcW w:w="766" w:type="dxa"/>
            <w:tcBorders>
              <w:bottom w:val="single" w:sz="4" w:space="0" w:color="auto"/>
            </w:tcBorders>
          </w:tcPr>
          <w:p w14:paraId="19933EE0" w14:textId="1993BCCC" w:rsidR="007C0A0D" w:rsidRPr="00C673E9" w:rsidRDefault="00197960" w:rsidP="0047611C">
            <w:pPr>
              <w:pStyle w:val="ImageCaption"/>
              <w:spacing w:before="200"/>
              <w:rPr>
                <w:ins w:id="3670" w:author="zusammenlegung" w:date="2025-12-12T19:01:00Z" w16du:dateUtc="2025-12-12T18:01:00Z"/>
                <w:rFonts w:ascii="Arial" w:hAnsi="Arial" w:cs="Arial"/>
              </w:rPr>
            </w:pPr>
            <w:bookmarkStart w:id="3671" w:name="tbl-ratio"/>
            <w:del w:id="3672" w:author="zusammenlegung" w:date="2025-12-12T19:01:00Z" w16du:dateUtc="2025-12-12T18:01:00Z">
              <w:r w:rsidRPr="00197960">
                <w:rPr>
                  <w:b/>
                  <w:bCs/>
                </w:rPr>
                <w:delText>short</w:delText>
              </w:r>
            </w:del>
            <w:ins w:id="3673" w:author="zusammenlegung" w:date="2025-12-12T19:01:00Z" w16du:dateUtc="2025-12-12T18:01:00Z">
              <w:r w:rsidR="007C0A0D" w:rsidRPr="00C673E9">
                <w:rPr>
                  <w:rFonts w:ascii="Arial" w:hAnsi="Arial" w:cs="Arial"/>
                </w:rPr>
                <w:t>Table 15: Average (mW/m²) and ratio of short-wavelength (400–500 nm) to long-wavelength (600–700 nm) light</w:t>
              </w:r>
            </w:ins>
          </w:p>
          <w:tbl>
            <w:tblPr>
              <w:tblStyle w:val="Table"/>
              <w:tblW w:w="0" w:type="auto"/>
              <w:jc w:val="center"/>
              <w:tblCellMar>
                <w:left w:w="60" w:type="dxa"/>
                <w:right w:w="60" w:type="dxa"/>
              </w:tblCellMar>
              <w:tblLook w:val="0000" w:firstRow="0" w:lastRow="0" w:firstColumn="0" w:lastColumn="0" w:noHBand="0" w:noVBand="0"/>
            </w:tblPr>
            <w:tblGrid>
              <w:gridCol w:w="632"/>
              <w:gridCol w:w="621"/>
              <w:gridCol w:w="510"/>
              <w:gridCol w:w="621"/>
            </w:tblGrid>
            <w:tr w:rsidR="007C0A0D" w:rsidRPr="00C673E9" w14:paraId="57FA91B4" w14:textId="77777777" w:rsidTr="00E15C3C">
              <w:trPr>
                <w:cantSplit/>
                <w:tblHeader/>
                <w:jc w:val="center"/>
                <w:ins w:id="3674" w:author="zusammenlegung" w:date="2025-12-12T19:01:00Z" w16du:dateUtc="2025-12-12T18:01:00Z"/>
              </w:trPr>
              <w:tc>
                <w:tcPr>
                  <w:tcW w:w="360" w:type="dxa"/>
                </w:tcPr>
                <w:p w14:paraId="40DFE36D" w14:textId="77777777" w:rsidR="007C0A0D" w:rsidRPr="00C673E9" w:rsidRDefault="007C0A0D" w:rsidP="0047611C">
                  <w:pPr>
                    <w:keepNext/>
                    <w:spacing w:after="60"/>
                    <w:jc w:val="right"/>
                    <w:rPr>
                      <w:ins w:id="3675" w:author="zusammenlegung" w:date="2025-12-12T19:01:00Z" w16du:dateUtc="2025-12-12T18:01:00Z"/>
                      <w:rFonts w:ascii="Arial" w:hAnsi="Arial" w:cs="Arial"/>
                    </w:rPr>
                  </w:pPr>
                  <w:ins w:id="3676"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6824B472" w14:textId="77777777" w:rsidR="007C0A0D" w:rsidRPr="00C673E9" w:rsidRDefault="007C0A0D" w:rsidP="0047611C">
                  <w:pPr>
                    <w:keepNext/>
                    <w:spacing w:after="60"/>
                    <w:jc w:val="right"/>
                    <w:rPr>
                      <w:ins w:id="3677" w:author="zusammenlegung" w:date="2025-12-12T19:01:00Z" w16du:dateUtc="2025-12-12T18:01:00Z"/>
                      <w:rFonts w:ascii="Arial" w:hAnsi="Arial" w:cs="Arial"/>
                    </w:rPr>
                  </w:pPr>
                  <w:ins w:id="3678" w:author="zusammenlegung" w:date="2025-12-12T19:01:00Z" w16du:dateUtc="2025-12-12T18:01:00Z">
                    <w:r w:rsidRPr="00C673E9">
                      <w:rPr>
                        <w:rFonts w:ascii="Arial" w:hAnsi="Arial" w:cs="Arial"/>
                      </w:rPr>
                      <w:t>short</w:t>
                    </w:r>
                  </w:ins>
                </w:p>
              </w:tc>
              <w:tc>
                <w:tcPr>
                  <w:tcW w:w="360" w:type="dxa"/>
                  <w:tcBorders>
                    <w:top w:val="single" w:sz="16" w:space="0" w:color="D3D3D3"/>
                    <w:bottom w:val="single" w:sz="16" w:space="0" w:color="D3D3D3"/>
                  </w:tcBorders>
                </w:tcPr>
                <w:p w14:paraId="632B702C" w14:textId="77777777" w:rsidR="007C0A0D" w:rsidRPr="00C673E9" w:rsidRDefault="007C0A0D" w:rsidP="0047611C">
                  <w:pPr>
                    <w:keepNext/>
                    <w:spacing w:after="60"/>
                    <w:jc w:val="right"/>
                    <w:rPr>
                      <w:ins w:id="3679" w:author="zusammenlegung" w:date="2025-12-12T19:01:00Z" w16du:dateUtc="2025-12-12T18:01:00Z"/>
                      <w:rFonts w:ascii="Arial" w:hAnsi="Arial" w:cs="Arial"/>
                    </w:rPr>
                  </w:pPr>
                  <w:ins w:id="3680" w:author="zusammenlegung" w:date="2025-12-12T19:01:00Z" w16du:dateUtc="2025-12-12T18:01:00Z">
                    <w:r w:rsidRPr="00C673E9">
                      <w:rPr>
                        <w:rFonts w:ascii="Arial" w:hAnsi="Arial" w:cs="Arial"/>
                      </w:rPr>
                      <w:t>long</w:t>
                    </w:r>
                  </w:ins>
                </w:p>
              </w:tc>
              <w:tc>
                <w:tcPr>
                  <w:tcW w:w="360" w:type="dxa"/>
                </w:tcPr>
                <w:p w14:paraId="147B445E" w14:textId="77777777" w:rsidR="007C0A0D" w:rsidRPr="00C673E9" w:rsidRDefault="007C0A0D" w:rsidP="0047611C">
                  <w:pPr>
                    <w:keepNext/>
                    <w:spacing w:after="60"/>
                    <w:jc w:val="right"/>
                    <w:rPr>
                      <w:ins w:id="3681" w:author="zusammenlegung" w:date="2025-12-12T19:01:00Z" w16du:dateUtc="2025-12-12T18:01:00Z"/>
                      <w:rFonts w:ascii="Arial" w:hAnsi="Arial" w:cs="Arial"/>
                    </w:rPr>
                  </w:pPr>
                  <w:ins w:id="3682" w:author="zusammenlegung" w:date="2025-12-12T19:01:00Z" w16du:dateUtc="2025-12-12T18:01:00Z">
                    <w:r w:rsidRPr="00C673E9">
                      <w:rPr>
                        <w:rFonts w:ascii="Arial" w:hAnsi="Arial" w:cs="Arial"/>
                      </w:rPr>
                      <w:t>sl ratio</w:t>
                    </w:r>
                  </w:ins>
                </w:p>
              </w:tc>
            </w:tr>
            <w:tr w:rsidR="007C0A0D" w:rsidRPr="00C673E9" w14:paraId="24572A33" w14:textId="77777777" w:rsidTr="00E15C3C">
              <w:trPr>
                <w:cantSplit/>
                <w:jc w:val="center"/>
                <w:ins w:id="3683" w:author="zusammenlegung" w:date="2025-12-12T19:01:00Z" w16du:dateUtc="2025-12-12T18:01:00Z"/>
              </w:trPr>
              <w:tc>
                <w:tcPr>
                  <w:tcW w:w="1440" w:type="dxa"/>
                  <w:gridSpan w:val="4"/>
                  <w:tcMar>
                    <w:top w:w="25" w:type="dxa"/>
                  </w:tcMar>
                </w:tcPr>
                <w:p w14:paraId="42B49223" w14:textId="77777777" w:rsidR="007C0A0D" w:rsidRPr="00C673E9" w:rsidRDefault="007C0A0D" w:rsidP="0047611C">
                  <w:pPr>
                    <w:keepNext/>
                    <w:spacing w:after="60"/>
                    <w:rPr>
                      <w:ins w:id="3684" w:author="zusammenlegung" w:date="2025-12-12T19:01:00Z" w16du:dateUtc="2025-12-12T18:01:00Z"/>
                      <w:rFonts w:ascii="Arial" w:hAnsi="Arial" w:cs="Arial"/>
                    </w:rPr>
                  </w:pPr>
                  <w:ins w:id="3685" w:author="zusammenlegung" w:date="2025-12-12T19:01:00Z" w16du:dateUtc="2025-12-12T18:01:00Z">
                    <w:r w:rsidRPr="00C673E9">
                      <w:rPr>
                        <w:rFonts w:ascii="Arial" w:hAnsi="Arial" w:cs="Arial"/>
                      </w:rPr>
                      <w:t>VEET</w:t>
                    </w:r>
                  </w:ins>
                </w:p>
              </w:tc>
            </w:tr>
            <w:tr w:rsidR="007C0A0D" w:rsidRPr="00C673E9" w14:paraId="62A9E2EC" w14:textId="77777777" w:rsidTr="00E15C3C">
              <w:trPr>
                <w:cantSplit/>
                <w:jc w:val="center"/>
                <w:ins w:id="3686" w:author="zusammenlegung" w:date="2025-12-12T19:01:00Z" w16du:dateUtc="2025-12-12T18:01:00Z"/>
              </w:trPr>
              <w:tc>
                <w:tcPr>
                  <w:tcW w:w="360" w:type="dxa"/>
                </w:tcPr>
                <w:p w14:paraId="3EFAA611" w14:textId="77777777" w:rsidR="007C0A0D" w:rsidRPr="00C673E9" w:rsidRDefault="007C0A0D" w:rsidP="0047611C">
                  <w:pPr>
                    <w:keepNext/>
                    <w:spacing w:after="60"/>
                    <w:jc w:val="right"/>
                    <w:rPr>
                      <w:ins w:id="3687" w:author="zusammenlegung" w:date="2025-12-12T19:01:00Z" w16du:dateUtc="2025-12-12T18:01:00Z"/>
                      <w:rFonts w:ascii="Arial" w:hAnsi="Arial" w:cs="Arial"/>
                    </w:rPr>
                  </w:pPr>
                  <w:ins w:id="3688" w:author="zusammenlegung" w:date="2025-12-12T19:01:00Z" w16du:dateUtc="2025-12-12T18:01:00Z">
                    <w:r w:rsidRPr="00C673E9">
                      <w:rPr>
                        <w:rFonts w:ascii="Arial" w:hAnsi="Arial" w:cs="Arial"/>
                      </w:rPr>
                      <w:t>2025-06-18</w:t>
                    </w:r>
                  </w:ins>
                </w:p>
              </w:tc>
              <w:tc>
                <w:tcPr>
                  <w:tcW w:w="360" w:type="dxa"/>
                </w:tcPr>
                <w:p w14:paraId="30C1B537" w14:textId="77777777" w:rsidR="007C0A0D" w:rsidRPr="00C673E9" w:rsidRDefault="007C0A0D" w:rsidP="0047611C">
                  <w:pPr>
                    <w:keepNext/>
                    <w:spacing w:after="60"/>
                    <w:jc w:val="right"/>
                    <w:rPr>
                      <w:ins w:id="3689" w:author="zusammenlegung" w:date="2025-12-12T19:01:00Z" w16du:dateUtc="2025-12-12T18:01:00Z"/>
                      <w:rFonts w:ascii="Arial" w:hAnsi="Arial" w:cs="Arial"/>
                    </w:rPr>
                  </w:pPr>
                  <w:ins w:id="3690" w:author="zusammenlegung" w:date="2025-12-12T19:01:00Z" w16du:dateUtc="2025-12-12T18:01:00Z">
                    <w:r w:rsidRPr="00C673E9">
                      <w:rPr>
                        <w:rFonts w:ascii="Arial" w:hAnsi="Arial" w:cs="Arial"/>
                      </w:rPr>
                      <w:t>83.7</w:t>
                    </w:r>
                  </w:ins>
                </w:p>
              </w:tc>
              <w:tc>
                <w:tcPr>
                  <w:tcW w:w="360" w:type="dxa"/>
                </w:tcPr>
                <w:p w14:paraId="1251CD0F" w14:textId="77777777" w:rsidR="007C0A0D" w:rsidRPr="00C673E9" w:rsidRDefault="007C0A0D" w:rsidP="0047611C">
                  <w:pPr>
                    <w:keepNext/>
                    <w:spacing w:after="60"/>
                    <w:jc w:val="right"/>
                    <w:rPr>
                      <w:ins w:id="3691" w:author="zusammenlegung" w:date="2025-12-12T19:01:00Z" w16du:dateUtc="2025-12-12T18:01:00Z"/>
                      <w:rFonts w:ascii="Arial" w:hAnsi="Arial" w:cs="Arial"/>
                    </w:rPr>
                  </w:pPr>
                  <w:ins w:id="3692" w:author="zusammenlegung" w:date="2025-12-12T19:01:00Z" w16du:dateUtc="2025-12-12T18:01:00Z">
                    <w:r w:rsidRPr="00C673E9">
                      <w:rPr>
                        <w:rFonts w:ascii="Arial" w:hAnsi="Arial" w:cs="Arial"/>
                      </w:rPr>
                      <w:t>71.7</w:t>
                    </w:r>
                  </w:ins>
                </w:p>
              </w:tc>
              <w:tc>
                <w:tcPr>
                  <w:tcW w:w="360" w:type="dxa"/>
                </w:tcPr>
                <w:p w14:paraId="67347643" w14:textId="77777777" w:rsidR="007C0A0D" w:rsidRPr="00C673E9" w:rsidRDefault="007C0A0D" w:rsidP="0047611C">
                  <w:pPr>
                    <w:keepNext/>
                    <w:spacing w:after="60"/>
                    <w:jc w:val="right"/>
                    <w:rPr>
                      <w:ins w:id="3693" w:author="zusammenlegung" w:date="2025-12-12T19:01:00Z" w16du:dateUtc="2025-12-12T18:01:00Z"/>
                      <w:rFonts w:ascii="Arial" w:hAnsi="Arial" w:cs="Arial"/>
                    </w:rPr>
                  </w:pPr>
                  <w:ins w:id="3694" w:author="zusammenlegung" w:date="2025-12-12T19:01:00Z" w16du:dateUtc="2025-12-12T18:01:00Z">
                    <w:r w:rsidRPr="00C673E9">
                      <w:rPr>
                        <w:rFonts w:ascii="Arial" w:hAnsi="Arial" w:cs="Arial"/>
                      </w:rPr>
                      <w:t>0.610</w:t>
                    </w:r>
                  </w:ins>
                </w:p>
              </w:tc>
            </w:tr>
            <w:tr w:rsidR="007C0A0D" w:rsidRPr="00C673E9" w14:paraId="1EF2B7B5" w14:textId="77777777" w:rsidTr="00E15C3C">
              <w:trPr>
                <w:cantSplit/>
                <w:jc w:val="center"/>
                <w:ins w:id="3695" w:author="zusammenlegung" w:date="2025-12-12T19:01:00Z" w16du:dateUtc="2025-12-12T18:01:00Z"/>
              </w:trPr>
              <w:tc>
                <w:tcPr>
                  <w:tcW w:w="360" w:type="dxa"/>
                </w:tcPr>
                <w:p w14:paraId="2A7357DE" w14:textId="77777777" w:rsidR="007C0A0D" w:rsidRPr="00C673E9" w:rsidRDefault="007C0A0D" w:rsidP="0047611C">
                  <w:pPr>
                    <w:keepNext/>
                    <w:spacing w:after="60"/>
                    <w:jc w:val="right"/>
                    <w:rPr>
                      <w:ins w:id="3696" w:author="zusammenlegung" w:date="2025-12-12T19:01:00Z" w16du:dateUtc="2025-12-12T18:01:00Z"/>
                      <w:rFonts w:ascii="Arial" w:hAnsi="Arial" w:cs="Arial"/>
                    </w:rPr>
                  </w:pPr>
                  <w:ins w:id="3697" w:author="zusammenlegung" w:date="2025-12-12T19:01:00Z" w16du:dateUtc="2025-12-12T18:01:00Z">
                    <w:r w:rsidRPr="00C673E9">
                      <w:rPr>
                        <w:rFonts w:ascii="Arial" w:hAnsi="Arial" w:cs="Arial"/>
                      </w:rPr>
                      <w:t>2025-06-20</w:t>
                    </w:r>
                  </w:ins>
                </w:p>
              </w:tc>
              <w:tc>
                <w:tcPr>
                  <w:tcW w:w="360" w:type="dxa"/>
                </w:tcPr>
                <w:p w14:paraId="25FEBB36" w14:textId="77777777" w:rsidR="007C0A0D" w:rsidRPr="00C673E9" w:rsidRDefault="007C0A0D" w:rsidP="0047611C">
                  <w:pPr>
                    <w:keepNext/>
                    <w:spacing w:after="60"/>
                    <w:jc w:val="right"/>
                    <w:rPr>
                      <w:ins w:id="3698" w:author="zusammenlegung" w:date="2025-12-12T19:01:00Z" w16du:dateUtc="2025-12-12T18:01:00Z"/>
                      <w:rFonts w:ascii="Arial" w:hAnsi="Arial" w:cs="Arial"/>
                    </w:rPr>
                  </w:pPr>
                  <w:ins w:id="3699" w:author="zusammenlegung" w:date="2025-12-12T19:01:00Z" w16du:dateUtc="2025-12-12T18:01:00Z">
                    <w:r w:rsidRPr="00C673E9">
                      <w:rPr>
                        <w:rFonts w:ascii="Arial" w:hAnsi="Arial" w:cs="Arial"/>
                      </w:rPr>
                      <w:t>114.0</w:t>
                    </w:r>
                  </w:ins>
                </w:p>
              </w:tc>
              <w:tc>
                <w:tcPr>
                  <w:tcW w:w="360" w:type="dxa"/>
                </w:tcPr>
                <w:p w14:paraId="3860DF1C" w14:textId="77777777" w:rsidR="007C0A0D" w:rsidRPr="00C673E9" w:rsidRDefault="007C0A0D" w:rsidP="0047611C">
                  <w:pPr>
                    <w:keepNext/>
                    <w:spacing w:after="60"/>
                    <w:jc w:val="right"/>
                    <w:rPr>
                      <w:ins w:id="3700" w:author="zusammenlegung" w:date="2025-12-12T19:01:00Z" w16du:dateUtc="2025-12-12T18:01:00Z"/>
                      <w:rFonts w:ascii="Arial" w:hAnsi="Arial" w:cs="Arial"/>
                    </w:rPr>
                  </w:pPr>
                  <w:ins w:id="3701" w:author="zusammenlegung" w:date="2025-12-12T19:01:00Z" w16du:dateUtc="2025-12-12T18:01:00Z">
                    <w:r w:rsidRPr="00C673E9">
                      <w:rPr>
                        <w:rFonts w:ascii="Arial" w:hAnsi="Arial" w:cs="Arial"/>
                      </w:rPr>
                      <w:t>81.6</w:t>
                    </w:r>
                  </w:ins>
                </w:p>
              </w:tc>
              <w:tc>
                <w:tcPr>
                  <w:tcW w:w="360" w:type="dxa"/>
                </w:tcPr>
                <w:p w14:paraId="775BFC80" w14:textId="77777777" w:rsidR="007C0A0D" w:rsidRPr="00C673E9" w:rsidRDefault="007C0A0D" w:rsidP="0047611C">
                  <w:pPr>
                    <w:keepNext/>
                    <w:spacing w:after="60"/>
                    <w:jc w:val="right"/>
                    <w:rPr>
                      <w:ins w:id="3702" w:author="zusammenlegung" w:date="2025-12-12T19:01:00Z" w16du:dateUtc="2025-12-12T18:01:00Z"/>
                      <w:rFonts w:ascii="Arial" w:hAnsi="Arial" w:cs="Arial"/>
                    </w:rPr>
                  </w:pPr>
                  <w:ins w:id="3703" w:author="zusammenlegung" w:date="2025-12-12T19:01:00Z" w16du:dateUtc="2025-12-12T18:01:00Z">
                    <w:r w:rsidRPr="00C673E9">
                      <w:rPr>
                        <w:rFonts w:ascii="Arial" w:hAnsi="Arial" w:cs="Arial"/>
                      </w:rPr>
                      <w:t>0.372</w:t>
                    </w:r>
                  </w:ins>
                </w:p>
              </w:tc>
            </w:tr>
            <w:bookmarkEnd w:id="3671"/>
          </w:tbl>
          <w:p w14:paraId="607E624F" w14:textId="77777777" w:rsidR="007C0A0D" w:rsidRPr="00E15C3C" w:rsidRDefault="007C0A0D" w:rsidP="00E15C3C">
            <w:pPr>
              <w:rPr>
                <w:b/>
              </w:rPr>
            </w:pPr>
          </w:p>
        </w:tc>
        <w:tc>
          <w:tcPr>
            <w:tcW w:w="709" w:type="dxa"/>
            <w:tcBorders>
              <w:bottom w:val="single" w:sz="4" w:space="0" w:color="auto"/>
            </w:tcBorders>
            <w:cellDel w:id="3704" w:author="zusammenlegung" w:date="2025-12-12T19:01:00Z"/>
          </w:tcPr>
          <w:p w14:paraId="2746892D" w14:textId="77777777" w:rsidR="00197960" w:rsidRPr="00197960" w:rsidRDefault="00197960" w:rsidP="00197960">
            <w:pPr>
              <w:rPr>
                <w:b/>
                <w:bCs/>
              </w:rPr>
            </w:pPr>
            <w:del w:id="3705" w:author="zusammenlegung" w:date="2025-12-12T19:01:00Z" w16du:dateUtc="2025-12-12T18:01:00Z">
              <w:r w:rsidRPr="00197960">
                <w:rPr>
                  <w:b/>
                  <w:bCs/>
                </w:rPr>
                <w:delText>long</w:delText>
              </w:r>
            </w:del>
          </w:p>
        </w:tc>
        <w:tc>
          <w:tcPr>
            <w:tcW w:w="968" w:type="dxa"/>
            <w:tcBorders>
              <w:bottom w:val="single" w:sz="4" w:space="0" w:color="auto"/>
            </w:tcBorders>
            <w:cellDel w:id="3706" w:author="zusammenlegung" w:date="2025-12-12T19:01:00Z"/>
          </w:tcPr>
          <w:p w14:paraId="5809552B" w14:textId="0C6D5A43" w:rsidR="00197960" w:rsidRPr="00197960" w:rsidRDefault="00197960" w:rsidP="00197960">
            <w:pPr>
              <w:rPr>
                <w:b/>
                <w:bCs/>
              </w:rPr>
            </w:pPr>
            <w:del w:id="3707" w:author="zusammenlegung" w:date="2025-12-12T19:01:00Z" w16du:dateUtc="2025-12-12T18:01:00Z">
              <w:r w:rsidRPr="00197960">
                <w:rPr>
                  <w:b/>
                  <w:bCs/>
                </w:rPr>
                <w:delText>sl</w:delText>
              </w:r>
              <w:r w:rsidR="00FC1934">
                <w:rPr>
                  <w:b/>
                  <w:bCs/>
                </w:rPr>
                <w:delText>-</w:delText>
              </w:r>
              <w:r w:rsidRPr="00197960">
                <w:rPr>
                  <w:b/>
                  <w:bCs/>
                </w:rPr>
                <w:delText>ratio</w:delText>
              </w:r>
            </w:del>
          </w:p>
        </w:tc>
      </w:tr>
    </w:tbl>
    <w:tbl>
      <w:tblPr>
        <w:tblStyle w:val="Table"/>
        <w:tblW w:w="0" w:type="auto"/>
        <w:jc w:val="center"/>
        <w:tblCellMar>
          <w:left w:w="60" w:type="dxa"/>
          <w:right w:w="60" w:type="dxa"/>
        </w:tblCellMar>
        <w:tblLook w:val="0000" w:firstRow="0" w:lastRow="0" w:firstColumn="0" w:lastColumn="0" w:noHBand="0" w:noVBand="0"/>
      </w:tblPr>
      <w:tblGrid>
        <w:gridCol w:w="1219"/>
        <w:gridCol w:w="766"/>
        <w:gridCol w:w="709"/>
        <w:gridCol w:w="968"/>
      </w:tblGrid>
      <w:tr w:rsidR="00FC1934" w:rsidRPr="00197960" w14:paraId="37473F31" w14:textId="77777777" w:rsidTr="00FC1934">
        <w:trPr>
          <w:cantSplit/>
          <w:jc w:val="center"/>
          <w:del w:id="3708" w:author="zusammenlegung" w:date="2025-12-12T19:01:00Z" w16du:dateUtc="2025-12-12T18:01:00Z"/>
        </w:trPr>
        <w:tc>
          <w:tcPr>
            <w:tcW w:w="1219" w:type="dxa"/>
          </w:tcPr>
          <w:p w14:paraId="600FDF7B" w14:textId="77777777" w:rsidR="00197960" w:rsidRPr="00197960" w:rsidRDefault="00197960" w:rsidP="00197960">
            <w:pPr>
              <w:rPr>
                <w:del w:id="3709" w:author="zusammenlegung" w:date="2025-12-12T19:01:00Z" w16du:dateUtc="2025-12-12T18:01:00Z"/>
              </w:rPr>
            </w:pPr>
            <w:del w:id="3710" w:author="zusammenlegung" w:date="2025-12-12T19:01:00Z" w16du:dateUtc="2025-12-12T18:01:00Z">
              <w:r w:rsidRPr="00197960">
                <w:delText>2025-06-18</w:delText>
              </w:r>
            </w:del>
          </w:p>
        </w:tc>
        <w:tc>
          <w:tcPr>
            <w:tcW w:w="766" w:type="dxa"/>
          </w:tcPr>
          <w:p w14:paraId="5BFD5B08" w14:textId="77777777" w:rsidR="00197960" w:rsidRPr="00197960" w:rsidRDefault="00197960" w:rsidP="004F1DDF">
            <w:pPr>
              <w:jc w:val="center"/>
              <w:rPr>
                <w:del w:id="3711" w:author="zusammenlegung" w:date="2025-12-12T19:01:00Z" w16du:dateUtc="2025-12-12T18:01:00Z"/>
              </w:rPr>
            </w:pPr>
            <w:del w:id="3712" w:author="zusammenlegung" w:date="2025-12-12T19:01:00Z" w16du:dateUtc="2025-12-12T18:01:00Z">
              <w:r w:rsidRPr="00197960">
                <w:delText>44.1</w:delText>
              </w:r>
            </w:del>
          </w:p>
        </w:tc>
        <w:tc>
          <w:tcPr>
            <w:tcW w:w="709" w:type="dxa"/>
          </w:tcPr>
          <w:p w14:paraId="219A2A95" w14:textId="77777777" w:rsidR="00197960" w:rsidRPr="00197960" w:rsidRDefault="00197960" w:rsidP="004F1DDF">
            <w:pPr>
              <w:jc w:val="center"/>
              <w:rPr>
                <w:del w:id="3713" w:author="zusammenlegung" w:date="2025-12-12T19:01:00Z" w16du:dateUtc="2025-12-12T18:01:00Z"/>
              </w:rPr>
            </w:pPr>
            <w:del w:id="3714" w:author="zusammenlegung" w:date="2025-12-12T19:01:00Z" w16du:dateUtc="2025-12-12T18:01:00Z">
              <w:r w:rsidRPr="00197960">
                <w:delText>42.2</w:delText>
              </w:r>
            </w:del>
          </w:p>
        </w:tc>
        <w:tc>
          <w:tcPr>
            <w:tcW w:w="968" w:type="dxa"/>
          </w:tcPr>
          <w:p w14:paraId="32606674" w14:textId="77777777" w:rsidR="00197960" w:rsidRPr="00197960" w:rsidRDefault="00197960" w:rsidP="004F1DDF">
            <w:pPr>
              <w:jc w:val="center"/>
              <w:rPr>
                <w:del w:id="3715" w:author="zusammenlegung" w:date="2025-12-12T19:01:00Z" w16du:dateUtc="2025-12-12T18:01:00Z"/>
              </w:rPr>
            </w:pPr>
            <w:del w:id="3716" w:author="zusammenlegung" w:date="2025-12-12T19:01:00Z" w16du:dateUtc="2025-12-12T18:01:00Z">
              <w:r w:rsidRPr="00197960">
                <w:delText>0.524</w:delText>
              </w:r>
            </w:del>
          </w:p>
        </w:tc>
      </w:tr>
      <w:tr w:rsidR="00FC1934" w:rsidRPr="00197960" w14:paraId="2EC423ED" w14:textId="77777777" w:rsidTr="00FC1934">
        <w:trPr>
          <w:cantSplit/>
          <w:jc w:val="center"/>
          <w:del w:id="3717" w:author="zusammenlegung" w:date="2025-12-12T19:01:00Z" w16du:dateUtc="2025-12-12T18:01:00Z"/>
        </w:trPr>
        <w:tc>
          <w:tcPr>
            <w:tcW w:w="1219" w:type="dxa"/>
          </w:tcPr>
          <w:p w14:paraId="4350067A" w14:textId="77777777" w:rsidR="00197960" w:rsidRPr="00197960" w:rsidRDefault="00197960" w:rsidP="00197960">
            <w:pPr>
              <w:rPr>
                <w:del w:id="3718" w:author="zusammenlegung" w:date="2025-12-12T19:01:00Z" w16du:dateUtc="2025-12-12T18:01:00Z"/>
              </w:rPr>
            </w:pPr>
            <w:del w:id="3719" w:author="zusammenlegung" w:date="2025-12-12T19:01:00Z" w16du:dateUtc="2025-12-12T18:01:00Z">
              <w:r w:rsidRPr="00197960">
                <w:delText>2025-06-20</w:delText>
              </w:r>
            </w:del>
          </w:p>
        </w:tc>
        <w:tc>
          <w:tcPr>
            <w:tcW w:w="766" w:type="dxa"/>
          </w:tcPr>
          <w:p w14:paraId="701561B1" w14:textId="77777777" w:rsidR="00197960" w:rsidRPr="00197960" w:rsidRDefault="00197960" w:rsidP="004F1DDF">
            <w:pPr>
              <w:jc w:val="center"/>
              <w:rPr>
                <w:del w:id="3720" w:author="zusammenlegung" w:date="2025-12-12T19:01:00Z" w16du:dateUtc="2025-12-12T18:01:00Z"/>
              </w:rPr>
            </w:pPr>
            <w:del w:id="3721" w:author="zusammenlegung" w:date="2025-12-12T19:01:00Z" w16du:dateUtc="2025-12-12T18:01:00Z">
              <w:r w:rsidRPr="00197960">
                <w:delText>69.2</w:delText>
              </w:r>
            </w:del>
          </w:p>
        </w:tc>
        <w:tc>
          <w:tcPr>
            <w:tcW w:w="709" w:type="dxa"/>
          </w:tcPr>
          <w:p w14:paraId="7F51A84D" w14:textId="77777777" w:rsidR="00197960" w:rsidRPr="00197960" w:rsidRDefault="00197960" w:rsidP="004F1DDF">
            <w:pPr>
              <w:jc w:val="center"/>
              <w:rPr>
                <w:del w:id="3722" w:author="zusammenlegung" w:date="2025-12-12T19:01:00Z" w16du:dateUtc="2025-12-12T18:01:00Z"/>
              </w:rPr>
            </w:pPr>
            <w:del w:id="3723" w:author="zusammenlegung" w:date="2025-12-12T19:01:00Z" w16du:dateUtc="2025-12-12T18:01:00Z">
              <w:r w:rsidRPr="00197960">
                <w:delText>49.1</w:delText>
              </w:r>
            </w:del>
          </w:p>
        </w:tc>
        <w:tc>
          <w:tcPr>
            <w:tcW w:w="968" w:type="dxa"/>
          </w:tcPr>
          <w:p w14:paraId="7AB28C7A" w14:textId="77777777" w:rsidR="00197960" w:rsidRPr="00197960" w:rsidRDefault="00197960" w:rsidP="004F1DDF">
            <w:pPr>
              <w:jc w:val="center"/>
              <w:rPr>
                <w:del w:id="3724" w:author="zusammenlegung" w:date="2025-12-12T19:01:00Z" w16du:dateUtc="2025-12-12T18:01:00Z"/>
              </w:rPr>
            </w:pPr>
            <w:del w:id="3725" w:author="zusammenlegung" w:date="2025-12-12T19:01:00Z" w16du:dateUtc="2025-12-12T18:01:00Z">
              <w:r w:rsidRPr="00197960">
                <w:delText>0.336</w:delText>
              </w:r>
            </w:del>
          </w:p>
        </w:tc>
      </w:tr>
    </w:tbl>
    <w:p w14:paraId="5BD28316" w14:textId="77777777" w:rsidR="00E15C3C" w:rsidRDefault="00E15C3C" w:rsidP="007C0A0D">
      <w:pPr>
        <w:pStyle w:val="berschrift4"/>
        <w:rPr>
          <w:ins w:id="3726" w:author="Johannes Zauner" w:date="2025-12-12T20:04:00Z" w16du:dateUtc="2025-12-12T19:04:00Z"/>
        </w:rPr>
      </w:pPr>
      <w:bookmarkStart w:id="3727" w:name="melanopic-daylight-efficacy-ratio-mder"/>
      <w:bookmarkEnd w:id="3591"/>
    </w:p>
    <w:p w14:paraId="4F7D62E5" w14:textId="59598F12" w:rsidR="007C0A0D" w:rsidRPr="00C673E9" w:rsidRDefault="00197960" w:rsidP="007C0A0D">
      <w:pPr>
        <w:pStyle w:val="berschrift4"/>
        <w:rPr>
          <w:ins w:id="3728" w:author="zusammenlegung" w:date="2025-12-12T19:01:00Z" w16du:dateUtc="2025-12-12T18:01:00Z"/>
        </w:rPr>
      </w:pPr>
      <w:del w:id="3729" w:author="zusammenlegung" w:date="2025-12-12T19:01:00Z" w16du:dateUtc="2025-12-12T18:01:00Z">
        <w:r>
          <w:delText xml:space="preserve">Table 15: Average (mW/m²) and </w:delText>
        </w:r>
      </w:del>
      <w:ins w:id="3730" w:author="zusammenlegung" w:date="2025-12-12T19:01:00Z" w16du:dateUtc="2025-12-12T18:01:00Z">
        <w:r w:rsidR="007C0A0D" w:rsidRPr="00C673E9">
          <w:t xml:space="preserve">Melanopic daylight efficacy </w:t>
        </w:r>
      </w:ins>
      <w:r w:rsidR="007C0A0D" w:rsidRPr="00C673E9">
        <w:t xml:space="preserve">ratio </w:t>
      </w:r>
      <w:ins w:id="3731" w:author="zusammenlegung" w:date="2025-12-12T19:01:00Z" w16du:dateUtc="2025-12-12T18:01:00Z">
        <w:r w:rsidR="007C0A0D" w:rsidRPr="00C673E9">
          <w:t>(MDER)</w:t>
        </w:r>
      </w:ins>
    </w:p>
    <w:p w14:paraId="1847D12C" w14:textId="32E08A7D" w:rsidR="007C0A0D" w:rsidRPr="00C673E9" w:rsidRDefault="007C0A0D" w:rsidP="007C0A0D">
      <w:pPr>
        <w:pStyle w:val="FirstParagraph"/>
        <w:rPr>
          <w:ins w:id="3732" w:author="zusammenlegung" w:date="2025-12-12T19:01:00Z" w16du:dateUtc="2025-12-12T18:01:00Z"/>
          <w:rFonts w:ascii="Arial" w:hAnsi="Arial" w:cs="Arial"/>
        </w:rPr>
      </w:pPr>
      <w:ins w:id="3733" w:author="zusammenlegung" w:date="2025-12-12T19:01:00Z" w16du:dateUtc="2025-12-12T18:01:00Z">
        <w:r w:rsidRPr="00C673E9">
          <w:rPr>
            <w:rFonts w:ascii="Arial" w:hAnsi="Arial" w:cs="Arial"/>
          </w:rPr>
          <w:t xml:space="preserve">The same idea is behind calculating the melanopic daylight efficacy ratio (or MDER), which is defined by the CIE (“CIE System for Metrology </w:t>
        </w:r>
      </w:ins>
      <w:r w:rsidRPr="00E15C3C">
        <w:t xml:space="preserve">of </w:t>
      </w:r>
      <w:del w:id="3734" w:author="zusammenlegung" w:date="2025-12-12T19:01:00Z" w16du:dateUtc="2025-12-12T18:01:00Z">
        <w:r w:rsidR="00197960">
          <w:delText>short-</w:delText>
        </w:r>
      </w:del>
      <w:ins w:id="3735" w:author="zusammenlegung" w:date="2025-12-12T19:01:00Z" w16du:dateUtc="2025-12-12T18:01:00Z">
        <w:r w:rsidRPr="00C673E9">
          <w:rPr>
            <w:rFonts w:ascii="Arial" w:hAnsi="Arial" w:cs="Arial"/>
          </w:rPr>
          <w:t xml:space="preserve">Optical Radiation for ipRGC-Influenced Responses to Light” 2018) as the melanopic EDI divided by the </w:t>
        </w:r>
        <w:r w:rsidRPr="00C673E9">
          <w:rPr>
            <w:rFonts w:ascii="Arial" w:hAnsi="Arial" w:cs="Arial"/>
          </w:rPr>
          <w:lastRenderedPageBreak/>
          <w:t xml:space="preserve">photopic illuminance (Hartmeyer and Andersen 2023). Results are shown in </w:t>
        </w:r>
        <w:r w:rsidRPr="00C673E9">
          <w:rPr>
            <w:rFonts w:ascii="Arial" w:hAnsi="Arial" w:cs="Arial"/>
          </w:rPr>
          <w:fldChar w:fldCharType="begin"/>
        </w:r>
        <w:r w:rsidRPr="00C673E9">
          <w:rPr>
            <w:rFonts w:ascii="Arial" w:hAnsi="Arial" w:cs="Arial"/>
          </w:rPr>
          <w:instrText>HYPERLINK \l "tbl-mder"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16</w:t>
        </w:r>
        <w:r w:rsidRPr="00C673E9">
          <w:rPr>
            <w:rFonts w:ascii="Arial" w:hAnsi="Arial" w:cs="Arial"/>
          </w:rPr>
          <w:fldChar w:fldCharType="end"/>
        </w:r>
        <w:r w:rsidRPr="00C673E9">
          <w:rPr>
            <w:rFonts w:ascii="Arial" w:hAnsi="Arial" w:cs="Arial"/>
          </w:rPr>
          <w:t xml:space="preserve">. In this case, instead of a simple integration over a </w:t>
        </w:r>
      </w:ins>
      <w:r w:rsidRPr="00E15C3C">
        <w:t xml:space="preserve">wavelength </w:t>
      </w:r>
      <w:del w:id="3736" w:author="zusammenlegung" w:date="2025-12-12T19:01:00Z" w16du:dateUtc="2025-12-12T18:01:00Z">
        <w:r w:rsidR="00197960">
          <w:delText xml:space="preserve">(400–500 nm) to </w:delText>
        </w:r>
      </w:del>
      <w:ins w:id="3737" w:author="zusammenlegung" w:date="2025-12-12T19:01:00Z" w16du:dateUtc="2025-12-12T18:01:00Z">
        <w:r w:rsidRPr="00C673E9">
          <w:rPr>
            <w:rFonts w:ascii="Arial" w:hAnsi="Arial" w:cs="Arial"/>
          </w:rPr>
          <w:t xml:space="preserve">band, we apply an action spectrum to the spectral power distribution (SPD), integrate over the weighted SPD, and apply a correction factor. All alphaopic action spectra are implemented in the </w:t>
        </w:r>
        <w:r w:rsidRPr="00C673E9">
          <w:rPr>
            <w:rStyle w:val="VerbatimChar"/>
            <w:rFonts w:ascii="Arial" w:hAnsi="Arial" w:cs="Arial"/>
          </w:rPr>
          <w:t>spectral_integration()</w:t>
        </w:r>
        <w:r w:rsidRPr="00C673E9">
          <w:rPr>
            <w:rFonts w:ascii="Arial" w:hAnsi="Arial" w:cs="Arial"/>
          </w:rPr>
          <w:t xml:space="preserve"> function. These will result in photopic illuminance and melanopic equivalent daylight illuminance (melEDI)</w:t>
        </w:r>
      </w:ins>
    </w:p>
    <w:p w14:paraId="163040A1" w14:textId="46A32BDB" w:rsidR="007C0A0D" w:rsidRPr="00F61D20" w:rsidRDefault="00F61D20" w:rsidP="00F61D20">
      <w:pPr>
        <w:pStyle w:val="SourceCode"/>
        <w:spacing w:line="240" w:lineRule="auto"/>
        <w:rPr>
          <w:b/>
          <w:bCs/>
          <w:lang w:val="de-DE"/>
          <w:rPrChange w:id="3738" w:author="Johannes Zauner" w:date="2025-12-13T05:25:00Z" w16du:dateUtc="2025-12-13T04:25:00Z">
            <w:rPr>
              <w:rFonts w:cs="Consolas"/>
            </w:rPr>
          </w:rPrChange>
        </w:rPr>
        <w:pPrChange w:id="3739" w:author="Johannes Zauner" w:date="2025-12-13T05:28:00Z" w16du:dateUtc="2025-12-13T04:28:00Z">
          <w:pPr>
            <w:pStyle w:val="SourceCode"/>
          </w:pPr>
        </w:pPrChange>
      </w:pPr>
      <w:bookmarkStart w:id="3740" w:name="annotated-cell-25"/>
      <w:ins w:id="3741" w:author="Johannes Zauner" w:date="2025-12-13T05:25:00Z">
        <w:r w:rsidRPr="00F61D20">
          <w:rPr>
            <w:b/>
            <w:bCs/>
            <w:lang w:val="de-DE"/>
          </w:rPr>
          <w:t>Calculate melEDI and illumiance</w:t>
        </w:r>
      </w:ins>
      <w:ins w:id="3742" w:author="Johannes Zauner" w:date="2025-12-13T05:10:00Z" w16du:dateUtc="2025-12-13T04:10:00Z">
        <w:r w:rsidR="008C4DD3">
          <w:rPr>
            <w:rStyle w:val="NormalTok"/>
          </w:rPr>
          <w:br/>
        </w:r>
      </w:ins>
      <w:ins w:id="3743" w:author="Johannes Zauner" w:date="2025-12-12T21:08:00Z" w16du:dateUtc="2025-12-12T20:08:00Z">
        <w:r w:rsidR="001176CA">
          <w:rPr>
            <w:rStyle w:val="NormalTok"/>
          </w:rPr>
          <w:t>1</w:t>
        </w:r>
        <w:r w:rsidR="001176CA">
          <w:rPr>
            <w:rStyle w:val="NormalTok"/>
            <w:rFonts w:cs="Consolas"/>
          </w:rPr>
          <w:t xml:space="preserve"> </w:t>
        </w:r>
        <w:r w:rsidR="001176CA">
          <w:rPr>
            <w:rStyle w:val="NormalTok"/>
            <w:rFonts w:cs="Consolas"/>
          </w:rPr>
          <w:t xml:space="preserve"> </w:t>
        </w:r>
      </w:ins>
      <w:ins w:id="3744" w:author="zusammenlegung" w:date="2025-12-12T19:01:00Z" w16du:dateUtc="2025-12-12T18:01:00Z">
        <w:r w:rsidR="007C0A0D" w:rsidRPr="001176CA">
          <w:rPr>
            <w:rStyle w:val="NormalTok"/>
            <w:rFonts w:cs="Consolas"/>
            <w:rPrChange w:id="3745" w:author="Johannes Zauner" w:date="2025-12-12T21:08:00Z" w16du:dateUtc="2025-12-12T20:08:00Z">
              <w:rPr>
                <w:rStyle w:val="NormalTok"/>
                <w:rFonts w:ascii="Arial" w:hAnsi="Arial" w:cs="Arial"/>
              </w:rPr>
            </w:rPrChange>
          </w:rPr>
          <w:t xml:space="preserve">dataVEET </w:t>
        </w:r>
        <w:r w:rsidR="007C0A0D" w:rsidRPr="001176CA">
          <w:rPr>
            <w:rStyle w:val="OtherTok"/>
            <w:rFonts w:cs="Consolas"/>
            <w:rPrChange w:id="3746" w:author="Johannes Zauner" w:date="2025-12-12T21:08:00Z" w16du:dateUtc="2025-12-12T20:08:00Z">
              <w:rPr>
                <w:rStyle w:val="OtherTok"/>
                <w:rFonts w:ascii="Arial" w:hAnsi="Arial" w:cs="Arial"/>
              </w:rPr>
            </w:rPrChange>
          </w:rPr>
          <w:t>&lt;-</w:t>
        </w:r>
        <w:r w:rsidR="007C0A0D" w:rsidRPr="001176CA">
          <w:rPr>
            <w:rStyle w:val="NormalTok"/>
            <w:rFonts w:cs="Consolas"/>
            <w:rPrChange w:id="3747" w:author="Johannes Zauner" w:date="2025-12-12T21:08:00Z" w16du:dateUtc="2025-12-12T20:08:00Z">
              <w:rPr>
                <w:rStyle w:val="NormalTok"/>
                <w:rFonts w:ascii="Arial" w:hAnsi="Arial" w:cs="Arial"/>
              </w:rPr>
            </w:rPrChange>
          </w:rPr>
          <w:t xml:space="preserve"> </w:t>
        </w:r>
        <w:r w:rsidR="007C0A0D" w:rsidRPr="001176CA">
          <w:rPr>
            <w:rFonts w:cs="Consolas"/>
            <w:rPrChange w:id="3748" w:author="Johannes Zauner" w:date="2025-12-12T21:08:00Z" w16du:dateUtc="2025-12-12T20:08:00Z">
              <w:rPr>
                <w:rFonts w:ascii="Arial" w:hAnsi="Arial" w:cs="Arial"/>
              </w:rPr>
            </w:rPrChange>
          </w:rPr>
          <w:br/>
        </w:r>
      </w:ins>
      <w:ins w:id="3749" w:author="Johannes Zauner" w:date="2025-12-12T21:09:00Z" w16du:dateUtc="2025-12-12T20:09:00Z">
        <w:r w:rsidR="001176CA">
          <w:rPr>
            <w:rStyle w:val="NormalTok"/>
          </w:rPr>
          <w:t>2</w:t>
        </w:r>
        <w:r w:rsidR="001176CA">
          <w:rPr>
            <w:rStyle w:val="NormalTok"/>
            <w:rFonts w:cs="Consolas"/>
          </w:rPr>
          <w:t xml:space="preserve"> </w:t>
        </w:r>
        <w:r w:rsidR="001176CA">
          <w:rPr>
            <w:rStyle w:val="NormalTok"/>
            <w:rFonts w:cs="Consolas"/>
          </w:rPr>
          <w:t xml:space="preserve"> </w:t>
        </w:r>
      </w:ins>
      <w:ins w:id="3750" w:author="zusammenlegung" w:date="2025-12-12T19:01:00Z" w16du:dateUtc="2025-12-12T18:01:00Z">
        <w:r w:rsidR="007C0A0D" w:rsidRPr="001176CA">
          <w:rPr>
            <w:rStyle w:val="NormalTok"/>
            <w:rFonts w:cs="Consolas"/>
            <w:rPrChange w:id="3751" w:author="Johannes Zauner" w:date="2025-12-12T21:08:00Z" w16du:dateUtc="2025-12-12T20:08:00Z">
              <w:rPr>
                <w:rStyle w:val="NormalTok"/>
                <w:rFonts w:ascii="Arial" w:hAnsi="Arial" w:cs="Arial"/>
              </w:rPr>
            </w:rPrChange>
          </w:rPr>
          <w:t xml:space="preserve">  dataVEET </w:t>
        </w:r>
        <w:r w:rsidR="007C0A0D" w:rsidRPr="001176CA">
          <w:rPr>
            <w:rStyle w:val="SpecialCharTok"/>
            <w:rFonts w:cs="Consolas"/>
            <w:rPrChange w:id="3752" w:author="Johannes Zauner" w:date="2025-12-12T21:08:00Z" w16du:dateUtc="2025-12-12T20:08:00Z">
              <w:rPr>
                <w:rStyle w:val="SpecialCharTok"/>
                <w:rFonts w:ascii="Arial" w:hAnsi="Arial" w:cs="Arial"/>
              </w:rPr>
            </w:rPrChange>
          </w:rPr>
          <w:t>|&gt;</w:t>
        </w:r>
        <w:r w:rsidR="007C0A0D" w:rsidRPr="001176CA">
          <w:rPr>
            <w:rStyle w:val="NormalTok"/>
            <w:rFonts w:cs="Consolas"/>
            <w:rPrChange w:id="3753" w:author="Johannes Zauner" w:date="2025-12-12T21:08:00Z" w16du:dateUtc="2025-12-12T20:08:00Z">
              <w:rPr>
                <w:rStyle w:val="NormalTok"/>
                <w:rFonts w:ascii="Arial" w:hAnsi="Arial" w:cs="Arial"/>
              </w:rPr>
            </w:rPrChange>
          </w:rPr>
          <w:t xml:space="preserve"> </w:t>
        </w:r>
        <w:r w:rsidR="007C0A0D" w:rsidRPr="001176CA">
          <w:rPr>
            <w:rFonts w:cs="Consolas"/>
            <w:rPrChange w:id="3754" w:author="Johannes Zauner" w:date="2025-12-12T21:08:00Z" w16du:dateUtc="2025-12-12T20:08:00Z">
              <w:rPr>
                <w:rFonts w:ascii="Arial" w:hAnsi="Arial" w:cs="Arial"/>
              </w:rPr>
            </w:rPrChange>
          </w:rPr>
          <w:br/>
        </w:r>
      </w:ins>
      <w:ins w:id="3755" w:author="Johannes Zauner" w:date="2025-12-12T21:09:00Z" w16du:dateUtc="2025-12-12T20:09:00Z">
        <w:r w:rsidR="001176CA">
          <w:rPr>
            <w:rStyle w:val="NormalTok"/>
          </w:rPr>
          <w:t>3</w:t>
        </w:r>
        <w:r w:rsidR="001176CA">
          <w:rPr>
            <w:rStyle w:val="NormalTok"/>
            <w:rFonts w:cs="Consolas"/>
          </w:rPr>
          <w:t xml:space="preserve"> </w:t>
        </w:r>
        <w:r w:rsidR="001176CA">
          <w:rPr>
            <w:rStyle w:val="NormalTok"/>
            <w:rFonts w:cs="Consolas"/>
          </w:rPr>
          <w:t xml:space="preserve"> </w:t>
        </w:r>
      </w:ins>
      <w:ins w:id="3756" w:author="zusammenlegung" w:date="2025-12-12T19:01:00Z" w16du:dateUtc="2025-12-12T18:01:00Z">
        <w:r w:rsidR="007C0A0D" w:rsidRPr="001176CA">
          <w:rPr>
            <w:rStyle w:val="NormalTok"/>
            <w:rFonts w:cs="Consolas"/>
            <w:rPrChange w:id="3757" w:author="Johannes Zauner" w:date="2025-12-12T21:08:00Z" w16du:dateUtc="2025-12-12T20:08:00Z">
              <w:rPr>
                <w:rStyle w:val="NormalTok"/>
                <w:rFonts w:ascii="Arial" w:hAnsi="Arial" w:cs="Arial"/>
              </w:rPr>
            </w:rPrChange>
          </w:rPr>
          <w:t xml:space="preserve">  </w:t>
        </w:r>
        <w:r w:rsidR="007C0A0D" w:rsidRPr="001176CA">
          <w:rPr>
            <w:rStyle w:val="FunctionTok"/>
            <w:rFonts w:cs="Consolas"/>
            <w:rPrChange w:id="3758" w:author="Johannes Zauner" w:date="2025-12-12T21:08:00Z" w16du:dateUtc="2025-12-12T20:08:00Z">
              <w:rPr>
                <w:rStyle w:val="FunctionTok"/>
                <w:rFonts w:ascii="Arial" w:hAnsi="Arial" w:cs="Arial"/>
              </w:rPr>
            </w:rPrChange>
          </w:rPr>
          <w:t>select</w:t>
        </w:r>
        <w:r w:rsidR="007C0A0D" w:rsidRPr="001176CA">
          <w:rPr>
            <w:rStyle w:val="NormalTok"/>
            <w:rFonts w:cs="Consolas"/>
            <w:rPrChange w:id="3759" w:author="Johannes Zauner" w:date="2025-12-12T21:08:00Z" w16du:dateUtc="2025-12-12T20:08:00Z">
              <w:rPr>
                <w:rStyle w:val="NormalTok"/>
                <w:rFonts w:ascii="Arial" w:hAnsi="Arial" w:cs="Arial"/>
              </w:rPr>
            </w:rPrChange>
          </w:rPr>
          <w:t xml:space="preserve">(Id, Date, Datetime, Spectrum, short, </w:t>
        </w:r>
      </w:ins>
      <w:r w:rsidR="007C0A0D" w:rsidRPr="001176CA">
        <w:rPr>
          <w:rFonts w:cs="Consolas"/>
        </w:rPr>
        <w:t>long</w:t>
      </w:r>
      <w:del w:id="3760" w:author="zusammenlegung" w:date="2025-12-12T19:01:00Z" w16du:dateUtc="2025-12-12T18:01:00Z">
        <w:r w:rsidR="00197960" w:rsidRPr="001176CA">
          <w:rPr>
            <w:rFonts w:cs="Consolas"/>
          </w:rPr>
          <w:delText>-wavelength (600–700 nm) light</w:delText>
        </w:r>
      </w:del>
      <w:ins w:id="3761" w:author="zusammenlegung" w:date="2025-12-12T19:01:00Z" w16du:dateUtc="2025-12-12T18:01:00Z">
        <w:r w:rsidR="007C0A0D" w:rsidRPr="001176CA">
          <w:rPr>
            <w:rStyle w:val="NormalTok"/>
            <w:rFonts w:cs="Consolas"/>
            <w:rPrChange w:id="3762" w:author="Johannes Zauner" w:date="2025-12-12T21:08:00Z" w16du:dateUtc="2025-12-12T20:08:00Z">
              <w:rPr>
                <w:rStyle w:val="NormalTok"/>
                <w:rFonts w:ascii="Arial" w:hAnsi="Arial" w:cs="Arial"/>
              </w:rPr>
            </w:rPrChange>
          </w:rPr>
          <w:t xml:space="preserve">, </w:t>
        </w:r>
        <w:r w:rsidR="007C0A0D" w:rsidRPr="001176CA">
          <w:rPr>
            <w:rStyle w:val="StringTok"/>
            <w:rFonts w:cs="Consolas"/>
            <w:rPrChange w:id="3763" w:author="Johannes Zauner" w:date="2025-12-12T21:08:00Z" w16du:dateUtc="2025-12-12T20:08:00Z">
              <w:rPr>
                <w:rStyle w:val="StringTok"/>
                <w:rFonts w:ascii="Arial" w:hAnsi="Arial" w:cs="Arial"/>
              </w:rPr>
            </w:rPrChange>
          </w:rPr>
          <w:t>`</w:t>
        </w:r>
        <w:r w:rsidR="007C0A0D" w:rsidRPr="001176CA">
          <w:rPr>
            <w:rStyle w:val="AttributeTok"/>
            <w:rFonts w:cs="Consolas"/>
            <w:rPrChange w:id="3764" w:author="Johannes Zauner" w:date="2025-12-12T21:08:00Z" w16du:dateUtc="2025-12-12T20:08:00Z">
              <w:rPr>
                <w:rStyle w:val="AttributeTok"/>
                <w:rFonts w:ascii="Arial" w:hAnsi="Arial" w:cs="Arial"/>
              </w:rPr>
            </w:rPrChange>
          </w:rPr>
          <w:t>sl ratio</w:t>
        </w:r>
        <w:r w:rsidR="007C0A0D" w:rsidRPr="001176CA">
          <w:rPr>
            <w:rStyle w:val="StringTok"/>
            <w:rFonts w:cs="Consolas"/>
            <w:rPrChange w:id="3765" w:author="Johannes Zauner" w:date="2025-12-12T21:08:00Z" w16du:dateUtc="2025-12-12T20:08:00Z">
              <w:rPr>
                <w:rStyle w:val="StringTok"/>
                <w:rFonts w:ascii="Arial" w:hAnsi="Arial" w:cs="Arial"/>
              </w:rPr>
            </w:rPrChange>
          </w:rPr>
          <w:t>`</w:t>
        </w:r>
        <w:r w:rsidR="007C0A0D" w:rsidRPr="001176CA">
          <w:rPr>
            <w:rStyle w:val="NormalTok"/>
            <w:rFonts w:cs="Consolas"/>
            <w:rPrChange w:id="3766" w:author="Johannes Zauner" w:date="2025-12-12T21:08:00Z" w16du:dateUtc="2025-12-12T20:08:00Z">
              <w:rPr>
                <w:rStyle w:val="NormalTok"/>
                <w:rFonts w:ascii="Arial" w:hAnsi="Arial" w:cs="Arial"/>
              </w:rPr>
            </w:rPrChange>
          </w:rPr>
          <w:t xml:space="preserve">) </w:t>
        </w:r>
        <w:r w:rsidR="007C0A0D" w:rsidRPr="001176CA">
          <w:rPr>
            <w:rStyle w:val="SpecialCharTok"/>
            <w:rFonts w:cs="Consolas"/>
            <w:rPrChange w:id="3767" w:author="Johannes Zauner" w:date="2025-12-12T21:08:00Z" w16du:dateUtc="2025-12-12T20:08:00Z">
              <w:rPr>
                <w:rStyle w:val="SpecialCharTok"/>
                <w:rFonts w:ascii="Arial" w:hAnsi="Arial" w:cs="Arial"/>
              </w:rPr>
            </w:rPrChange>
          </w:rPr>
          <w:t>|&gt;</w:t>
        </w:r>
        <w:r w:rsidR="007C0A0D" w:rsidRPr="001176CA">
          <w:rPr>
            <w:rFonts w:cs="Consolas"/>
            <w:rPrChange w:id="3768" w:author="Johannes Zauner" w:date="2025-12-12T21:08:00Z" w16du:dateUtc="2025-12-12T20:08:00Z">
              <w:rPr>
                <w:rFonts w:ascii="Arial" w:hAnsi="Arial" w:cs="Arial"/>
              </w:rPr>
            </w:rPrChange>
          </w:rPr>
          <w:br/>
        </w:r>
      </w:ins>
      <w:ins w:id="3769" w:author="Johannes Zauner" w:date="2025-12-12T21:09:00Z" w16du:dateUtc="2025-12-12T20:09:00Z">
        <w:r w:rsidR="001176CA">
          <w:rPr>
            <w:rStyle w:val="NormalTok"/>
          </w:rPr>
          <w:t>4</w:t>
        </w:r>
        <w:r w:rsidR="001176CA">
          <w:rPr>
            <w:rStyle w:val="NormalTok"/>
            <w:rFonts w:cs="Consolas"/>
          </w:rPr>
          <w:t xml:space="preserve"> </w:t>
        </w:r>
        <w:r w:rsidR="001176CA">
          <w:rPr>
            <w:rStyle w:val="NormalTok"/>
            <w:rFonts w:cs="Consolas"/>
          </w:rPr>
          <w:t xml:space="preserve"> </w:t>
        </w:r>
      </w:ins>
      <w:ins w:id="3770" w:author="zusammenlegung" w:date="2025-12-12T19:01:00Z" w16du:dateUtc="2025-12-12T18:01:00Z">
        <w:r w:rsidR="007C0A0D" w:rsidRPr="001176CA">
          <w:rPr>
            <w:rStyle w:val="NormalTok"/>
            <w:rFonts w:cs="Consolas"/>
            <w:rPrChange w:id="3771" w:author="Johannes Zauner" w:date="2025-12-12T21:08:00Z" w16du:dateUtc="2025-12-12T20:08:00Z">
              <w:rPr>
                <w:rStyle w:val="NormalTok"/>
                <w:rFonts w:ascii="Arial" w:hAnsi="Arial" w:cs="Arial"/>
              </w:rPr>
            </w:rPrChange>
          </w:rPr>
          <w:t xml:space="preserve">  </w:t>
        </w:r>
        <w:r w:rsidR="007C0A0D" w:rsidRPr="001176CA">
          <w:rPr>
            <w:rStyle w:val="FunctionTok"/>
            <w:rFonts w:cs="Consolas"/>
            <w:rPrChange w:id="3772" w:author="Johannes Zauner" w:date="2025-12-12T21:08:00Z" w16du:dateUtc="2025-12-12T20:08:00Z">
              <w:rPr>
                <w:rStyle w:val="FunctionTok"/>
                <w:rFonts w:ascii="Arial" w:hAnsi="Arial" w:cs="Arial"/>
              </w:rPr>
            </w:rPrChange>
          </w:rPr>
          <w:t>mutate</w:t>
        </w:r>
        <w:r w:rsidR="007C0A0D" w:rsidRPr="001176CA">
          <w:rPr>
            <w:rStyle w:val="NormalTok"/>
            <w:rFonts w:cs="Consolas"/>
            <w:rPrChange w:id="3773" w:author="Johannes Zauner" w:date="2025-12-12T21:08:00Z" w16du:dateUtc="2025-12-12T20:08:00Z">
              <w:rPr>
                <w:rStyle w:val="NormalTok"/>
                <w:rFonts w:ascii="Arial" w:hAnsi="Arial" w:cs="Arial"/>
              </w:rPr>
            </w:rPrChange>
          </w:rPr>
          <w:t>(</w:t>
        </w:r>
        <w:r w:rsidR="007C0A0D" w:rsidRPr="001176CA">
          <w:rPr>
            <w:rFonts w:cs="Consolas"/>
            <w:rPrChange w:id="3774" w:author="Johannes Zauner" w:date="2025-12-12T21:08:00Z" w16du:dateUtc="2025-12-12T20:08:00Z">
              <w:rPr>
                <w:rFonts w:ascii="Arial" w:hAnsi="Arial" w:cs="Arial"/>
              </w:rPr>
            </w:rPrChange>
          </w:rPr>
          <w:br/>
        </w:r>
      </w:ins>
      <w:ins w:id="3775" w:author="Johannes Zauner" w:date="2025-12-12T21:09:00Z" w16du:dateUtc="2025-12-12T20:09:00Z">
        <w:r w:rsidR="001176CA">
          <w:rPr>
            <w:rStyle w:val="NormalTok"/>
          </w:rPr>
          <w:t>5</w:t>
        </w:r>
        <w:r w:rsidR="001176CA">
          <w:rPr>
            <w:rStyle w:val="NormalTok"/>
            <w:rFonts w:cs="Consolas"/>
          </w:rPr>
          <w:t xml:space="preserve"> </w:t>
        </w:r>
        <w:r w:rsidR="001176CA">
          <w:rPr>
            <w:rStyle w:val="NormalTok"/>
            <w:rFonts w:cs="Consolas"/>
          </w:rPr>
          <w:t xml:space="preserve"> </w:t>
        </w:r>
      </w:ins>
      <w:ins w:id="3776" w:author="zusammenlegung" w:date="2025-12-12T19:01:00Z" w16du:dateUtc="2025-12-12T18:01:00Z">
        <w:r w:rsidR="007C0A0D" w:rsidRPr="001176CA">
          <w:rPr>
            <w:rStyle w:val="NormalTok"/>
            <w:rFonts w:cs="Consolas"/>
            <w:rPrChange w:id="3777" w:author="Johannes Zauner" w:date="2025-12-12T21:08:00Z" w16du:dateUtc="2025-12-12T20:08:00Z">
              <w:rPr>
                <w:rStyle w:val="NormalTok"/>
                <w:rFonts w:ascii="Arial" w:hAnsi="Arial" w:cs="Arial"/>
              </w:rPr>
            </w:rPrChange>
          </w:rPr>
          <w:t xml:space="preserve">    </w:t>
        </w:r>
        <w:r w:rsidR="007C0A0D" w:rsidRPr="001176CA">
          <w:rPr>
            <w:rStyle w:val="AttributeTok"/>
            <w:rFonts w:cs="Consolas"/>
            <w:rPrChange w:id="3778" w:author="Johannes Zauner" w:date="2025-12-12T21:08:00Z" w16du:dateUtc="2025-12-12T20:08:00Z">
              <w:rPr>
                <w:rStyle w:val="AttributeTok"/>
                <w:rFonts w:ascii="Arial" w:hAnsi="Arial" w:cs="Arial"/>
              </w:rPr>
            </w:rPrChange>
          </w:rPr>
          <w:t>melEDI =</w:t>
        </w:r>
        <w:r w:rsidR="007C0A0D" w:rsidRPr="001176CA">
          <w:rPr>
            <w:rFonts w:cs="Consolas"/>
            <w:rPrChange w:id="3779" w:author="Johannes Zauner" w:date="2025-12-12T21:08:00Z" w16du:dateUtc="2025-12-12T20:08:00Z">
              <w:rPr>
                <w:rFonts w:ascii="Arial" w:hAnsi="Arial" w:cs="Arial"/>
              </w:rPr>
            </w:rPrChange>
          </w:rPr>
          <w:br/>
        </w:r>
      </w:ins>
      <w:ins w:id="3780" w:author="Johannes Zauner" w:date="2025-12-12T21:09:00Z" w16du:dateUtc="2025-12-12T20:09:00Z">
        <w:r w:rsidR="001176CA">
          <w:rPr>
            <w:rStyle w:val="NormalTok"/>
          </w:rPr>
          <w:t>6</w:t>
        </w:r>
        <w:r w:rsidR="001176CA">
          <w:rPr>
            <w:rStyle w:val="NormalTok"/>
            <w:rFonts w:cs="Consolas"/>
          </w:rPr>
          <w:t xml:space="preserve"> </w:t>
        </w:r>
      </w:ins>
      <w:ins w:id="3781" w:author="zusammenlegung" w:date="2025-12-12T19:01:00Z" w16du:dateUtc="2025-12-12T18:01:00Z">
        <w:r w:rsidR="007C0A0D" w:rsidRPr="001176CA">
          <w:rPr>
            <w:rStyle w:val="NormalTok"/>
            <w:rFonts w:cs="Consolas"/>
            <w:rPrChange w:id="3782" w:author="Johannes Zauner" w:date="2025-12-12T21:08:00Z" w16du:dateUtc="2025-12-12T20:08:00Z">
              <w:rPr>
                <w:rStyle w:val="NormalTok"/>
                <w:rFonts w:ascii="Arial" w:hAnsi="Arial" w:cs="Arial"/>
              </w:rPr>
            </w:rPrChange>
          </w:rPr>
          <w:t xml:space="preserve">      Spectrum </w:t>
        </w:r>
        <w:r w:rsidR="007C0A0D" w:rsidRPr="001176CA">
          <w:rPr>
            <w:rStyle w:val="SpecialCharTok"/>
            <w:rFonts w:cs="Consolas"/>
            <w:rPrChange w:id="3783" w:author="Johannes Zauner" w:date="2025-12-12T21:08:00Z" w16du:dateUtc="2025-12-12T20:08:00Z">
              <w:rPr>
                <w:rStyle w:val="SpecialCharTok"/>
                <w:rFonts w:ascii="Arial" w:hAnsi="Arial" w:cs="Arial"/>
              </w:rPr>
            </w:rPrChange>
          </w:rPr>
          <w:t>|&gt;</w:t>
        </w:r>
        <w:r w:rsidR="007C0A0D" w:rsidRPr="001176CA">
          <w:rPr>
            <w:rStyle w:val="NormalTok"/>
            <w:rFonts w:cs="Consolas"/>
            <w:rPrChange w:id="3784" w:author="Johannes Zauner" w:date="2025-12-12T21:08:00Z" w16du:dateUtc="2025-12-12T20:08:00Z">
              <w:rPr>
                <w:rStyle w:val="NormalTok"/>
                <w:rFonts w:ascii="Arial" w:hAnsi="Arial" w:cs="Arial"/>
              </w:rPr>
            </w:rPrChange>
          </w:rPr>
          <w:t xml:space="preserve"> </w:t>
        </w:r>
      </w:ins>
      <w:ins w:id="3785" w:author="Johannes Zauner" w:date="2025-12-12T21:09:00Z" w16du:dateUtc="2025-12-12T20:09:00Z">
        <w:r w:rsidR="001176CA">
          <w:rPr>
            <w:rStyle w:val="NormalTok"/>
            <w:rFonts w:cs="Consolas"/>
          </w:rPr>
          <w:br/>
        </w:r>
        <w:r w:rsidR="001176CA">
          <w:rPr>
            <w:rStyle w:val="NormalTok"/>
          </w:rPr>
          <w:t>7</w:t>
        </w:r>
        <w:r w:rsidR="001176CA">
          <w:rPr>
            <w:rStyle w:val="NormalTok"/>
            <w:rFonts w:cs="Consolas"/>
          </w:rPr>
          <w:t xml:space="preserve"> </w:t>
        </w:r>
        <w:r w:rsidR="001176CA">
          <w:rPr>
            <w:rStyle w:val="NormalTok"/>
            <w:rFonts w:cs="Consolas"/>
          </w:rPr>
          <w:t xml:space="preserve">      </w:t>
        </w:r>
      </w:ins>
      <w:ins w:id="3786" w:author="zusammenlegung" w:date="2025-12-12T19:01:00Z" w16du:dateUtc="2025-12-12T18:01:00Z">
        <w:r w:rsidR="007C0A0D" w:rsidRPr="001176CA">
          <w:rPr>
            <w:rStyle w:val="FunctionTok"/>
            <w:rFonts w:cs="Consolas"/>
            <w:rPrChange w:id="3787" w:author="Johannes Zauner" w:date="2025-12-12T21:08:00Z" w16du:dateUtc="2025-12-12T20:08:00Z">
              <w:rPr>
                <w:rStyle w:val="FunctionTok"/>
                <w:rFonts w:ascii="Arial" w:hAnsi="Arial" w:cs="Arial"/>
              </w:rPr>
            </w:rPrChange>
          </w:rPr>
          <w:t>map_dbl</w:t>
        </w:r>
        <w:r w:rsidR="007C0A0D" w:rsidRPr="001176CA">
          <w:rPr>
            <w:rStyle w:val="NormalTok"/>
            <w:rFonts w:cs="Consolas"/>
            <w:rPrChange w:id="3788" w:author="Johannes Zauner" w:date="2025-12-12T21:08:00Z" w16du:dateUtc="2025-12-12T20:08:00Z">
              <w:rPr>
                <w:rStyle w:val="NormalTok"/>
                <w:rFonts w:ascii="Arial" w:hAnsi="Arial" w:cs="Arial"/>
              </w:rPr>
            </w:rPrChange>
          </w:rPr>
          <w:t xml:space="preserve">(spectral_integration, </w:t>
        </w:r>
        <w:r w:rsidR="007C0A0D" w:rsidRPr="001176CA">
          <w:rPr>
            <w:rStyle w:val="AttributeTok"/>
            <w:rFonts w:cs="Consolas"/>
            <w:rPrChange w:id="3789" w:author="Johannes Zauner" w:date="2025-12-12T21:08:00Z" w16du:dateUtc="2025-12-12T20:08:00Z">
              <w:rPr>
                <w:rStyle w:val="AttributeTok"/>
                <w:rFonts w:ascii="Arial" w:hAnsi="Arial" w:cs="Arial"/>
              </w:rPr>
            </w:rPrChange>
          </w:rPr>
          <w:t>action.spectrum =</w:t>
        </w:r>
        <w:r w:rsidR="007C0A0D" w:rsidRPr="001176CA">
          <w:rPr>
            <w:rStyle w:val="NormalTok"/>
            <w:rFonts w:cs="Consolas"/>
            <w:rPrChange w:id="3790" w:author="Johannes Zauner" w:date="2025-12-12T21:08:00Z" w16du:dateUtc="2025-12-12T20:08:00Z">
              <w:rPr>
                <w:rStyle w:val="NormalTok"/>
                <w:rFonts w:ascii="Arial" w:hAnsi="Arial" w:cs="Arial"/>
              </w:rPr>
            </w:rPrChange>
          </w:rPr>
          <w:t xml:space="preserve"> </w:t>
        </w:r>
        <w:r w:rsidR="007C0A0D" w:rsidRPr="001176CA">
          <w:rPr>
            <w:rStyle w:val="StringTok"/>
            <w:rFonts w:cs="Consolas"/>
            <w:rPrChange w:id="3791" w:author="Johannes Zauner" w:date="2025-12-12T21:08:00Z" w16du:dateUtc="2025-12-12T20:08:00Z">
              <w:rPr>
                <w:rStyle w:val="StringTok"/>
                <w:rFonts w:ascii="Arial" w:hAnsi="Arial" w:cs="Arial"/>
              </w:rPr>
            </w:rPrChange>
          </w:rPr>
          <w:t>"melanopic"</w:t>
        </w:r>
        <w:r w:rsidR="007C0A0D" w:rsidRPr="001176CA">
          <w:rPr>
            <w:rStyle w:val="NormalTok"/>
            <w:rFonts w:cs="Consolas"/>
            <w:rPrChange w:id="3792" w:author="Johannes Zauner" w:date="2025-12-12T21:08:00Z" w16du:dateUtc="2025-12-12T20:08:00Z">
              <w:rPr>
                <w:rStyle w:val="NormalTok"/>
                <w:rFonts w:ascii="Arial" w:hAnsi="Arial" w:cs="Arial"/>
              </w:rPr>
            </w:rPrChange>
          </w:rPr>
          <w:t>),</w:t>
        </w:r>
        <w:r w:rsidR="007C0A0D" w:rsidRPr="001176CA">
          <w:rPr>
            <w:rFonts w:cs="Consolas"/>
            <w:rPrChange w:id="3793" w:author="Johannes Zauner" w:date="2025-12-12T21:08:00Z" w16du:dateUtc="2025-12-12T20:08:00Z">
              <w:rPr>
                <w:rFonts w:ascii="Arial" w:hAnsi="Arial" w:cs="Arial"/>
              </w:rPr>
            </w:rPrChange>
          </w:rPr>
          <w:br/>
        </w:r>
      </w:ins>
      <w:ins w:id="3794" w:author="Johannes Zauner" w:date="2025-12-12T21:09:00Z" w16du:dateUtc="2025-12-12T20:09:00Z">
        <w:r w:rsidR="001176CA">
          <w:rPr>
            <w:rStyle w:val="NormalTok"/>
          </w:rPr>
          <w:t>8</w:t>
        </w:r>
        <w:r w:rsidR="001176CA">
          <w:rPr>
            <w:rStyle w:val="NormalTok"/>
            <w:rFonts w:cs="Consolas"/>
          </w:rPr>
          <w:t xml:space="preserve"> </w:t>
        </w:r>
      </w:ins>
      <w:ins w:id="3795" w:author="zusammenlegung" w:date="2025-12-12T19:01:00Z" w16du:dateUtc="2025-12-12T18:01:00Z">
        <w:r w:rsidR="007C0A0D" w:rsidRPr="001176CA">
          <w:rPr>
            <w:rStyle w:val="NormalTok"/>
            <w:rFonts w:cs="Consolas"/>
            <w:rPrChange w:id="3796" w:author="Johannes Zauner" w:date="2025-12-12T21:08:00Z" w16du:dateUtc="2025-12-12T20:08:00Z">
              <w:rPr>
                <w:rStyle w:val="NormalTok"/>
                <w:rFonts w:ascii="Arial" w:hAnsi="Arial" w:cs="Arial"/>
              </w:rPr>
            </w:rPrChange>
          </w:rPr>
          <w:t xml:space="preserve"> </w:t>
        </w:r>
      </w:ins>
      <w:ins w:id="3797" w:author="Johannes Zauner" w:date="2025-12-12T21:09:00Z" w16du:dateUtc="2025-12-12T20:09:00Z">
        <w:r w:rsidR="001176CA">
          <w:rPr>
            <w:rStyle w:val="NormalTok"/>
            <w:rFonts w:cs="Consolas"/>
          </w:rPr>
          <w:t xml:space="preserve"> </w:t>
        </w:r>
      </w:ins>
      <w:ins w:id="3798" w:author="zusammenlegung" w:date="2025-12-12T19:01:00Z" w16du:dateUtc="2025-12-12T18:01:00Z">
        <w:r w:rsidR="007C0A0D" w:rsidRPr="001176CA">
          <w:rPr>
            <w:rStyle w:val="NormalTok"/>
            <w:rFonts w:cs="Consolas"/>
            <w:rPrChange w:id="3799" w:author="Johannes Zauner" w:date="2025-12-12T21:08:00Z" w16du:dateUtc="2025-12-12T20:08:00Z">
              <w:rPr>
                <w:rStyle w:val="NormalTok"/>
                <w:rFonts w:ascii="Arial" w:hAnsi="Arial" w:cs="Arial"/>
              </w:rPr>
            </w:rPrChange>
          </w:rPr>
          <w:t xml:space="preserve">   </w:t>
        </w:r>
        <w:r w:rsidR="007C0A0D" w:rsidRPr="001176CA">
          <w:rPr>
            <w:rStyle w:val="AttributeTok"/>
            <w:rFonts w:cs="Consolas"/>
            <w:rPrChange w:id="3800" w:author="Johannes Zauner" w:date="2025-12-12T21:08:00Z" w16du:dateUtc="2025-12-12T20:08:00Z">
              <w:rPr>
                <w:rStyle w:val="AttributeTok"/>
                <w:rFonts w:ascii="Arial" w:hAnsi="Arial" w:cs="Arial"/>
              </w:rPr>
            </w:rPrChange>
          </w:rPr>
          <w:t>illuminance  =</w:t>
        </w:r>
        <w:r w:rsidR="007C0A0D" w:rsidRPr="001176CA">
          <w:rPr>
            <w:rFonts w:cs="Consolas"/>
            <w:rPrChange w:id="3801" w:author="Johannes Zauner" w:date="2025-12-12T21:08:00Z" w16du:dateUtc="2025-12-12T20:08:00Z">
              <w:rPr>
                <w:rFonts w:ascii="Arial" w:hAnsi="Arial" w:cs="Arial"/>
              </w:rPr>
            </w:rPrChange>
          </w:rPr>
          <w:br/>
        </w:r>
      </w:ins>
      <w:ins w:id="3802" w:author="Johannes Zauner" w:date="2025-12-12T21:09:00Z" w16du:dateUtc="2025-12-12T20:09:00Z">
        <w:r w:rsidR="001176CA">
          <w:rPr>
            <w:rStyle w:val="NormalTok"/>
          </w:rPr>
          <w:t>9</w:t>
        </w:r>
        <w:r w:rsidR="001176CA">
          <w:rPr>
            <w:rStyle w:val="NormalTok"/>
            <w:rFonts w:cs="Consolas"/>
          </w:rPr>
          <w:t xml:space="preserve"> </w:t>
        </w:r>
      </w:ins>
      <w:ins w:id="3803" w:author="zusammenlegung" w:date="2025-12-12T19:01:00Z" w16du:dateUtc="2025-12-12T18:01:00Z">
        <w:r w:rsidR="007C0A0D" w:rsidRPr="001176CA">
          <w:rPr>
            <w:rStyle w:val="NormalTok"/>
            <w:rFonts w:cs="Consolas"/>
            <w:rPrChange w:id="3804" w:author="Johannes Zauner" w:date="2025-12-12T21:08:00Z" w16du:dateUtc="2025-12-12T20:08:00Z">
              <w:rPr>
                <w:rStyle w:val="NormalTok"/>
                <w:rFonts w:ascii="Arial" w:hAnsi="Arial" w:cs="Arial"/>
              </w:rPr>
            </w:rPrChange>
          </w:rPr>
          <w:t xml:space="preserve">      Spectrum </w:t>
        </w:r>
        <w:r w:rsidR="007C0A0D" w:rsidRPr="001176CA">
          <w:rPr>
            <w:rStyle w:val="SpecialCharTok"/>
            <w:rFonts w:cs="Consolas"/>
            <w:rPrChange w:id="3805" w:author="Johannes Zauner" w:date="2025-12-12T21:08:00Z" w16du:dateUtc="2025-12-12T20:08:00Z">
              <w:rPr>
                <w:rStyle w:val="SpecialCharTok"/>
                <w:rFonts w:ascii="Arial" w:hAnsi="Arial" w:cs="Arial"/>
              </w:rPr>
            </w:rPrChange>
          </w:rPr>
          <w:t>|&gt;</w:t>
        </w:r>
        <w:r w:rsidR="007C0A0D" w:rsidRPr="001176CA">
          <w:rPr>
            <w:rStyle w:val="NormalTok"/>
            <w:rFonts w:cs="Consolas"/>
            <w:rPrChange w:id="3806" w:author="Johannes Zauner" w:date="2025-12-12T21:08:00Z" w16du:dateUtc="2025-12-12T20:08:00Z">
              <w:rPr>
                <w:rStyle w:val="NormalTok"/>
                <w:rFonts w:ascii="Arial" w:hAnsi="Arial" w:cs="Arial"/>
              </w:rPr>
            </w:rPrChange>
          </w:rPr>
          <w:t xml:space="preserve"> </w:t>
        </w:r>
      </w:ins>
      <w:ins w:id="3807" w:author="Johannes Zauner" w:date="2025-12-12T21:09:00Z" w16du:dateUtc="2025-12-12T20:09:00Z">
        <w:r w:rsidR="001176CA">
          <w:rPr>
            <w:rStyle w:val="NormalTok"/>
            <w:rFonts w:cs="Consolas"/>
          </w:rPr>
          <w:br/>
        </w:r>
        <w:r w:rsidR="001176CA">
          <w:rPr>
            <w:rStyle w:val="NormalTok"/>
          </w:rPr>
          <w:t>1</w:t>
        </w:r>
        <w:r w:rsidR="001176CA">
          <w:rPr>
            <w:rStyle w:val="NormalTok"/>
            <w:rFonts w:cs="Consolas"/>
          </w:rPr>
          <w:t xml:space="preserve">0      </w:t>
        </w:r>
      </w:ins>
      <w:ins w:id="3808" w:author="zusammenlegung" w:date="2025-12-12T19:01:00Z" w16du:dateUtc="2025-12-12T18:01:00Z">
        <w:r w:rsidR="007C0A0D" w:rsidRPr="001176CA">
          <w:rPr>
            <w:rStyle w:val="FunctionTok"/>
            <w:rFonts w:cs="Consolas"/>
            <w:rPrChange w:id="3809" w:author="Johannes Zauner" w:date="2025-12-12T21:08:00Z" w16du:dateUtc="2025-12-12T20:08:00Z">
              <w:rPr>
                <w:rStyle w:val="FunctionTok"/>
                <w:rFonts w:ascii="Arial" w:hAnsi="Arial" w:cs="Arial"/>
              </w:rPr>
            </w:rPrChange>
          </w:rPr>
          <w:t>map_dbl</w:t>
        </w:r>
        <w:r w:rsidR="007C0A0D" w:rsidRPr="001176CA">
          <w:rPr>
            <w:rStyle w:val="NormalTok"/>
            <w:rFonts w:cs="Consolas"/>
            <w:rPrChange w:id="3810" w:author="Johannes Zauner" w:date="2025-12-12T21:08:00Z" w16du:dateUtc="2025-12-12T20:08:00Z">
              <w:rPr>
                <w:rStyle w:val="NormalTok"/>
                <w:rFonts w:ascii="Arial" w:hAnsi="Arial" w:cs="Arial"/>
              </w:rPr>
            </w:rPrChange>
          </w:rPr>
          <w:t xml:space="preserve">(spectral_integration, </w:t>
        </w:r>
        <w:r w:rsidR="007C0A0D" w:rsidRPr="001176CA">
          <w:rPr>
            <w:rStyle w:val="AttributeTok"/>
            <w:rFonts w:cs="Consolas"/>
            <w:rPrChange w:id="3811" w:author="Johannes Zauner" w:date="2025-12-12T21:08:00Z" w16du:dateUtc="2025-12-12T20:08:00Z">
              <w:rPr>
                <w:rStyle w:val="AttributeTok"/>
                <w:rFonts w:ascii="Arial" w:hAnsi="Arial" w:cs="Arial"/>
              </w:rPr>
            </w:rPrChange>
          </w:rPr>
          <w:t>action.spectrum =</w:t>
        </w:r>
        <w:r w:rsidR="007C0A0D" w:rsidRPr="001176CA">
          <w:rPr>
            <w:rStyle w:val="NormalTok"/>
            <w:rFonts w:cs="Consolas"/>
            <w:rPrChange w:id="3812" w:author="Johannes Zauner" w:date="2025-12-12T21:08:00Z" w16du:dateUtc="2025-12-12T20:08:00Z">
              <w:rPr>
                <w:rStyle w:val="NormalTok"/>
                <w:rFonts w:ascii="Arial" w:hAnsi="Arial" w:cs="Arial"/>
              </w:rPr>
            </w:rPrChange>
          </w:rPr>
          <w:t xml:space="preserve"> </w:t>
        </w:r>
        <w:r w:rsidR="007C0A0D" w:rsidRPr="001176CA">
          <w:rPr>
            <w:rStyle w:val="StringTok"/>
            <w:rFonts w:cs="Consolas"/>
            <w:rPrChange w:id="3813" w:author="Johannes Zauner" w:date="2025-12-12T21:08:00Z" w16du:dateUtc="2025-12-12T20:08:00Z">
              <w:rPr>
                <w:rStyle w:val="StringTok"/>
                <w:rFonts w:ascii="Arial" w:hAnsi="Arial" w:cs="Arial"/>
              </w:rPr>
            </w:rPrChange>
          </w:rPr>
          <w:t>"photopic"</w:t>
        </w:r>
        <w:r w:rsidR="007C0A0D" w:rsidRPr="001176CA">
          <w:rPr>
            <w:rStyle w:val="NormalTok"/>
            <w:rFonts w:cs="Consolas"/>
            <w:rPrChange w:id="3814" w:author="Johannes Zauner" w:date="2025-12-12T21:08:00Z" w16du:dateUtc="2025-12-12T20:08:00Z">
              <w:rPr>
                <w:rStyle w:val="NormalTok"/>
                <w:rFonts w:ascii="Arial" w:hAnsi="Arial" w:cs="Arial"/>
              </w:rPr>
            </w:rPrChange>
          </w:rPr>
          <w:t>)</w:t>
        </w:r>
        <w:r w:rsidR="007C0A0D" w:rsidRPr="001176CA">
          <w:rPr>
            <w:rFonts w:cs="Consolas"/>
            <w:rPrChange w:id="3815" w:author="Johannes Zauner" w:date="2025-12-12T21:08:00Z" w16du:dateUtc="2025-12-12T20:08:00Z">
              <w:rPr>
                <w:rFonts w:ascii="Arial" w:hAnsi="Arial" w:cs="Arial"/>
              </w:rPr>
            </w:rPrChange>
          </w:rPr>
          <w:br/>
        </w:r>
      </w:ins>
      <w:ins w:id="3816" w:author="Johannes Zauner" w:date="2025-12-12T21:09:00Z" w16du:dateUtc="2025-12-12T20:09:00Z">
        <w:r w:rsidR="001176CA">
          <w:rPr>
            <w:rStyle w:val="NormalTok"/>
          </w:rPr>
          <w:t>1</w:t>
        </w:r>
        <w:r w:rsidR="001176CA">
          <w:rPr>
            <w:rStyle w:val="NormalTok"/>
          </w:rPr>
          <w:t>1</w:t>
        </w:r>
      </w:ins>
      <w:ins w:id="3817" w:author="zusammenlegung" w:date="2025-12-12T19:01:00Z" w16du:dateUtc="2025-12-12T18:01:00Z">
        <w:r w:rsidR="007C0A0D" w:rsidRPr="001176CA">
          <w:rPr>
            <w:rStyle w:val="NormalTok"/>
            <w:rFonts w:cs="Consolas"/>
            <w:rPrChange w:id="3818" w:author="Johannes Zauner" w:date="2025-12-12T21:08:00Z" w16du:dateUtc="2025-12-12T20:08:00Z">
              <w:rPr>
                <w:rStyle w:val="NormalTok"/>
                <w:rFonts w:ascii="Arial" w:hAnsi="Arial" w:cs="Arial"/>
              </w:rPr>
            </w:rPrChange>
          </w:rPr>
          <w:t xml:space="preserve">  )</w:t>
        </w:r>
      </w:ins>
    </w:p>
    <w:bookmarkEnd w:id="3740"/>
    <w:p w14:paraId="542C2A71" w14:textId="69B00812" w:rsidR="007C0A0D" w:rsidRPr="0098570A" w:rsidDel="0098570A" w:rsidRDefault="007C0A0D" w:rsidP="007C0A0D">
      <w:pPr>
        <w:pStyle w:val="DefinitionTerm"/>
        <w:rPr>
          <w:ins w:id="3819" w:author="zusammenlegung" w:date="2025-12-12T19:01:00Z" w16du:dateUtc="2025-12-12T18:01:00Z"/>
          <w:del w:id="3820" w:author="Johannes Zauner" w:date="2025-12-12T20:27:00Z" w16du:dateUtc="2025-12-12T19:27:00Z"/>
          <w:rFonts w:ascii="Arial" w:hAnsi="Arial" w:cs="Arial"/>
          <w:b w:val="0"/>
          <w:bCs/>
          <w:rPrChange w:id="3821" w:author="Johannes Zauner" w:date="2025-12-12T20:27:00Z" w16du:dateUtc="2025-12-12T19:27:00Z">
            <w:rPr>
              <w:ins w:id="3822" w:author="zusammenlegung" w:date="2025-12-12T19:01:00Z" w16du:dateUtc="2025-12-12T18:01:00Z"/>
              <w:del w:id="3823" w:author="Johannes Zauner" w:date="2025-12-12T20:27:00Z" w16du:dateUtc="2025-12-12T19:27:00Z"/>
              <w:rFonts w:ascii="Arial" w:hAnsi="Arial" w:cs="Arial"/>
            </w:rPr>
          </w:rPrChange>
        </w:rPr>
      </w:pPr>
      <w:ins w:id="3824" w:author="zusammenlegung" w:date="2025-12-12T19:01:00Z" w16du:dateUtc="2025-12-12T18:01:00Z">
        <w:r w:rsidRPr="00C673E9">
          <w:rPr>
            <w:rFonts w:ascii="Arial" w:hAnsi="Arial" w:cs="Arial"/>
          </w:rPr>
          <w:t>Lines 5-</w:t>
        </w:r>
        <w:del w:id="3825" w:author="Johannes Zauner" w:date="2025-12-12T21:10:00Z" w16du:dateUtc="2025-12-12T20:10:00Z">
          <w:r w:rsidRPr="00C673E9" w:rsidDel="001176CA">
            <w:rPr>
              <w:rFonts w:ascii="Arial" w:hAnsi="Arial" w:cs="Arial"/>
            </w:rPr>
            <w:delText>6</w:delText>
          </w:r>
        </w:del>
      </w:ins>
      <w:ins w:id="3826" w:author="Johannes Zauner" w:date="2025-12-12T21:10:00Z" w16du:dateUtc="2025-12-12T20:10:00Z">
        <w:r w:rsidR="001176CA">
          <w:rPr>
            <w:rFonts w:ascii="Arial" w:hAnsi="Arial" w:cs="Arial"/>
          </w:rPr>
          <w:t>7</w:t>
        </w:r>
      </w:ins>
      <w:ins w:id="3827" w:author="Johannes Zauner" w:date="2025-12-12T20:27:00Z" w16du:dateUtc="2025-12-12T19:27:00Z">
        <w:r w:rsidR="0098570A">
          <w:rPr>
            <w:rFonts w:ascii="Arial" w:hAnsi="Arial" w:cs="Arial"/>
          </w:rPr>
          <w:t xml:space="preserve"> </w:t>
        </w:r>
      </w:ins>
    </w:p>
    <w:p w14:paraId="3D65159B" w14:textId="233A0F4A" w:rsidR="007C0A0D" w:rsidRPr="0098570A" w:rsidRDefault="007C0A0D" w:rsidP="0098570A">
      <w:pPr>
        <w:pStyle w:val="DefinitionTerm"/>
        <w:rPr>
          <w:ins w:id="3828" w:author="zusammenlegung" w:date="2025-12-12T19:01:00Z" w16du:dateUtc="2025-12-12T18:01:00Z"/>
          <w:b w:val="0"/>
          <w:bCs/>
          <w:rPrChange w:id="3829" w:author="Johannes Zauner" w:date="2025-12-12T20:27:00Z" w16du:dateUtc="2025-12-12T19:27:00Z">
            <w:rPr>
              <w:ins w:id="3830" w:author="zusammenlegung" w:date="2025-12-12T19:01:00Z" w16du:dateUtc="2025-12-12T18:01:00Z"/>
            </w:rPr>
          </w:rPrChange>
        </w:rPr>
        <w:pPrChange w:id="3831" w:author="Johannes Zauner" w:date="2025-12-12T20:27:00Z" w16du:dateUtc="2025-12-12T19:27:00Z">
          <w:pPr>
            <w:pStyle w:val="Definition"/>
          </w:pPr>
        </w:pPrChange>
      </w:pPr>
      <w:ins w:id="3832" w:author="zusammenlegung" w:date="2025-12-12T19:01:00Z" w16du:dateUtc="2025-12-12T18:01:00Z">
        <w:r w:rsidRPr="0098570A">
          <w:rPr>
            <w:b w:val="0"/>
            <w:bCs/>
            <w:rPrChange w:id="3833" w:author="Johannes Zauner" w:date="2025-12-12T20:27:00Z" w16du:dateUtc="2025-12-12T19:27:00Z">
              <w:rPr/>
            </w:rPrChange>
          </w:rPr>
          <w:t xml:space="preserve">Calculate melanopic EDI by applying the </w:t>
        </w:r>
      </w:ins>
      <m:oMath>
        <m:sSub>
          <m:sSubPr>
            <m:ctrlPr>
              <w:ins w:id="3834" w:author="zusammenlegung" w:date="2025-12-12T19:01:00Z" w16du:dateUtc="2025-12-12T18:01:00Z">
                <w:rPr>
                  <w:rFonts w:ascii="Cambria Math" w:hAnsi="Cambria Math"/>
                  <w:b w:val="0"/>
                  <w:bCs/>
                  <w:rPrChange w:id="3835" w:author="Johannes Zauner" w:date="2025-12-12T20:27:00Z" w16du:dateUtc="2025-12-12T19:27:00Z">
                    <w:rPr>
                      <w:rFonts w:ascii="Cambria Math" w:hAnsi="Cambria Math"/>
                    </w:rPr>
                  </w:rPrChange>
                </w:rPr>
              </w:ins>
            </m:ctrlPr>
          </m:sSubPr>
          <m:e>
            <m:r>
              <w:ins w:id="3836" w:author="zusammenlegung" w:date="2025-12-12T19:01:00Z" w16du:dateUtc="2025-12-12T18:01:00Z">
                <w:rPr>
                  <w:rFonts w:ascii="Cambria Math" w:hAnsi="Cambria Math"/>
                  <w:rPrChange w:id="3837" w:author="Johannes Zauner" w:date="2025-12-12T20:27:00Z" w16du:dateUtc="2025-12-12T19:27:00Z">
                    <w:rPr>
                      <w:rFonts w:ascii="Cambria Math" w:hAnsi="Cambria Math"/>
                    </w:rPr>
                  </w:rPrChange>
                </w:rPr>
                <m:t>s</m:t>
              </w:ins>
            </m:r>
          </m:e>
          <m:sub>
            <m:r>
              <w:ins w:id="3838" w:author="zusammenlegung" w:date="2025-12-12T19:01:00Z" w16du:dateUtc="2025-12-12T18:01:00Z">
                <w:rPr>
                  <w:rFonts w:ascii="Cambria Math" w:hAnsi="Cambria Math"/>
                  <w:rPrChange w:id="3839" w:author="Johannes Zauner" w:date="2025-12-12T20:27:00Z" w16du:dateUtc="2025-12-12T19:27:00Z">
                    <w:rPr>
                      <w:rFonts w:ascii="Cambria Math" w:hAnsi="Cambria Math"/>
                    </w:rPr>
                  </w:rPrChange>
                </w:rPr>
                <m:t>mel</m:t>
              </w:ins>
            </m:r>
            <m:d>
              <m:dPr>
                <m:ctrlPr>
                  <w:ins w:id="3840" w:author="zusammenlegung" w:date="2025-12-12T19:01:00Z" w16du:dateUtc="2025-12-12T18:01:00Z">
                    <w:rPr>
                      <w:rFonts w:ascii="Cambria Math" w:hAnsi="Cambria Math"/>
                      <w:b w:val="0"/>
                      <w:bCs/>
                      <w:rPrChange w:id="3841" w:author="Johannes Zauner" w:date="2025-12-12T20:27:00Z" w16du:dateUtc="2025-12-12T19:27:00Z">
                        <w:rPr>
                          <w:rFonts w:ascii="Cambria Math" w:hAnsi="Cambria Math"/>
                        </w:rPr>
                      </w:rPrChange>
                    </w:rPr>
                  </w:ins>
                </m:ctrlPr>
              </m:dPr>
              <m:e>
                <m:r>
                  <w:ins w:id="3842" w:author="zusammenlegung" w:date="2025-12-12T19:01:00Z" w16du:dateUtc="2025-12-12T18:01:00Z">
                    <w:rPr>
                      <w:rFonts w:ascii="Cambria Math" w:hAnsi="Cambria Math"/>
                      <w:rPrChange w:id="3843" w:author="Johannes Zauner" w:date="2025-12-12T20:27:00Z" w16du:dateUtc="2025-12-12T19:27:00Z">
                        <w:rPr>
                          <w:rFonts w:ascii="Cambria Math" w:hAnsi="Cambria Math"/>
                        </w:rPr>
                      </w:rPrChange>
                    </w:rPr>
                    <m:t>λ</m:t>
                  </w:ins>
                </m:r>
              </m:e>
            </m:d>
          </m:sub>
        </m:sSub>
      </m:oMath>
      <w:ins w:id="3844" w:author="zusammenlegung" w:date="2025-12-12T19:01:00Z" w16du:dateUtc="2025-12-12T18:01:00Z">
        <w:r w:rsidRPr="0098570A">
          <w:rPr>
            <w:b w:val="0"/>
            <w:bCs/>
            <w:rPrChange w:id="3845" w:author="Johannes Zauner" w:date="2025-12-12T20:27:00Z" w16du:dateUtc="2025-12-12T19:27:00Z">
              <w:rPr/>
            </w:rPrChange>
          </w:rPr>
          <w:t xml:space="preserve"> action spectrum, integrating, and weighing</w:t>
        </w:r>
      </w:ins>
    </w:p>
    <w:p w14:paraId="69FAAC01" w14:textId="0B9AE7D8" w:rsidR="007C0A0D" w:rsidRPr="0098570A" w:rsidDel="0098570A" w:rsidRDefault="007C0A0D" w:rsidP="007C0A0D">
      <w:pPr>
        <w:pStyle w:val="DefinitionTerm"/>
        <w:rPr>
          <w:ins w:id="3846" w:author="zusammenlegung" w:date="2025-12-12T19:01:00Z" w16du:dateUtc="2025-12-12T18:01:00Z"/>
          <w:del w:id="3847" w:author="Johannes Zauner" w:date="2025-12-12T20:28:00Z" w16du:dateUtc="2025-12-12T19:28:00Z"/>
          <w:rFonts w:ascii="Arial" w:hAnsi="Arial" w:cs="Arial"/>
          <w:b w:val="0"/>
          <w:bCs/>
          <w:rPrChange w:id="3848" w:author="Johannes Zauner" w:date="2025-12-12T20:28:00Z" w16du:dateUtc="2025-12-12T19:28:00Z">
            <w:rPr>
              <w:ins w:id="3849" w:author="zusammenlegung" w:date="2025-12-12T19:01:00Z" w16du:dateUtc="2025-12-12T18:01:00Z"/>
              <w:del w:id="3850" w:author="Johannes Zauner" w:date="2025-12-12T20:28:00Z" w16du:dateUtc="2025-12-12T19:28:00Z"/>
              <w:rFonts w:ascii="Arial" w:hAnsi="Arial" w:cs="Arial"/>
            </w:rPr>
          </w:rPrChange>
        </w:rPr>
      </w:pPr>
      <w:ins w:id="3851" w:author="zusammenlegung" w:date="2025-12-12T19:01:00Z" w16du:dateUtc="2025-12-12T18:01:00Z">
        <w:r w:rsidRPr="00C673E9">
          <w:rPr>
            <w:rFonts w:ascii="Arial" w:hAnsi="Arial" w:cs="Arial"/>
          </w:rPr>
          <w:t xml:space="preserve">Lines </w:t>
        </w:r>
        <w:del w:id="3852" w:author="Johannes Zauner" w:date="2025-12-12T21:10:00Z" w16du:dateUtc="2025-12-12T20:10:00Z">
          <w:r w:rsidRPr="00C673E9" w:rsidDel="001176CA">
            <w:rPr>
              <w:rFonts w:ascii="Arial" w:hAnsi="Arial" w:cs="Arial"/>
            </w:rPr>
            <w:delText>7</w:delText>
          </w:r>
        </w:del>
      </w:ins>
      <w:ins w:id="3853" w:author="Johannes Zauner" w:date="2025-12-12T21:10:00Z" w16du:dateUtc="2025-12-12T20:10:00Z">
        <w:r w:rsidR="001176CA">
          <w:rPr>
            <w:rFonts w:ascii="Arial" w:hAnsi="Arial" w:cs="Arial"/>
          </w:rPr>
          <w:t>8</w:t>
        </w:r>
      </w:ins>
      <w:ins w:id="3854" w:author="zusammenlegung" w:date="2025-12-12T19:01:00Z" w16du:dateUtc="2025-12-12T18:01:00Z">
        <w:r w:rsidRPr="00C673E9">
          <w:rPr>
            <w:rFonts w:ascii="Arial" w:hAnsi="Arial" w:cs="Arial"/>
          </w:rPr>
          <w:t>-</w:t>
        </w:r>
        <w:del w:id="3855" w:author="Johannes Zauner" w:date="2025-12-12T21:10:00Z" w16du:dateUtc="2025-12-12T20:10:00Z">
          <w:r w:rsidRPr="00C673E9" w:rsidDel="001176CA">
            <w:rPr>
              <w:rFonts w:ascii="Arial" w:hAnsi="Arial" w:cs="Arial"/>
            </w:rPr>
            <w:delText>8</w:delText>
          </w:r>
        </w:del>
      </w:ins>
      <w:ins w:id="3856" w:author="Johannes Zauner" w:date="2025-12-12T21:10:00Z" w16du:dateUtc="2025-12-12T20:10:00Z">
        <w:r w:rsidR="001176CA">
          <w:rPr>
            <w:rFonts w:ascii="Arial" w:hAnsi="Arial" w:cs="Arial"/>
          </w:rPr>
          <w:t>10</w:t>
        </w:r>
      </w:ins>
      <w:ins w:id="3857" w:author="Johannes Zauner" w:date="2025-12-12T20:28:00Z" w16du:dateUtc="2025-12-12T19:28:00Z">
        <w:r w:rsidR="0098570A">
          <w:rPr>
            <w:rFonts w:ascii="Arial" w:hAnsi="Arial" w:cs="Arial"/>
          </w:rPr>
          <w:t xml:space="preserve"> </w:t>
        </w:r>
      </w:ins>
    </w:p>
    <w:p w14:paraId="50A59441" w14:textId="2069DBCE" w:rsidR="007C0A0D" w:rsidRDefault="007C0A0D" w:rsidP="0098570A">
      <w:pPr>
        <w:pStyle w:val="DefinitionTerm"/>
        <w:rPr>
          <w:ins w:id="3858" w:author="Johannes Zauner" w:date="2025-12-12T20:28:00Z" w16du:dateUtc="2025-12-12T19:28:00Z"/>
          <w:b w:val="0"/>
          <w:bCs/>
        </w:rPr>
      </w:pPr>
      <w:ins w:id="3859" w:author="zusammenlegung" w:date="2025-12-12T19:01:00Z" w16du:dateUtc="2025-12-12T18:01:00Z">
        <w:r w:rsidRPr="0098570A">
          <w:rPr>
            <w:b w:val="0"/>
            <w:bCs/>
            <w:rPrChange w:id="3860" w:author="Johannes Zauner" w:date="2025-12-12T20:28:00Z" w16du:dateUtc="2025-12-12T19:28:00Z">
              <w:rPr/>
            </w:rPrChange>
          </w:rPr>
          <w:t xml:space="preserve">Calculate photopic illuminance by applying the </w:t>
        </w:r>
      </w:ins>
      <m:oMath>
        <m:sSub>
          <m:sSubPr>
            <m:ctrlPr>
              <w:ins w:id="3861" w:author="zusammenlegung" w:date="2025-12-12T19:01:00Z" w16du:dateUtc="2025-12-12T18:01:00Z">
                <w:rPr>
                  <w:rFonts w:ascii="Cambria Math" w:hAnsi="Cambria Math"/>
                  <w:b w:val="0"/>
                  <w:bCs/>
                  <w:rPrChange w:id="3862" w:author="Johannes Zauner" w:date="2025-12-12T20:28:00Z" w16du:dateUtc="2025-12-12T19:28:00Z">
                    <w:rPr>
                      <w:rFonts w:ascii="Cambria Math" w:hAnsi="Cambria Math"/>
                    </w:rPr>
                  </w:rPrChange>
                </w:rPr>
              </w:ins>
            </m:ctrlPr>
          </m:sSubPr>
          <m:e>
            <m:r>
              <w:ins w:id="3863" w:author="zusammenlegung" w:date="2025-12-12T19:01:00Z" w16du:dateUtc="2025-12-12T18:01:00Z">
                <w:rPr>
                  <w:rFonts w:ascii="Cambria Math" w:hAnsi="Cambria Math"/>
                </w:rPr>
                <m:t>V</m:t>
              </w:ins>
            </m:r>
          </m:e>
          <m:sub>
            <m:d>
              <m:dPr>
                <m:ctrlPr>
                  <w:ins w:id="3864" w:author="zusammenlegung" w:date="2025-12-12T19:01:00Z" w16du:dateUtc="2025-12-12T18:01:00Z">
                    <w:rPr>
                      <w:rFonts w:ascii="Cambria Math" w:hAnsi="Cambria Math"/>
                      <w:b w:val="0"/>
                      <w:bCs/>
                      <w:rPrChange w:id="3865" w:author="Johannes Zauner" w:date="2025-12-12T20:28:00Z" w16du:dateUtc="2025-12-12T19:28:00Z">
                        <w:rPr>
                          <w:rFonts w:ascii="Cambria Math" w:hAnsi="Cambria Math"/>
                        </w:rPr>
                      </w:rPrChange>
                    </w:rPr>
                  </w:ins>
                </m:ctrlPr>
              </m:dPr>
              <m:e>
                <m:r>
                  <w:ins w:id="3866" w:author="zusammenlegung" w:date="2025-12-12T19:01:00Z" w16du:dateUtc="2025-12-12T18:01:00Z">
                    <w:rPr>
                      <w:rFonts w:ascii="Cambria Math" w:hAnsi="Cambria Math"/>
                    </w:rPr>
                    <m:t>λ</m:t>
                  </w:ins>
                </m:r>
              </m:e>
            </m:d>
          </m:sub>
        </m:sSub>
      </m:oMath>
      <w:ins w:id="3867" w:author="zusammenlegung" w:date="2025-12-12T19:01:00Z" w16du:dateUtc="2025-12-12T18:01:00Z">
        <w:r w:rsidRPr="0098570A">
          <w:rPr>
            <w:b w:val="0"/>
            <w:bCs/>
            <w:rPrChange w:id="3868" w:author="Johannes Zauner" w:date="2025-12-12T20:28:00Z" w16du:dateUtc="2025-12-12T19:28:00Z">
              <w:rPr/>
            </w:rPrChange>
          </w:rPr>
          <w:t xml:space="preserve"> action spectrum, integrating, and weighing</w:t>
        </w:r>
      </w:ins>
    </w:p>
    <w:p w14:paraId="347B8DAA" w14:textId="77777777" w:rsidR="0098570A" w:rsidRPr="0098570A" w:rsidRDefault="0098570A" w:rsidP="0098570A">
      <w:pPr>
        <w:pStyle w:val="Definition"/>
        <w:rPr>
          <w:ins w:id="3869" w:author="zusammenlegung" w:date="2025-12-12T19:01:00Z" w16du:dateUtc="2025-12-12T18:01:00Z"/>
        </w:rPr>
      </w:pPr>
    </w:p>
    <w:p w14:paraId="7B355F0C" w14:textId="1E64D9A3" w:rsidR="007C0A0D" w:rsidRPr="00F61D20" w:rsidRDefault="00F61D20" w:rsidP="00F61D20">
      <w:pPr>
        <w:pStyle w:val="SourceCode"/>
        <w:spacing w:line="240" w:lineRule="auto"/>
        <w:rPr>
          <w:ins w:id="3870" w:author="zusammenlegung" w:date="2025-12-12T19:01:00Z" w16du:dateUtc="2025-12-12T18:01:00Z"/>
          <w:b/>
          <w:bCs/>
          <w:lang w:val="de-DE"/>
          <w:rPrChange w:id="3871" w:author="Johannes Zauner" w:date="2025-12-13T05:25:00Z" w16du:dateUtc="2025-12-13T04:25:00Z">
            <w:rPr>
              <w:ins w:id="3872" w:author="zusammenlegung" w:date="2025-12-12T19:01:00Z" w16du:dateUtc="2025-12-12T18:01:00Z"/>
              <w:rFonts w:cs="Consolas"/>
            </w:rPr>
          </w:rPrChange>
        </w:rPr>
        <w:pPrChange w:id="3873" w:author="Johannes Zauner" w:date="2025-12-13T05:28:00Z" w16du:dateUtc="2025-12-13T04:28:00Z">
          <w:pPr>
            <w:pStyle w:val="SourceCode"/>
          </w:pPr>
        </w:pPrChange>
      </w:pPr>
      <w:ins w:id="3874" w:author="Johannes Zauner" w:date="2025-12-13T05:25:00Z">
        <w:r w:rsidRPr="00F61D20">
          <w:rPr>
            <w:b/>
            <w:bCs/>
            <w:lang w:val="de-DE"/>
          </w:rPr>
          <w:t>Calculate MDER</w:t>
        </w:r>
      </w:ins>
      <w:ins w:id="3875" w:author="Johannes Zauner" w:date="2025-12-13T05:10:00Z" w16du:dateUtc="2025-12-13T04:10:00Z">
        <w:r w:rsidR="008C4DD3">
          <w:rPr>
            <w:rStyle w:val="NormalTok"/>
          </w:rPr>
          <w:br/>
        </w:r>
      </w:ins>
      <w:ins w:id="3876" w:author="Johannes Zauner" w:date="2025-12-12T21:10:00Z" w16du:dateUtc="2025-12-12T20:10:00Z">
        <w:r w:rsidR="00017A44">
          <w:rPr>
            <w:rStyle w:val="NormalTok"/>
          </w:rPr>
          <w:t>1</w:t>
        </w:r>
        <w:r w:rsidR="00017A44">
          <w:rPr>
            <w:rStyle w:val="NormalTok"/>
            <w:rFonts w:cs="Consolas"/>
          </w:rPr>
          <w:t xml:space="preserve"> </w:t>
        </w:r>
        <w:r w:rsidR="00171274">
          <w:rPr>
            <w:rStyle w:val="NormalTok"/>
            <w:rFonts w:cs="Consolas"/>
          </w:rPr>
          <w:t xml:space="preserve"> </w:t>
        </w:r>
      </w:ins>
      <w:ins w:id="3877" w:author="zusammenlegung" w:date="2025-12-12T19:01:00Z" w16du:dateUtc="2025-12-12T18:01:00Z">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ns w:id="3878" w:author="Johannes Zauner" w:date="2025-12-12T21:10:00Z" w16du:dateUtc="2025-12-12T20:10:00Z">
        <w:r w:rsidR="00017A44">
          <w:rPr>
            <w:rStyle w:val="NormalTok"/>
          </w:rPr>
          <w:t>2</w:t>
        </w:r>
        <w:r w:rsidR="00017A44">
          <w:rPr>
            <w:rStyle w:val="NormalTok"/>
            <w:rFonts w:cs="Consolas"/>
          </w:rPr>
          <w:t xml:space="preserve"> </w:t>
        </w:r>
        <w:r w:rsidR="00171274">
          <w:rPr>
            <w:rStyle w:val="NormalTok"/>
            <w:rFonts w:cs="Consolas"/>
          </w:rPr>
          <w:t xml:space="preserve"> </w:t>
        </w:r>
      </w:ins>
      <w:ins w:id="3879" w:author="zusammenlegung" w:date="2025-12-12T19:01:00Z" w16du:dateUtc="2025-12-12T18:01:00Z">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ns w:id="3880" w:author="Johannes Zauner" w:date="2025-12-12T21:10:00Z" w16du:dateUtc="2025-12-12T20:10:00Z">
        <w:r w:rsidR="00017A44">
          <w:rPr>
            <w:rStyle w:val="NormalTok"/>
          </w:rPr>
          <w:t>3</w:t>
        </w:r>
        <w:r w:rsidR="00017A44">
          <w:rPr>
            <w:rStyle w:val="NormalTok"/>
            <w:rFonts w:cs="Consolas"/>
          </w:rPr>
          <w:t xml:space="preserve"> </w:t>
        </w:r>
      </w:ins>
      <w:ins w:id="3881" w:author="zusammenlegung" w:date="2025-12-12T19:01:00Z" w16du:dateUtc="2025-12-12T18:01:00Z">
        <w:r w:rsidR="007C0A0D" w:rsidRPr="00E15C3C">
          <w:rPr>
            <w:rStyle w:val="NormalTok"/>
            <w:rFonts w:cs="Consolas"/>
          </w:rPr>
          <w:t xml:space="preserve"> </w:t>
        </w:r>
      </w:ins>
      <w:ins w:id="3882" w:author="Johannes Zauner" w:date="2025-12-12T21:10:00Z" w16du:dateUtc="2025-12-12T20:10:00Z">
        <w:r w:rsidR="00171274">
          <w:rPr>
            <w:rStyle w:val="NormalTok"/>
            <w:rFonts w:cs="Consolas"/>
          </w:rPr>
          <w:t xml:space="preserve"> </w:t>
        </w:r>
      </w:ins>
      <w:ins w:id="3883" w:author="zusammenlegung" w:date="2025-12-12T19:01:00Z" w16du:dateUtc="2025-12-12T18:01:00Z">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Style w:val="AttributeTok"/>
            <w:rFonts w:cs="Consolas"/>
          </w:rPr>
          <w:t>MDER =</w:t>
        </w:r>
        <w:r w:rsidR="007C0A0D" w:rsidRPr="00E15C3C">
          <w:rPr>
            <w:rStyle w:val="NormalTok"/>
            <w:rFonts w:cs="Consolas"/>
          </w:rPr>
          <w:t xml:space="preserve"> melEDI </w:t>
        </w:r>
        <w:r w:rsidR="007C0A0D" w:rsidRPr="00E15C3C">
          <w:rPr>
            <w:rStyle w:val="SpecialCharTok"/>
            <w:rFonts w:cs="Consolas"/>
          </w:rPr>
          <w:t>/</w:t>
        </w:r>
        <w:r w:rsidR="007C0A0D" w:rsidRPr="00E15C3C">
          <w:rPr>
            <w:rStyle w:val="NormalTok"/>
            <w:rFonts w:cs="Consolas"/>
          </w:rPr>
          <w:t xml:space="preserve"> illuminance) </w:t>
        </w:r>
        <w:r w:rsidR="007C0A0D" w:rsidRPr="00E15C3C">
          <w:rPr>
            <w:rStyle w:val="SpecialCharTok"/>
            <w:rFonts w:cs="Consolas"/>
          </w:rPr>
          <w:t>|&gt;</w:t>
        </w:r>
        <w:r w:rsidR="007C0A0D" w:rsidRPr="00E15C3C">
          <w:rPr>
            <w:rFonts w:cs="Consolas"/>
          </w:rPr>
          <w:br/>
        </w:r>
      </w:ins>
      <w:ins w:id="3884" w:author="Johannes Zauner" w:date="2025-12-12T21:10:00Z" w16du:dateUtc="2025-12-12T20:10:00Z">
        <w:r w:rsidR="00017A44">
          <w:rPr>
            <w:rStyle w:val="NormalTok"/>
          </w:rPr>
          <w:t>4</w:t>
        </w:r>
        <w:r w:rsidR="00017A44">
          <w:rPr>
            <w:rStyle w:val="NormalTok"/>
            <w:rFonts w:cs="Consolas"/>
          </w:rPr>
          <w:t xml:space="preserve"> </w:t>
        </w:r>
        <w:r w:rsidR="00171274">
          <w:rPr>
            <w:rStyle w:val="NormalTok"/>
            <w:rFonts w:cs="Consolas"/>
          </w:rPr>
          <w:t xml:space="preserve"> </w:t>
        </w:r>
      </w:ins>
      <w:ins w:id="3885" w:author="zusammenlegung" w:date="2025-12-12T19:01:00Z" w16du:dateUtc="2025-12-12T18:01:00Z">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ns w:id="3886" w:author="Johannes Zauner" w:date="2025-12-12T21:10:00Z" w16du:dateUtc="2025-12-12T20:10:00Z">
        <w:r w:rsidR="00017A44">
          <w:rPr>
            <w:rStyle w:val="NormalTok"/>
          </w:rPr>
          <w:t>5</w:t>
        </w:r>
        <w:r w:rsidR="00017A44">
          <w:rPr>
            <w:rStyle w:val="NormalTok"/>
            <w:rFonts w:cs="Consolas"/>
          </w:rPr>
          <w:t xml:space="preserve"> </w:t>
        </w:r>
        <w:r w:rsidR="00171274">
          <w:rPr>
            <w:rStyle w:val="NormalTok"/>
            <w:rFonts w:cs="Consolas"/>
          </w:rPr>
          <w:t xml:space="preserve"> </w:t>
        </w:r>
      </w:ins>
      <w:ins w:id="3887" w:author="zusammenlegung" w:date="2025-12-12T19:01:00Z" w16du:dateUtc="2025-12-12T18:01:00Z">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SpecialCharTok"/>
            <w:rFonts w:cs="Consolas"/>
          </w:rPr>
          <w:t>-</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r w:rsidR="007C0A0D" w:rsidRPr="00E15C3C">
          <w:rPr>
            <w:rStyle w:val="AttributeTok"/>
            <w:rFonts w:cs="Consolas"/>
          </w:rPr>
          <w:t>scale_by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3888" w:author="Johannes Zauner" w:date="2025-12-12T21:10:00Z" w16du:dateUtc="2025-12-12T20:10:00Z">
        <w:r w:rsidR="00017A44">
          <w:rPr>
            <w:rStyle w:val="NormalTok"/>
          </w:rPr>
          <w:t>6</w:t>
        </w:r>
        <w:r w:rsidR="00017A44">
          <w:rPr>
            <w:rStyle w:val="NormalTok"/>
            <w:rFonts w:cs="Consolas"/>
          </w:rPr>
          <w:t xml:space="preserve"> </w:t>
        </w:r>
        <w:r w:rsidR="00171274">
          <w:rPr>
            <w:rStyle w:val="NormalTok"/>
            <w:rFonts w:cs="Consolas"/>
          </w:rPr>
          <w:t xml:space="preserve"> </w:t>
        </w:r>
      </w:ins>
      <w:ins w:id="3889" w:author="zusammenlegung" w:date="2025-12-12T19:01:00Z" w16du:dateUtc="2025-12-12T18:01:00Z">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FunctionTok"/>
            <w:rFonts w:cs="Consolas"/>
          </w:rPr>
          <w:t>c</w:t>
        </w:r>
        <w:r w:rsidR="007C0A0D" w:rsidRPr="00E15C3C">
          <w:rPr>
            <w:rStyle w:val="NormalTok"/>
            <w:rFonts w:cs="Consolas"/>
          </w:rPr>
          <w:t xml:space="preserve">(MDER, </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3890" w:author="Johannes Zauner" w:date="2025-12-12T21:10:00Z" w16du:dateUtc="2025-12-12T20:10:00Z">
        <w:r w:rsidR="00017A44">
          <w:rPr>
            <w:rStyle w:val="NormalTok"/>
          </w:rPr>
          <w:t>7</w:t>
        </w:r>
        <w:r w:rsidR="00017A44">
          <w:rPr>
            <w:rStyle w:val="NormalTok"/>
            <w:rFonts w:cs="Consolas"/>
          </w:rPr>
          <w:t xml:space="preserve"> </w:t>
        </w:r>
      </w:ins>
      <w:ins w:id="3891" w:author="zusammenlegung" w:date="2025-12-12T19:01:00Z" w16du:dateUtc="2025-12-12T18:01:00Z">
        <w:r w:rsidR="007C0A0D" w:rsidRPr="00E15C3C">
          <w:rPr>
            <w:rStyle w:val="NormalTok"/>
            <w:rFonts w:cs="Consolas"/>
          </w:rPr>
          <w:t xml:space="preserve"> </w:t>
        </w:r>
      </w:ins>
      <w:ins w:id="3892" w:author="Johannes Zauner" w:date="2025-12-12T21:10:00Z" w16du:dateUtc="2025-12-12T20:10:00Z">
        <w:r w:rsidR="00171274">
          <w:rPr>
            <w:rStyle w:val="NormalTok"/>
            <w:rFonts w:cs="Consolas"/>
          </w:rPr>
          <w:t xml:space="preserve"> </w:t>
        </w:r>
      </w:ins>
      <w:ins w:id="3893" w:author="zusammenlegung" w:date="2025-12-12T19:01:00Z" w16du:dateUtc="2025-12-12T18:01:00Z">
        <w:r w:rsidR="007C0A0D" w:rsidRPr="00E15C3C">
          <w:rPr>
            <w:rStyle w:val="NormalTok"/>
            <w:rFonts w:cs="Consolas"/>
          </w:rPr>
          <w:t xml:space="preserve"> </w:t>
        </w:r>
        <w:r w:rsidR="007C0A0D" w:rsidRPr="00E15C3C">
          <w:rPr>
            <w:rStyle w:val="FunctionTok"/>
            <w:rFonts w:cs="Consolas"/>
          </w:rPr>
          <w:t>cols_hide</w:t>
        </w:r>
        <w:r w:rsidR="007C0A0D" w:rsidRPr="00E15C3C">
          <w:rPr>
            <w:rStyle w:val="NormalTok"/>
            <w:rFonts w:cs="Consolas"/>
          </w:rPr>
          <w:t>(episodes)</w:t>
        </w:r>
      </w:ins>
    </w:p>
    <w:tbl>
      <w:tblPr>
        <w:tblStyle w:val="Table"/>
        <w:tblW w:w="5000" w:type="pct"/>
        <w:tblLayout w:type="fixed"/>
        <w:tblLook w:val="0000" w:firstRow="0" w:lastRow="0" w:firstColumn="0" w:lastColumn="0" w:noHBand="0" w:noVBand="0"/>
      </w:tblPr>
      <w:tblGrid>
        <w:gridCol w:w="9021"/>
      </w:tblGrid>
      <w:tr w:rsidR="007C0A0D" w:rsidRPr="00C673E9" w14:paraId="4BF1AC47" w14:textId="77777777" w:rsidTr="0047611C">
        <w:trPr>
          <w:ins w:id="3894" w:author="zusammenlegung" w:date="2025-12-12T19:01:00Z" w16du:dateUtc="2025-12-12T18:01:00Z"/>
        </w:trPr>
        <w:tc>
          <w:tcPr>
            <w:tcW w:w="7920" w:type="dxa"/>
          </w:tcPr>
          <w:p w14:paraId="498C3C9B" w14:textId="77777777" w:rsidR="007C0A0D" w:rsidRPr="00C673E9" w:rsidRDefault="007C0A0D" w:rsidP="0047611C">
            <w:pPr>
              <w:pStyle w:val="ImageCaption"/>
              <w:spacing w:before="200"/>
              <w:rPr>
                <w:ins w:id="3895" w:author="zusammenlegung" w:date="2025-12-12T19:01:00Z" w16du:dateUtc="2025-12-12T18:01:00Z"/>
                <w:rFonts w:ascii="Arial" w:hAnsi="Arial" w:cs="Arial"/>
              </w:rPr>
            </w:pPr>
            <w:bookmarkStart w:id="3896" w:name="tbl-mder"/>
            <w:ins w:id="3897" w:author="zusammenlegung" w:date="2025-12-12T19:01:00Z" w16du:dateUtc="2025-12-12T18:01:00Z">
              <w:r w:rsidRPr="00C673E9">
                <w:rPr>
                  <w:rFonts w:ascii="Arial" w:hAnsi="Arial" w:cs="Arial"/>
                </w:rPr>
                <w:t>Table 16: Average melanopic daylight efficacy ratio (MDER)</w:t>
              </w:r>
            </w:ins>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gridCol w:w="360"/>
              <w:gridCol w:w="360"/>
            </w:tblGrid>
            <w:tr w:rsidR="007C0A0D" w:rsidRPr="00C673E9" w14:paraId="17AB3324" w14:textId="77777777" w:rsidTr="0047611C">
              <w:trPr>
                <w:cantSplit/>
                <w:tblHeader/>
                <w:jc w:val="center"/>
                <w:ins w:id="3898" w:author="zusammenlegung" w:date="2025-12-12T19:01:00Z" w16du:dateUtc="2025-12-12T18:01:00Z"/>
              </w:trPr>
              <w:tc>
                <w:tcPr>
                  <w:tcW w:w="360" w:type="dxa"/>
                </w:tcPr>
                <w:p w14:paraId="23FDD9B5" w14:textId="77777777" w:rsidR="007C0A0D" w:rsidRPr="00C673E9" w:rsidRDefault="007C0A0D" w:rsidP="0047611C">
                  <w:pPr>
                    <w:keepNext/>
                    <w:spacing w:after="60"/>
                    <w:jc w:val="right"/>
                    <w:rPr>
                      <w:ins w:id="3899" w:author="zusammenlegung" w:date="2025-12-12T19:01:00Z" w16du:dateUtc="2025-12-12T18:01:00Z"/>
                      <w:rFonts w:ascii="Arial" w:hAnsi="Arial" w:cs="Arial"/>
                    </w:rPr>
                  </w:pPr>
                  <w:ins w:id="3900"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5C95AE99" w14:textId="77777777" w:rsidR="007C0A0D" w:rsidRPr="00C673E9" w:rsidRDefault="007C0A0D" w:rsidP="0047611C">
                  <w:pPr>
                    <w:keepNext/>
                    <w:spacing w:after="60"/>
                    <w:jc w:val="right"/>
                    <w:rPr>
                      <w:ins w:id="3901" w:author="zusammenlegung" w:date="2025-12-12T19:01:00Z" w16du:dateUtc="2025-12-12T18:01:00Z"/>
                      <w:rFonts w:ascii="Arial" w:hAnsi="Arial" w:cs="Arial"/>
                    </w:rPr>
                  </w:pPr>
                  <w:ins w:id="3902" w:author="zusammenlegung" w:date="2025-12-12T19:01:00Z" w16du:dateUtc="2025-12-12T18:01:00Z">
                    <w:r w:rsidRPr="00C673E9">
                      <w:rPr>
                        <w:rFonts w:ascii="Arial" w:hAnsi="Arial" w:cs="Arial"/>
                      </w:rPr>
                      <w:t>short</w:t>
                    </w:r>
                  </w:ins>
                </w:p>
              </w:tc>
              <w:tc>
                <w:tcPr>
                  <w:tcW w:w="360" w:type="dxa"/>
                  <w:tcBorders>
                    <w:top w:val="single" w:sz="16" w:space="0" w:color="D3D3D3"/>
                    <w:bottom w:val="single" w:sz="16" w:space="0" w:color="D3D3D3"/>
                  </w:tcBorders>
                </w:tcPr>
                <w:p w14:paraId="7558061C" w14:textId="77777777" w:rsidR="007C0A0D" w:rsidRPr="00C673E9" w:rsidRDefault="007C0A0D" w:rsidP="0047611C">
                  <w:pPr>
                    <w:keepNext/>
                    <w:spacing w:after="60"/>
                    <w:jc w:val="right"/>
                    <w:rPr>
                      <w:ins w:id="3903" w:author="zusammenlegung" w:date="2025-12-12T19:01:00Z" w16du:dateUtc="2025-12-12T18:01:00Z"/>
                      <w:rFonts w:ascii="Arial" w:hAnsi="Arial" w:cs="Arial"/>
                    </w:rPr>
                  </w:pPr>
                  <w:ins w:id="3904" w:author="zusammenlegung" w:date="2025-12-12T19:01:00Z" w16du:dateUtc="2025-12-12T18:01:00Z">
                    <w:r w:rsidRPr="00C673E9">
                      <w:rPr>
                        <w:rFonts w:ascii="Arial" w:hAnsi="Arial" w:cs="Arial"/>
                      </w:rPr>
                      <w:t>long</w:t>
                    </w:r>
                  </w:ins>
                </w:p>
              </w:tc>
              <w:tc>
                <w:tcPr>
                  <w:tcW w:w="360" w:type="dxa"/>
                  <w:tcBorders>
                    <w:top w:val="single" w:sz="16" w:space="0" w:color="D3D3D3"/>
                    <w:bottom w:val="single" w:sz="16" w:space="0" w:color="D3D3D3"/>
                  </w:tcBorders>
                </w:tcPr>
                <w:p w14:paraId="4CEF5AE7" w14:textId="77777777" w:rsidR="007C0A0D" w:rsidRPr="00C673E9" w:rsidRDefault="007C0A0D" w:rsidP="0047611C">
                  <w:pPr>
                    <w:keepNext/>
                    <w:spacing w:after="60"/>
                    <w:jc w:val="right"/>
                    <w:rPr>
                      <w:ins w:id="3905" w:author="zusammenlegung" w:date="2025-12-12T19:01:00Z" w16du:dateUtc="2025-12-12T18:01:00Z"/>
                      <w:rFonts w:ascii="Arial" w:hAnsi="Arial" w:cs="Arial"/>
                    </w:rPr>
                  </w:pPr>
                  <w:ins w:id="3906" w:author="zusammenlegung" w:date="2025-12-12T19:01:00Z" w16du:dateUtc="2025-12-12T18:01:00Z">
                    <w:r w:rsidRPr="00C673E9">
                      <w:rPr>
                        <w:rFonts w:ascii="Arial" w:hAnsi="Arial" w:cs="Arial"/>
                      </w:rPr>
                      <w:t>sl ratio</w:t>
                    </w:r>
                  </w:ins>
                </w:p>
              </w:tc>
              <w:tc>
                <w:tcPr>
                  <w:tcW w:w="360" w:type="dxa"/>
                  <w:tcBorders>
                    <w:top w:val="single" w:sz="16" w:space="0" w:color="D3D3D3"/>
                    <w:bottom w:val="single" w:sz="16" w:space="0" w:color="D3D3D3"/>
                  </w:tcBorders>
                </w:tcPr>
                <w:p w14:paraId="157F3DFE" w14:textId="77777777" w:rsidR="007C0A0D" w:rsidRPr="00C673E9" w:rsidRDefault="007C0A0D" w:rsidP="0047611C">
                  <w:pPr>
                    <w:keepNext/>
                    <w:spacing w:after="60"/>
                    <w:jc w:val="right"/>
                    <w:rPr>
                      <w:ins w:id="3907" w:author="zusammenlegung" w:date="2025-12-12T19:01:00Z" w16du:dateUtc="2025-12-12T18:01:00Z"/>
                      <w:rFonts w:ascii="Arial" w:hAnsi="Arial" w:cs="Arial"/>
                    </w:rPr>
                  </w:pPr>
                  <w:ins w:id="3908" w:author="zusammenlegung" w:date="2025-12-12T19:01:00Z" w16du:dateUtc="2025-12-12T18:01:00Z">
                    <w:r w:rsidRPr="00C673E9">
                      <w:rPr>
                        <w:rFonts w:ascii="Arial" w:hAnsi="Arial" w:cs="Arial"/>
                      </w:rPr>
                      <w:t>melEDI</w:t>
                    </w:r>
                  </w:ins>
                </w:p>
              </w:tc>
              <w:tc>
                <w:tcPr>
                  <w:tcW w:w="360" w:type="dxa"/>
                  <w:tcBorders>
                    <w:top w:val="single" w:sz="16" w:space="0" w:color="D3D3D3"/>
                    <w:bottom w:val="single" w:sz="16" w:space="0" w:color="D3D3D3"/>
                  </w:tcBorders>
                </w:tcPr>
                <w:p w14:paraId="4D79E63B" w14:textId="77777777" w:rsidR="007C0A0D" w:rsidRPr="00C673E9" w:rsidRDefault="007C0A0D" w:rsidP="0047611C">
                  <w:pPr>
                    <w:keepNext/>
                    <w:spacing w:after="60"/>
                    <w:jc w:val="right"/>
                    <w:rPr>
                      <w:ins w:id="3909" w:author="zusammenlegung" w:date="2025-12-12T19:01:00Z" w16du:dateUtc="2025-12-12T18:01:00Z"/>
                      <w:rFonts w:ascii="Arial" w:hAnsi="Arial" w:cs="Arial"/>
                    </w:rPr>
                  </w:pPr>
                  <w:ins w:id="3910" w:author="zusammenlegung" w:date="2025-12-12T19:01:00Z" w16du:dateUtc="2025-12-12T18:01:00Z">
                    <w:r w:rsidRPr="00C673E9">
                      <w:rPr>
                        <w:rFonts w:ascii="Arial" w:hAnsi="Arial" w:cs="Arial"/>
                      </w:rPr>
                      <w:t>illuminance</w:t>
                    </w:r>
                  </w:ins>
                </w:p>
              </w:tc>
              <w:tc>
                <w:tcPr>
                  <w:tcW w:w="360" w:type="dxa"/>
                </w:tcPr>
                <w:p w14:paraId="58823EAC" w14:textId="77777777" w:rsidR="007C0A0D" w:rsidRPr="00C673E9" w:rsidRDefault="007C0A0D" w:rsidP="0047611C">
                  <w:pPr>
                    <w:keepNext/>
                    <w:spacing w:after="60"/>
                    <w:jc w:val="right"/>
                    <w:rPr>
                      <w:ins w:id="3911" w:author="zusammenlegung" w:date="2025-12-12T19:01:00Z" w16du:dateUtc="2025-12-12T18:01:00Z"/>
                      <w:rFonts w:ascii="Arial" w:hAnsi="Arial" w:cs="Arial"/>
                    </w:rPr>
                  </w:pPr>
                  <w:ins w:id="3912" w:author="zusammenlegung" w:date="2025-12-12T19:01:00Z" w16du:dateUtc="2025-12-12T18:01:00Z">
                    <w:r w:rsidRPr="00C673E9">
                      <w:rPr>
                        <w:rFonts w:ascii="Arial" w:hAnsi="Arial" w:cs="Arial"/>
                      </w:rPr>
                      <w:t>MDER</w:t>
                    </w:r>
                  </w:ins>
                </w:p>
              </w:tc>
            </w:tr>
            <w:tr w:rsidR="007C0A0D" w:rsidRPr="00C673E9" w14:paraId="2676A659" w14:textId="77777777" w:rsidTr="0047611C">
              <w:trPr>
                <w:cantSplit/>
                <w:jc w:val="center"/>
                <w:ins w:id="3913" w:author="zusammenlegung" w:date="2025-12-12T19:01:00Z" w16du:dateUtc="2025-12-12T18:01:00Z"/>
              </w:trPr>
              <w:tc>
                <w:tcPr>
                  <w:tcW w:w="2520" w:type="dxa"/>
                  <w:gridSpan w:val="7"/>
                  <w:tcMar>
                    <w:top w:w="25" w:type="dxa"/>
                  </w:tcMar>
                </w:tcPr>
                <w:p w14:paraId="1DD599B6" w14:textId="77777777" w:rsidR="007C0A0D" w:rsidRPr="00C673E9" w:rsidRDefault="007C0A0D" w:rsidP="0047611C">
                  <w:pPr>
                    <w:keepNext/>
                    <w:spacing w:after="60"/>
                    <w:rPr>
                      <w:ins w:id="3914" w:author="zusammenlegung" w:date="2025-12-12T19:01:00Z" w16du:dateUtc="2025-12-12T18:01:00Z"/>
                      <w:rFonts w:ascii="Arial" w:hAnsi="Arial" w:cs="Arial"/>
                    </w:rPr>
                  </w:pPr>
                  <w:ins w:id="3915" w:author="zusammenlegung" w:date="2025-12-12T19:01:00Z" w16du:dateUtc="2025-12-12T18:01:00Z">
                    <w:r w:rsidRPr="00C673E9">
                      <w:rPr>
                        <w:rFonts w:ascii="Arial" w:hAnsi="Arial" w:cs="Arial"/>
                      </w:rPr>
                      <w:t>VEET</w:t>
                    </w:r>
                  </w:ins>
                </w:p>
              </w:tc>
            </w:tr>
            <w:tr w:rsidR="007C0A0D" w:rsidRPr="00C673E9" w14:paraId="56B86780" w14:textId="77777777" w:rsidTr="0047611C">
              <w:trPr>
                <w:cantSplit/>
                <w:jc w:val="center"/>
                <w:ins w:id="3916" w:author="zusammenlegung" w:date="2025-12-12T19:01:00Z" w16du:dateUtc="2025-12-12T18:01:00Z"/>
              </w:trPr>
              <w:tc>
                <w:tcPr>
                  <w:tcW w:w="360" w:type="dxa"/>
                </w:tcPr>
                <w:p w14:paraId="30D865E5" w14:textId="77777777" w:rsidR="007C0A0D" w:rsidRPr="00C673E9" w:rsidRDefault="007C0A0D" w:rsidP="0047611C">
                  <w:pPr>
                    <w:keepNext/>
                    <w:spacing w:after="60"/>
                    <w:jc w:val="right"/>
                    <w:rPr>
                      <w:ins w:id="3917" w:author="zusammenlegung" w:date="2025-12-12T19:01:00Z" w16du:dateUtc="2025-12-12T18:01:00Z"/>
                      <w:rFonts w:ascii="Arial" w:hAnsi="Arial" w:cs="Arial"/>
                    </w:rPr>
                  </w:pPr>
                  <w:ins w:id="3918" w:author="zusammenlegung" w:date="2025-12-12T19:01:00Z" w16du:dateUtc="2025-12-12T18:01:00Z">
                    <w:r w:rsidRPr="00C673E9">
                      <w:rPr>
                        <w:rFonts w:ascii="Arial" w:hAnsi="Arial" w:cs="Arial"/>
                      </w:rPr>
                      <w:lastRenderedPageBreak/>
                      <w:t>2025-06-18</w:t>
                    </w:r>
                  </w:ins>
                </w:p>
              </w:tc>
              <w:tc>
                <w:tcPr>
                  <w:tcW w:w="360" w:type="dxa"/>
                </w:tcPr>
                <w:p w14:paraId="78C9D98E" w14:textId="77777777" w:rsidR="007C0A0D" w:rsidRPr="00C673E9" w:rsidRDefault="007C0A0D" w:rsidP="0047611C">
                  <w:pPr>
                    <w:keepNext/>
                    <w:spacing w:after="60"/>
                    <w:jc w:val="right"/>
                    <w:rPr>
                      <w:ins w:id="3919" w:author="zusammenlegung" w:date="2025-12-12T19:01:00Z" w16du:dateUtc="2025-12-12T18:01:00Z"/>
                      <w:rFonts w:ascii="Arial" w:hAnsi="Arial" w:cs="Arial"/>
                    </w:rPr>
                  </w:pPr>
                  <w:ins w:id="3920" w:author="zusammenlegung" w:date="2025-12-12T19:01:00Z" w16du:dateUtc="2025-12-12T18:01:00Z">
                    <w:r w:rsidRPr="00C673E9">
                      <w:rPr>
                        <w:rFonts w:ascii="Arial" w:hAnsi="Arial" w:cs="Arial"/>
                      </w:rPr>
                      <w:t>83.7</w:t>
                    </w:r>
                  </w:ins>
                </w:p>
              </w:tc>
              <w:tc>
                <w:tcPr>
                  <w:tcW w:w="360" w:type="dxa"/>
                </w:tcPr>
                <w:p w14:paraId="72AC14D8" w14:textId="77777777" w:rsidR="007C0A0D" w:rsidRPr="00C673E9" w:rsidRDefault="007C0A0D" w:rsidP="0047611C">
                  <w:pPr>
                    <w:keepNext/>
                    <w:spacing w:after="60"/>
                    <w:jc w:val="right"/>
                    <w:rPr>
                      <w:ins w:id="3921" w:author="zusammenlegung" w:date="2025-12-12T19:01:00Z" w16du:dateUtc="2025-12-12T18:01:00Z"/>
                      <w:rFonts w:ascii="Arial" w:hAnsi="Arial" w:cs="Arial"/>
                    </w:rPr>
                  </w:pPr>
                  <w:ins w:id="3922" w:author="zusammenlegung" w:date="2025-12-12T19:01:00Z" w16du:dateUtc="2025-12-12T18:01:00Z">
                    <w:r w:rsidRPr="00C673E9">
                      <w:rPr>
                        <w:rFonts w:ascii="Arial" w:hAnsi="Arial" w:cs="Arial"/>
                      </w:rPr>
                      <w:t>71.7</w:t>
                    </w:r>
                  </w:ins>
                </w:p>
              </w:tc>
              <w:tc>
                <w:tcPr>
                  <w:tcW w:w="360" w:type="dxa"/>
                </w:tcPr>
                <w:p w14:paraId="4EA890D6" w14:textId="77777777" w:rsidR="007C0A0D" w:rsidRPr="00C673E9" w:rsidRDefault="007C0A0D" w:rsidP="0047611C">
                  <w:pPr>
                    <w:keepNext/>
                    <w:spacing w:after="60"/>
                    <w:jc w:val="right"/>
                    <w:rPr>
                      <w:ins w:id="3923" w:author="zusammenlegung" w:date="2025-12-12T19:01:00Z" w16du:dateUtc="2025-12-12T18:01:00Z"/>
                      <w:rFonts w:ascii="Arial" w:hAnsi="Arial" w:cs="Arial"/>
                    </w:rPr>
                  </w:pPr>
                  <w:ins w:id="3924" w:author="zusammenlegung" w:date="2025-12-12T19:01:00Z" w16du:dateUtc="2025-12-12T18:01:00Z">
                    <w:r w:rsidRPr="00C673E9">
                      <w:rPr>
                        <w:rFonts w:ascii="Arial" w:hAnsi="Arial" w:cs="Arial"/>
                      </w:rPr>
                      <w:t>0.610</w:t>
                    </w:r>
                  </w:ins>
                </w:p>
              </w:tc>
              <w:tc>
                <w:tcPr>
                  <w:tcW w:w="360" w:type="dxa"/>
                </w:tcPr>
                <w:p w14:paraId="33C95103" w14:textId="77777777" w:rsidR="007C0A0D" w:rsidRPr="00C673E9" w:rsidRDefault="007C0A0D" w:rsidP="0047611C">
                  <w:pPr>
                    <w:keepNext/>
                    <w:spacing w:after="60"/>
                    <w:jc w:val="right"/>
                    <w:rPr>
                      <w:ins w:id="3925" w:author="zusammenlegung" w:date="2025-12-12T19:01:00Z" w16du:dateUtc="2025-12-12T18:01:00Z"/>
                      <w:rFonts w:ascii="Arial" w:hAnsi="Arial" w:cs="Arial"/>
                    </w:rPr>
                  </w:pPr>
                  <w:ins w:id="3926" w:author="zusammenlegung" w:date="2025-12-12T19:01:00Z" w16du:dateUtc="2025-12-12T18:01:00Z">
                    <w:r w:rsidRPr="00C673E9">
                      <w:rPr>
                        <w:rFonts w:ascii="Arial" w:hAnsi="Arial" w:cs="Arial"/>
                      </w:rPr>
                      <w:t>80.6</w:t>
                    </w:r>
                  </w:ins>
                </w:p>
              </w:tc>
              <w:tc>
                <w:tcPr>
                  <w:tcW w:w="360" w:type="dxa"/>
                </w:tcPr>
                <w:p w14:paraId="4D35AFD0" w14:textId="77777777" w:rsidR="007C0A0D" w:rsidRPr="00C673E9" w:rsidRDefault="007C0A0D" w:rsidP="0047611C">
                  <w:pPr>
                    <w:keepNext/>
                    <w:spacing w:after="60"/>
                    <w:jc w:val="right"/>
                    <w:rPr>
                      <w:ins w:id="3927" w:author="zusammenlegung" w:date="2025-12-12T19:01:00Z" w16du:dateUtc="2025-12-12T18:01:00Z"/>
                      <w:rFonts w:ascii="Arial" w:hAnsi="Arial" w:cs="Arial"/>
                    </w:rPr>
                  </w:pPr>
                  <w:ins w:id="3928" w:author="zusammenlegung" w:date="2025-12-12T19:01:00Z" w16du:dateUtc="2025-12-12T18:01:00Z">
                    <w:r w:rsidRPr="00C673E9">
                      <w:rPr>
                        <w:rFonts w:ascii="Arial" w:hAnsi="Arial" w:cs="Arial"/>
                      </w:rPr>
                      <w:t>103.7</w:t>
                    </w:r>
                  </w:ins>
                </w:p>
              </w:tc>
              <w:tc>
                <w:tcPr>
                  <w:tcW w:w="360" w:type="dxa"/>
                </w:tcPr>
                <w:p w14:paraId="1FA6A298" w14:textId="77777777" w:rsidR="007C0A0D" w:rsidRPr="00C673E9" w:rsidRDefault="007C0A0D" w:rsidP="0047611C">
                  <w:pPr>
                    <w:keepNext/>
                    <w:spacing w:after="60"/>
                    <w:jc w:val="right"/>
                    <w:rPr>
                      <w:ins w:id="3929" w:author="zusammenlegung" w:date="2025-12-12T19:01:00Z" w16du:dateUtc="2025-12-12T18:01:00Z"/>
                      <w:rFonts w:ascii="Arial" w:hAnsi="Arial" w:cs="Arial"/>
                    </w:rPr>
                  </w:pPr>
                  <w:ins w:id="3930" w:author="zusammenlegung" w:date="2025-12-12T19:01:00Z" w16du:dateUtc="2025-12-12T18:01:00Z">
                    <w:r w:rsidRPr="00C673E9">
                      <w:rPr>
                        <w:rFonts w:ascii="Arial" w:hAnsi="Arial" w:cs="Arial"/>
                      </w:rPr>
                      <w:t>0.777</w:t>
                    </w:r>
                  </w:ins>
                </w:p>
              </w:tc>
            </w:tr>
            <w:tr w:rsidR="007C0A0D" w:rsidRPr="00C673E9" w14:paraId="626587B3" w14:textId="77777777" w:rsidTr="0047611C">
              <w:trPr>
                <w:cantSplit/>
                <w:jc w:val="center"/>
                <w:ins w:id="3931" w:author="zusammenlegung" w:date="2025-12-12T19:01:00Z" w16du:dateUtc="2025-12-12T18:01:00Z"/>
              </w:trPr>
              <w:tc>
                <w:tcPr>
                  <w:tcW w:w="360" w:type="dxa"/>
                </w:tcPr>
                <w:p w14:paraId="7B6781DF" w14:textId="77777777" w:rsidR="007C0A0D" w:rsidRPr="00C673E9" w:rsidRDefault="007C0A0D" w:rsidP="0047611C">
                  <w:pPr>
                    <w:keepNext/>
                    <w:spacing w:after="60"/>
                    <w:jc w:val="right"/>
                    <w:rPr>
                      <w:ins w:id="3932" w:author="zusammenlegung" w:date="2025-12-12T19:01:00Z" w16du:dateUtc="2025-12-12T18:01:00Z"/>
                      <w:rFonts w:ascii="Arial" w:hAnsi="Arial" w:cs="Arial"/>
                    </w:rPr>
                  </w:pPr>
                  <w:ins w:id="3933" w:author="zusammenlegung" w:date="2025-12-12T19:01:00Z" w16du:dateUtc="2025-12-12T18:01:00Z">
                    <w:r w:rsidRPr="00C673E9">
                      <w:rPr>
                        <w:rFonts w:ascii="Arial" w:hAnsi="Arial" w:cs="Arial"/>
                      </w:rPr>
                      <w:t>2025-06-20</w:t>
                    </w:r>
                  </w:ins>
                </w:p>
              </w:tc>
              <w:tc>
                <w:tcPr>
                  <w:tcW w:w="360" w:type="dxa"/>
                </w:tcPr>
                <w:p w14:paraId="4CEE4930" w14:textId="77777777" w:rsidR="007C0A0D" w:rsidRPr="00C673E9" w:rsidRDefault="007C0A0D" w:rsidP="0047611C">
                  <w:pPr>
                    <w:keepNext/>
                    <w:spacing w:after="60"/>
                    <w:jc w:val="right"/>
                    <w:rPr>
                      <w:ins w:id="3934" w:author="zusammenlegung" w:date="2025-12-12T19:01:00Z" w16du:dateUtc="2025-12-12T18:01:00Z"/>
                      <w:rFonts w:ascii="Arial" w:hAnsi="Arial" w:cs="Arial"/>
                    </w:rPr>
                  </w:pPr>
                  <w:ins w:id="3935" w:author="zusammenlegung" w:date="2025-12-12T19:01:00Z" w16du:dateUtc="2025-12-12T18:01:00Z">
                    <w:r w:rsidRPr="00C673E9">
                      <w:rPr>
                        <w:rFonts w:ascii="Arial" w:hAnsi="Arial" w:cs="Arial"/>
                      </w:rPr>
                      <w:t>114.0</w:t>
                    </w:r>
                  </w:ins>
                </w:p>
              </w:tc>
              <w:tc>
                <w:tcPr>
                  <w:tcW w:w="360" w:type="dxa"/>
                </w:tcPr>
                <w:p w14:paraId="6C7A95F8" w14:textId="77777777" w:rsidR="007C0A0D" w:rsidRPr="00C673E9" w:rsidRDefault="007C0A0D" w:rsidP="0047611C">
                  <w:pPr>
                    <w:keepNext/>
                    <w:spacing w:after="60"/>
                    <w:jc w:val="right"/>
                    <w:rPr>
                      <w:ins w:id="3936" w:author="zusammenlegung" w:date="2025-12-12T19:01:00Z" w16du:dateUtc="2025-12-12T18:01:00Z"/>
                      <w:rFonts w:ascii="Arial" w:hAnsi="Arial" w:cs="Arial"/>
                    </w:rPr>
                  </w:pPr>
                  <w:ins w:id="3937" w:author="zusammenlegung" w:date="2025-12-12T19:01:00Z" w16du:dateUtc="2025-12-12T18:01:00Z">
                    <w:r w:rsidRPr="00C673E9">
                      <w:rPr>
                        <w:rFonts w:ascii="Arial" w:hAnsi="Arial" w:cs="Arial"/>
                      </w:rPr>
                      <w:t>81.6</w:t>
                    </w:r>
                  </w:ins>
                </w:p>
              </w:tc>
              <w:tc>
                <w:tcPr>
                  <w:tcW w:w="360" w:type="dxa"/>
                </w:tcPr>
                <w:p w14:paraId="35D83BA3" w14:textId="77777777" w:rsidR="007C0A0D" w:rsidRPr="00C673E9" w:rsidRDefault="007C0A0D" w:rsidP="0047611C">
                  <w:pPr>
                    <w:keepNext/>
                    <w:spacing w:after="60"/>
                    <w:jc w:val="right"/>
                    <w:rPr>
                      <w:ins w:id="3938" w:author="zusammenlegung" w:date="2025-12-12T19:01:00Z" w16du:dateUtc="2025-12-12T18:01:00Z"/>
                      <w:rFonts w:ascii="Arial" w:hAnsi="Arial" w:cs="Arial"/>
                    </w:rPr>
                  </w:pPr>
                  <w:ins w:id="3939" w:author="zusammenlegung" w:date="2025-12-12T19:01:00Z" w16du:dateUtc="2025-12-12T18:01:00Z">
                    <w:r w:rsidRPr="00C673E9">
                      <w:rPr>
                        <w:rFonts w:ascii="Arial" w:hAnsi="Arial" w:cs="Arial"/>
                      </w:rPr>
                      <w:t>0.372</w:t>
                    </w:r>
                  </w:ins>
                </w:p>
              </w:tc>
              <w:tc>
                <w:tcPr>
                  <w:tcW w:w="360" w:type="dxa"/>
                </w:tcPr>
                <w:p w14:paraId="4374AF4F" w14:textId="77777777" w:rsidR="007C0A0D" w:rsidRPr="00C673E9" w:rsidRDefault="007C0A0D" w:rsidP="0047611C">
                  <w:pPr>
                    <w:keepNext/>
                    <w:spacing w:after="60"/>
                    <w:jc w:val="right"/>
                    <w:rPr>
                      <w:ins w:id="3940" w:author="zusammenlegung" w:date="2025-12-12T19:01:00Z" w16du:dateUtc="2025-12-12T18:01:00Z"/>
                      <w:rFonts w:ascii="Arial" w:hAnsi="Arial" w:cs="Arial"/>
                    </w:rPr>
                  </w:pPr>
                  <w:ins w:id="3941" w:author="zusammenlegung" w:date="2025-12-12T19:01:00Z" w16du:dateUtc="2025-12-12T18:01:00Z">
                    <w:r w:rsidRPr="00C673E9">
                      <w:rPr>
                        <w:rFonts w:ascii="Arial" w:hAnsi="Arial" w:cs="Arial"/>
                      </w:rPr>
                      <w:t>108.0</w:t>
                    </w:r>
                  </w:ins>
                </w:p>
              </w:tc>
              <w:tc>
                <w:tcPr>
                  <w:tcW w:w="360" w:type="dxa"/>
                </w:tcPr>
                <w:p w14:paraId="6E765465" w14:textId="77777777" w:rsidR="007C0A0D" w:rsidRPr="00C673E9" w:rsidRDefault="007C0A0D" w:rsidP="0047611C">
                  <w:pPr>
                    <w:keepNext/>
                    <w:spacing w:after="60"/>
                    <w:jc w:val="right"/>
                    <w:rPr>
                      <w:ins w:id="3942" w:author="zusammenlegung" w:date="2025-12-12T19:01:00Z" w16du:dateUtc="2025-12-12T18:01:00Z"/>
                      <w:rFonts w:ascii="Arial" w:hAnsi="Arial" w:cs="Arial"/>
                    </w:rPr>
                  </w:pPr>
                  <w:ins w:id="3943" w:author="zusammenlegung" w:date="2025-12-12T19:01:00Z" w16du:dateUtc="2025-12-12T18:01:00Z">
                    <w:r w:rsidRPr="00C673E9">
                      <w:rPr>
                        <w:rFonts w:ascii="Arial" w:hAnsi="Arial" w:cs="Arial"/>
                      </w:rPr>
                      <w:t>123.9</w:t>
                    </w:r>
                  </w:ins>
                </w:p>
              </w:tc>
              <w:tc>
                <w:tcPr>
                  <w:tcW w:w="360" w:type="dxa"/>
                </w:tcPr>
                <w:p w14:paraId="4C9099B5" w14:textId="77777777" w:rsidR="007C0A0D" w:rsidRPr="00C673E9" w:rsidRDefault="007C0A0D" w:rsidP="0047611C">
                  <w:pPr>
                    <w:keepNext/>
                    <w:spacing w:after="60"/>
                    <w:jc w:val="right"/>
                    <w:rPr>
                      <w:ins w:id="3944" w:author="zusammenlegung" w:date="2025-12-12T19:01:00Z" w16du:dateUtc="2025-12-12T18:01:00Z"/>
                      <w:rFonts w:ascii="Arial" w:hAnsi="Arial" w:cs="Arial"/>
                    </w:rPr>
                  </w:pPr>
                  <w:ins w:id="3945" w:author="zusammenlegung" w:date="2025-12-12T19:01:00Z" w16du:dateUtc="2025-12-12T18:01:00Z">
                    <w:r w:rsidRPr="00C673E9">
                      <w:rPr>
                        <w:rFonts w:ascii="Arial" w:hAnsi="Arial" w:cs="Arial"/>
                      </w:rPr>
                      <w:t>0.871</w:t>
                    </w:r>
                  </w:ins>
                </w:p>
              </w:tc>
            </w:tr>
            <w:bookmarkEnd w:id="3896"/>
          </w:tbl>
          <w:p w14:paraId="6C13BAC9" w14:textId="77777777" w:rsidR="007C0A0D" w:rsidRPr="00C673E9" w:rsidRDefault="007C0A0D" w:rsidP="0047611C">
            <w:pPr>
              <w:spacing w:after="0"/>
              <w:rPr>
                <w:ins w:id="3946" w:author="zusammenlegung" w:date="2025-12-12T19:01:00Z" w16du:dateUtc="2025-12-12T18:01:00Z"/>
                <w:rFonts w:ascii="Arial" w:hAnsi="Arial" w:cs="Arial"/>
              </w:rPr>
            </w:pPr>
          </w:p>
        </w:tc>
      </w:tr>
    </w:tbl>
    <w:p w14:paraId="71647FCB" w14:textId="77777777" w:rsidR="00F9173B" w:rsidRDefault="00F9173B" w:rsidP="007C0A0D">
      <w:pPr>
        <w:pStyle w:val="berschrift4"/>
        <w:rPr>
          <w:ins w:id="3947" w:author="Johannes Zauner" w:date="2025-12-12T20:45:00Z" w16du:dateUtc="2025-12-12T19:45:00Z"/>
        </w:rPr>
      </w:pPr>
      <w:bookmarkStart w:id="3948" w:name="X278511e4af72fc2282d4de0a913d2d77ed2a0b8"/>
      <w:bookmarkEnd w:id="3727"/>
    </w:p>
    <w:p w14:paraId="116AF1FE" w14:textId="219BCF18" w:rsidR="007C0A0D" w:rsidRPr="00C673E9" w:rsidRDefault="007C0A0D" w:rsidP="007C0A0D">
      <w:pPr>
        <w:pStyle w:val="berschrift4"/>
      </w:pPr>
      <w:r w:rsidRPr="00C673E9">
        <w:t>Short-wavelength light at specific times of day</w:t>
      </w:r>
    </w:p>
    <w:p w14:paraId="4ED25AB7" w14:textId="5046ED2D" w:rsidR="007C0A0D" w:rsidRPr="00F36FDB" w:rsidRDefault="007C0A0D" w:rsidP="007C0A0D">
      <w:pPr>
        <w:pStyle w:val="FirstParagraph"/>
      </w:pPr>
      <w:r w:rsidRPr="00F36FDB">
        <w:t xml:space="preserve">The </w:t>
      </w:r>
      <w:del w:id="3949" w:author="zusammenlegung" w:date="2025-12-12T19:01:00Z" w16du:dateUtc="2025-12-12T18:01:00Z">
        <w:r w:rsidR="00784D43">
          <w:delText>second</w:delText>
        </w:r>
      </w:del>
      <w:ins w:id="3950" w:author="zusammenlegung" w:date="2025-12-12T19:01:00Z" w16du:dateUtc="2025-12-12T18:01:00Z">
        <w:r w:rsidRPr="00C673E9">
          <w:rPr>
            <w:rFonts w:ascii="Arial" w:hAnsi="Arial" w:cs="Arial"/>
          </w:rPr>
          <w:t>third</w:t>
        </w:r>
      </w:ins>
      <w:r w:rsidRPr="00F36FDB">
        <w:t xml:space="preserve">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3948"/>
    <w:p w14:paraId="76EEF638" w14:textId="77777777" w:rsidR="007C0A0D" w:rsidRPr="00C673E9" w:rsidRDefault="007C0A0D" w:rsidP="00F36FDB">
      <w:pPr>
        <w:pStyle w:val="berschrift5"/>
        <w:rPr>
          <w:rFonts w:ascii="Arial" w:hAnsi="Arial" w:cs="Arial"/>
        </w:rPr>
      </w:pPr>
      <w:r w:rsidRPr="00C673E9">
        <w:rPr>
          <w:rFonts w:ascii="Arial" w:hAnsi="Arial" w:cs="Arial"/>
        </w:rPr>
        <w:t>Local morning exposure</w:t>
      </w:r>
    </w:p>
    <w:p w14:paraId="4868B715" w14:textId="4C05BB14" w:rsidR="007C0A0D" w:rsidRPr="00F36FDB" w:rsidRDefault="0086047A" w:rsidP="007C0A0D">
      <w:pPr>
        <w:pStyle w:val="FirstParagraph"/>
      </w:pPr>
      <w:del w:id="3951" w:author="zusammenlegung" w:date="2025-12-12T19:01:00Z" w16du:dateUtc="2025-12-12T18:01:00Z">
        <w:r w:rsidRPr="00784D43">
          <w:rPr>
            <w:b/>
            <w:bCs/>
          </w:rPr>
          <w:delText>Table 16</w:delText>
        </w:r>
      </w:del>
      <w:ins w:id="3952" w:author="zusammenlegung" w:date="2025-12-12T19:01:00Z" w16du:dateUtc="2025-12-12T18:01:00Z">
        <w:r w:rsidR="007C0A0D" w:rsidRPr="00C673E9">
          <w:rPr>
            <w:rFonts w:ascii="Arial" w:hAnsi="Arial" w:cs="Arial"/>
          </w:rPr>
          <w:fldChar w:fldCharType="begin"/>
        </w:r>
        <w:r w:rsidR="007C0A0D" w:rsidRPr="00C673E9">
          <w:rPr>
            <w:rFonts w:ascii="Arial" w:hAnsi="Arial" w:cs="Arial"/>
          </w:rPr>
          <w:instrText>HYPERLINK \l "tbl-shortfilter" \h</w:instrText>
        </w:r>
        <w:r w:rsidR="007C0A0D" w:rsidRPr="00C673E9">
          <w:rPr>
            <w:rFonts w:ascii="Arial" w:hAnsi="Arial" w:cs="Arial"/>
          </w:rPr>
        </w:r>
        <w:r w:rsidR="007C0A0D" w:rsidRPr="00C673E9">
          <w:rPr>
            <w:rFonts w:ascii="Arial" w:hAnsi="Arial" w:cs="Arial"/>
          </w:rPr>
          <w:fldChar w:fldCharType="separate"/>
        </w:r>
        <w:r w:rsidR="007C0A0D" w:rsidRPr="00C673E9">
          <w:rPr>
            <w:rStyle w:val="Hyperlink"/>
            <w:rFonts w:ascii="Arial" w:hAnsi="Arial" w:cs="Arial"/>
          </w:rPr>
          <w:t>Table 17</w:t>
        </w:r>
        <w:r w:rsidR="007C0A0D" w:rsidRPr="00C673E9">
          <w:rPr>
            <w:rFonts w:ascii="Arial" w:hAnsi="Arial" w:cs="Arial"/>
          </w:rPr>
          <w:fldChar w:fldCharType="end"/>
        </w:r>
      </w:ins>
      <w:r w:rsidR="007C0A0D" w:rsidRPr="00F36FDB">
        <w:t xml:space="preserve"> isolates the time window between 7:00 and 11:00 each day and computes the average short-wavelength irradiance in that interval. This represents a straightforward query: “How much blue light does the subject get in the morning on average?”</w:t>
      </w:r>
    </w:p>
    <w:p w14:paraId="74447A51" w14:textId="03E3C371" w:rsidR="007C0A0D" w:rsidRPr="00F61D20" w:rsidRDefault="00F61D20" w:rsidP="00F61D20">
      <w:pPr>
        <w:pStyle w:val="SourceCode"/>
        <w:spacing w:line="240" w:lineRule="auto"/>
        <w:rPr>
          <w:b/>
          <w:bCs/>
          <w:lang w:val="de-DE"/>
          <w:rPrChange w:id="3953" w:author="Johannes Zauner" w:date="2025-12-13T05:25:00Z" w16du:dateUtc="2025-12-13T04:25:00Z">
            <w:rPr>
              <w:rFonts w:cs="Consolas"/>
            </w:rPr>
          </w:rPrChange>
        </w:rPr>
      </w:pPr>
      <w:bookmarkStart w:id="3954" w:name="annotated-cell-40"/>
      <w:ins w:id="3955" w:author="Johannes Zauner" w:date="2025-12-13T05:25:00Z">
        <w:r w:rsidRPr="00F61D20">
          <w:rPr>
            <w:b/>
            <w:bCs/>
            <w:lang w:val="de-DE"/>
          </w:rPr>
          <w:t>Calculate short-wavelength light before noon</w:t>
        </w:r>
      </w:ins>
      <w:ins w:id="3956" w:author="Johannes Zauner" w:date="2025-12-13T05:11:00Z" w16du:dateUtc="2025-12-13T04:11:00Z">
        <w:r w:rsidR="008C4DD3">
          <w:rPr>
            <w:rStyle w:val="NormalTok"/>
          </w:rPr>
          <w:br/>
        </w:r>
      </w:ins>
      <w:ins w:id="3957" w:author="Johannes Zauner" w:date="2025-12-12T21:10:00Z" w16du:dateUtc="2025-12-12T20:10:00Z">
        <w:r w:rsidR="006C49F5">
          <w:rPr>
            <w:rStyle w:val="NormalTok"/>
          </w:rPr>
          <w:t>1</w:t>
        </w:r>
        <w:r w:rsidR="006C49F5">
          <w:rPr>
            <w:rStyle w:val="NormalTok"/>
            <w:rFonts w:cs="Consolas"/>
          </w:rPr>
          <w:t xml:space="preserve"> </w:t>
        </w:r>
      </w:ins>
      <w:r w:rsidR="007C0A0D" w:rsidRPr="00F36FDB">
        <w:rPr>
          <w:rStyle w:val="NormalTok"/>
          <w:rFonts w:cs="Consolas"/>
        </w:rPr>
        <w:t xml:space="preserve">dataVEET </w:t>
      </w:r>
      <w:r w:rsidR="007C0A0D" w:rsidRPr="00F36FDB">
        <w:rPr>
          <w:rStyle w:val="SpecialCharTok"/>
          <w:rFonts w:cs="Consolas"/>
        </w:rPr>
        <w:t>|&gt;</w:t>
      </w:r>
      <w:r w:rsidR="007C0A0D" w:rsidRPr="00F36FDB">
        <w:rPr>
          <w:rStyle w:val="NormalTok"/>
          <w:rFonts w:cs="Consolas"/>
        </w:rPr>
        <w:t xml:space="preserve"> </w:t>
      </w:r>
      <w:r w:rsidR="007C0A0D" w:rsidRPr="00F36FDB">
        <w:rPr>
          <w:rFonts w:cs="Consolas"/>
        </w:rPr>
        <w:br/>
      </w:r>
      <w:ins w:id="3958" w:author="Johannes Zauner" w:date="2025-12-12T21:11:00Z" w16du:dateUtc="2025-12-12T20:11:00Z">
        <w:r w:rsidR="006C49F5">
          <w:rPr>
            <w:rStyle w:val="NormalTok"/>
          </w:rPr>
          <w:t>2</w:t>
        </w:r>
      </w:ins>
      <w:ins w:id="3959" w:author="Johannes Zauner" w:date="2025-12-12T21:10:00Z" w16du:dateUtc="2025-12-12T20:10:00Z">
        <w:r w:rsidR="006C49F5">
          <w:rPr>
            <w:rStyle w:val="NormalTok"/>
            <w:rFonts w:cs="Consolas"/>
          </w:rPr>
          <w:t xml:space="preserve"> </w:t>
        </w:r>
      </w:ins>
      <w:r w:rsidR="007C0A0D" w:rsidRPr="00F36FDB">
        <w:rPr>
          <w:rStyle w:val="NormalTok"/>
          <w:rFonts w:cs="Consolas"/>
        </w:rPr>
        <w:t xml:space="preserve">  </w:t>
      </w:r>
      <w:r w:rsidR="007C0A0D" w:rsidRPr="00F36FDB">
        <w:rPr>
          <w:rStyle w:val="FunctionTok"/>
          <w:rFonts w:cs="Consolas"/>
        </w:rPr>
        <w:t>filter_Time</w:t>
      </w:r>
      <w:r w:rsidR="007C0A0D" w:rsidRPr="00F36FDB">
        <w:rPr>
          <w:rStyle w:val="NormalTok"/>
          <w:rFonts w:cs="Consolas"/>
        </w:rPr>
        <w:t>(</w:t>
      </w:r>
      <w:r w:rsidR="007C0A0D" w:rsidRPr="00F36FDB">
        <w:rPr>
          <w:rStyle w:val="AttributeTok"/>
          <w:rFonts w:cs="Consolas"/>
        </w:rPr>
        <w:t>start =</w:t>
      </w:r>
      <w:r w:rsidR="007C0A0D" w:rsidRPr="00F36FDB">
        <w:rPr>
          <w:rStyle w:val="NormalTok"/>
          <w:rFonts w:cs="Consolas"/>
        </w:rPr>
        <w:t xml:space="preserve"> </w:t>
      </w:r>
      <w:r w:rsidR="007C0A0D" w:rsidRPr="00F36FDB">
        <w:rPr>
          <w:rStyle w:val="StringTok"/>
          <w:rFonts w:cs="Consolas"/>
        </w:rPr>
        <w:t>"7:00:00"</w:t>
      </w:r>
      <w:r w:rsidR="007C0A0D" w:rsidRPr="00F36FDB">
        <w:rPr>
          <w:rStyle w:val="NormalTok"/>
          <w:rFonts w:cs="Consolas"/>
        </w:rPr>
        <w:t xml:space="preserve">, </w:t>
      </w:r>
      <w:r w:rsidR="007C0A0D" w:rsidRPr="00F36FDB">
        <w:rPr>
          <w:rStyle w:val="AttributeTok"/>
          <w:rFonts w:cs="Consolas"/>
        </w:rPr>
        <w:t>end =</w:t>
      </w:r>
      <w:r w:rsidR="007C0A0D" w:rsidRPr="00F36FDB">
        <w:rPr>
          <w:rStyle w:val="NormalTok"/>
          <w:rFonts w:cs="Consolas"/>
        </w:rPr>
        <w:t xml:space="preserve"> </w:t>
      </w:r>
      <w:r w:rsidR="007C0A0D" w:rsidRPr="00F36FDB">
        <w:rPr>
          <w:rStyle w:val="StringTok"/>
          <w:rFonts w:cs="Consolas"/>
        </w:rPr>
        <w:t>"11:00:00"</w:t>
      </w:r>
      <w:r w:rsidR="007C0A0D" w:rsidRPr="00F36FDB">
        <w:rPr>
          <w:rStyle w:val="NormalTok"/>
          <w:rFonts w:cs="Consolas"/>
        </w:rPr>
        <w:t xml:space="preserve">) </w:t>
      </w:r>
      <w:r w:rsidR="007C0A0D" w:rsidRPr="00F36FDB">
        <w:rPr>
          <w:rStyle w:val="SpecialCharTok"/>
          <w:rFonts w:cs="Consolas"/>
        </w:rPr>
        <w:t>|&gt;</w:t>
      </w:r>
      <w:del w:id="3960" w:author="zusammenlegung" w:date="2025-12-12T19:01:00Z" w16du:dateUtc="2025-12-12T18:01:00Z">
        <w:r w:rsidR="0086047A" w:rsidRPr="00F36FDB">
          <w:rPr>
            <w:rStyle w:val="NormalTok"/>
            <w:rFonts w:cs="Consolas"/>
          </w:rPr>
          <w:delText xml:space="preserve">  </w:delText>
        </w:r>
        <w:r w:rsidR="0086047A" w:rsidRPr="00F36FDB">
          <w:rPr>
            <w:rStyle w:val="CommentTok"/>
            <w:rFonts w:cs="Consolas"/>
          </w:rPr>
          <w:delText xml:space="preserve"># filter </w:delText>
        </w:r>
        <w:r w:rsidR="00FE298F" w:rsidRPr="00F36FDB">
          <w:rPr>
            <w:rStyle w:val="CommentTok"/>
            <w:rFonts w:cs="Consolas"/>
          </w:rPr>
          <w:delText>times</w:delText>
        </w:r>
      </w:del>
      <w:r w:rsidR="007C0A0D" w:rsidRPr="00F36FDB">
        <w:rPr>
          <w:rStyle w:val="CommentTok"/>
          <w:rFonts w:cs="Consolas"/>
        </w:rPr>
        <w:br/>
      </w:r>
      <w:ins w:id="3961" w:author="Johannes Zauner" w:date="2025-12-12T21:11:00Z" w16du:dateUtc="2025-12-12T20:11:00Z">
        <w:r w:rsidR="006C49F5">
          <w:rPr>
            <w:rStyle w:val="NormalTok"/>
          </w:rPr>
          <w:t>3</w:t>
        </w:r>
      </w:ins>
      <w:ins w:id="3962"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del w:id="3963" w:author="zusammenlegung" w:date="2025-12-12T19:01:00Z" w16du:dateUtc="2025-12-12T18:01:00Z">
        <w:r w:rsidR="0086047A" w:rsidRPr="00F36FDB">
          <w:rPr>
            <w:rStyle w:val="NormalTok"/>
            <w:rFonts w:cs="Consolas"/>
            <w:color w:val="BFBFBF" w:themeColor="background1" w:themeShade="BF"/>
          </w:rPr>
          <w:delText>(</w:delText>
        </w:r>
        <w:r w:rsidR="0086047A" w:rsidRPr="00F36FDB">
          <w:rPr>
            <w:rStyle w:val="SpecialCharTok"/>
            <w:rFonts w:cs="Consolas"/>
            <w:color w:val="BFBFBF" w:themeColor="background1" w:themeShade="BF"/>
          </w:rPr>
          <w:delText>-</w:delText>
        </w:r>
      </w:del>
      <w:ins w:id="3964" w:author="zusammenlegung" w:date="2025-12-12T19:01:00Z" w16du:dateUtc="2025-12-12T18:01:00Z">
        <w:r w:rsidR="007C0A0D" w:rsidRPr="00103545">
          <w:rPr>
            <w:rStyle w:val="NormalTok"/>
            <w:rFonts w:cs="Consolas"/>
          </w:rPr>
          <w:t>(</w:t>
        </w:r>
      </w:ins>
      <w:r w:rsidR="007C0A0D" w:rsidRPr="00103545">
        <w:rPr>
          <w:rStyle w:val="FunctionTok"/>
          <w:rFonts w:cs="Consolas"/>
        </w:rPr>
        <w:t>c</w:t>
      </w:r>
      <w:r w:rsidR="007C0A0D" w:rsidRPr="00103545">
        <w:rPr>
          <w:rStyle w:val="NormalTok"/>
          <w:rFonts w:cs="Consolas"/>
        </w:rPr>
        <w:t>(</w:t>
      </w:r>
      <w:del w:id="3965" w:author="zusammenlegung" w:date="2025-12-12T19:01:00Z" w16du:dateUtc="2025-12-12T18:01:00Z">
        <w:r w:rsidR="0086047A" w:rsidRPr="00F36FDB">
          <w:rPr>
            <w:rStyle w:val="NormalTok"/>
            <w:rFonts w:cs="Consolas"/>
            <w:color w:val="BFBFBF" w:themeColor="background1" w:themeShade="BF"/>
          </w:rPr>
          <w:delText xml:space="preserve">Spectrum, long, </w:delText>
        </w:r>
        <w:r w:rsidR="0086047A" w:rsidRPr="00F36FDB">
          <w:rPr>
            <w:rStyle w:val="StringTok"/>
            <w:rFonts w:cs="Consolas"/>
            <w:color w:val="BFBFBF" w:themeColor="background1" w:themeShade="BF"/>
          </w:rPr>
          <w:delText>`</w:delText>
        </w:r>
        <w:r w:rsidR="0086047A" w:rsidRPr="00F36FDB">
          <w:rPr>
            <w:rStyle w:val="AttributeTok"/>
            <w:rFonts w:cs="Consolas"/>
            <w:color w:val="BFBFBF" w:themeColor="background1" w:themeShade="BF"/>
          </w:rPr>
          <w:delText>sl ratio</w:delText>
        </w:r>
        <w:r w:rsidR="0086047A" w:rsidRPr="00F36FDB">
          <w:rPr>
            <w:rStyle w:val="StringTok"/>
            <w:rFonts w:cs="Consolas"/>
            <w:color w:val="BFBFBF" w:themeColor="background1" w:themeShade="BF"/>
          </w:rPr>
          <w:delText>`</w:delText>
        </w:r>
        <w:r w:rsidR="0086047A" w:rsidRPr="00F36FDB">
          <w:rPr>
            <w:rStyle w:val="NormalTok"/>
            <w:rFonts w:cs="Consolas"/>
            <w:color w:val="BFBFBF" w:themeColor="background1" w:themeShade="BF"/>
          </w:rPr>
          <w:delText>, Time, Datetime</w:delText>
        </w:r>
      </w:del>
      <w:ins w:id="3966" w:author="zusammenlegung" w:date="2025-12-12T19:01:00Z" w16du:dateUtc="2025-12-12T18:01:00Z">
        <w:r w:rsidR="007C0A0D" w:rsidRPr="00103545">
          <w:rPr>
            <w:rStyle w:val="NormalTok"/>
            <w:rFonts w:cs="Consolas"/>
          </w:rPr>
          <w:t>Id, Date, short</w:t>
        </w:r>
      </w:ins>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ins w:id="3967" w:author="Johannes Zauner" w:date="2025-12-12T21:11:00Z" w16du:dateUtc="2025-12-12T20:11:00Z">
        <w:r w:rsidR="006C49F5">
          <w:rPr>
            <w:rStyle w:val="NormalTok"/>
          </w:rPr>
          <w:t>4</w:t>
        </w:r>
      </w:ins>
      <w:ins w:id="3968"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969" w:author="Johannes Zauner" w:date="2025-12-12T21:11:00Z" w16du:dateUtc="2025-12-12T20:11:00Z">
        <w:r w:rsidR="006C49F5">
          <w:rPr>
            <w:rStyle w:val="NormalTok"/>
          </w:rPr>
          <w:t>5</w:t>
        </w:r>
      </w:ins>
      <w:ins w:id="3970"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del w:id="3971" w:author="zusammenlegung" w:date="2025-12-12T19:01:00Z" w16du:dateUtc="2025-12-12T18:01:00Z">
        <w:r w:rsidR="0086047A" w:rsidRPr="00F36FDB">
          <w:rPr>
            <w:rStyle w:val="CommentTok"/>
            <w:rFonts w:cs="Consolas"/>
          </w:rPr>
          <w:delText># mean_daily(</w:delText>
        </w:r>
        <w:r w:rsidR="00B92189" w:rsidRPr="00F36FDB">
          <w:rPr>
            <w:rStyle w:val="CommentTok"/>
            <w:rFonts w:cs="Consolas"/>
          </w:rPr>
          <w:delText>)</w:delText>
        </w:r>
        <w:r w:rsidR="0086047A" w:rsidRPr="00F36FDB">
          <w:rPr>
            <w:rStyle w:val="CommentTok"/>
            <w:rFonts w:cs="Consolas"/>
          </w:rPr>
          <w:delText xml:space="preserve">|&gt; </w:delText>
        </w:r>
        <w:r w:rsidR="00B92189" w:rsidRPr="00F36FDB">
          <w:rPr>
            <w:rStyle w:val="CommentTok"/>
            <w:rFonts w:cs="Consolas"/>
          </w:rPr>
          <w:delText xml:space="preserve"># not used, as </w:delText>
        </w:r>
        <w:r w:rsidR="003F593B" w:rsidRPr="00F36FDB">
          <w:rPr>
            <w:rStyle w:val="CommentTok"/>
            <w:rFonts w:cs="Consolas"/>
          </w:rPr>
          <w:delText>these</w:delText>
        </w:r>
        <w:r w:rsidR="00B92189" w:rsidRPr="00F36FDB">
          <w:rPr>
            <w:rStyle w:val="CommentTok"/>
            <w:rFonts w:cs="Consolas"/>
          </w:rPr>
          <w:delText xml:space="preserve"> data </w:delText>
        </w:r>
        <w:r w:rsidR="003F593B" w:rsidRPr="00F36FDB">
          <w:rPr>
            <w:rStyle w:val="CommentTok"/>
            <w:rFonts w:cs="Consolas"/>
          </w:rPr>
          <w:delText>d</w:delText>
        </w:r>
        <w:r w:rsidR="00B92189" w:rsidRPr="00F36FDB">
          <w:rPr>
            <w:rStyle w:val="CommentTok"/>
            <w:rFonts w:cs="Consolas"/>
          </w:rPr>
          <w:delText xml:space="preserve">o not cover </w:delText>
        </w:r>
        <w:r w:rsidR="003F593B" w:rsidRPr="00F36FDB">
          <w:rPr>
            <w:rStyle w:val="CommentTok"/>
            <w:rFonts w:cs="Consolas"/>
          </w:rPr>
          <w:delText>weekends</w:delText>
        </w:r>
        <w:r w:rsidR="0086047A" w:rsidRPr="00F36FDB">
          <w:rPr>
            <w:rFonts w:cs="Consolas"/>
          </w:rPr>
          <w:br/>
        </w:r>
        <w:r w:rsidR="0086047A" w:rsidRPr="00F36FDB">
          <w:rPr>
            <w:rStyle w:val="NormalTok"/>
            <w:rFonts w:cs="Consolas"/>
            <w:color w:val="BFBFBF" w:themeColor="background1" w:themeShade="BF"/>
          </w:rPr>
          <w:delText xml:space="preserve">  </w:delText>
        </w:r>
      </w:del>
      <w:r w:rsidR="007C0A0D" w:rsidRPr="00103545">
        <w:rPr>
          <w:rStyle w:val="FunctionTok"/>
          <w:rFonts w:cs="Consolas"/>
        </w:rPr>
        <w:t>gt</w:t>
      </w:r>
      <w:r w:rsidR="007C0A0D" w:rsidRPr="00103545">
        <w:rPr>
          <w:rStyle w:val="NormalTok"/>
          <w:rFonts w:cs="Consolas"/>
        </w:rPr>
        <w:t xml:space="preserve">() </w:t>
      </w:r>
      <w:r w:rsidR="007C0A0D" w:rsidRPr="00103545">
        <w:rPr>
          <w:rStyle w:val="SpecialCharTok"/>
          <w:rFonts w:cs="Consolas"/>
        </w:rPr>
        <w:t>|&gt;</w:t>
      </w:r>
      <w:ins w:id="3972" w:author="zusammenlegung" w:date="2025-12-12T19:01:00Z" w16du:dateUtc="2025-12-12T18:01:00Z">
        <w:r w:rsidR="007C0A0D" w:rsidRPr="00103545">
          <w:rPr>
            <w:rStyle w:val="NormalTok"/>
            <w:rFonts w:cs="Consolas"/>
          </w:rPr>
          <w:t xml:space="preserve"> </w:t>
        </w:r>
        <w:r w:rsidR="007C0A0D" w:rsidRPr="00103545">
          <w:rPr>
            <w:rFonts w:cs="Consolas"/>
          </w:rPr>
          <w:br/>
        </w:r>
      </w:ins>
      <w:ins w:id="3973" w:author="Johannes Zauner" w:date="2025-12-12T21:11:00Z" w16du:dateUtc="2025-12-12T20:11:00Z">
        <w:r w:rsidR="006C49F5">
          <w:rPr>
            <w:rStyle w:val="NormalTok"/>
          </w:rPr>
          <w:t>6</w:t>
        </w:r>
      </w:ins>
      <w:ins w:id="3974" w:author="Johannes Zauner" w:date="2025-12-12T21:10:00Z" w16du:dateUtc="2025-12-12T20:10:00Z">
        <w:r w:rsidR="006C49F5">
          <w:rPr>
            <w:rStyle w:val="NormalTok"/>
            <w:rFonts w:cs="Consolas"/>
          </w:rPr>
          <w:t xml:space="preserve"> </w:t>
        </w:r>
      </w:ins>
      <w:ins w:id="3975" w:author="zusammenlegung" w:date="2025-12-12T19:01:00Z" w16du:dateUtc="2025-12-12T18:01:00Z">
        <w:r w:rsidR="007C0A0D" w:rsidRPr="0010354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fmt_number</w:t>
      </w:r>
      <w:r w:rsidR="007C0A0D" w:rsidRPr="00103545">
        <w:rPr>
          <w:rStyle w:val="NormalTok"/>
          <w:rFonts w:cs="Consolas"/>
        </w:rPr>
        <w:t xml:space="preserve">(short, </w:t>
      </w:r>
      <w:r w:rsidR="007C0A0D" w:rsidRPr="00103545">
        <w:rPr>
          <w:rStyle w:val="AttributeTok"/>
          <w:rFonts w:cs="Consolas"/>
        </w:rPr>
        <w:t>scale_by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976" w:author="Johannes Zauner" w:date="2025-12-12T21:11:00Z" w16du:dateUtc="2025-12-12T20:11:00Z">
        <w:r w:rsidR="006C49F5">
          <w:rPr>
            <w:rStyle w:val="NormalTok"/>
          </w:rPr>
          <w:t>7</w:t>
        </w:r>
      </w:ins>
      <w:ins w:id="3977"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cols_label</w:t>
      </w:r>
      <w:r w:rsidR="007C0A0D" w:rsidRPr="00103545">
        <w:rPr>
          <w:rStyle w:val="NormalTok"/>
          <w:rFonts w:cs="Consolas"/>
        </w:rPr>
        <w:t>(</w:t>
      </w:r>
      <w:r w:rsidR="007C0A0D" w:rsidRPr="00103545">
        <w:rPr>
          <w:rStyle w:val="AttributeTok"/>
          <w:rFonts w:cs="Consolas"/>
        </w:rPr>
        <w:t>short =</w:t>
      </w:r>
      <w:r w:rsidR="007C0A0D" w:rsidRPr="00103545">
        <w:rPr>
          <w:rStyle w:val="NormalTok"/>
          <w:rFonts w:cs="Consolas"/>
        </w:rPr>
        <w:t xml:space="preserve"> </w:t>
      </w:r>
      <w:r w:rsidR="007C0A0D" w:rsidRPr="00103545">
        <w:rPr>
          <w:rStyle w:val="StringTok"/>
          <w:rFonts w:cs="Consolas"/>
        </w:rPr>
        <w:t>"Short-wavelength irradiance (mW/m²)"</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978" w:author="Johannes Zauner" w:date="2025-12-12T21:11:00Z" w16du:dateUtc="2025-12-12T20:11:00Z">
        <w:r w:rsidR="006C49F5">
          <w:rPr>
            <w:rStyle w:val="NormalTok"/>
          </w:rPr>
          <w:t>8</w:t>
        </w:r>
      </w:ins>
      <w:ins w:id="3979"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cols_hide</w:t>
      </w:r>
      <w:r w:rsidR="007C0A0D" w:rsidRPr="00103545">
        <w:rPr>
          <w:rStyle w:val="NormalTok"/>
          <w:rFonts w:cs="Consolas"/>
        </w:rPr>
        <w:t>(episodes)</w:t>
      </w:r>
    </w:p>
    <w:bookmarkEnd w:id="3954"/>
    <w:p w14:paraId="02155F87" w14:textId="60229ECC" w:rsidR="007C0A0D" w:rsidRPr="0098570A" w:rsidDel="0098570A" w:rsidRDefault="007C0A0D" w:rsidP="007C0A0D">
      <w:pPr>
        <w:pStyle w:val="DefinitionTerm"/>
        <w:rPr>
          <w:ins w:id="3980" w:author="zusammenlegung" w:date="2025-12-12T19:01:00Z" w16du:dateUtc="2025-12-12T18:01:00Z"/>
          <w:del w:id="3981" w:author="Johannes Zauner" w:date="2025-12-12T20:28:00Z" w16du:dateUtc="2025-12-12T19:28:00Z"/>
          <w:rFonts w:ascii="Arial" w:hAnsi="Arial" w:cs="Arial"/>
          <w:b w:val="0"/>
          <w:bCs/>
          <w:rPrChange w:id="3982" w:author="Johannes Zauner" w:date="2025-12-12T20:28:00Z" w16du:dateUtc="2025-12-12T19:28:00Z">
            <w:rPr>
              <w:ins w:id="3983" w:author="zusammenlegung" w:date="2025-12-12T19:01:00Z" w16du:dateUtc="2025-12-12T18:01:00Z"/>
              <w:del w:id="3984" w:author="Johannes Zauner" w:date="2025-12-12T20:28:00Z" w16du:dateUtc="2025-12-12T19:28:00Z"/>
              <w:rFonts w:ascii="Arial" w:hAnsi="Arial" w:cs="Arial"/>
            </w:rPr>
          </w:rPrChange>
        </w:rPr>
      </w:pPr>
      <w:ins w:id="3985" w:author="zusammenlegung" w:date="2025-12-12T19:01:00Z" w16du:dateUtc="2025-12-12T18:01:00Z">
        <w:r w:rsidRPr="00C673E9">
          <w:rPr>
            <w:rFonts w:ascii="Arial" w:hAnsi="Arial" w:cs="Arial"/>
          </w:rPr>
          <w:t>Line 2</w:t>
        </w:r>
      </w:ins>
      <w:ins w:id="3986" w:author="Johannes Zauner" w:date="2025-12-12T20:28:00Z" w16du:dateUtc="2025-12-12T19:28:00Z">
        <w:r w:rsidR="0098570A">
          <w:rPr>
            <w:rFonts w:ascii="Arial" w:hAnsi="Arial" w:cs="Arial"/>
          </w:rPr>
          <w:t xml:space="preserve"> </w:t>
        </w:r>
      </w:ins>
    </w:p>
    <w:p w14:paraId="08FE7951" w14:textId="77777777" w:rsidR="007C0A0D" w:rsidRDefault="007C0A0D" w:rsidP="0098570A">
      <w:pPr>
        <w:pStyle w:val="DefinitionTerm"/>
        <w:rPr>
          <w:ins w:id="3987" w:author="Johannes Zauner" w:date="2025-12-12T20:28:00Z" w16du:dateUtc="2025-12-12T19:28:00Z"/>
          <w:b w:val="0"/>
          <w:bCs/>
        </w:rPr>
      </w:pPr>
      <w:ins w:id="3988" w:author="zusammenlegung" w:date="2025-12-12T19:01:00Z" w16du:dateUtc="2025-12-12T18:01:00Z">
        <w:r w:rsidRPr="0098570A">
          <w:rPr>
            <w:b w:val="0"/>
            <w:bCs/>
            <w:rPrChange w:id="3989" w:author="Johannes Zauner" w:date="2025-12-12T20:28:00Z" w16du:dateUtc="2025-12-12T19:28:00Z">
              <w:rPr/>
            </w:rPrChange>
          </w:rPr>
          <w:t>Filter data to local 7am–11am</w:t>
        </w:r>
      </w:ins>
    </w:p>
    <w:p w14:paraId="7365E85A" w14:textId="77777777" w:rsidR="0098570A" w:rsidRPr="0098570A" w:rsidRDefault="0098570A" w:rsidP="0098570A">
      <w:pPr>
        <w:pStyle w:val="Definition"/>
        <w:rPr>
          <w:ins w:id="3990" w:author="zusammenlegung" w:date="2025-12-12T19:01:00Z" w16du:dateUtc="2025-12-12T18:01:00Z"/>
        </w:rPr>
      </w:pP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7C0A0D" w:rsidRPr="00C673E9" w14:paraId="32B4E4ED" w14:textId="77777777" w:rsidTr="00103545">
        <w:trPr>
          <w:cantSplit/>
          <w:tblHeader/>
          <w:jc w:val="center"/>
        </w:trPr>
        <w:tc>
          <w:tcPr>
            <w:tcW w:w="1276" w:type="dxa"/>
            <w:tcBorders>
              <w:bottom w:val="single" w:sz="4" w:space="0" w:color="auto"/>
            </w:tcBorders>
            <w:cellDel w:id="3991" w:author="zusammenlegung" w:date="2025-12-12T19:01:00Z"/>
          </w:tcPr>
          <w:p w14:paraId="465ED517" w14:textId="77777777" w:rsidR="00784D43" w:rsidRPr="00FE298F" w:rsidRDefault="00784D43" w:rsidP="00FE298F">
            <w:pPr>
              <w:rPr>
                <w:b/>
                <w:bCs/>
              </w:rPr>
            </w:pPr>
            <w:del w:id="3992" w:author="zusammenlegung" w:date="2025-12-12T19:01:00Z" w16du:dateUtc="2025-12-12T18:01:00Z">
              <w:r w:rsidRPr="00FE298F">
                <w:rPr>
                  <w:b/>
                  <w:bCs/>
                </w:rPr>
                <w:lastRenderedPageBreak/>
                <w:delText>Date</w:delText>
              </w:r>
            </w:del>
          </w:p>
        </w:tc>
        <w:tc>
          <w:tcPr>
            <w:tcW w:w="2268" w:type="dxa"/>
            <w:tcBorders>
              <w:bottom w:val="single" w:sz="4" w:space="0" w:color="auto"/>
            </w:tcBorders>
          </w:tcPr>
          <w:p w14:paraId="2580BF8B" w14:textId="2DA2DAC0" w:rsidR="007C0A0D" w:rsidRPr="00C673E9" w:rsidRDefault="00784D43" w:rsidP="0047611C">
            <w:pPr>
              <w:pStyle w:val="ImageCaption"/>
              <w:spacing w:before="200"/>
              <w:rPr>
                <w:ins w:id="3993" w:author="zusammenlegung" w:date="2025-12-12T19:01:00Z" w16du:dateUtc="2025-12-12T18:01:00Z"/>
                <w:rFonts w:ascii="Arial" w:hAnsi="Arial" w:cs="Arial"/>
              </w:rPr>
            </w:pPr>
            <w:bookmarkStart w:id="3994" w:name="tbl-shortfilter"/>
            <w:del w:id="3995" w:author="zusammenlegung" w:date="2025-12-12T19:01:00Z" w16du:dateUtc="2025-12-12T18:01:00Z">
              <w:r w:rsidRPr="00FE298F">
                <w:rPr>
                  <w:b/>
                  <w:bCs/>
                </w:rPr>
                <w:delText>Short-wavelength irradiance (mW/m²)</w:delText>
              </w:r>
            </w:del>
            <w:ins w:id="3996" w:author="zusammenlegung" w:date="2025-12-12T19:01:00Z" w16du:dateUtc="2025-12-12T18:01:00Z">
              <w:r w:rsidR="007C0A0D" w:rsidRPr="00C673E9">
                <w:rPr>
                  <w:rFonts w:ascii="Arial" w:hAnsi="Arial" w:cs="Arial"/>
                </w:rPr>
                <w:t>Table 17: Average short-wavelength light (400–500 nm) exposure between 7:00 and 11:00 each day</w:t>
              </w:r>
            </w:ins>
          </w:p>
          <w:tbl>
            <w:tblPr>
              <w:tblStyle w:val="Table"/>
              <w:tblW w:w="0" w:type="auto"/>
              <w:jc w:val="center"/>
              <w:tblCellMar>
                <w:left w:w="60" w:type="dxa"/>
                <w:right w:w="60" w:type="dxa"/>
              </w:tblCellMar>
              <w:tblLook w:val="0000" w:firstRow="0" w:lastRow="0" w:firstColumn="0" w:lastColumn="0" w:noHBand="0" w:noVBand="0"/>
            </w:tblPr>
            <w:tblGrid>
              <w:gridCol w:w="632"/>
              <w:gridCol w:w="1132"/>
            </w:tblGrid>
            <w:tr w:rsidR="007C0A0D" w:rsidRPr="00C673E9" w14:paraId="24DB88E0" w14:textId="77777777" w:rsidTr="00103545">
              <w:trPr>
                <w:cantSplit/>
                <w:tblHeader/>
                <w:jc w:val="center"/>
                <w:ins w:id="3997" w:author="zusammenlegung" w:date="2025-12-12T19:01:00Z" w16du:dateUtc="2025-12-12T18:01:00Z"/>
              </w:trPr>
              <w:tc>
                <w:tcPr>
                  <w:tcW w:w="360" w:type="dxa"/>
                </w:tcPr>
                <w:p w14:paraId="5740FAEC" w14:textId="77777777" w:rsidR="007C0A0D" w:rsidRPr="00C673E9" w:rsidRDefault="007C0A0D" w:rsidP="0047611C">
                  <w:pPr>
                    <w:keepNext/>
                    <w:spacing w:after="60"/>
                    <w:jc w:val="right"/>
                    <w:rPr>
                      <w:ins w:id="3998" w:author="zusammenlegung" w:date="2025-12-12T19:01:00Z" w16du:dateUtc="2025-12-12T18:01:00Z"/>
                      <w:rFonts w:ascii="Arial" w:hAnsi="Arial" w:cs="Arial"/>
                    </w:rPr>
                  </w:pPr>
                  <w:ins w:id="3999" w:author="zusammenlegung" w:date="2025-12-12T19:01:00Z" w16du:dateUtc="2025-12-12T18:01:00Z">
                    <w:r w:rsidRPr="00C673E9">
                      <w:rPr>
                        <w:rFonts w:ascii="Arial" w:hAnsi="Arial" w:cs="Arial"/>
                      </w:rPr>
                      <w:t>Date</w:t>
                    </w:r>
                  </w:ins>
                </w:p>
              </w:tc>
              <w:tc>
                <w:tcPr>
                  <w:tcW w:w="360" w:type="dxa"/>
                </w:tcPr>
                <w:p w14:paraId="72E70C9B" w14:textId="77777777" w:rsidR="007C0A0D" w:rsidRPr="00C673E9" w:rsidRDefault="007C0A0D" w:rsidP="0047611C">
                  <w:pPr>
                    <w:keepNext/>
                    <w:spacing w:after="60"/>
                    <w:jc w:val="right"/>
                    <w:rPr>
                      <w:ins w:id="4000" w:author="zusammenlegung" w:date="2025-12-12T19:01:00Z" w16du:dateUtc="2025-12-12T18:01:00Z"/>
                      <w:rFonts w:ascii="Arial" w:hAnsi="Arial" w:cs="Arial"/>
                    </w:rPr>
                  </w:pPr>
                  <w:ins w:id="4001" w:author="zusammenlegung" w:date="2025-12-12T19:01:00Z" w16du:dateUtc="2025-12-12T18:01:00Z">
                    <w:r w:rsidRPr="00C673E9">
                      <w:rPr>
                        <w:rFonts w:ascii="Arial" w:hAnsi="Arial" w:cs="Arial"/>
                      </w:rPr>
                      <w:t>Short-wavelength irradiance (mW/m²)</w:t>
                    </w:r>
                  </w:ins>
                </w:p>
              </w:tc>
            </w:tr>
            <w:tr w:rsidR="007C0A0D" w:rsidRPr="00C673E9" w14:paraId="590D0880" w14:textId="77777777" w:rsidTr="00103545">
              <w:trPr>
                <w:cantSplit/>
                <w:jc w:val="center"/>
                <w:ins w:id="4002" w:author="zusammenlegung" w:date="2025-12-12T19:01:00Z" w16du:dateUtc="2025-12-12T18:01:00Z"/>
              </w:trPr>
              <w:tc>
                <w:tcPr>
                  <w:tcW w:w="720" w:type="dxa"/>
                  <w:gridSpan w:val="2"/>
                  <w:tcMar>
                    <w:top w:w="25" w:type="dxa"/>
                  </w:tcMar>
                </w:tcPr>
                <w:p w14:paraId="151EC8E0" w14:textId="77777777" w:rsidR="007C0A0D" w:rsidRPr="00C673E9" w:rsidRDefault="007C0A0D" w:rsidP="0047611C">
                  <w:pPr>
                    <w:keepNext/>
                    <w:spacing w:after="60"/>
                    <w:rPr>
                      <w:ins w:id="4003" w:author="zusammenlegung" w:date="2025-12-12T19:01:00Z" w16du:dateUtc="2025-12-12T18:01:00Z"/>
                      <w:rFonts w:ascii="Arial" w:hAnsi="Arial" w:cs="Arial"/>
                    </w:rPr>
                  </w:pPr>
                  <w:ins w:id="4004" w:author="zusammenlegung" w:date="2025-12-12T19:01:00Z" w16du:dateUtc="2025-12-12T18:01:00Z">
                    <w:r w:rsidRPr="00C673E9">
                      <w:rPr>
                        <w:rFonts w:ascii="Arial" w:hAnsi="Arial" w:cs="Arial"/>
                      </w:rPr>
                      <w:t>VEET</w:t>
                    </w:r>
                  </w:ins>
                </w:p>
              </w:tc>
            </w:tr>
            <w:tr w:rsidR="007C0A0D" w:rsidRPr="00C673E9" w14:paraId="5D25C6AD" w14:textId="77777777" w:rsidTr="00103545">
              <w:trPr>
                <w:cantSplit/>
                <w:jc w:val="center"/>
                <w:ins w:id="4005" w:author="zusammenlegung" w:date="2025-12-12T19:01:00Z" w16du:dateUtc="2025-12-12T18:01:00Z"/>
              </w:trPr>
              <w:tc>
                <w:tcPr>
                  <w:tcW w:w="360" w:type="dxa"/>
                </w:tcPr>
                <w:p w14:paraId="640BE925" w14:textId="77777777" w:rsidR="007C0A0D" w:rsidRPr="00C673E9" w:rsidRDefault="007C0A0D" w:rsidP="0047611C">
                  <w:pPr>
                    <w:keepNext/>
                    <w:spacing w:after="60"/>
                    <w:jc w:val="right"/>
                    <w:rPr>
                      <w:ins w:id="4006" w:author="zusammenlegung" w:date="2025-12-12T19:01:00Z" w16du:dateUtc="2025-12-12T18:01:00Z"/>
                      <w:rFonts w:ascii="Arial" w:hAnsi="Arial" w:cs="Arial"/>
                    </w:rPr>
                  </w:pPr>
                  <w:ins w:id="4007" w:author="zusammenlegung" w:date="2025-12-12T19:01:00Z" w16du:dateUtc="2025-12-12T18:01:00Z">
                    <w:r w:rsidRPr="00C673E9">
                      <w:rPr>
                        <w:rFonts w:ascii="Arial" w:hAnsi="Arial" w:cs="Arial"/>
                      </w:rPr>
                      <w:t>2025-06-18</w:t>
                    </w:r>
                  </w:ins>
                </w:p>
              </w:tc>
              <w:tc>
                <w:tcPr>
                  <w:tcW w:w="360" w:type="dxa"/>
                </w:tcPr>
                <w:p w14:paraId="37FC17B2" w14:textId="77777777" w:rsidR="007C0A0D" w:rsidRPr="00C673E9" w:rsidRDefault="007C0A0D" w:rsidP="0047611C">
                  <w:pPr>
                    <w:keepNext/>
                    <w:spacing w:after="60"/>
                    <w:jc w:val="right"/>
                    <w:rPr>
                      <w:ins w:id="4008" w:author="zusammenlegung" w:date="2025-12-12T19:01:00Z" w16du:dateUtc="2025-12-12T18:01:00Z"/>
                      <w:rFonts w:ascii="Arial" w:hAnsi="Arial" w:cs="Arial"/>
                    </w:rPr>
                  </w:pPr>
                  <w:ins w:id="4009" w:author="zusammenlegung" w:date="2025-12-12T19:01:00Z" w16du:dateUtc="2025-12-12T18:01:00Z">
                    <w:r w:rsidRPr="00C673E9">
                      <w:rPr>
                        <w:rFonts w:ascii="Arial" w:hAnsi="Arial" w:cs="Arial"/>
                      </w:rPr>
                      <w:t>5.44</w:t>
                    </w:r>
                  </w:ins>
                </w:p>
              </w:tc>
            </w:tr>
            <w:tr w:rsidR="007C0A0D" w:rsidRPr="00C673E9" w14:paraId="0CB24288" w14:textId="77777777" w:rsidTr="00103545">
              <w:trPr>
                <w:cantSplit/>
                <w:jc w:val="center"/>
                <w:ins w:id="4010" w:author="zusammenlegung" w:date="2025-12-12T19:01:00Z" w16du:dateUtc="2025-12-12T18:01:00Z"/>
              </w:trPr>
              <w:tc>
                <w:tcPr>
                  <w:tcW w:w="360" w:type="dxa"/>
                </w:tcPr>
                <w:p w14:paraId="0D43D1D6" w14:textId="77777777" w:rsidR="007C0A0D" w:rsidRPr="00C673E9" w:rsidRDefault="007C0A0D" w:rsidP="0047611C">
                  <w:pPr>
                    <w:keepNext/>
                    <w:spacing w:after="60"/>
                    <w:jc w:val="right"/>
                    <w:rPr>
                      <w:ins w:id="4011" w:author="zusammenlegung" w:date="2025-12-12T19:01:00Z" w16du:dateUtc="2025-12-12T18:01:00Z"/>
                      <w:rFonts w:ascii="Arial" w:hAnsi="Arial" w:cs="Arial"/>
                    </w:rPr>
                  </w:pPr>
                  <w:ins w:id="4012" w:author="zusammenlegung" w:date="2025-12-12T19:01:00Z" w16du:dateUtc="2025-12-12T18:01:00Z">
                    <w:r w:rsidRPr="00C673E9">
                      <w:rPr>
                        <w:rFonts w:ascii="Arial" w:hAnsi="Arial" w:cs="Arial"/>
                      </w:rPr>
                      <w:t>2025-06-20</w:t>
                    </w:r>
                  </w:ins>
                </w:p>
              </w:tc>
              <w:tc>
                <w:tcPr>
                  <w:tcW w:w="360" w:type="dxa"/>
                </w:tcPr>
                <w:p w14:paraId="7DD5C34C" w14:textId="77777777" w:rsidR="007C0A0D" w:rsidRPr="00C673E9" w:rsidRDefault="007C0A0D" w:rsidP="0047611C">
                  <w:pPr>
                    <w:keepNext/>
                    <w:spacing w:after="60"/>
                    <w:jc w:val="right"/>
                    <w:rPr>
                      <w:ins w:id="4013" w:author="zusammenlegung" w:date="2025-12-12T19:01:00Z" w16du:dateUtc="2025-12-12T18:01:00Z"/>
                      <w:rFonts w:ascii="Arial" w:hAnsi="Arial" w:cs="Arial"/>
                    </w:rPr>
                  </w:pPr>
                  <w:ins w:id="4014" w:author="zusammenlegung" w:date="2025-12-12T19:01:00Z" w16du:dateUtc="2025-12-12T18:01:00Z">
                    <w:r w:rsidRPr="00C673E9">
                      <w:rPr>
                        <w:rFonts w:ascii="Arial" w:hAnsi="Arial" w:cs="Arial"/>
                      </w:rPr>
                      <w:t>0.95</w:t>
                    </w:r>
                  </w:ins>
                </w:p>
              </w:tc>
            </w:tr>
            <w:bookmarkEnd w:id="3994"/>
          </w:tbl>
          <w:p w14:paraId="2DAF21EA" w14:textId="77777777" w:rsidR="007C0A0D" w:rsidRPr="00103545" w:rsidRDefault="007C0A0D" w:rsidP="00103545">
            <w:pPr>
              <w:rPr>
                <w:b/>
              </w:rPr>
            </w:pPr>
          </w:p>
        </w:tc>
      </w:tr>
    </w:tbl>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784D43" w:rsidRPr="00FE298F" w14:paraId="09036B53" w14:textId="77777777" w:rsidTr="00FE298F">
        <w:trPr>
          <w:cantSplit/>
          <w:jc w:val="center"/>
          <w:del w:id="4015" w:author="zusammenlegung" w:date="2025-12-12T19:01:00Z" w16du:dateUtc="2025-12-12T18:01:00Z"/>
        </w:trPr>
        <w:tc>
          <w:tcPr>
            <w:tcW w:w="1276" w:type="dxa"/>
          </w:tcPr>
          <w:p w14:paraId="5BAEB0C5" w14:textId="77777777" w:rsidR="00784D43" w:rsidRPr="00FE298F" w:rsidRDefault="00784D43" w:rsidP="00FE298F">
            <w:pPr>
              <w:rPr>
                <w:del w:id="4016" w:author="zusammenlegung" w:date="2025-12-12T19:01:00Z" w16du:dateUtc="2025-12-12T18:01:00Z"/>
              </w:rPr>
            </w:pPr>
            <w:del w:id="4017" w:author="zusammenlegung" w:date="2025-12-12T19:01:00Z" w16du:dateUtc="2025-12-12T18:01:00Z">
              <w:r w:rsidRPr="00FE298F">
                <w:delText>2025-06-18</w:delText>
              </w:r>
            </w:del>
          </w:p>
        </w:tc>
        <w:tc>
          <w:tcPr>
            <w:tcW w:w="2268" w:type="dxa"/>
          </w:tcPr>
          <w:p w14:paraId="57C0582C" w14:textId="77777777" w:rsidR="00784D43" w:rsidRPr="00FE298F" w:rsidRDefault="00784D43" w:rsidP="00FE298F">
            <w:pPr>
              <w:jc w:val="center"/>
              <w:rPr>
                <w:del w:id="4018" w:author="zusammenlegung" w:date="2025-12-12T19:01:00Z" w16du:dateUtc="2025-12-12T18:01:00Z"/>
              </w:rPr>
            </w:pPr>
            <w:del w:id="4019" w:author="zusammenlegung" w:date="2025-12-12T19:01:00Z" w16du:dateUtc="2025-12-12T18:01:00Z">
              <w:r w:rsidRPr="00FE298F">
                <w:delText>5.44</w:delText>
              </w:r>
            </w:del>
          </w:p>
        </w:tc>
      </w:tr>
      <w:tr w:rsidR="00784D43" w:rsidRPr="00FE298F" w14:paraId="0CCA68C8" w14:textId="77777777" w:rsidTr="00FE298F">
        <w:trPr>
          <w:cantSplit/>
          <w:jc w:val="center"/>
          <w:del w:id="4020" w:author="zusammenlegung" w:date="2025-12-12T19:01:00Z" w16du:dateUtc="2025-12-12T18:01:00Z"/>
        </w:trPr>
        <w:tc>
          <w:tcPr>
            <w:tcW w:w="1276" w:type="dxa"/>
          </w:tcPr>
          <w:p w14:paraId="633912BC" w14:textId="77777777" w:rsidR="00784D43" w:rsidRPr="00FE298F" w:rsidRDefault="00784D43" w:rsidP="00FE298F">
            <w:pPr>
              <w:rPr>
                <w:del w:id="4021" w:author="zusammenlegung" w:date="2025-12-12T19:01:00Z" w16du:dateUtc="2025-12-12T18:01:00Z"/>
              </w:rPr>
            </w:pPr>
            <w:del w:id="4022" w:author="zusammenlegung" w:date="2025-12-12T19:01:00Z" w16du:dateUtc="2025-12-12T18:01:00Z">
              <w:r w:rsidRPr="00FE298F">
                <w:delText>2025-06-20</w:delText>
              </w:r>
            </w:del>
          </w:p>
        </w:tc>
        <w:tc>
          <w:tcPr>
            <w:tcW w:w="2268" w:type="dxa"/>
          </w:tcPr>
          <w:p w14:paraId="1F90B05B" w14:textId="77777777" w:rsidR="00784D43" w:rsidRPr="00FE298F" w:rsidRDefault="00784D43" w:rsidP="00FE298F">
            <w:pPr>
              <w:jc w:val="center"/>
              <w:rPr>
                <w:del w:id="4023" w:author="zusammenlegung" w:date="2025-12-12T19:01:00Z" w16du:dateUtc="2025-12-12T18:01:00Z"/>
              </w:rPr>
            </w:pPr>
            <w:del w:id="4024" w:author="zusammenlegung" w:date="2025-12-12T19:01:00Z" w16du:dateUtc="2025-12-12T18:01:00Z">
              <w:r w:rsidRPr="00FE298F">
                <w:delText>0.95</w:delText>
              </w:r>
            </w:del>
          </w:p>
        </w:tc>
      </w:tr>
    </w:tbl>
    <w:p w14:paraId="4C226C57" w14:textId="77777777" w:rsidR="00784D43" w:rsidDel="00103545" w:rsidRDefault="00784D43" w:rsidP="00103545">
      <w:pPr>
        <w:pStyle w:val="berschrift5"/>
        <w:rPr>
          <w:del w:id="4025" w:author="zusammenlegung" w:date="2025-12-12T19:01:00Z" w16du:dateUtc="2025-12-12T18:01:00Z"/>
        </w:rPr>
      </w:pPr>
      <w:del w:id="4026" w:author="zusammenlegung" w:date="2025-12-12T19:01:00Z" w16du:dateUtc="2025-12-12T18:01:00Z">
        <w:r>
          <w:delText>Table 16: Average short-wavelength light (400–500 nm) exposure between 7:00 and 11:00 each day</w:delText>
        </w:r>
      </w:del>
    </w:p>
    <w:p w14:paraId="014EEA2A" w14:textId="77777777" w:rsidR="00103545" w:rsidRPr="00103545" w:rsidRDefault="00103545" w:rsidP="00103545">
      <w:pPr>
        <w:rPr>
          <w:ins w:id="4027" w:author="Johannes Zauner" w:date="2025-12-12T20:05:00Z" w16du:dateUtc="2025-12-12T19:05:00Z"/>
        </w:rPr>
        <w:pPrChange w:id="4028" w:author="Johannes Zauner" w:date="2025-12-12T20:05:00Z" w16du:dateUtc="2025-12-12T19:05:00Z">
          <w:pPr>
            <w:pStyle w:val="ImageCaption"/>
            <w:spacing w:before="200"/>
          </w:pPr>
        </w:pPrChange>
      </w:pPr>
    </w:p>
    <w:p w14:paraId="60BF268C" w14:textId="77777777" w:rsidR="007C0A0D" w:rsidRPr="00C673E9" w:rsidRDefault="007C0A0D" w:rsidP="00103545">
      <w:pPr>
        <w:pStyle w:val="berschrift5"/>
        <w:rPr>
          <w:rFonts w:ascii="Arial" w:hAnsi="Arial" w:cs="Arial"/>
        </w:rPr>
      </w:pPr>
      <w:r w:rsidRPr="00C673E9">
        <w:rPr>
          <w:rFonts w:ascii="Arial" w:hAnsi="Arial" w:cs="Arial"/>
        </w:rPr>
        <w:t>Hourly profile across the day</w:t>
      </w:r>
    </w:p>
    <w:p w14:paraId="2036A985" w14:textId="5FA31B79" w:rsidR="007C0A0D" w:rsidRPr="00103545" w:rsidRDefault="007C0A0D" w:rsidP="007C0A0D">
      <w:pPr>
        <w:pStyle w:val="FirstParagraph"/>
      </w:pPr>
      <w:r w:rsidRPr="00103545">
        <w:t xml:space="preserve">To visualize short-wavelength exposure over the course of a day, we aggregate the data into hourly bins. We cut the timeline into 1-hour segments (using local time), compute the mean short-wavelength irradiance in each hour for each day. </w:t>
      </w:r>
      <w:del w:id="4029" w:author="zusammenlegung" w:date="2025-12-12T19:01:00Z" w16du:dateUtc="2025-12-12T18:01:00Z">
        <w:r w:rsidR="003F593B" w:rsidRPr="003F593B">
          <w:rPr>
            <w:b/>
            <w:bCs/>
          </w:rPr>
          <w:delText>Figure 9</w:delText>
        </w:r>
      </w:del>
      <w:ins w:id="4030" w:author="zusammenlegung" w:date="2025-12-12T19:01:00Z" w16du:dateUtc="2025-12-12T18:01:00Z">
        <w:r w:rsidRPr="00C673E9">
          <w:rPr>
            <w:rFonts w:ascii="Arial" w:hAnsi="Arial" w:cs="Arial"/>
          </w:rPr>
          <w:fldChar w:fldCharType="begin"/>
        </w:r>
        <w:r w:rsidRPr="00C673E9">
          <w:rPr>
            <w:rFonts w:ascii="Arial" w:hAnsi="Arial" w:cs="Arial"/>
          </w:rPr>
          <w:instrText>HYPERLINK \l "fig-shorttime"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Figure 9</w:t>
        </w:r>
        <w:r w:rsidRPr="00C673E9">
          <w:rPr>
            <w:rFonts w:ascii="Arial" w:hAnsi="Arial" w:cs="Arial"/>
          </w:rPr>
          <w:fldChar w:fldCharType="end"/>
        </w:r>
      </w:ins>
      <w:r w:rsidRPr="00103545">
        <w:t xml:space="preserve"> shows the resulting diurnal profile, with short-wavelength exposure expressed as a fraction of the daily maximum for easier comparison.</w:t>
      </w:r>
    </w:p>
    <w:p w14:paraId="6C1212EE" w14:textId="68B80428" w:rsidR="007C0A0D" w:rsidRPr="00F61D20" w:rsidRDefault="00F61D20" w:rsidP="00F61D20">
      <w:pPr>
        <w:pStyle w:val="SourceCode"/>
        <w:spacing w:line="240" w:lineRule="auto"/>
        <w:rPr>
          <w:b/>
          <w:bCs/>
          <w:lang w:val="de-DE"/>
          <w:rPrChange w:id="4031" w:author="Johannes Zauner" w:date="2025-12-13T05:25:00Z" w16du:dateUtc="2025-12-13T04:25:00Z">
            <w:rPr>
              <w:rFonts w:cs="Consolas"/>
            </w:rPr>
          </w:rPrChange>
        </w:rPr>
      </w:pPr>
      <w:bookmarkStart w:id="4032" w:name="annotated-cell-41"/>
      <w:ins w:id="4033" w:author="Johannes Zauner" w:date="2025-12-13T05:25:00Z">
        <w:r w:rsidRPr="00F61D20">
          <w:rPr>
            <w:b/>
            <w:bCs/>
            <w:lang w:val="de-DE"/>
          </w:rPr>
          <w:t>Plot a diurnal profile</w:t>
        </w:r>
      </w:ins>
      <w:ins w:id="4034" w:author="Johannes Zauner" w:date="2025-12-13T05:11:00Z" w16du:dateUtc="2025-12-13T04:11:00Z">
        <w:r w:rsidR="008C4DD3">
          <w:rPr>
            <w:rStyle w:val="NormalTok"/>
          </w:rPr>
          <w:br/>
        </w:r>
      </w:ins>
      <w:ins w:id="4035" w:author="Johannes Zauner" w:date="2025-12-12T21:11:00Z" w16du:dateUtc="2025-12-12T20:11:00Z">
        <w:r w:rsidR="005E4BD5">
          <w:rPr>
            <w:rStyle w:val="NormalTok"/>
          </w:rPr>
          <w:t>1</w:t>
        </w:r>
      </w:ins>
      <w:ins w:id="4036" w:author="Johannes Zauner" w:date="2025-12-12T21:12:00Z" w16du:dateUtc="2025-12-12T20:12:00Z">
        <w:r w:rsidR="00B31C06">
          <w:rPr>
            <w:rStyle w:val="NormalTok"/>
          </w:rPr>
          <w:t xml:space="preserve"> </w:t>
        </w:r>
      </w:ins>
      <w:ins w:id="4037"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dataVEETtime </w:t>
      </w:r>
      <w:r w:rsidR="007C0A0D" w:rsidRPr="00103545">
        <w:rPr>
          <w:rStyle w:val="OtherTok"/>
          <w:rFonts w:cs="Consolas"/>
        </w:rPr>
        <w:t>&lt;-</w:t>
      </w:r>
      <w:r w:rsidR="007C0A0D" w:rsidRPr="00103545">
        <w:rPr>
          <w:rStyle w:val="NormalTok"/>
          <w:rFonts w:cs="Consolas"/>
        </w:rPr>
        <w:t xml:space="preserve"> dataVEET </w:t>
      </w:r>
      <w:r w:rsidR="007C0A0D" w:rsidRPr="00103545">
        <w:rPr>
          <w:rStyle w:val="SpecialCharTok"/>
          <w:rFonts w:cs="Consolas"/>
        </w:rPr>
        <w:t>|&gt;</w:t>
      </w:r>
      <w:r w:rsidR="007C0A0D" w:rsidRPr="00103545">
        <w:rPr>
          <w:rFonts w:cs="Consolas"/>
        </w:rPr>
        <w:br/>
      </w:r>
      <w:ins w:id="4038" w:author="Johannes Zauner" w:date="2025-12-12T21:12:00Z" w16du:dateUtc="2025-12-12T20:12:00Z">
        <w:r w:rsidR="00B31C06">
          <w:rPr>
            <w:rStyle w:val="NormalTok"/>
          </w:rPr>
          <w:t xml:space="preserve">2 </w:t>
        </w:r>
      </w:ins>
      <w:ins w:id="4039"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cut_Datetime</w:t>
      </w:r>
      <w:r w:rsidR="007C0A0D" w:rsidRPr="00103545">
        <w:rPr>
          <w:rStyle w:val="NormalTok"/>
          <w:rFonts w:cs="Consolas"/>
        </w:rPr>
        <w:t>(</w:t>
      </w:r>
      <w:r w:rsidR="007C0A0D" w:rsidRPr="00103545">
        <w:rPr>
          <w:rStyle w:val="AttributeTok"/>
          <w:rFonts w:cs="Consolas"/>
        </w:rPr>
        <w:t>unit =</w:t>
      </w:r>
      <w:r w:rsidR="007C0A0D" w:rsidRPr="00103545">
        <w:rPr>
          <w:rStyle w:val="NormalTok"/>
          <w:rFonts w:cs="Consolas"/>
        </w:rPr>
        <w:t xml:space="preserve"> </w:t>
      </w:r>
      <w:r w:rsidR="007C0A0D" w:rsidRPr="00103545">
        <w:rPr>
          <w:rStyle w:val="StringTok"/>
          <w:rFonts w:cs="Consolas"/>
        </w:rPr>
        <w:t>"1 hour"</w:t>
      </w:r>
      <w:r w:rsidR="007C0A0D" w:rsidRPr="00103545">
        <w:rPr>
          <w:rStyle w:val="NormalTok"/>
          <w:rFonts w:cs="Consolas"/>
        </w:rPr>
        <w:t xml:space="preserve">, </w:t>
      </w:r>
      <w:r w:rsidR="007C0A0D" w:rsidRPr="00103545">
        <w:rPr>
          <w:rStyle w:val="AttributeTok"/>
          <w:rFonts w:cs="Consolas"/>
        </w:rPr>
        <w:t>type =</w:t>
      </w:r>
      <w:r w:rsidR="007C0A0D" w:rsidRPr="00103545">
        <w:rPr>
          <w:rStyle w:val="NormalTok"/>
          <w:rFonts w:cs="Consolas"/>
        </w:rPr>
        <w:t xml:space="preserve"> </w:t>
      </w:r>
      <w:r w:rsidR="007C0A0D" w:rsidRPr="00103545">
        <w:rPr>
          <w:rStyle w:val="StringTok"/>
          <w:rFonts w:cs="Consolas"/>
        </w:rPr>
        <w:t>"floor"</w:t>
      </w:r>
      <w:r w:rsidR="007C0A0D" w:rsidRPr="00103545">
        <w:rPr>
          <w:rStyle w:val="NormalTok"/>
          <w:rFonts w:cs="Consolas"/>
        </w:rPr>
        <w:t xml:space="preserve">, </w:t>
      </w:r>
      <w:r w:rsidR="007C0A0D" w:rsidRPr="00103545">
        <w:rPr>
          <w:rStyle w:val="AttributeTok"/>
          <w:rFonts w:cs="Consolas"/>
        </w:rPr>
        <w:t>group_by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ins w:id="4040" w:author="Johannes Zauner" w:date="2025-12-12T21:12:00Z" w16du:dateUtc="2025-12-12T20:12:00Z">
        <w:r w:rsidR="00B31C06">
          <w:rPr>
            <w:rStyle w:val="NormalTok"/>
          </w:rPr>
          <w:t>3</w:t>
        </w:r>
      </w:ins>
      <w:ins w:id="4041" w:author="Johannes Zauner" w:date="2025-12-12T21:11:00Z" w16du:dateUtc="2025-12-12T20:11:00Z">
        <w:r w:rsidR="005E4BD5">
          <w:rPr>
            <w:rStyle w:val="NormalTok"/>
            <w:rFonts w:cs="Consolas"/>
          </w:rPr>
          <w:t xml:space="preserve"> </w:t>
        </w:r>
      </w:ins>
      <w:ins w:id="4042"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Datetime)) </w:t>
      </w:r>
      <w:r w:rsidR="007C0A0D" w:rsidRPr="00103545">
        <w:rPr>
          <w:rStyle w:val="SpecialCharTok"/>
          <w:rFonts w:cs="Consolas"/>
        </w:rPr>
        <w:t>|&gt;</w:t>
      </w:r>
      <w:r w:rsidR="007C0A0D" w:rsidRPr="00103545">
        <w:rPr>
          <w:rFonts w:cs="Consolas"/>
        </w:rPr>
        <w:br/>
      </w:r>
      <w:ins w:id="4043" w:author="Johannes Zauner" w:date="2025-12-12T21:12:00Z" w16du:dateUtc="2025-12-12T20:12:00Z">
        <w:r w:rsidR="00B31C06">
          <w:rPr>
            <w:rStyle w:val="NormalTok"/>
          </w:rPr>
          <w:t>4</w:t>
        </w:r>
      </w:ins>
      <w:ins w:id="4044"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ins w:id="4045"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046" w:author="Johannes Zauner" w:date="2025-12-12T21:12:00Z" w16du:dateUtc="2025-12-12T20:12:00Z">
        <w:r w:rsidR="00B31C06">
          <w:rPr>
            <w:rStyle w:val="NormalTok"/>
          </w:rPr>
          <w:t xml:space="preserve">5 </w:t>
        </w:r>
      </w:ins>
      <w:ins w:id="4047"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add_Time_col</w:t>
      </w:r>
      <w:r w:rsidR="007C0A0D" w:rsidRPr="00103545">
        <w:rPr>
          <w:rStyle w:val="NormalTok"/>
          <w:rFonts w:cs="Consolas"/>
        </w:rPr>
        <w:t xml:space="preserve">(Datetime.rounded)  </w:t>
      </w:r>
      <w:r w:rsidR="007C0A0D" w:rsidRPr="00103545">
        <w:rPr>
          <w:rStyle w:val="SpecialCharTok"/>
          <w:rFonts w:cs="Consolas"/>
        </w:rPr>
        <w:t>|&gt;</w:t>
      </w:r>
      <w:r w:rsidR="007C0A0D" w:rsidRPr="00103545">
        <w:rPr>
          <w:rFonts w:cs="Consolas"/>
        </w:rPr>
        <w:br/>
      </w:r>
      <w:ins w:id="4048" w:author="Johannes Zauner" w:date="2025-12-12T21:12:00Z" w16du:dateUtc="2025-12-12T20:12:00Z">
        <w:r w:rsidR="00B31C06">
          <w:rPr>
            <w:rStyle w:val="NormalTok"/>
          </w:rPr>
          <w:t>6</w:t>
        </w:r>
      </w:ins>
      <w:ins w:id="4049" w:author="Johannes Zauner" w:date="2025-12-12T21:11:00Z" w16du:dateUtc="2025-12-12T20:11:00Z">
        <w:r w:rsidR="005E4BD5">
          <w:rPr>
            <w:rStyle w:val="NormalTok"/>
            <w:rFonts w:cs="Consolas"/>
          </w:rPr>
          <w:t xml:space="preserve"> </w:t>
        </w:r>
      </w:ins>
      <w:ins w:id="4050"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mutate</w:t>
      </w:r>
      <w:r w:rsidR="007C0A0D" w:rsidRPr="00103545">
        <w:rPr>
          <w:rStyle w:val="NormalTok"/>
          <w:rFonts w:cs="Consolas"/>
        </w:rPr>
        <w:t>(</w:t>
      </w:r>
      <w:r w:rsidR="007C0A0D" w:rsidRPr="00103545">
        <w:rPr>
          <w:rStyle w:val="AttributeTok"/>
          <w:rFonts w:cs="Consolas"/>
        </w:rPr>
        <w:t>rel_short =</w:t>
      </w:r>
      <w:r w:rsidR="007C0A0D" w:rsidRPr="00103545">
        <w:rPr>
          <w:rStyle w:val="NormalTok"/>
          <w:rFonts w:cs="Consolas"/>
        </w:rPr>
        <w:t xml:space="preserve"> short </w:t>
      </w:r>
      <w:r w:rsidR="007C0A0D" w:rsidRPr="00103545">
        <w:rPr>
          <w:rStyle w:val="SpecialCharTok"/>
          <w:rFonts w:cs="Consolas"/>
        </w:rPr>
        <w:t>/</w:t>
      </w:r>
      <w:r w:rsidR="007C0A0D" w:rsidRPr="00103545">
        <w:rPr>
          <w:rStyle w:val="NormalTok"/>
          <w:rFonts w:cs="Consolas"/>
        </w:rPr>
        <w:t xml:space="preserve"> </w:t>
      </w:r>
      <w:r w:rsidR="007C0A0D" w:rsidRPr="00103545">
        <w:rPr>
          <w:rStyle w:val="FunctionTok"/>
          <w:rFonts w:cs="Consolas"/>
        </w:rPr>
        <w:t>max</w:t>
      </w:r>
      <w:r w:rsidR="007C0A0D" w:rsidRPr="00103545">
        <w:rPr>
          <w:rStyle w:val="NormalTok"/>
          <w:rFonts w:cs="Consolas"/>
        </w:rPr>
        <w:t>(short))</w:t>
      </w:r>
      <w:r w:rsidR="007C0A0D" w:rsidRPr="00103545">
        <w:rPr>
          <w:rFonts w:cs="Consolas"/>
        </w:rPr>
        <w:br/>
      </w:r>
      <w:ins w:id="4051" w:author="Johannes Zauner" w:date="2025-12-12T21:12:00Z" w16du:dateUtc="2025-12-12T20:12:00Z">
        <w:r w:rsidR="00B31C06">
          <w:rPr>
            <w:rStyle w:val="NormalTok"/>
          </w:rPr>
          <w:t>7</w:t>
        </w:r>
      </w:ins>
      <w:r w:rsidR="007C0A0D" w:rsidRPr="00103545">
        <w:rPr>
          <w:rFonts w:cs="Consolas"/>
        </w:rPr>
        <w:br/>
      </w:r>
      <w:ins w:id="4052" w:author="Johannes Zauner" w:date="2025-12-12T21:12:00Z" w16du:dateUtc="2025-12-12T20:12:00Z">
        <w:r w:rsidR="00B31C06">
          <w:rPr>
            <w:rStyle w:val="NormalTok"/>
          </w:rPr>
          <w:t xml:space="preserve">8 </w:t>
        </w:r>
      </w:ins>
      <w:ins w:id="4053"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dataVEETtime </w:t>
      </w:r>
      <w:r w:rsidR="007C0A0D" w:rsidRPr="00103545">
        <w:rPr>
          <w:rStyle w:val="SpecialCharTok"/>
          <w:rFonts w:cs="Consolas"/>
        </w:rPr>
        <w:t>|&gt;</w:t>
      </w:r>
      <w:r w:rsidR="007C0A0D" w:rsidRPr="00103545">
        <w:rPr>
          <w:rFonts w:cs="Consolas"/>
        </w:rPr>
        <w:br/>
      </w:r>
      <w:ins w:id="4054" w:author="Johannes Zauner" w:date="2025-12-12T21:12:00Z" w16du:dateUtc="2025-12-12T20:12:00Z">
        <w:r w:rsidR="00B31C06">
          <w:rPr>
            <w:rStyle w:val="NormalTok"/>
          </w:rPr>
          <w:t xml:space="preserve">9 </w:t>
        </w:r>
      </w:ins>
      <w:ins w:id="4055"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ggplot</w:t>
      </w:r>
      <w:r w:rsidR="007C0A0D" w:rsidRPr="00103545">
        <w:rPr>
          <w:rStyle w:val="NormalTok"/>
          <w:rFonts w:cs="Consolas"/>
        </w:rPr>
        <w:t>(</w:t>
      </w:r>
      <w:r w:rsidR="007C0A0D" w:rsidRPr="00103545">
        <w:rPr>
          <w:rStyle w:val="FunctionTok"/>
          <w:rFonts w:cs="Consolas"/>
        </w:rPr>
        <w:t>aes</w:t>
      </w:r>
      <w:r w:rsidR="007C0A0D" w:rsidRPr="00103545">
        <w:rPr>
          <w:rStyle w:val="NormalTok"/>
          <w:rFonts w:cs="Consolas"/>
        </w:rPr>
        <w:t>(</w:t>
      </w:r>
      <w:r w:rsidR="007C0A0D" w:rsidRPr="00103545">
        <w:rPr>
          <w:rStyle w:val="AttributeTok"/>
          <w:rFonts w:cs="Consolas"/>
        </w:rPr>
        <w:t>x=</w:t>
      </w:r>
      <w:r w:rsidR="007C0A0D" w:rsidRPr="00103545">
        <w:rPr>
          <w:rStyle w:val="NormalTok"/>
          <w:rFonts w:cs="Consolas"/>
        </w:rPr>
        <w:t xml:space="preserve">Time, </w:t>
      </w:r>
      <w:r w:rsidR="007C0A0D" w:rsidRPr="00103545">
        <w:rPr>
          <w:rStyle w:val="AttributeTok"/>
          <w:rFonts w:cs="Consolas"/>
        </w:rPr>
        <w:t>y =</w:t>
      </w:r>
      <w:r w:rsidR="007C0A0D" w:rsidRPr="00103545">
        <w:rPr>
          <w:rStyle w:val="NormalTok"/>
          <w:rFonts w:cs="Consolas"/>
        </w:rPr>
        <w:t xml:space="preserve"> rel_short)) </w:t>
      </w:r>
      <w:r w:rsidR="007C0A0D" w:rsidRPr="00103545">
        <w:rPr>
          <w:rStyle w:val="SpecialCharTok"/>
          <w:rFonts w:cs="Consolas"/>
        </w:rPr>
        <w:t>+</w:t>
      </w:r>
      <w:r w:rsidR="007C0A0D" w:rsidRPr="00103545">
        <w:rPr>
          <w:rFonts w:cs="Consolas"/>
        </w:rPr>
        <w:br/>
      </w:r>
      <w:ins w:id="4056" w:author="Johannes Zauner" w:date="2025-12-12T21:11:00Z" w16du:dateUtc="2025-12-12T20:11:00Z">
        <w:r w:rsidR="005E4BD5">
          <w:rPr>
            <w:rStyle w:val="NormalTok"/>
          </w:rPr>
          <w:t>1</w:t>
        </w:r>
      </w:ins>
      <w:ins w:id="4057" w:author="Johannes Zauner" w:date="2025-12-12T21:12:00Z" w16du:dateUtc="2025-12-12T20:12:00Z">
        <w:r w:rsidR="00B31C06">
          <w:rPr>
            <w:rStyle w:val="NormalTok"/>
            <w:rFonts w:cs="Consolas"/>
          </w:rPr>
          <w:t xml:space="preserve">0 </w:t>
        </w:r>
      </w:ins>
      <w:r w:rsidR="007C0A0D" w:rsidRPr="00103545">
        <w:rPr>
          <w:rStyle w:val="NormalTok"/>
          <w:rFonts w:cs="Consolas"/>
        </w:rPr>
        <w:t xml:space="preserve">  </w:t>
      </w:r>
      <w:r w:rsidR="007C0A0D" w:rsidRPr="00103545">
        <w:rPr>
          <w:rStyle w:val="FunctionTok"/>
          <w:rFonts w:cs="Consolas"/>
        </w:rPr>
        <w:t>geom_col</w:t>
      </w:r>
      <w:r w:rsidR="007C0A0D" w:rsidRPr="00103545">
        <w:rPr>
          <w:rStyle w:val="NormalTok"/>
          <w:rFonts w:cs="Consolas"/>
        </w:rPr>
        <w:t>(</w:t>
      </w:r>
      <w:r w:rsidR="007C0A0D" w:rsidRPr="00103545">
        <w:rPr>
          <w:rStyle w:val="FunctionTok"/>
          <w:rFonts w:cs="Consolas"/>
        </w:rPr>
        <w:t>aes</w:t>
      </w:r>
      <w:r w:rsidR="007C0A0D" w:rsidRPr="00103545">
        <w:rPr>
          <w:rStyle w:val="NormalTok"/>
          <w:rFonts w:cs="Consolas"/>
        </w:rPr>
        <w:t>(</w:t>
      </w:r>
      <w:r w:rsidR="007C0A0D" w:rsidRPr="00103545">
        <w:rPr>
          <w:rStyle w:val="AttributeTok"/>
          <w:rFonts w:cs="Consolas"/>
        </w:rPr>
        <w:t>fill =</w:t>
      </w:r>
      <w:r w:rsidR="007C0A0D" w:rsidRPr="00103545">
        <w:rPr>
          <w:rStyle w:val="NormalTok"/>
          <w:rFonts w:cs="Consolas"/>
        </w:rPr>
        <w:t xml:space="preserve"> </w:t>
      </w:r>
      <w:r w:rsidR="007C0A0D" w:rsidRPr="00103545">
        <w:rPr>
          <w:rStyle w:val="FunctionTok"/>
          <w:rFonts w:cs="Consolas"/>
        </w:rPr>
        <w:t>factor</w:t>
      </w:r>
      <w:r w:rsidR="007C0A0D" w:rsidRPr="00103545">
        <w:rPr>
          <w:rStyle w:val="NormalTok"/>
          <w:rFonts w:cs="Consolas"/>
        </w:rPr>
        <w:t xml:space="preserve">(Date)), </w:t>
      </w:r>
      <w:r w:rsidR="007C0A0D" w:rsidRPr="00103545">
        <w:rPr>
          <w:rStyle w:val="AttributeTok"/>
          <w:rFonts w:cs="Consolas"/>
        </w:rPr>
        <w:t>position =</w:t>
      </w:r>
      <w:r w:rsidR="007C0A0D" w:rsidRPr="00103545">
        <w:rPr>
          <w:rStyle w:val="NormalTok"/>
          <w:rFonts w:cs="Consolas"/>
        </w:rPr>
        <w:t xml:space="preserve"> </w:t>
      </w:r>
      <w:r w:rsidR="007C0A0D" w:rsidRPr="00103545">
        <w:rPr>
          <w:rStyle w:val="StringTok"/>
          <w:rFonts w:cs="Consolas"/>
        </w:rPr>
        <w:t>"dodge"</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4058" w:author="Johannes Zauner" w:date="2025-12-12T21:11:00Z" w16du:dateUtc="2025-12-12T20:11:00Z">
        <w:r w:rsidR="005E4BD5">
          <w:rPr>
            <w:rStyle w:val="NormalTok"/>
          </w:rPr>
          <w:t>1</w:t>
        </w:r>
      </w:ins>
      <w:ins w:id="4059" w:author="Johannes Zauner" w:date="2025-12-12T21:12:00Z" w16du:dateUtc="2025-12-12T20:12:00Z">
        <w:r w:rsidR="00B31C06">
          <w:rPr>
            <w:rStyle w:val="NormalTok"/>
            <w:rFonts w:cs="Consolas"/>
          </w:rPr>
          <w:t>1</w:t>
        </w:r>
      </w:ins>
      <w:r w:rsidR="007C0A0D" w:rsidRPr="00103545">
        <w:rPr>
          <w:rStyle w:val="NormalTok"/>
          <w:rFonts w:cs="Consolas"/>
        </w:rPr>
        <w:t xml:space="preserve"> </w:t>
      </w:r>
      <w:ins w:id="4060"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ggsci</w:t>
      </w:r>
      <w:r w:rsidR="007C0A0D" w:rsidRPr="00103545">
        <w:rPr>
          <w:rStyle w:val="SpecialCharTok"/>
          <w:rFonts w:cs="Consolas"/>
        </w:rPr>
        <w:t>::</w:t>
      </w:r>
      <w:r w:rsidR="007C0A0D" w:rsidRPr="00103545">
        <w:rPr>
          <w:rStyle w:val="FunctionTok"/>
          <w:rFonts w:cs="Consolas"/>
        </w:rPr>
        <w:t>scale_fill_jco</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4061" w:author="Johannes Zauner" w:date="2025-12-12T21:11:00Z" w16du:dateUtc="2025-12-12T20:11:00Z">
        <w:r w:rsidR="005E4BD5">
          <w:rPr>
            <w:rStyle w:val="NormalTok"/>
          </w:rPr>
          <w:t>1</w:t>
        </w:r>
      </w:ins>
      <w:ins w:id="4062" w:author="Johannes Zauner" w:date="2025-12-12T21:12:00Z" w16du:dateUtc="2025-12-12T20:12:00Z">
        <w:r w:rsidR="00B31C06">
          <w:rPr>
            <w:rStyle w:val="NormalTok"/>
          </w:rPr>
          <w:t>2</w:t>
        </w:r>
      </w:ins>
      <w:ins w:id="4063"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theme_minimal</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4064" w:author="Johannes Zauner" w:date="2025-12-12T21:11:00Z" w16du:dateUtc="2025-12-12T20:11:00Z">
        <w:r w:rsidR="005E4BD5">
          <w:rPr>
            <w:rStyle w:val="NormalTok"/>
          </w:rPr>
          <w:t>1</w:t>
        </w:r>
      </w:ins>
      <w:ins w:id="4065" w:author="Johannes Zauner" w:date="2025-12-12T21:12:00Z" w16du:dateUtc="2025-12-12T20:12:00Z">
        <w:r w:rsidR="00B31C06">
          <w:rPr>
            <w:rStyle w:val="NormalTok"/>
            <w:rFonts w:cs="Consolas"/>
          </w:rPr>
          <w:t xml:space="preserve">3 </w:t>
        </w:r>
      </w:ins>
      <w:r w:rsidR="007C0A0D" w:rsidRPr="00103545">
        <w:rPr>
          <w:rStyle w:val="NormalTok"/>
          <w:rFonts w:cs="Consolas"/>
        </w:rPr>
        <w:t xml:space="preserve">  </w:t>
      </w:r>
      <w:r w:rsidR="007C0A0D" w:rsidRPr="00103545">
        <w:rPr>
          <w:rStyle w:val="FunctionTok"/>
          <w:rFonts w:cs="Consolas"/>
        </w:rPr>
        <w:t>labs</w:t>
      </w:r>
      <w:r w:rsidR="007C0A0D" w:rsidRPr="00103545">
        <w:rPr>
          <w:rStyle w:val="NormalTok"/>
          <w:rFonts w:cs="Consolas"/>
        </w:rPr>
        <w:t>(</w:t>
      </w:r>
      <w:r w:rsidR="007C0A0D" w:rsidRPr="00103545">
        <w:rPr>
          <w:rStyle w:val="AttributeTok"/>
          <w:rFonts w:cs="Consolas"/>
        </w:rPr>
        <w:t>y =</w:t>
      </w:r>
      <w:r w:rsidR="007C0A0D" w:rsidRPr="00103545">
        <w:rPr>
          <w:rStyle w:val="NormalTok"/>
          <w:rFonts w:cs="Consolas"/>
        </w:rPr>
        <w:t xml:space="preserve"> </w:t>
      </w:r>
      <w:r w:rsidR="007C0A0D" w:rsidRPr="00103545">
        <w:rPr>
          <w:rStyle w:val="StringTok"/>
          <w:rFonts w:cs="Consolas"/>
        </w:rPr>
        <w:t>"Normalized short-wavelength irradiance"</w:t>
      </w:r>
      <w:r w:rsidR="007C0A0D" w:rsidRPr="00103545">
        <w:rPr>
          <w:rStyle w:val="NormalTok"/>
          <w:rFonts w:cs="Consolas"/>
        </w:rPr>
        <w:t xml:space="preserve">, </w:t>
      </w:r>
      <w:r w:rsidR="007C0A0D" w:rsidRPr="00103545">
        <w:rPr>
          <w:rFonts w:cs="Consolas"/>
        </w:rPr>
        <w:br/>
      </w:r>
      <w:ins w:id="4066" w:author="Johannes Zauner" w:date="2025-12-12T21:11:00Z" w16du:dateUtc="2025-12-12T20:11:00Z">
        <w:r w:rsidR="005E4BD5">
          <w:rPr>
            <w:rStyle w:val="NormalTok"/>
          </w:rPr>
          <w:t>1</w:t>
        </w:r>
      </w:ins>
      <w:ins w:id="4067" w:author="Johannes Zauner" w:date="2025-12-12T21:12:00Z" w16du:dateUtc="2025-12-12T20:12:00Z">
        <w:r w:rsidR="00B31C06">
          <w:rPr>
            <w:rStyle w:val="NormalTok"/>
            <w:rFonts w:cs="Consolas"/>
          </w:rPr>
          <w:t>4</w:t>
        </w:r>
      </w:ins>
      <w:r w:rsidR="007C0A0D" w:rsidRPr="00103545">
        <w:rPr>
          <w:rStyle w:val="NormalTok"/>
          <w:rFonts w:cs="Consolas"/>
        </w:rPr>
        <w:t xml:space="preserve"> </w:t>
      </w:r>
      <w:ins w:id="4068"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AttributeTok"/>
          <w:rFonts w:cs="Consolas"/>
        </w:rPr>
        <w:t>x =</w:t>
      </w:r>
      <w:r w:rsidR="007C0A0D" w:rsidRPr="00103545">
        <w:rPr>
          <w:rStyle w:val="NormalTok"/>
          <w:rFonts w:cs="Consolas"/>
        </w:rPr>
        <w:t xml:space="preserve"> </w:t>
      </w:r>
      <w:r w:rsidR="007C0A0D" w:rsidRPr="00103545">
        <w:rPr>
          <w:rStyle w:val="StringTok"/>
          <w:rFonts w:cs="Consolas"/>
        </w:rPr>
        <w:t>"Local time (HH:MM)"</w:t>
      </w:r>
      <w:r w:rsidR="007C0A0D" w:rsidRPr="00103545">
        <w:rPr>
          <w:rStyle w:val="NormalTok"/>
          <w:rFonts w:cs="Consolas"/>
        </w:rPr>
        <w:t>,</w:t>
      </w:r>
      <w:r w:rsidR="007C0A0D" w:rsidRPr="00103545">
        <w:rPr>
          <w:rFonts w:cs="Consolas"/>
        </w:rPr>
        <w:br/>
      </w:r>
      <w:ins w:id="4069" w:author="Johannes Zauner" w:date="2025-12-12T21:12:00Z" w16du:dateUtc="2025-12-12T20:12:00Z">
        <w:r w:rsidR="00B31C06">
          <w:rPr>
            <w:rStyle w:val="NormalTok"/>
          </w:rPr>
          <w:lastRenderedPageBreak/>
          <w:t>1</w:t>
        </w:r>
        <w:r w:rsidR="00B31C06">
          <w:rPr>
            <w:rStyle w:val="NormalTok"/>
            <w:rFonts w:cs="Consolas"/>
          </w:rPr>
          <w:t>5</w:t>
        </w:r>
      </w:ins>
      <w:r w:rsidR="007C0A0D" w:rsidRPr="00103545">
        <w:rPr>
          <w:rStyle w:val="NormalTok"/>
          <w:rFonts w:cs="Consolas"/>
        </w:rPr>
        <w:t xml:space="preserve">  </w:t>
      </w:r>
      <w:ins w:id="4070"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AttributeTok"/>
          <w:rFonts w:cs="Consolas"/>
        </w:rPr>
        <w:t>fill =</w:t>
      </w:r>
      <w:r w:rsidR="007C0A0D" w:rsidRPr="00103545">
        <w:rPr>
          <w:rStyle w:val="NormalTok"/>
          <w:rFonts w:cs="Consolas"/>
        </w:rPr>
        <w:t xml:space="preserve"> </w:t>
      </w:r>
      <w:r w:rsidR="007C0A0D" w:rsidRPr="00103545">
        <w:rPr>
          <w:rStyle w:val="StringTok"/>
          <w:rFonts w:cs="Consolas"/>
        </w:rPr>
        <w:t>"Date"</w:t>
      </w:r>
      <w:r w:rsidR="007C0A0D" w:rsidRPr="00103545">
        <w:rPr>
          <w:rStyle w:val="NormalTok"/>
          <w:rFonts w:cs="Consolas"/>
        </w:rPr>
        <w:t xml:space="preserve">) </w:t>
      </w:r>
      <w:r w:rsidR="007C0A0D" w:rsidRPr="00103545">
        <w:rPr>
          <w:rStyle w:val="SpecialCharTok"/>
          <w:rFonts w:cs="Consolas"/>
        </w:rPr>
        <w:t>+</w:t>
      </w:r>
      <w:r w:rsidR="007C0A0D" w:rsidRPr="00103545">
        <w:rPr>
          <w:rStyle w:val="NormalTok"/>
          <w:rFonts w:cs="Consolas"/>
        </w:rPr>
        <w:t xml:space="preserve"> </w:t>
      </w:r>
      <w:r w:rsidR="007C0A0D" w:rsidRPr="00103545">
        <w:rPr>
          <w:rFonts w:cs="Consolas"/>
        </w:rPr>
        <w:br/>
      </w:r>
      <w:ins w:id="4071" w:author="Johannes Zauner" w:date="2025-12-12T21:11:00Z" w16du:dateUtc="2025-12-12T20:11:00Z">
        <w:r w:rsidR="005E4BD5">
          <w:rPr>
            <w:rStyle w:val="NormalTok"/>
          </w:rPr>
          <w:t>1</w:t>
        </w:r>
      </w:ins>
      <w:ins w:id="4072" w:author="Johannes Zauner" w:date="2025-12-12T21:12:00Z" w16du:dateUtc="2025-12-12T20:12:00Z">
        <w:r w:rsidR="00B31C06">
          <w:rPr>
            <w:rStyle w:val="NormalTok"/>
            <w:rFonts w:cs="Consolas"/>
          </w:rPr>
          <w:t xml:space="preserve">6 </w:t>
        </w:r>
      </w:ins>
      <w:r w:rsidR="007C0A0D" w:rsidRPr="00103545">
        <w:rPr>
          <w:rStyle w:val="NormalTok"/>
          <w:rFonts w:cs="Consolas"/>
        </w:rPr>
        <w:t xml:space="preserve">  </w:t>
      </w:r>
      <w:r w:rsidR="007C0A0D" w:rsidRPr="00103545">
        <w:rPr>
          <w:rStyle w:val="FunctionTok"/>
          <w:rFonts w:cs="Consolas"/>
        </w:rPr>
        <w:t>scale_y_continuous</w:t>
      </w:r>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r w:rsidR="007C0A0D" w:rsidRPr="00103545">
        <w:rPr>
          <w:rStyle w:val="FunctionTok"/>
          <w:rFonts w:cs="Consolas"/>
        </w:rPr>
        <w:t>label_percent</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4073" w:author="Johannes Zauner" w:date="2025-12-12T21:11:00Z" w16du:dateUtc="2025-12-12T20:11:00Z">
        <w:r w:rsidR="005E4BD5">
          <w:rPr>
            <w:rStyle w:val="NormalTok"/>
          </w:rPr>
          <w:t>1</w:t>
        </w:r>
      </w:ins>
      <w:ins w:id="4074" w:author="Johannes Zauner" w:date="2025-12-12T21:12:00Z" w16du:dateUtc="2025-12-12T20:12:00Z">
        <w:r w:rsidR="00B31C06">
          <w:rPr>
            <w:rStyle w:val="NormalTok"/>
            <w:rFonts w:cs="Consolas"/>
          </w:rPr>
          <w:t>7</w:t>
        </w:r>
      </w:ins>
      <w:r w:rsidR="007C0A0D" w:rsidRPr="00103545">
        <w:rPr>
          <w:rStyle w:val="NormalTok"/>
          <w:rFonts w:cs="Consolas"/>
        </w:rPr>
        <w:t xml:space="preserve"> </w:t>
      </w:r>
      <w:ins w:id="4075"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scale_x_time</w:t>
      </w:r>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r w:rsidR="007C0A0D" w:rsidRPr="00103545">
        <w:rPr>
          <w:rStyle w:val="FunctionTok"/>
          <w:rFonts w:cs="Consolas"/>
        </w:rPr>
        <w:t>label_time</w:t>
      </w:r>
      <w:r w:rsidR="007C0A0D" w:rsidRPr="00103545">
        <w:rPr>
          <w:rStyle w:val="NormalTok"/>
          <w:rFonts w:cs="Consolas"/>
        </w:rPr>
        <w:t>(</w:t>
      </w:r>
      <w:r w:rsidR="007C0A0D" w:rsidRPr="00103545">
        <w:rPr>
          <w:rStyle w:val="AttributeTok"/>
          <w:rFonts w:cs="Consolas"/>
        </w:rPr>
        <w:t>format =</w:t>
      </w:r>
      <w:r w:rsidR="007C0A0D" w:rsidRPr="00103545">
        <w:rPr>
          <w:rStyle w:val="NormalTok"/>
          <w:rFonts w:cs="Consolas"/>
        </w:rPr>
        <w:t xml:space="preserve"> </w:t>
      </w:r>
      <w:r w:rsidR="007C0A0D" w:rsidRPr="00103545">
        <w:rPr>
          <w:rStyle w:val="StringTok"/>
          <w:rFonts w:cs="Consolas"/>
        </w:rPr>
        <w:t>"%H:%M"</w:t>
      </w:r>
      <w:r w:rsidR="007C0A0D" w:rsidRPr="00103545">
        <w:rPr>
          <w:rStyle w:val="NormalTok"/>
          <w:rFonts w:cs="Consolas"/>
        </w:rPr>
        <w:t>))</w:t>
      </w:r>
      <w:del w:id="4076" w:author="Johannes Zauner" w:date="2025-12-12T21:11:00Z" w16du:dateUtc="2025-12-12T20:11:00Z">
        <w:r w:rsidR="007C0A0D" w:rsidRPr="00103545" w:rsidDel="005E4BD5">
          <w:rPr>
            <w:rFonts w:cs="Consolas"/>
          </w:rPr>
          <w:br/>
        </w:r>
        <w:r w:rsidR="007C0A0D" w:rsidRPr="00103545" w:rsidDel="005E4BD5">
          <w:rPr>
            <w:rStyle w:val="FunctionTok"/>
            <w:rFonts w:cs="Consolas"/>
          </w:rPr>
          <w:delText>ggsave</w:delText>
        </w:r>
        <w:r w:rsidR="007C0A0D" w:rsidRPr="00103545" w:rsidDel="005E4BD5">
          <w:rPr>
            <w:rStyle w:val="NormalTok"/>
            <w:rFonts w:cs="Consolas"/>
          </w:rPr>
          <w:delText>(</w:delText>
        </w:r>
        <w:r w:rsidR="007C0A0D" w:rsidRPr="00103545" w:rsidDel="005E4BD5">
          <w:rPr>
            <w:rStyle w:val="StringTok"/>
            <w:rFonts w:cs="Consolas"/>
          </w:rPr>
          <w:delText>"manuscript/figures/Figure9.png"</w:delText>
        </w:r>
        <w:r w:rsidR="007C0A0D" w:rsidRPr="00103545" w:rsidDel="005E4BD5">
          <w:rPr>
            <w:rStyle w:val="NormalTok"/>
            <w:rFonts w:cs="Consolas"/>
          </w:rPr>
          <w:delText>,</w:delText>
        </w:r>
        <w:r w:rsidR="007C0A0D" w:rsidRPr="00103545" w:rsidDel="005E4BD5">
          <w:rPr>
            <w:rFonts w:cs="Consolas"/>
          </w:rPr>
          <w:br/>
        </w:r>
        <w:r w:rsidR="007C0A0D" w:rsidRPr="00103545" w:rsidDel="005E4BD5">
          <w:rPr>
            <w:rStyle w:val="NormalTok"/>
            <w:rFonts w:cs="Consolas"/>
          </w:rPr>
          <w:delText xml:space="preserve">                </w:delText>
        </w:r>
        <w:r w:rsidR="007C0A0D" w:rsidRPr="00103545" w:rsidDel="005E4BD5">
          <w:rPr>
            <w:rStyle w:val="AttributeTok"/>
            <w:rFonts w:cs="Consolas"/>
          </w:rPr>
          <w:delText>width =</w:delText>
        </w:r>
        <w:r w:rsidR="007C0A0D" w:rsidRPr="00103545" w:rsidDel="005E4BD5">
          <w:rPr>
            <w:rStyle w:val="NormalTok"/>
            <w:rFonts w:cs="Consolas"/>
          </w:rPr>
          <w:delText xml:space="preserve"> </w:delText>
        </w:r>
        <w:r w:rsidR="007C0A0D" w:rsidRPr="00103545" w:rsidDel="005E4BD5">
          <w:rPr>
            <w:rStyle w:val="DecValTok"/>
            <w:rFonts w:cs="Consolas"/>
          </w:rPr>
          <w:delText>5</w:delText>
        </w:r>
        <w:r w:rsidR="007C0A0D" w:rsidRPr="00103545" w:rsidDel="005E4BD5">
          <w:rPr>
            <w:rStyle w:val="NormalTok"/>
            <w:rFonts w:cs="Consolas"/>
          </w:rPr>
          <w:delText>,</w:delText>
        </w:r>
        <w:r w:rsidR="007C0A0D" w:rsidRPr="00103545" w:rsidDel="005E4BD5">
          <w:rPr>
            <w:rFonts w:cs="Consolas"/>
          </w:rPr>
          <w:br/>
        </w:r>
        <w:r w:rsidR="007C0A0D" w:rsidRPr="00103545" w:rsidDel="005E4BD5">
          <w:rPr>
            <w:rStyle w:val="NormalTok"/>
            <w:rFonts w:cs="Consolas"/>
          </w:rPr>
          <w:delText xml:space="preserve">                </w:delText>
        </w:r>
        <w:r w:rsidR="007C0A0D" w:rsidRPr="00103545" w:rsidDel="005E4BD5">
          <w:rPr>
            <w:rStyle w:val="AttributeTok"/>
            <w:rFonts w:cs="Consolas"/>
          </w:rPr>
          <w:delText>height =</w:delText>
        </w:r>
        <w:r w:rsidR="007C0A0D" w:rsidRPr="00103545" w:rsidDel="005E4BD5">
          <w:rPr>
            <w:rStyle w:val="NormalTok"/>
            <w:rFonts w:cs="Consolas"/>
          </w:rPr>
          <w:delText xml:space="preserve"> </w:delText>
        </w:r>
        <w:r w:rsidR="007C0A0D" w:rsidRPr="00103545" w:rsidDel="005E4BD5">
          <w:rPr>
            <w:rStyle w:val="DecValTok"/>
            <w:rFonts w:cs="Consolas"/>
          </w:rPr>
          <w:delText>4</w:delText>
        </w:r>
        <w:r w:rsidR="007C0A0D" w:rsidRPr="00103545" w:rsidDel="005E4BD5">
          <w:rPr>
            <w:rStyle w:val="NormalTok"/>
            <w:rFonts w:cs="Consolas"/>
          </w:rPr>
          <w:delText>)</w:delText>
        </w:r>
      </w:del>
    </w:p>
    <w:bookmarkEnd w:id="4032"/>
    <w:p w14:paraId="0C6D1678" w14:textId="4605E8FA" w:rsidR="007C0A0D" w:rsidRPr="00B31C06" w:rsidDel="0098570A" w:rsidRDefault="007C0A0D" w:rsidP="00F9173B">
      <w:pPr>
        <w:pStyle w:val="DefinitionTerm"/>
        <w:rPr>
          <w:ins w:id="4077" w:author="zusammenlegung" w:date="2025-12-12T19:01:00Z" w16du:dateUtc="2025-12-12T18:01:00Z"/>
          <w:del w:id="4078" w:author="Johannes Zauner" w:date="2025-12-12T20:28:00Z" w16du:dateUtc="2025-12-12T19:28:00Z"/>
          <w:rFonts w:ascii="Arial" w:hAnsi="Arial" w:cs="Arial"/>
          <w:b w:val="0"/>
          <w:bCs/>
          <w:rPrChange w:id="4079" w:author="Johannes Zauner" w:date="2025-12-12T21:13:00Z" w16du:dateUtc="2025-12-12T20:13:00Z">
            <w:rPr>
              <w:ins w:id="4080" w:author="zusammenlegung" w:date="2025-12-12T19:01:00Z" w16du:dateUtc="2025-12-12T18:01:00Z"/>
              <w:del w:id="4081" w:author="Johannes Zauner" w:date="2025-12-12T20:28:00Z" w16du:dateUtc="2025-12-12T19:28:00Z"/>
              <w:rFonts w:ascii="Arial" w:hAnsi="Arial" w:cs="Arial"/>
            </w:rPr>
          </w:rPrChange>
        </w:rPr>
        <w:pPrChange w:id="4082" w:author="Johannes Zauner" w:date="2025-12-12T20:46:00Z" w16du:dateUtc="2025-12-12T19:46:00Z">
          <w:pPr>
            <w:pStyle w:val="DefinitionTerm"/>
          </w:pPr>
        </w:pPrChange>
      </w:pPr>
      <w:ins w:id="4083" w:author="zusammenlegung" w:date="2025-12-12T19:01:00Z" w16du:dateUtc="2025-12-12T18:01:00Z">
        <w:r w:rsidRPr="00F9173B">
          <w:rPr>
            <w:rFonts w:ascii="Arial" w:hAnsi="Arial" w:cs="Arial"/>
          </w:rPr>
          <w:t>Line 1</w:t>
        </w:r>
      </w:ins>
      <w:ins w:id="4084" w:author="Johannes Zauner" w:date="2025-12-12T20:28:00Z" w16du:dateUtc="2025-12-12T19:28:00Z">
        <w:r w:rsidR="0098570A" w:rsidRPr="00C272DD">
          <w:rPr>
            <w:rFonts w:ascii="Arial" w:hAnsi="Arial" w:cs="Arial"/>
          </w:rPr>
          <w:t xml:space="preserve"> </w:t>
        </w:r>
      </w:ins>
    </w:p>
    <w:p w14:paraId="7AE9F272" w14:textId="77777777" w:rsidR="00F9173B" w:rsidRPr="00B31C06" w:rsidRDefault="007C0A0D" w:rsidP="00F9173B">
      <w:pPr>
        <w:pStyle w:val="DefinitionTerm"/>
        <w:rPr>
          <w:ins w:id="4085" w:author="Johannes Zauner" w:date="2025-12-12T20:46:00Z" w16du:dateUtc="2025-12-12T19:46:00Z"/>
          <w:rFonts w:ascii="Arial" w:hAnsi="Arial" w:cs="Arial"/>
          <w:b w:val="0"/>
          <w:bCs/>
          <w:rPrChange w:id="4086" w:author="Johannes Zauner" w:date="2025-12-12T21:13:00Z" w16du:dateUtc="2025-12-12T20:13:00Z">
            <w:rPr>
              <w:ins w:id="4087" w:author="Johannes Zauner" w:date="2025-12-12T20:46:00Z" w16du:dateUtc="2025-12-12T19:46:00Z"/>
              <w:rFonts w:ascii="Arial" w:hAnsi="Arial" w:cs="Arial"/>
            </w:rPr>
          </w:rPrChange>
        </w:rPr>
        <w:pPrChange w:id="4088" w:author="Johannes Zauner" w:date="2025-12-12T20:46:00Z" w16du:dateUtc="2025-12-12T19:46:00Z">
          <w:pPr>
            <w:pStyle w:val="Textkrper"/>
            <w:spacing w:after="0"/>
          </w:pPr>
        </w:pPrChange>
      </w:pPr>
      <w:r w:rsidRPr="00B31C06">
        <w:rPr>
          <w:rFonts w:ascii="Arial" w:hAnsi="Arial" w:cs="Arial"/>
          <w:b w:val="0"/>
          <w:bCs/>
          <w:rPrChange w:id="4089" w:author="Johannes Zauner" w:date="2025-12-12T21:13:00Z" w16du:dateUtc="2025-12-12T20:13:00Z">
            <w:rPr>
              <w:rFonts w:ascii="Arial" w:hAnsi="Arial" w:cs="Arial"/>
              <w:b/>
            </w:rPr>
          </w:rPrChange>
        </w:rPr>
        <w:t>Prepare hourly binned data</w:t>
      </w:r>
    </w:p>
    <w:p w14:paraId="5854AA1A" w14:textId="77777777" w:rsidR="00F9173B" w:rsidRPr="0047611C" w:rsidRDefault="00F9173B" w:rsidP="00F9173B">
      <w:pPr>
        <w:pStyle w:val="DefinitionTerm"/>
        <w:rPr>
          <w:ins w:id="4090" w:author="Johannes Zauner" w:date="2025-12-12T20:46:00Z" w16du:dateUtc="2025-12-12T19:46:00Z"/>
          <w:b w:val="0"/>
          <w:bCs/>
        </w:rPr>
      </w:pPr>
      <w:ins w:id="4091" w:author="Johannes Zauner" w:date="2025-12-12T20:46:00Z" w16du:dateUtc="2025-12-12T19:46:00Z">
        <w:r w:rsidRPr="00C673E9">
          <w:rPr>
            <w:rFonts w:ascii="Arial" w:hAnsi="Arial" w:cs="Arial"/>
          </w:rPr>
          <w:t>Line 2</w:t>
        </w:r>
        <w:r>
          <w:rPr>
            <w:rFonts w:ascii="Arial" w:hAnsi="Arial" w:cs="Arial"/>
          </w:rPr>
          <w:t xml:space="preserve"> </w:t>
        </w:r>
        <w:r w:rsidRPr="0047611C">
          <w:rPr>
            <w:b w:val="0"/>
            <w:bCs/>
          </w:rPr>
          <w:t>Bin timestamps by hour</w:t>
        </w:r>
      </w:ins>
    </w:p>
    <w:p w14:paraId="430E9EBB" w14:textId="77777777" w:rsidR="00F9173B" w:rsidRPr="0047611C" w:rsidRDefault="00F9173B" w:rsidP="00F9173B">
      <w:pPr>
        <w:pStyle w:val="DefinitionTerm"/>
        <w:rPr>
          <w:ins w:id="4092" w:author="Johannes Zauner" w:date="2025-12-12T20:46:00Z" w16du:dateUtc="2025-12-12T19:46:00Z"/>
          <w:b w:val="0"/>
          <w:bCs/>
        </w:rPr>
      </w:pPr>
      <w:ins w:id="4093" w:author="Johannes Zauner" w:date="2025-12-12T20:46:00Z" w16du:dateUtc="2025-12-12T19:46:00Z">
        <w:r w:rsidRPr="00C673E9">
          <w:rPr>
            <w:rFonts w:ascii="Arial" w:hAnsi="Arial" w:cs="Arial"/>
          </w:rPr>
          <w:t>Line 5</w:t>
        </w:r>
        <w:r>
          <w:rPr>
            <w:rFonts w:ascii="Arial" w:hAnsi="Arial" w:cs="Arial"/>
          </w:rPr>
          <w:t xml:space="preserve"> </w:t>
        </w:r>
        <w:r w:rsidRPr="0047611C">
          <w:rPr>
            <w:b w:val="0"/>
            <w:bCs/>
          </w:rPr>
          <w:t>Add a Time column (hour of day)</w:t>
        </w:r>
      </w:ins>
    </w:p>
    <w:p w14:paraId="22EC4C5E" w14:textId="5A482ECF" w:rsidR="00F9173B" w:rsidRDefault="00F9173B" w:rsidP="00F9173B">
      <w:pPr>
        <w:pStyle w:val="DefinitionTerm"/>
        <w:rPr>
          <w:ins w:id="4094" w:author="Johannes Zauner" w:date="2025-12-12T20:46:00Z" w16du:dateUtc="2025-12-12T19:46:00Z"/>
          <w:b w:val="0"/>
          <w:bCs/>
        </w:rPr>
      </w:pPr>
      <w:ins w:id="4095" w:author="Johannes Zauner" w:date="2025-12-12T20:46:00Z" w16du:dateUtc="2025-12-12T19:46:00Z">
        <w:r w:rsidRPr="00C673E9">
          <w:rPr>
            <w:rFonts w:ascii="Arial" w:hAnsi="Arial" w:cs="Arial"/>
          </w:rPr>
          <w:t>Line 8</w:t>
        </w:r>
      </w:ins>
      <w:ins w:id="4096" w:author="Johannes Zauner" w:date="2025-12-12T21:13:00Z" w16du:dateUtc="2025-12-12T20:13:00Z">
        <w:r w:rsidR="00592A7A">
          <w:rPr>
            <w:rFonts w:ascii="Arial" w:hAnsi="Arial" w:cs="Arial"/>
          </w:rPr>
          <w:t>-17</w:t>
        </w:r>
      </w:ins>
      <w:ins w:id="4097" w:author="Johannes Zauner" w:date="2025-12-12T20:46:00Z" w16du:dateUtc="2025-12-12T19:46:00Z">
        <w:r>
          <w:rPr>
            <w:rFonts w:ascii="Arial" w:hAnsi="Arial" w:cs="Arial"/>
          </w:rPr>
          <w:t xml:space="preserve"> </w:t>
        </w:r>
        <w:r w:rsidRPr="0047611C">
          <w:rPr>
            <w:b w:val="0"/>
            <w:bCs/>
          </w:rPr>
          <w:t>Creating the plot</w:t>
        </w:r>
      </w:ins>
    </w:p>
    <w:p w14:paraId="4E9CED4F" w14:textId="77777777" w:rsidR="00F9173B" w:rsidRDefault="00F9173B" w:rsidP="00103545">
      <w:pPr>
        <w:pStyle w:val="Textkrper"/>
        <w:spacing w:after="0"/>
        <w:rPr>
          <w:ins w:id="4098" w:author="Johannes Zauner" w:date="2025-12-12T20:46:00Z" w16du:dateUtc="2025-12-12T19:46:00Z"/>
          <w:rFonts w:ascii="Arial" w:hAnsi="Arial"/>
          <w:bCs/>
        </w:rPr>
      </w:pPr>
    </w:p>
    <w:p w14:paraId="20550A25" w14:textId="2678949C" w:rsidR="00784D43" w:rsidRPr="00F9173B" w:rsidRDefault="006B2402" w:rsidP="00103545">
      <w:pPr>
        <w:pStyle w:val="Textkrper"/>
        <w:spacing w:after="0"/>
        <w:rPr>
          <w:bCs/>
        </w:rPr>
      </w:pPr>
      <w:r w:rsidRPr="00F9173B">
        <w:rPr>
          <w:bCs/>
          <w:noProof/>
        </w:rPr>
        <w:drawing>
          <wp:inline distT="0" distB="0" distL="0" distR="0" wp14:anchorId="66CE12ED" wp14:editId="1B8A5E0C">
            <wp:extent cx="4572000" cy="3657600"/>
            <wp:effectExtent l="0" t="0" r="0" b="0"/>
            <wp:docPr id="25260489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7972F944" w14:textId="77777777" w:rsidR="00BF057A" w:rsidRPr="00E20337" w:rsidRDefault="00BF057A" w:rsidP="00103545">
      <w:pPr>
        <w:pStyle w:val="Textkrper"/>
        <w:spacing w:after="0"/>
        <w:rPr>
          <w:rStyle w:val="Hervorhebung"/>
        </w:rPr>
      </w:pPr>
      <w:r w:rsidRPr="00E20337">
        <w:rPr>
          <w:rStyle w:val="Hervorhebung"/>
        </w:rPr>
        <w:t xml:space="preserve">Figure 9: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5003C38C" w14:textId="4AD19F03" w:rsidR="007C0A0D" w:rsidRPr="00C673E9" w:rsidDel="00F61D20" w:rsidRDefault="007C0A0D" w:rsidP="0098570A">
      <w:pPr>
        <w:pStyle w:val="DefinitionTerm"/>
        <w:rPr>
          <w:ins w:id="4099" w:author="zusammenlegung" w:date="2025-12-12T19:01:00Z" w16du:dateUtc="2025-12-12T18:01:00Z"/>
          <w:del w:id="4100" w:author="Johannes Zauner" w:date="2025-12-13T05:26:00Z" w16du:dateUtc="2025-12-13T04:26:00Z"/>
        </w:rPr>
        <w:pPrChange w:id="4101" w:author="Johannes Zauner" w:date="2025-12-12T20:28:00Z" w16du:dateUtc="2025-12-12T19:28:00Z">
          <w:pPr>
            <w:pStyle w:val="Definition"/>
            <w:spacing w:after="0"/>
          </w:pPr>
        </w:pPrChange>
      </w:pPr>
    </w:p>
    <w:p w14:paraId="3B71B66A" w14:textId="09CF969D" w:rsidR="007C0A0D" w:rsidRPr="00F9173B" w:rsidDel="0098570A" w:rsidRDefault="007C0A0D" w:rsidP="00103545">
      <w:pPr>
        <w:pStyle w:val="DefinitionTerm"/>
        <w:rPr>
          <w:ins w:id="4102" w:author="zusammenlegung" w:date="2025-12-12T19:01:00Z" w16du:dateUtc="2025-12-12T18:01:00Z"/>
          <w:del w:id="4103" w:author="Johannes Zauner" w:date="2025-12-12T20:28:00Z" w16du:dateUtc="2025-12-12T19:28:00Z"/>
          <w:rFonts w:ascii="Arial" w:hAnsi="Arial" w:cs="Arial"/>
          <w:b w:val="0"/>
          <w:bCs/>
        </w:rPr>
      </w:pPr>
      <w:ins w:id="4104" w:author="zusammenlegung" w:date="2025-12-12T19:01:00Z" w16du:dateUtc="2025-12-12T18:01:00Z">
        <w:del w:id="4105" w:author="Johannes Zauner" w:date="2025-12-12T20:46:00Z" w16du:dateUtc="2025-12-12T19:46:00Z">
          <w:r w:rsidRPr="00C673E9" w:rsidDel="00F9173B">
            <w:rPr>
              <w:rFonts w:ascii="Arial" w:hAnsi="Arial" w:cs="Arial"/>
            </w:rPr>
            <w:delText>Line 2</w:delText>
          </w:r>
        </w:del>
      </w:ins>
    </w:p>
    <w:p w14:paraId="146FD135" w14:textId="372A7091" w:rsidR="007C0A0D" w:rsidRPr="00F9173B" w:rsidDel="00F9173B" w:rsidRDefault="007C0A0D" w:rsidP="0098570A">
      <w:pPr>
        <w:pStyle w:val="DefinitionTerm"/>
        <w:rPr>
          <w:ins w:id="4106" w:author="zusammenlegung" w:date="2025-12-12T19:01:00Z" w16du:dateUtc="2025-12-12T18:01:00Z"/>
          <w:del w:id="4107" w:author="Johannes Zauner" w:date="2025-12-12T20:46:00Z" w16du:dateUtc="2025-12-12T19:46:00Z"/>
          <w:b w:val="0"/>
          <w:bCs/>
        </w:rPr>
        <w:pPrChange w:id="4108" w:author="Johannes Zauner" w:date="2025-12-12T20:28:00Z" w16du:dateUtc="2025-12-12T19:28:00Z">
          <w:pPr>
            <w:pStyle w:val="Definition"/>
            <w:spacing w:after="0"/>
          </w:pPr>
        </w:pPrChange>
      </w:pPr>
      <w:ins w:id="4109" w:author="zusammenlegung" w:date="2025-12-12T19:01:00Z" w16du:dateUtc="2025-12-12T18:01:00Z">
        <w:del w:id="4110" w:author="Johannes Zauner" w:date="2025-12-12T20:46:00Z" w16du:dateUtc="2025-12-12T19:46:00Z">
          <w:r w:rsidRPr="00F9173B" w:rsidDel="00F9173B">
            <w:rPr>
              <w:b w:val="0"/>
              <w:bCs/>
            </w:rPr>
            <w:delText>Bin timestamps by hour</w:delText>
          </w:r>
        </w:del>
      </w:ins>
    </w:p>
    <w:p w14:paraId="20B9A9C9" w14:textId="4A2F35B7" w:rsidR="007C0A0D" w:rsidRPr="00F9173B" w:rsidDel="0098570A" w:rsidRDefault="007C0A0D" w:rsidP="00103545">
      <w:pPr>
        <w:pStyle w:val="DefinitionTerm"/>
        <w:rPr>
          <w:ins w:id="4111" w:author="zusammenlegung" w:date="2025-12-12T19:01:00Z" w16du:dateUtc="2025-12-12T18:01:00Z"/>
          <w:del w:id="4112" w:author="Johannes Zauner" w:date="2025-12-12T20:28:00Z" w16du:dateUtc="2025-12-12T19:28:00Z"/>
          <w:rFonts w:ascii="Arial" w:hAnsi="Arial" w:cs="Arial"/>
          <w:b w:val="0"/>
          <w:bCs/>
        </w:rPr>
      </w:pPr>
      <w:ins w:id="4113" w:author="zusammenlegung" w:date="2025-12-12T19:01:00Z" w16du:dateUtc="2025-12-12T18:01:00Z">
        <w:del w:id="4114" w:author="Johannes Zauner" w:date="2025-12-12T20:46:00Z" w16du:dateUtc="2025-12-12T19:46:00Z">
          <w:r w:rsidRPr="00C673E9" w:rsidDel="00F9173B">
            <w:rPr>
              <w:rFonts w:ascii="Arial" w:hAnsi="Arial" w:cs="Arial"/>
            </w:rPr>
            <w:delText>Line 5</w:delText>
          </w:r>
        </w:del>
      </w:ins>
    </w:p>
    <w:p w14:paraId="0DB33B18" w14:textId="18F99353" w:rsidR="007C0A0D" w:rsidRPr="00F9173B" w:rsidDel="00F9173B" w:rsidRDefault="007C0A0D" w:rsidP="0098570A">
      <w:pPr>
        <w:pStyle w:val="DefinitionTerm"/>
        <w:rPr>
          <w:ins w:id="4115" w:author="zusammenlegung" w:date="2025-12-12T19:01:00Z" w16du:dateUtc="2025-12-12T18:01:00Z"/>
          <w:del w:id="4116" w:author="Johannes Zauner" w:date="2025-12-12T20:46:00Z" w16du:dateUtc="2025-12-12T19:46:00Z"/>
          <w:b w:val="0"/>
          <w:bCs/>
        </w:rPr>
        <w:pPrChange w:id="4117" w:author="Johannes Zauner" w:date="2025-12-12T20:28:00Z" w16du:dateUtc="2025-12-12T19:28:00Z">
          <w:pPr>
            <w:pStyle w:val="Definition"/>
            <w:spacing w:after="0"/>
          </w:pPr>
        </w:pPrChange>
      </w:pPr>
      <w:ins w:id="4118" w:author="zusammenlegung" w:date="2025-12-12T19:01:00Z" w16du:dateUtc="2025-12-12T18:01:00Z">
        <w:del w:id="4119" w:author="Johannes Zauner" w:date="2025-12-12T20:46:00Z" w16du:dateUtc="2025-12-12T19:46:00Z">
          <w:r w:rsidRPr="00F9173B" w:rsidDel="00F9173B">
            <w:rPr>
              <w:b w:val="0"/>
              <w:bCs/>
            </w:rPr>
            <w:delText>Add a Time column (hour of day)</w:delText>
          </w:r>
        </w:del>
      </w:ins>
    </w:p>
    <w:p w14:paraId="2FEECE9A" w14:textId="39784E36" w:rsidR="007C0A0D" w:rsidRPr="00F9173B" w:rsidDel="0098570A" w:rsidRDefault="007C0A0D" w:rsidP="00103545">
      <w:pPr>
        <w:pStyle w:val="DefinitionTerm"/>
        <w:rPr>
          <w:ins w:id="4120" w:author="zusammenlegung" w:date="2025-12-12T19:01:00Z" w16du:dateUtc="2025-12-12T18:01:00Z"/>
          <w:del w:id="4121" w:author="Johannes Zauner" w:date="2025-12-12T20:28:00Z" w16du:dateUtc="2025-12-12T19:28:00Z"/>
          <w:rFonts w:ascii="Arial" w:hAnsi="Arial" w:cs="Arial"/>
          <w:b w:val="0"/>
          <w:bCs/>
        </w:rPr>
      </w:pPr>
      <w:ins w:id="4122" w:author="zusammenlegung" w:date="2025-12-12T19:01:00Z" w16du:dateUtc="2025-12-12T18:01:00Z">
        <w:del w:id="4123" w:author="Johannes Zauner" w:date="2025-12-12T20:46:00Z" w16du:dateUtc="2025-12-12T19:46:00Z">
          <w:r w:rsidRPr="00C673E9" w:rsidDel="00F9173B">
            <w:rPr>
              <w:rFonts w:ascii="Arial" w:hAnsi="Arial" w:cs="Arial"/>
            </w:rPr>
            <w:delText>Line 8</w:delText>
          </w:r>
        </w:del>
      </w:ins>
    </w:p>
    <w:p w14:paraId="09315AB2" w14:textId="30D02213" w:rsidR="00F9173B" w:rsidRPr="00F9173B" w:rsidRDefault="007C0A0D" w:rsidP="00F9173B">
      <w:pPr>
        <w:pStyle w:val="Definition"/>
        <w:rPr>
          <w:ins w:id="4124" w:author="Johannes Zauner" w:date="2025-12-12T20:29:00Z" w16du:dateUtc="2025-12-12T19:29:00Z"/>
        </w:rPr>
        <w:pPrChange w:id="4125" w:author="Johannes Zauner" w:date="2025-12-12T20:46:00Z" w16du:dateUtc="2025-12-12T19:46:00Z">
          <w:pPr>
            <w:pStyle w:val="DefinitionTerm"/>
          </w:pPr>
        </w:pPrChange>
      </w:pPr>
      <w:ins w:id="4126" w:author="zusammenlegung" w:date="2025-12-12T19:01:00Z" w16du:dateUtc="2025-12-12T18:01:00Z">
        <w:del w:id="4127" w:author="Johannes Zauner" w:date="2025-12-12T20:46:00Z" w16du:dateUtc="2025-12-12T19:46:00Z">
          <w:r w:rsidRPr="00F9173B" w:rsidDel="00F9173B">
            <w:rPr>
              <w:bCs/>
            </w:rPr>
            <w:delText>Creating the plot</w:delText>
          </w:r>
        </w:del>
      </w:ins>
    </w:p>
    <w:p w14:paraId="3C4C8AEF" w14:textId="77777777" w:rsidR="007C0A0D" w:rsidRPr="00C673E9" w:rsidRDefault="007C0A0D" w:rsidP="00103545">
      <w:pPr>
        <w:pStyle w:val="berschrift5"/>
        <w:rPr>
          <w:rFonts w:ascii="Arial" w:hAnsi="Arial" w:cs="Arial"/>
        </w:rPr>
      </w:pPr>
      <w:r w:rsidRPr="00C673E9">
        <w:rPr>
          <w:rFonts w:ascii="Arial" w:hAnsi="Arial" w:cs="Arial"/>
        </w:rPr>
        <w:t>Day vs. night (photoperiod)</w:t>
      </w:r>
    </w:p>
    <w:p w14:paraId="5F7AC206" w14:textId="21BC035D" w:rsidR="007C0A0D" w:rsidRPr="00103545" w:rsidRDefault="007C0A0D" w:rsidP="007C0A0D">
      <w:pPr>
        <w:pStyle w:val="FirstParagraph"/>
      </w:pPr>
      <w:r w:rsidRPr="00103545">
        <w:t>Finally, we compare short-wavelength exposure during daytime vs.</w:t>
      </w:r>
      <w:del w:id="4128" w:author="zusammenlegung" w:date="2025-12-12T19:01:00Z" w16du:dateUtc="2025-12-12T18:01:00Z">
        <w:r w:rsidR="003819FD">
          <w:delText xml:space="preserve"> </w:delText>
        </w:r>
      </w:del>
      <w:ins w:id="4129" w:author="zusammenlegung" w:date="2025-12-12T19:01:00Z" w16du:dateUtc="2025-12-12T18:01:00Z">
        <w:r w:rsidRPr="00C673E9">
          <w:rPr>
            <w:rFonts w:ascii="Arial" w:hAnsi="Arial" w:cs="Arial"/>
          </w:rPr>
          <w:t> </w:t>
        </w:r>
      </w:ins>
      <w:r w:rsidRPr="00103545">
        <w:t xml:space="preserve">nighttime. Using civil dawn and dusk information (based on geographic coordinates, here set for Houston, TX, USA), we label each measurement as day or night and then compute the total short-wavelength exposure in each period. </w:t>
      </w:r>
      <w:del w:id="4130" w:author="zusammenlegung" w:date="2025-12-12T19:01:00Z" w16du:dateUtc="2025-12-12T18:01:00Z">
        <w:r w:rsidR="00E20337" w:rsidRPr="003819FD">
          <w:rPr>
            <w:b/>
            <w:bCs/>
          </w:rPr>
          <w:delText>Table 17</w:delText>
        </w:r>
      </w:del>
      <w:ins w:id="4131" w:author="zusammenlegung" w:date="2025-12-12T19:01:00Z" w16du:dateUtc="2025-12-12T18:01:00Z">
        <w:r w:rsidRPr="00C673E9">
          <w:rPr>
            <w:rFonts w:ascii="Arial" w:hAnsi="Arial" w:cs="Arial"/>
          </w:rPr>
          <w:fldChar w:fldCharType="begin"/>
        </w:r>
        <w:r w:rsidRPr="00C673E9">
          <w:rPr>
            <w:rFonts w:ascii="Arial" w:hAnsi="Arial" w:cs="Arial"/>
          </w:rPr>
          <w:instrText>HYPERLINK \l "tbl-daytime"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Table 18</w:t>
        </w:r>
        <w:r w:rsidRPr="00C673E9">
          <w:rPr>
            <w:rFonts w:ascii="Arial" w:hAnsi="Arial" w:cs="Arial"/>
          </w:rPr>
          <w:fldChar w:fldCharType="end"/>
        </w:r>
      </w:ins>
      <w:r w:rsidRPr="00103545">
        <w:t xml:space="preserve"> summarizes the daily short-wavelength dose received during the day vs. during the night.</w:t>
      </w:r>
    </w:p>
    <w:p w14:paraId="037239CC" w14:textId="522AEFA1" w:rsidR="007C0A0D" w:rsidRPr="00F61D20" w:rsidRDefault="00F61D20" w:rsidP="00F61D20">
      <w:pPr>
        <w:pStyle w:val="SourceCode"/>
        <w:spacing w:line="240" w:lineRule="auto"/>
        <w:rPr>
          <w:b/>
          <w:bCs/>
          <w:lang w:val="de-DE"/>
          <w:rPrChange w:id="4132" w:author="Johannes Zauner" w:date="2025-12-13T05:26:00Z" w16du:dateUtc="2025-12-13T04:26:00Z">
            <w:rPr>
              <w:rFonts w:cs="Consolas"/>
            </w:rPr>
          </w:rPrChange>
        </w:rPr>
      </w:pPr>
      <w:ins w:id="4133" w:author="Johannes Zauner" w:date="2025-12-13T05:26:00Z">
        <w:r w:rsidRPr="00F61D20">
          <w:rPr>
            <w:b/>
            <w:bCs/>
            <w:lang w:val="de-DE"/>
          </w:rPr>
          <w:t>Calculate photoperiod dependent measures</w:t>
        </w:r>
      </w:ins>
      <w:ins w:id="4134" w:author="Johannes Zauner" w:date="2025-12-13T05:11:00Z" w16du:dateUtc="2025-12-13T04:11:00Z">
        <w:r w:rsidR="008C4DD3">
          <w:rPr>
            <w:rStyle w:val="NormalTok"/>
          </w:rPr>
          <w:br/>
        </w:r>
        <w:r w:rsidR="008C4DD3">
          <w:rPr>
            <w:rStyle w:val="NormalTok"/>
          </w:rPr>
          <w:t>s</w:t>
        </w:r>
      </w:ins>
      <w:ins w:id="4135" w:author="Johannes Zauner" w:date="2025-12-12T21:13:00Z" w16du:dateUtc="2025-12-12T20:13:00Z">
        <w:r w:rsidR="004C4E04">
          <w:rPr>
            <w:rStyle w:val="NormalTok"/>
          </w:rPr>
          <w:t>1</w:t>
        </w:r>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dataVEET </w:t>
      </w:r>
      <w:r w:rsidR="007C0A0D" w:rsidRPr="00103545">
        <w:rPr>
          <w:rStyle w:val="SpecialCharTok"/>
          <w:rFonts w:cs="Consolas"/>
        </w:rPr>
        <w:t>|&gt;</w:t>
      </w:r>
      <w:r w:rsidR="007C0A0D" w:rsidRPr="00103545">
        <w:rPr>
          <w:rFonts w:cs="Consolas"/>
        </w:rPr>
        <w:br/>
      </w:r>
      <w:ins w:id="4136" w:author="Johannes Zauner" w:date="2025-12-12T21:14:00Z" w16du:dateUtc="2025-12-12T20:14:00Z">
        <w:r w:rsidR="00BA0A1D">
          <w:rPr>
            <w:rStyle w:val="NormalTok"/>
          </w:rPr>
          <w:lastRenderedPageBreak/>
          <w:t>2</w:t>
        </w:r>
      </w:ins>
      <w:ins w:id="4137"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w:t>
      </w:r>
      <w:r w:rsidR="007C0A0D" w:rsidRPr="00103545">
        <w:rPr>
          <w:rStyle w:val="StringTok"/>
          <w:rFonts w:cs="Consolas"/>
        </w:rPr>
        <w:t>`</w:t>
      </w:r>
      <w:r w:rsidR="007C0A0D" w:rsidRPr="00103545">
        <w:rPr>
          <w:rStyle w:val="AttributeTok"/>
          <w:rFonts w:cs="Consolas"/>
        </w:rPr>
        <w:t>sl ratio</w:t>
      </w:r>
      <w:r w:rsidR="007C0A0D" w:rsidRPr="00103545">
        <w:rPr>
          <w:rStyle w:val="StringTok"/>
          <w:rFonts w:cs="Consolas"/>
        </w:rPr>
        <w:t>`</w:t>
      </w:r>
      <w:r w:rsidR="007C0A0D" w:rsidRPr="00103545">
        <w:rPr>
          <w:rStyle w:val="NormalTok"/>
          <w:rFonts w:cs="Consolas"/>
        </w:rPr>
        <w:t>, melEDI, illuminance))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ins w:id="4138" w:author="Johannes Zauner" w:date="2025-12-12T21:14:00Z" w16du:dateUtc="2025-12-12T20:14:00Z">
        <w:r w:rsidR="00BA0A1D">
          <w:rPr>
            <w:rStyle w:val="NormalTok"/>
          </w:rPr>
          <w:t>3</w:t>
        </w:r>
      </w:ins>
      <w:ins w:id="4139"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add_photoperiod</w:t>
      </w:r>
      <w:r w:rsidR="007C0A0D" w:rsidRPr="00103545">
        <w:rPr>
          <w:rStyle w:val="NormalTok"/>
          <w:rFonts w:cs="Consolas"/>
        </w:rPr>
        <w:t xml:space="preserve">(coordinates)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40" w:author="Johannes Zauner" w:date="2025-12-12T21:14:00Z" w16du:dateUtc="2025-12-12T20:14:00Z">
        <w:r w:rsidR="00BA0A1D">
          <w:rPr>
            <w:rStyle w:val="NormalTok"/>
          </w:rPr>
          <w:t>4</w:t>
        </w:r>
      </w:ins>
      <w:ins w:id="4141"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group_by</w:t>
      </w:r>
      <w:r w:rsidR="007C0A0D" w:rsidRPr="00103545">
        <w:rPr>
          <w:rStyle w:val="NormalTok"/>
          <w:rFonts w:cs="Consolas"/>
        </w:rPr>
        <w:t xml:space="preserve">(photoperiod.state, </w:t>
      </w:r>
      <w:r w:rsidR="007C0A0D" w:rsidRPr="00103545">
        <w:rPr>
          <w:rStyle w:val="AttributeTok"/>
          <w:rFonts w:cs="Consolas"/>
        </w:rPr>
        <w:t>.add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42" w:author="Johannes Zauner" w:date="2025-12-12T21:14:00Z" w16du:dateUtc="2025-12-12T20:14:00Z">
        <w:r w:rsidR="00BA0A1D">
          <w:rPr>
            <w:rStyle w:val="NormalTok"/>
          </w:rPr>
          <w:t>5</w:t>
        </w:r>
      </w:ins>
      <w:ins w:id="4143"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Fonts w:cs="Consolas"/>
        </w:rPr>
        <w:br/>
      </w:r>
      <w:ins w:id="4144" w:author="Johannes Zauner" w:date="2025-12-12T21:14:00Z" w16du:dateUtc="2025-12-12T20:14:00Z">
        <w:r w:rsidR="00BA0A1D">
          <w:rPr>
            <w:rStyle w:val="NormalTok"/>
          </w:rPr>
          <w:t>6</w:t>
        </w:r>
      </w:ins>
      <w:ins w:id="4145"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                    </w:t>
      </w:r>
      <w:r w:rsidR="007C0A0D" w:rsidRPr="00103545">
        <w:rPr>
          <w:rStyle w:val="AttributeTok"/>
          <w:rFonts w:cs="Consolas"/>
        </w:rPr>
        <w:t>remove =</w:t>
      </w:r>
      <w:r w:rsidR="007C0A0D" w:rsidRPr="00103545">
        <w:rPr>
          <w:rStyle w:val="NormalTok"/>
          <w:rFonts w:cs="Consolas"/>
        </w:rPr>
        <w:t xml:space="preserve"> </w:t>
      </w:r>
      <w:ins w:id="4146" w:author="Johannes Zauner" w:date="2025-12-12T21:13:00Z" w16du:dateUtc="2025-12-12T20:13:00Z">
        <w:r w:rsidR="004C4E04">
          <w:rPr>
            <w:rStyle w:val="NormalTok"/>
            <w:rFonts w:cs="Consolas"/>
          </w:rPr>
          <w:br/>
        </w:r>
      </w:ins>
      <w:ins w:id="4147" w:author="Johannes Zauner" w:date="2025-12-12T21:14:00Z" w16du:dateUtc="2025-12-12T20:14:00Z">
        <w:r w:rsidR="00BA0A1D">
          <w:rPr>
            <w:rStyle w:val="NormalTok"/>
          </w:rPr>
          <w:t>7</w:t>
        </w:r>
      </w:ins>
      <w:ins w:id="4148"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FunctionTok"/>
          <w:rFonts w:cs="Consolas"/>
        </w:rPr>
        <w:t>c</w:t>
      </w:r>
      <w:r w:rsidR="007C0A0D" w:rsidRPr="00103545">
        <w:rPr>
          <w:rStyle w:val="NormalTok"/>
          <w:rFonts w:cs="Consolas"/>
        </w:rPr>
        <w:t>(</w:t>
      </w:r>
      <w:r w:rsidR="007C0A0D" w:rsidRPr="00103545">
        <w:rPr>
          <w:rStyle w:val="StringTok"/>
          <w:rFonts w:cs="Consolas"/>
        </w:rPr>
        <w:t>"dawn"</w:t>
      </w:r>
      <w:r w:rsidR="007C0A0D" w:rsidRPr="00103545">
        <w:rPr>
          <w:rStyle w:val="NormalTok"/>
          <w:rFonts w:cs="Consolas"/>
        </w:rPr>
        <w:t xml:space="preserve">, </w:t>
      </w:r>
      <w:r w:rsidR="007C0A0D" w:rsidRPr="00103545">
        <w:rPr>
          <w:rStyle w:val="StringTok"/>
          <w:rFonts w:cs="Consolas"/>
        </w:rPr>
        <w:t>"dusk"</w:t>
      </w:r>
      <w:r w:rsidR="007C0A0D" w:rsidRPr="00103545">
        <w:rPr>
          <w:rStyle w:val="NormalTok"/>
          <w:rFonts w:cs="Consolas"/>
        </w:rPr>
        <w:t xml:space="preserve">, </w:t>
      </w:r>
      <w:r w:rsidR="007C0A0D" w:rsidRPr="00103545">
        <w:rPr>
          <w:rStyle w:val="StringTok"/>
          <w:rFonts w:cs="Consolas"/>
        </w:rPr>
        <w:t>"photoperiod"</w:t>
      </w:r>
      <w:r w:rsidR="007C0A0D" w:rsidRPr="00103545">
        <w:rPr>
          <w:rStyle w:val="NormalTok"/>
          <w:rFonts w:cs="Consolas"/>
        </w:rPr>
        <w:t xml:space="preserve">, </w:t>
      </w:r>
      <w:r w:rsidR="007C0A0D" w:rsidRPr="00103545">
        <w:rPr>
          <w:rStyle w:val="StringTok"/>
          <w:rFonts w:cs="Consolas"/>
        </w:rPr>
        <w:t>"Datetime"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49" w:author="Johannes Zauner" w:date="2025-12-12T21:14:00Z" w16du:dateUtc="2025-12-12T20:14:00Z">
        <w:r w:rsidR="00BA0A1D">
          <w:rPr>
            <w:rStyle w:val="NormalTok"/>
          </w:rPr>
          <w:t>8</w:t>
        </w:r>
      </w:ins>
      <w:ins w:id="4150" w:author="Johannes Zauner" w:date="2025-12-12T21:13:00Z" w16du:dateUtc="2025-12-12T20:13:00Z">
        <w:r w:rsidR="004C4E04">
          <w:rPr>
            <w:rStyle w:val="NormalTok"/>
            <w:rFonts w:cs="Consolas"/>
          </w:rPr>
          <w:t xml:space="preserve"> </w:t>
        </w:r>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group_by</w:t>
      </w:r>
      <w:r w:rsidR="007C0A0D" w:rsidRPr="00103545">
        <w:rPr>
          <w:rStyle w:val="NormalTok"/>
          <w:rFonts w:cs="Consolas"/>
        </w:rPr>
        <w:t xml:space="preserve">(Id, photoperiod.state)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51" w:author="Johannes Zauner" w:date="2025-12-12T21:14:00Z" w16du:dateUtc="2025-12-12T20:14:00Z">
        <w:r w:rsidR="00BA0A1D">
          <w:rPr>
            <w:rStyle w:val="NormalTok"/>
          </w:rPr>
          <w:t>9</w:t>
        </w:r>
      </w:ins>
      <w:ins w:id="4152"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NormalTok"/>
          <w:rFonts w:cs="Consolas"/>
        </w:rPr>
        <w:t xml:space="preserve">episodes)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53" w:author="Johannes Zauner" w:date="2025-12-12T21:13:00Z" w16du:dateUtc="2025-12-12T20:13:00Z">
        <w:r w:rsidR="004C4E04">
          <w:rPr>
            <w:rStyle w:val="NormalTok"/>
          </w:rPr>
          <w:t>1</w:t>
        </w:r>
      </w:ins>
      <w:ins w:id="4154" w:author="Johannes Zauner" w:date="2025-12-12T21:14:00Z" w16du:dateUtc="2025-12-12T20:14:00Z">
        <w:r w:rsidR="00BA0A1D">
          <w:rPr>
            <w:rStyle w:val="NormalTok"/>
            <w:rFonts w:cs="Consolas"/>
          </w:rPr>
          <w:t>0</w:t>
        </w:r>
      </w:ins>
      <w:ins w:id="4155"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pivot_wider</w:t>
      </w:r>
      <w:r w:rsidR="007C0A0D" w:rsidRPr="00103545">
        <w:rPr>
          <w:rStyle w:val="NormalTok"/>
          <w:rFonts w:cs="Consolas"/>
        </w:rPr>
        <w:t>(</w:t>
      </w:r>
      <w:r w:rsidR="007C0A0D" w:rsidRPr="00103545">
        <w:rPr>
          <w:rStyle w:val="AttributeTok"/>
          <w:rFonts w:cs="Consolas"/>
        </w:rPr>
        <w:t>names_from =</w:t>
      </w:r>
      <w:r w:rsidR="007C0A0D" w:rsidRPr="00103545">
        <w:rPr>
          <w:rStyle w:val="NormalTok"/>
          <w:rFonts w:cs="Consolas"/>
        </w:rPr>
        <w:t xml:space="preserve">photoperiod.state, </w:t>
      </w:r>
      <w:r w:rsidR="007C0A0D" w:rsidRPr="00103545">
        <w:rPr>
          <w:rStyle w:val="AttributeTok"/>
          <w:rFonts w:cs="Consolas"/>
        </w:rPr>
        <w:t>values_from =</w:t>
      </w:r>
      <w:r w:rsidR="007C0A0D" w:rsidRPr="00103545">
        <w:rPr>
          <w:rStyle w:val="NormalTok"/>
          <w:rFonts w:cs="Consolas"/>
        </w:rPr>
        <w:t xml:space="preserve"> short)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56" w:author="Johannes Zauner" w:date="2025-12-12T21:13:00Z" w16du:dateUtc="2025-12-12T20:13:00Z">
        <w:r w:rsidR="004C4E04">
          <w:rPr>
            <w:rStyle w:val="NormalTok"/>
          </w:rPr>
          <w:t>1</w:t>
        </w:r>
      </w:ins>
      <w:ins w:id="4157" w:author="Johannes Zauner" w:date="2025-12-12T21:14:00Z" w16du:dateUtc="2025-12-12T20:14:00Z">
        <w:r w:rsidR="00BA0A1D">
          <w:rPr>
            <w:rStyle w:val="NormalTok"/>
            <w:rFonts w:cs="Consolas"/>
          </w:rPr>
          <w:t>1</w:t>
        </w:r>
      </w:ins>
      <w:ins w:id="4158"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4159" w:author="Johannes Zauner" w:date="2025-12-12T21:13:00Z" w16du:dateUtc="2025-12-12T20:13:00Z">
        <w:r w:rsidR="004C4E04">
          <w:rPr>
            <w:rStyle w:val="NormalTok"/>
          </w:rPr>
          <w:t>1</w:t>
        </w:r>
      </w:ins>
      <w:ins w:id="4160" w:author="Johannes Zauner" w:date="2025-12-12T21:14:00Z" w16du:dateUtc="2025-12-12T20:14:00Z">
        <w:r w:rsidR="00BA0A1D">
          <w:rPr>
            <w:rStyle w:val="NormalTok"/>
            <w:rFonts w:cs="Consolas"/>
          </w:rPr>
          <w:t>2</w:t>
        </w:r>
        <w:r w:rsidR="004C4E04">
          <w:rPr>
            <w:rStyle w:val="NormalTok"/>
            <w:rFonts w:cs="Consolas"/>
          </w:rPr>
          <w:t xml:space="preserve"> </w:t>
        </w:r>
      </w:ins>
      <w:r w:rsidR="007C0A0D" w:rsidRPr="0010354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fmt_number</w:t>
      </w:r>
      <w:r w:rsidR="007C0A0D" w:rsidRPr="00103545">
        <w:rPr>
          <w:rStyle w:val="NormalTok"/>
          <w:rFonts w:cs="Consolas"/>
        </w:rPr>
        <w:t>(</w:t>
      </w:r>
      <w:r w:rsidR="007C0A0D" w:rsidRPr="00103545">
        <w:rPr>
          <w:rStyle w:val="AttributeTok"/>
          <w:rFonts w:cs="Consolas"/>
        </w:rPr>
        <w:t>scale_by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AttributeTok"/>
          <w:rFonts w:cs="Consolas"/>
        </w:rPr>
        <w:t>decimals =</w:t>
      </w:r>
      <w:r w:rsidR="007C0A0D" w:rsidRPr="00103545">
        <w:rPr>
          <w:rStyle w:val="NormalTok"/>
          <w:rFonts w:cs="Consolas"/>
        </w:rPr>
        <w:t xml:space="preserve"> </w:t>
      </w:r>
      <w:r w:rsidR="007C0A0D" w:rsidRPr="00103545">
        <w:rPr>
          <w:rStyle w:val="DecValTok"/>
          <w:rFonts w:cs="Consolas"/>
        </w:rPr>
        <w:t>1</w:t>
      </w:r>
      <w:r w:rsidR="007C0A0D" w:rsidRPr="00103545">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851"/>
        <w:gridCol w:w="1927"/>
      </w:tblGrid>
      <w:tr w:rsidR="007C0A0D" w:rsidRPr="00C673E9" w14:paraId="6ED47DB9" w14:textId="77777777" w:rsidTr="00103545">
        <w:trPr>
          <w:cantSplit/>
          <w:tblHeader/>
          <w:jc w:val="center"/>
        </w:trPr>
        <w:tc>
          <w:tcPr>
            <w:tcW w:w="1276" w:type="dxa"/>
            <w:tcBorders>
              <w:bottom w:val="single" w:sz="4" w:space="0" w:color="auto"/>
            </w:tcBorders>
            <w:cellDel w:id="4161" w:author="zusammenlegung" w:date="2025-12-12T19:01:00Z"/>
          </w:tcPr>
          <w:p w14:paraId="68A60F0B" w14:textId="74637240" w:rsidR="003252B2" w:rsidRDefault="003252B2" w:rsidP="003252B2">
            <w:pPr>
              <w:rPr>
                <w:b/>
                <w:bCs/>
              </w:rPr>
            </w:pPr>
            <w:del w:id="4162" w:author="zusammenlegung" w:date="2025-12-12T19:01:00Z" w16du:dateUtc="2025-12-12T18:01:00Z">
              <w:r>
                <w:rPr>
                  <w:b/>
                  <w:bCs/>
                </w:rPr>
                <w:delText>d</w:delText>
              </w:r>
              <w:r w:rsidRPr="003252B2">
                <w:rPr>
                  <w:b/>
                  <w:bCs/>
                </w:rPr>
                <w:delText>ate</w:delText>
              </w:r>
            </w:del>
          </w:p>
        </w:tc>
        <w:tc>
          <w:tcPr>
            <w:tcW w:w="851" w:type="dxa"/>
            <w:tcBorders>
              <w:bottom w:val="single" w:sz="4" w:space="0" w:color="auto"/>
            </w:tcBorders>
            <w:cellDel w:id="4163" w:author="zusammenlegung" w:date="2025-12-12T19:01:00Z"/>
          </w:tcPr>
          <w:p w14:paraId="459C0E1C" w14:textId="77777777" w:rsidR="003252B2" w:rsidRPr="003252B2" w:rsidRDefault="003252B2" w:rsidP="003252B2">
            <w:pPr>
              <w:rPr>
                <w:b/>
                <w:bCs/>
              </w:rPr>
            </w:pPr>
            <w:del w:id="4164" w:author="zusammenlegung" w:date="2025-12-12T19:01:00Z" w16du:dateUtc="2025-12-12T18:01:00Z">
              <w:r w:rsidRPr="003252B2">
                <w:rPr>
                  <w:b/>
                  <w:bCs/>
                </w:rPr>
                <w:delText>day</w:delText>
              </w:r>
            </w:del>
          </w:p>
        </w:tc>
        <w:tc>
          <w:tcPr>
            <w:tcW w:w="850" w:type="dxa"/>
            <w:tcBorders>
              <w:bottom w:val="single" w:sz="4" w:space="0" w:color="auto"/>
            </w:tcBorders>
          </w:tcPr>
          <w:p w14:paraId="502003E0" w14:textId="4230AC30" w:rsidR="007C0A0D" w:rsidRPr="00C673E9" w:rsidRDefault="003252B2" w:rsidP="0047611C">
            <w:pPr>
              <w:pStyle w:val="ImageCaption"/>
              <w:spacing w:before="200"/>
              <w:rPr>
                <w:ins w:id="4165" w:author="zusammenlegung" w:date="2025-12-12T19:01:00Z" w16du:dateUtc="2025-12-12T18:01:00Z"/>
                <w:rFonts w:ascii="Arial" w:hAnsi="Arial" w:cs="Arial"/>
              </w:rPr>
            </w:pPr>
            <w:bookmarkStart w:id="4166" w:name="tbl-daytime"/>
            <w:del w:id="4167" w:author="zusammenlegung" w:date="2025-12-12T19:01:00Z" w16du:dateUtc="2025-12-12T18:01:00Z">
              <w:r w:rsidRPr="003252B2">
                <w:rPr>
                  <w:b/>
                  <w:bCs/>
                </w:rPr>
                <w:delText>night</w:delText>
              </w:r>
            </w:del>
            <w:ins w:id="4168" w:author="zusammenlegung" w:date="2025-12-12T19:01:00Z" w16du:dateUtc="2025-12-12T18:01:00Z">
              <w:r w:rsidR="007C0A0D" w:rsidRPr="00C673E9">
                <w:rPr>
                  <w:rFonts w:ascii="Arial" w:hAnsi="Arial" w:cs="Arial"/>
                </w:rPr>
                <w:t>Table 18: Short wavelength light exposure (mW/m²) during the day and at night</w:t>
              </w:r>
            </w:ins>
          </w:p>
          <w:tbl>
            <w:tblPr>
              <w:tblStyle w:val="Table"/>
              <w:tblW w:w="0" w:type="auto"/>
              <w:jc w:val="center"/>
              <w:tblCellMar>
                <w:left w:w="60" w:type="dxa"/>
                <w:right w:w="60" w:type="dxa"/>
              </w:tblCellMar>
              <w:tblLook w:val="0000" w:firstRow="0" w:lastRow="0" w:firstColumn="0" w:lastColumn="0" w:noHBand="0" w:noVBand="0"/>
            </w:tblPr>
            <w:tblGrid>
              <w:gridCol w:w="632"/>
              <w:gridCol w:w="621"/>
              <w:gridCol w:w="554"/>
            </w:tblGrid>
            <w:tr w:rsidR="007C0A0D" w:rsidRPr="00C673E9" w14:paraId="4BED6EC9" w14:textId="77777777" w:rsidTr="00103545">
              <w:trPr>
                <w:cantSplit/>
                <w:tblHeader/>
                <w:jc w:val="center"/>
                <w:ins w:id="4169" w:author="zusammenlegung" w:date="2025-12-12T19:01:00Z" w16du:dateUtc="2025-12-12T18:01:00Z"/>
              </w:trPr>
              <w:tc>
                <w:tcPr>
                  <w:tcW w:w="360" w:type="dxa"/>
                </w:tcPr>
                <w:p w14:paraId="77418E20" w14:textId="77777777" w:rsidR="007C0A0D" w:rsidRPr="00C673E9" w:rsidRDefault="007C0A0D" w:rsidP="0047611C">
                  <w:pPr>
                    <w:keepNext/>
                    <w:spacing w:after="60"/>
                    <w:jc w:val="right"/>
                    <w:rPr>
                      <w:ins w:id="4170" w:author="zusammenlegung" w:date="2025-12-12T19:01:00Z" w16du:dateUtc="2025-12-12T18:01:00Z"/>
                      <w:rFonts w:ascii="Arial" w:hAnsi="Arial" w:cs="Arial"/>
                    </w:rPr>
                  </w:pPr>
                  <w:ins w:id="4171" w:author="zusammenlegung" w:date="2025-12-12T19:01:00Z" w16du:dateUtc="2025-12-12T18:01:00Z">
                    <w:r w:rsidRPr="00C673E9">
                      <w:rPr>
                        <w:rFonts w:ascii="Arial" w:hAnsi="Arial" w:cs="Arial"/>
                      </w:rPr>
                      <w:t>Date</w:t>
                    </w:r>
                  </w:ins>
                </w:p>
              </w:tc>
              <w:tc>
                <w:tcPr>
                  <w:tcW w:w="360" w:type="dxa"/>
                  <w:tcBorders>
                    <w:top w:val="single" w:sz="16" w:space="0" w:color="D3D3D3"/>
                    <w:bottom w:val="single" w:sz="16" w:space="0" w:color="D3D3D3"/>
                  </w:tcBorders>
                </w:tcPr>
                <w:p w14:paraId="28F65517" w14:textId="77777777" w:rsidR="007C0A0D" w:rsidRPr="00C673E9" w:rsidRDefault="007C0A0D" w:rsidP="0047611C">
                  <w:pPr>
                    <w:keepNext/>
                    <w:spacing w:after="60"/>
                    <w:jc w:val="right"/>
                    <w:rPr>
                      <w:ins w:id="4172" w:author="zusammenlegung" w:date="2025-12-12T19:01:00Z" w16du:dateUtc="2025-12-12T18:01:00Z"/>
                      <w:rFonts w:ascii="Arial" w:hAnsi="Arial" w:cs="Arial"/>
                    </w:rPr>
                  </w:pPr>
                  <w:ins w:id="4173" w:author="zusammenlegung" w:date="2025-12-12T19:01:00Z" w16du:dateUtc="2025-12-12T18:01:00Z">
                    <w:r w:rsidRPr="00C673E9">
                      <w:rPr>
                        <w:rFonts w:ascii="Arial" w:hAnsi="Arial" w:cs="Arial"/>
                      </w:rPr>
                      <w:t>day</w:t>
                    </w:r>
                  </w:ins>
                </w:p>
              </w:tc>
              <w:tc>
                <w:tcPr>
                  <w:tcW w:w="360" w:type="dxa"/>
                </w:tcPr>
                <w:p w14:paraId="0D2B29C0" w14:textId="77777777" w:rsidR="007C0A0D" w:rsidRPr="00C673E9" w:rsidRDefault="007C0A0D" w:rsidP="0047611C">
                  <w:pPr>
                    <w:keepNext/>
                    <w:spacing w:after="60"/>
                    <w:jc w:val="right"/>
                    <w:rPr>
                      <w:ins w:id="4174" w:author="zusammenlegung" w:date="2025-12-12T19:01:00Z" w16du:dateUtc="2025-12-12T18:01:00Z"/>
                      <w:rFonts w:ascii="Arial" w:hAnsi="Arial" w:cs="Arial"/>
                    </w:rPr>
                  </w:pPr>
                  <w:ins w:id="4175" w:author="zusammenlegung" w:date="2025-12-12T19:01:00Z" w16du:dateUtc="2025-12-12T18:01:00Z">
                    <w:r w:rsidRPr="00C673E9">
                      <w:rPr>
                        <w:rFonts w:ascii="Arial" w:hAnsi="Arial" w:cs="Arial"/>
                      </w:rPr>
                      <w:t>night</w:t>
                    </w:r>
                  </w:ins>
                </w:p>
              </w:tc>
            </w:tr>
            <w:tr w:rsidR="007C0A0D" w:rsidRPr="00C673E9" w14:paraId="53D3C440" w14:textId="77777777" w:rsidTr="00103545">
              <w:trPr>
                <w:cantSplit/>
                <w:jc w:val="center"/>
                <w:ins w:id="4176" w:author="zusammenlegung" w:date="2025-12-12T19:01:00Z" w16du:dateUtc="2025-12-12T18:01:00Z"/>
              </w:trPr>
              <w:tc>
                <w:tcPr>
                  <w:tcW w:w="1080" w:type="dxa"/>
                  <w:gridSpan w:val="3"/>
                  <w:tcMar>
                    <w:top w:w="25" w:type="dxa"/>
                  </w:tcMar>
                </w:tcPr>
                <w:p w14:paraId="6EBFEC29" w14:textId="77777777" w:rsidR="007C0A0D" w:rsidRPr="00C673E9" w:rsidRDefault="007C0A0D" w:rsidP="0047611C">
                  <w:pPr>
                    <w:keepNext/>
                    <w:spacing w:after="60"/>
                    <w:rPr>
                      <w:ins w:id="4177" w:author="zusammenlegung" w:date="2025-12-12T19:01:00Z" w16du:dateUtc="2025-12-12T18:01:00Z"/>
                      <w:rFonts w:ascii="Arial" w:hAnsi="Arial" w:cs="Arial"/>
                    </w:rPr>
                  </w:pPr>
                  <w:ins w:id="4178" w:author="zusammenlegung" w:date="2025-12-12T19:01:00Z" w16du:dateUtc="2025-12-12T18:01:00Z">
                    <w:r w:rsidRPr="00C673E9">
                      <w:rPr>
                        <w:rFonts w:ascii="Arial" w:hAnsi="Arial" w:cs="Arial"/>
                      </w:rPr>
                      <w:t>VEET</w:t>
                    </w:r>
                  </w:ins>
                </w:p>
              </w:tc>
            </w:tr>
            <w:tr w:rsidR="007C0A0D" w:rsidRPr="00C673E9" w14:paraId="5F9C3E0B" w14:textId="77777777" w:rsidTr="00103545">
              <w:trPr>
                <w:cantSplit/>
                <w:jc w:val="center"/>
                <w:ins w:id="4179" w:author="zusammenlegung" w:date="2025-12-12T19:01:00Z" w16du:dateUtc="2025-12-12T18:01:00Z"/>
              </w:trPr>
              <w:tc>
                <w:tcPr>
                  <w:tcW w:w="360" w:type="dxa"/>
                </w:tcPr>
                <w:p w14:paraId="7E1C9F8A" w14:textId="77777777" w:rsidR="007C0A0D" w:rsidRPr="00C673E9" w:rsidRDefault="007C0A0D" w:rsidP="0047611C">
                  <w:pPr>
                    <w:keepNext/>
                    <w:spacing w:after="60"/>
                    <w:jc w:val="right"/>
                    <w:rPr>
                      <w:ins w:id="4180" w:author="zusammenlegung" w:date="2025-12-12T19:01:00Z" w16du:dateUtc="2025-12-12T18:01:00Z"/>
                      <w:rFonts w:ascii="Arial" w:hAnsi="Arial" w:cs="Arial"/>
                    </w:rPr>
                  </w:pPr>
                  <w:ins w:id="4181" w:author="zusammenlegung" w:date="2025-12-12T19:01:00Z" w16du:dateUtc="2025-12-12T18:01:00Z">
                    <w:r w:rsidRPr="00C673E9">
                      <w:rPr>
                        <w:rFonts w:ascii="Arial" w:hAnsi="Arial" w:cs="Arial"/>
                      </w:rPr>
                      <w:t>2025-06-18</w:t>
                    </w:r>
                  </w:ins>
                </w:p>
              </w:tc>
              <w:tc>
                <w:tcPr>
                  <w:tcW w:w="360" w:type="dxa"/>
                </w:tcPr>
                <w:p w14:paraId="2B217E99" w14:textId="77777777" w:rsidR="007C0A0D" w:rsidRPr="00C673E9" w:rsidRDefault="007C0A0D" w:rsidP="0047611C">
                  <w:pPr>
                    <w:keepNext/>
                    <w:spacing w:after="60"/>
                    <w:jc w:val="right"/>
                    <w:rPr>
                      <w:ins w:id="4182" w:author="zusammenlegung" w:date="2025-12-12T19:01:00Z" w16du:dateUtc="2025-12-12T18:01:00Z"/>
                      <w:rFonts w:ascii="Arial" w:hAnsi="Arial" w:cs="Arial"/>
                    </w:rPr>
                  </w:pPr>
                  <w:ins w:id="4183" w:author="zusammenlegung" w:date="2025-12-12T19:01:00Z" w16du:dateUtc="2025-12-12T18:01:00Z">
                    <w:r w:rsidRPr="00C673E9">
                      <w:rPr>
                        <w:rFonts w:ascii="Arial" w:hAnsi="Arial" w:cs="Arial"/>
                      </w:rPr>
                      <w:t>126.5</w:t>
                    </w:r>
                  </w:ins>
                </w:p>
              </w:tc>
              <w:tc>
                <w:tcPr>
                  <w:tcW w:w="360" w:type="dxa"/>
                </w:tcPr>
                <w:p w14:paraId="3F028B06" w14:textId="77777777" w:rsidR="007C0A0D" w:rsidRPr="00C673E9" w:rsidRDefault="007C0A0D" w:rsidP="0047611C">
                  <w:pPr>
                    <w:keepNext/>
                    <w:spacing w:after="60"/>
                    <w:jc w:val="right"/>
                    <w:rPr>
                      <w:ins w:id="4184" w:author="zusammenlegung" w:date="2025-12-12T19:01:00Z" w16du:dateUtc="2025-12-12T18:01:00Z"/>
                      <w:rFonts w:ascii="Arial" w:hAnsi="Arial" w:cs="Arial"/>
                    </w:rPr>
                  </w:pPr>
                  <w:ins w:id="4185" w:author="zusammenlegung" w:date="2025-12-12T19:01:00Z" w16du:dateUtc="2025-12-12T18:01:00Z">
                    <w:r w:rsidRPr="00C673E9">
                      <w:rPr>
                        <w:rFonts w:ascii="Arial" w:hAnsi="Arial" w:cs="Arial"/>
                      </w:rPr>
                      <w:t>12.3</w:t>
                    </w:r>
                  </w:ins>
                </w:p>
              </w:tc>
            </w:tr>
            <w:tr w:rsidR="007C0A0D" w:rsidRPr="00C673E9" w14:paraId="1133D4FC" w14:textId="77777777" w:rsidTr="00103545">
              <w:trPr>
                <w:cantSplit/>
                <w:jc w:val="center"/>
                <w:ins w:id="4186" w:author="zusammenlegung" w:date="2025-12-12T19:01:00Z" w16du:dateUtc="2025-12-12T18:01:00Z"/>
              </w:trPr>
              <w:tc>
                <w:tcPr>
                  <w:tcW w:w="360" w:type="dxa"/>
                </w:tcPr>
                <w:p w14:paraId="0805162C" w14:textId="77777777" w:rsidR="007C0A0D" w:rsidRPr="00C673E9" w:rsidRDefault="007C0A0D" w:rsidP="0047611C">
                  <w:pPr>
                    <w:keepNext/>
                    <w:spacing w:after="60"/>
                    <w:jc w:val="right"/>
                    <w:rPr>
                      <w:ins w:id="4187" w:author="zusammenlegung" w:date="2025-12-12T19:01:00Z" w16du:dateUtc="2025-12-12T18:01:00Z"/>
                      <w:rFonts w:ascii="Arial" w:hAnsi="Arial" w:cs="Arial"/>
                    </w:rPr>
                  </w:pPr>
                  <w:ins w:id="4188" w:author="zusammenlegung" w:date="2025-12-12T19:01:00Z" w16du:dateUtc="2025-12-12T18:01:00Z">
                    <w:r w:rsidRPr="00C673E9">
                      <w:rPr>
                        <w:rFonts w:ascii="Arial" w:hAnsi="Arial" w:cs="Arial"/>
                      </w:rPr>
                      <w:t>2025-06-20</w:t>
                    </w:r>
                  </w:ins>
                </w:p>
              </w:tc>
              <w:tc>
                <w:tcPr>
                  <w:tcW w:w="360" w:type="dxa"/>
                </w:tcPr>
                <w:p w14:paraId="46305839" w14:textId="77777777" w:rsidR="007C0A0D" w:rsidRPr="00C673E9" w:rsidRDefault="007C0A0D" w:rsidP="0047611C">
                  <w:pPr>
                    <w:keepNext/>
                    <w:spacing w:after="60"/>
                    <w:jc w:val="right"/>
                    <w:rPr>
                      <w:ins w:id="4189" w:author="zusammenlegung" w:date="2025-12-12T19:01:00Z" w16du:dateUtc="2025-12-12T18:01:00Z"/>
                      <w:rFonts w:ascii="Arial" w:hAnsi="Arial" w:cs="Arial"/>
                    </w:rPr>
                  </w:pPr>
                  <w:ins w:id="4190" w:author="zusammenlegung" w:date="2025-12-12T19:01:00Z" w16du:dateUtc="2025-12-12T18:01:00Z">
                    <w:r w:rsidRPr="00C673E9">
                      <w:rPr>
                        <w:rFonts w:ascii="Arial" w:hAnsi="Arial" w:cs="Arial"/>
                      </w:rPr>
                      <w:t>181.8</w:t>
                    </w:r>
                  </w:ins>
                </w:p>
              </w:tc>
              <w:tc>
                <w:tcPr>
                  <w:tcW w:w="360" w:type="dxa"/>
                </w:tcPr>
                <w:p w14:paraId="47B54C10" w14:textId="77777777" w:rsidR="007C0A0D" w:rsidRPr="00C673E9" w:rsidRDefault="007C0A0D" w:rsidP="0047611C">
                  <w:pPr>
                    <w:keepNext/>
                    <w:spacing w:after="60"/>
                    <w:jc w:val="right"/>
                    <w:rPr>
                      <w:ins w:id="4191" w:author="zusammenlegung" w:date="2025-12-12T19:01:00Z" w16du:dateUtc="2025-12-12T18:01:00Z"/>
                      <w:rFonts w:ascii="Arial" w:hAnsi="Arial" w:cs="Arial"/>
                    </w:rPr>
                  </w:pPr>
                  <w:ins w:id="4192" w:author="zusammenlegung" w:date="2025-12-12T19:01:00Z" w16du:dateUtc="2025-12-12T18:01:00Z">
                    <w:r w:rsidRPr="00C673E9">
                      <w:rPr>
                        <w:rFonts w:ascii="Arial" w:hAnsi="Arial" w:cs="Arial"/>
                      </w:rPr>
                      <w:t>1.0</w:t>
                    </w:r>
                  </w:ins>
                </w:p>
              </w:tc>
            </w:tr>
            <w:bookmarkEnd w:id="4166"/>
          </w:tbl>
          <w:p w14:paraId="0C7E92DA" w14:textId="77777777" w:rsidR="007C0A0D" w:rsidRPr="00103545" w:rsidRDefault="007C0A0D" w:rsidP="00103545">
            <w:pPr>
              <w:rPr>
                <w:b/>
              </w:rPr>
            </w:pPr>
          </w:p>
        </w:tc>
      </w:tr>
    </w:tbl>
    <w:tbl>
      <w:tblPr>
        <w:tblStyle w:val="Table"/>
        <w:tblW w:w="0" w:type="auto"/>
        <w:jc w:val="center"/>
        <w:tblCellMar>
          <w:left w:w="60" w:type="dxa"/>
          <w:right w:w="60" w:type="dxa"/>
        </w:tblCellMar>
        <w:tblLook w:val="0000" w:firstRow="0" w:lastRow="0" w:firstColumn="0" w:lastColumn="0" w:noHBand="0" w:noVBand="0"/>
      </w:tblPr>
      <w:tblGrid>
        <w:gridCol w:w="1276"/>
        <w:gridCol w:w="851"/>
        <w:gridCol w:w="850"/>
      </w:tblGrid>
      <w:tr w:rsidR="003252B2" w:rsidRPr="003252B2" w14:paraId="3779DE83" w14:textId="77777777" w:rsidTr="003252B2">
        <w:trPr>
          <w:cantSplit/>
          <w:jc w:val="center"/>
          <w:del w:id="4193" w:author="zusammenlegung" w:date="2025-12-12T19:01:00Z" w16du:dateUtc="2025-12-12T18:01:00Z"/>
        </w:trPr>
        <w:tc>
          <w:tcPr>
            <w:tcW w:w="1276" w:type="dxa"/>
            <w:tcBorders>
              <w:top w:val="single" w:sz="4" w:space="0" w:color="auto"/>
            </w:tcBorders>
          </w:tcPr>
          <w:p w14:paraId="604A9583" w14:textId="77777777" w:rsidR="003252B2" w:rsidRPr="003252B2" w:rsidRDefault="003252B2" w:rsidP="003252B2">
            <w:pPr>
              <w:rPr>
                <w:del w:id="4194" w:author="zusammenlegung" w:date="2025-12-12T19:01:00Z" w16du:dateUtc="2025-12-12T18:01:00Z"/>
              </w:rPr>
            </w:pPr>
            <w:del w:id="4195" w:author="zusammenlegung" w:date="2025-12-12T19:01:00Z" w16du:dateUtc="2025-12-12T18:01:00Z">
              <w:r w:rsidRPr="003252B2">
                <w:delText>2025-06-18</w:delText>
              </w:r>
            </w:del>
          </w:p>
        </w:tc>
        <w:tc>
          <w:tcPr>
            <w:tcW w:w="851" w:type="dxa"/>
            <w:tcBorders>
              <w:top w:val="single" w:sz="4" w:space="0" w:color="auto"/>
            </w:tcBorders>
          </w:tcPr>
          <w:p w14:paraId="2856A7E5" w14:textId="77777777" w:rsidR="003252B2" w:rsidRPr="003252B2" w:rsidRDefault="003252B2" w:rsidP="003252B2">
            <w:pPr>
              <w:jc w:val="center"/>
              <w:rPr>
                <w:del w:id="4196" w:author="zusammenlegung" w:date="2025-12-12T19:01:00Z" w16du:dateUtc="2025-12-12T18:01:00Z"/>
              </w:rPr>
            </w:pPr>
            <w:del w:id="4197" w:author="zusammenlegung" w:date="2025-12-12T19:01:00Z" w16du:dateUtc="2025-12-12T18:01:00Z">
              <w:r w:rsidRPr="003252B2">
                <w:delText>73.9</w:delText>
              </w:r>
            </w:del>
          </w:p>
        </w:tc>
        <w:tc>
          <w:tcPr>
            <w:tcW w:w="850" w:type="dxa"/>
            <w:tcBorders>
              <w:top w:val="single" w:sz="4" w:space="0" w:color="auto"/>
            </w:tcBorders>
          </w:tcPr>
          <w:p w14:paraId="1F73C5D9" w14:textId="77777777" w:rsidR="003252B2" w:rsidRPr="003252B2" w:rsidRDefault="003252B2" w:rsidP="003252B2">
            <w:pPr>
              <w:jc w:val="center"/>
              <w:rPr>
                <w:del w:id="4198" w:author="zusammenlegung" w:date="2025-12-12T19:01:00Z" w16du:dateUtc="2025-12-12T18:01:00Z"/>
              </w:rPr>
            </w:pPr>
            <w:del w:id="4199" w:author="zusammenlegung" w:date="2025-12-12T19:01:00Z" w16du:dateUtc="2025-12-12T18:01:00Z">
              <w:r w:rsidRPr="003252B2">
                <w:delText>2.6</w:delText>
              </w:r>
            </w:del>
          </w:p>
        </w:tc>
      </w:tr>
      <w:tr w:rsidR="003252B2" w:rsidRPr="003252B2" w14:paraId="77EE86B1" w14:textId="77777777" w:rsidTr="003252B2">
        <w:trPr>
          <w:cantSplit/>
          <w:jc w:val="center"/>
          <w:del w:id="4200" w:author="zusammenlegung" w:date="2025-12-12T19:01:00Z" w16du:dateUtc="2025-12-12T18:01:00Z"/>
        </w:trPr>
        <w:tc>
          <w:tcPr>
            <w:tcW w:w="1276" w:type="dxa"/>
          </w:tcPr>
          <w:p w14:paraId="595A28C5" w14:textId="77777777" w:rsidR="003252B2" w:rsidRPr="003252B2" w:rsidRDefault="003252B2" w:rsidP="003252B2">
            <w:pPr>
              <w:rPr>
                <w:del w:id="4201" w:author="zusammenlegung" w:date="2025-12-12T19:01:00Z" w16du:dateUtc="2025-12-12T18:01:00Z"/>
              </w:rPr>
            </w:pPr>
            <w:del w:id="4202" w:author="zusammenlegung" w:date="2025-12-12T19:01:00Z" w16du:dateUtc="2025-12-12T18:01:00Z">
              <w:r w:rsidRPr="003252B2">
                <w:delText>2025-06-20</w:delText>
              </w:r>
            </w:del>
          </w:p>
        </w:tc>
        <w:tc>
          <w:tcPr>
            <w:tcW w:w="851" w:type="dxa"/>
          </w:tcPr>
          <w:p w14:paraId="72DAFDF5" w14:textId="77777777" w:rsidR="003252B2" w:rsidRPr="003252B2" w:rsidRDefault="003252B2" w:rsidP="003252B2">
            <w:pPr>
              <w:jc w:val="center"/>
              <w:rPr>
                <w:del w:id="4203" w:author="zusammenlegung" w:date="2025-12-12T19:01:00Z" w16du:dateUtc="2025-12-12T18:01:00Z"/>
              </w:rPr>
            </w:pPr>
            <w:del w:id="4204" w:author="zusammenlegung" w:date="2025-12-12T19:01:00Z" w16du:dateUtc="2025-12-12T18:01:00Z">
              <w:r w:rsidRPr="003252B2">
                <w:delText>112.0</w:delText>
              </w:r>
            </w:del>
          </w:p>
        </w:tc>
        <w:tc>
          <w:tcPr>
            <w:tcW w:w="850" w:type="dxa"/>
          </w:tcPr>
          <w:p w14:paraId="564D8B86" w14:textId="77777777" w:rsidR="003252B2" w:rsidRPr="003252B2" w:rsidRDefault="003252B2" w:rsidP="003252B2">
            <w:pPr>
              <w:jc w:val="center"/>
              <w:rPr>
                <w:del w:id="4205" w:author="zusammenlegung" w:date="2025-12-12T19:01:00Z" w16du:dateUtc="2025-12-12T18:01:00Z"/>
              </w:rPr>
            </w:pPr>
            <w:del w:id="4206" w:author="zusammenlegung" w:date="2025-12-12T19:01:00Z" w16du:dateUtc="2025-12-12T18:01:00Z">
              <w:r w:rsidRPr="003252B2">
                <w:delText>1.0</w:delText>
              </w:r>
            </w:del>
          </w:p>
        </w:tc>
      </w:tr>
    </w:tbl>
    <w:p w14:paraId="14B22D8A" w14:textId="77777777" w:rsidR="007A3611" w:rsidRDefault="007A3611" w:rsidP="007A3611">
      <w:pPr>
        <w:pStyle w:val="ImageCaption"/>
        <w:spacing w:before="200"/>
        <w:rPr>
          <w:del w:id="4207" w:author="zusammenlegung" w:date="2025-12-12T19:01:00Z" w16du:dateUtc="2025-12-12T18:01:00Z"/>
        </w:rPr>
      </w:pPr>
      <w:del w:id="4208" w:author="zusammenlegung" w:date="2025-12-12T19:01:00Z" w16du:dateUtc="2025-12-12T18:01:00Z">
        <w:r>
          <w:delText>Table 17: Short wavelength light exposure (mW/m²) during the day and at night</w:delText>
        </w:r>
      </w:del>
    </w:p>
    <w:p w14:paraId="1289B691" w14:textId="77777777" w:rsidR="00AD736D" w:rsidRDefault="007A3611" w:rsidP="007A3611">
      <w:pPr>
        <w:pStyle w:val="Textkrper"/>
        <w:spacing w:before="16" w:after="16"/>
        <w:rPr>
          <w:del w:id="4209" w:author="zusammenlegung" w:date="2025-12-12T19:01:00Z" w16du:dateUtc="2025-12-12T18:01:00Z"/>
        </w:rPr>
      </w:pPr>
      <w:del w:id="4210" w:author="zusammenlegung" w:date="2025-12-12T19:01:00Z" w16du:dateUtc="2025-12-12T18:01:00Z">
        <w:r>
          <w:delText xml:space="preserve">In the code section above, </w:delText>
        </w:r>
        <w:r>
          <w:rPr>
            <w:rStyle w:val="VerbatimChar"/>
          </w:rPr>
          <w:delText>add_photoperiod(coordinates)</w:delText>
        </w:r>
        <w:r>
          <w:delText xml:space="preserve"> is used as a convenient way to add columns to the data frame, indicating for each timestamp whether it was day or night, given the latitude/longitude.</w:delText>
        </w:r>
      </w:del>
    </w:p>
    <w:p w14:paraId="482D8B54" w14:textId="77777777" w:rsidR="00AD736D" w:rsidRDefault="00AD736D">
      <w:pPr>
        <w:spacing w:line="276" w:lineRule="auto"/>
        <w:rPr>
          <w:del w:id="4211" w:author="zusammenlegung" w:date="2025-12-12T19:01:00Z" w16du:dateUtc="2025-12-12T18:01:00Z"/>
        </w:rPr>
      </w:pPr>
      <w:del w:id="4212" w:author="zusammenlegung" w:date="2025-12-12T19:01:00Z" w16du:dateUtc="2025-12-12T18:01:00Z">
        <w:r>
          <w:br w:type="page"/>
        </w:r>
      </w:del>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8986"/>
      </w:tblGrid>
      <w:tr w:rsidR="007C0A0D" w:rsidRPr="00C673E9" w:rsidDel="00103545" w14:paraId="2B7FF346" w14:textId="3FB350A5" w:rsidTr="0047611C">
        <w:trPr>
          <w:cantSplit/>
          <w:ins w:id="4213" w:author="zusammenlegung" w:date="2025-12-12T19:01:00Z" w16du:dateUtc="2025-12-12T18:01:00Z"/>
          <w:del w:id="4214" w:author="Johannes Zauner" w:date="2025-12-12T20:07:00Z" w16du:dateUtc="2025-12-12T19:07:00Z"/>
        </w:trPr>
        <w:tc>
          <w:tcPr>
            <w:tcW w:w="0" w:type="auto"/>
            <w:shd w:val="clear" w:color="auto" w:fill="DAE6FB"/>
            <w:tcMar>
              <w:top w:w="92" w:type="dxa"/>
              <w:bottom w:w="92" w:type="dxa"/>
            </w:tcMar>
          </w:tcPr>
          <w:p w14:paraId="68E81BD0" w14:textId="40A2C6D9" w:rsidR="007C0A0D" w:rsidRPr="00C673E9" w:rsidDel="00103545" w:rsidRDefault="007C0A0D" w:rsidP="0047611C">
            <w:pPr>
              <w:pStyle w:val="Textkrper"/>
              <w:spacing w:after="0"/>
              <w:textAlignment w:val="center"/>
              <w:rPr>
                <w:ins w:id="4215" w:author="zusammenlegung" w:date="2025-12-12T19:01:00Z" w16du:dateUtc="2025-12-12T18:01:00Z"/>
                <w:del w:id="4216" w:author="Johannes Zauner" w:date="2025-12-12T20:07:00Z" w16du:dateUtc="2025-12-12T19:07:00Z"/>
                <w:rFonts w:ascii="Arial" w:hAnsi="Arial" w:cs="Arial"/>
              </w:rPr>
            </w:pPr>
            <w:ins w:id="4217" w:author="zusammenlegung" w:date="2025-12-12T19:01:00Z" w16du:dateUtc="2025-12-12T18:01:00Z">
              <w:del w:id="4218" w:author="Johannes Zauner" w:date="2025-12-12T20:07:00Z" w16du:dateUtc="2025-12-12T19:07:00Z">
                <w:r w:rsidRPr="00C673E9" w:rsidDel="00103545">
                  <w:rPr>
                    <w:rFonts w:ascii="Arial" w:hAnsi="Arial" w:cs="Arial"/>
                    <w:noProof/>
                  </w:rPr>
                  <w:drawing>
                    <wp:inline distT="0" distB="0" distL="0" distR="0" wp14:anchorId="68FAD9EA" wp14:editId="7A86CF47">
                      <wp:extent cx="152400" cy="1524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Applications/quarto/share/formats/docx/note.png"/>
                              <pic:cNvPicPr>
                                <a:picLocks noChangeAspect="1" noChangeArrowheads="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rsidRPr="00C673E9" w:rsidDel="00103545">
                  <w:rPr>
                    <w:rFonts w:ascii="Arial" w:hAnsi="Arial" w:cs="Arial"/>
                  </w:rPr>
                  <w:delText xml:space="preserve">  Note</w:delText>
                </w:r>
              </w:del>
            </w:ins>
          </w:p>
        </w:tc>
      </w:tr>
      <w:tr w:rsidR="007C0A0D" w:rsidRPr="00C673E9" w:rsidDel="00103545" w14:paraId="4152ED27" w14:textId="548D5870" w:rsidTr="0047611C">
        <w:trPr>
          <w:cantSplit/>
          <w:ins w:id="4219" w:author="zusammenlegung" w:date="2025-12-12T19:01:00Z" w16du:dateUtc="2025-12-12T18:01:00Z"/>
          <w:del w:id="4220" w:author="Johannes Zauner" w:date="2025-12-12T20:07:00Z" w16du:dateUtc="2025-12-12T19:07:00Z"/>
        </w:trPr>
        <w:tc>
          <w:tcPr>
            <w:tcW w:w="0" w:type="auto"/>
            <w:tcMar>
              <w:top w:w="108" w:type="dxa"/>
              <w:bottom w:w="108" w:type="dxa"/>
            </w:tcMar>
          </w:tcPr>
          <w:p w14:paraId="66A48FCE" w14:textId="48BC1A48" w:rsidR="007C0A0D" w:rsidRPr="00C673E9" w:rsidDel="00103545" w:rsidRDefault="007C0A0D" w:rsidP="0047611C">
            <w:pPr>
              <w:pStyle w:val="Textkrper"/>
              <w:spacing w:before="16" w:after="16"/>
              <w:rPr>
                <w:ins w:id="4221" w:author="zusammenlegung" w:date="2025-12-12T19:01:00Z" w16du:dateUtc="2025-12-12T18:01:00Z"/>
                <w:del w:id="4222" w:author="Johannes Zauner" w:date="2025-12-12T20:07:00Z" w16du:dateUtc="2025-12-12T19:07:00Z"/>
                <w:rFonts w:ascii="Arial" w:hAnsi="Arial" w:cs="Arial"/>
              </w:rPr>
            </w:pPr>
            <w:ins w:id="4223" w:author="zusammenlegung" w:date="2025-12-12T19:01:00Z" w16du:dateUtc="2025-12-12T18:01:00Z">
              <w:del w:id="4224" w:author="Johannes Zauner" w:date="2025-12-12T20:07:00Z" w16du:dateUtc="2025-12-12T19:07:00Z">
                <w:r w:rsidRPr="00C673E9" w:rsidDel="00103545">
                  <w:rPr>
                    <w:rFonts w:ascii="Arial" w:hAnsi="Arial" w:cs="Arial"/>
                  </w:rPr>
                  <w:delText xml:space="preserve">In the above, </w:delText>
                </w:r>
                <w:r w:rsidRPr="00C673E9" w:rsidDel="00103545">
                  <w:rPr>
                    <w:rStyle w:val="VerbatimChar"/>
                    <w:rFonts w:ascii="Arial" w:hAnsi="Arial" w:cs="Arial"/>
                  </w:rPr>
                  <w:delText>add_photoperiod(coordinates)</w:delText>
                </w:r>
                <w:r w:rsidRPr="00C673E9" w:rsidDel="00103545">
                  <w:rPr>
                    <w:rFonts w:ascii="Arial" w:hAnsi="Arial" w:cs="Arial"/>
                  </w:rPr>
                  <w:delText xml:space="preserve"> is used as a convenient way to add columns to the data frame, indicating for each timestamp whether it was day or night, given the latitude/longitude.</w:delText>
                </w:r>
              </w:del>
            </w:ins>
          </w:p>
          <w:p w14:paraId="522DC7B3" w14:textId="73490D3A" w:rsidR="007C0A0D" w:rsidRPr="00C673E9" w:rsidDel="00103545" w:rsidRDefault="007C0A0D" w:rsidP="0047611C">
            <w:pPr>
              <w:rPr>
                <w:ins w:id="4225" w:author="zusammenlegung" w:date="2025-12-12T19:01:00Z" w16du:dateUtc="2025-12-12T18:01:00Z"/>
                <w:del w:id="4226" w:author="Johannes Zauner" w:date="2025-12-12T20:07:00Z" w16du:dateUtc="2025-12-12T19:07:00Z"/>
                <w:rFonts w:ascii="Arial" w:hAnsi="Arial" w:cs="Arial"/>
              </w:rPr>
            </w:pPr>
          </w:p>
        </w:tc>
      </w:tr>
    </w:tbl>
    <w:p w14:paraId="6F3CF0E4" w14:textId="6FE73F8C" w:rsidR="00103545" w:rsidRDefault="00103545" w:rsidP="00103545">
      <w:pPr>
        <w:pStyle w:val="Textkrper"/>
        <w:spacing w:before="16" w:after="16"/>
        <w:rPr>
          <w:ins w:id="4227" w:author="Johannes Zauner" w:date="2025-12-12T20:07:00Z" w16du:dateUtc="2025-12-12T19:07:00Z"/>
          <w:rFonts w:ascii="Arial" w:hAnsi="Arial" w:cs="Arial"/>
        </w:rPr>
      </w:pPr>
      <w:bookmarkStart w:id="4228" w:name="discussion-and-conclusion"/>
      <w:bookmarkEnd w:id="956"/>
      <w:bookmarkEnd w:id="3565"/>
      <w:ins w:id="4229" w:author="Johannes Zauner" w:date="2025-12-12T20:07:00Z" w16du:dateUtc="2025-12-12T19:07:00Z">
        <w:r w:rsidRPr="00C673E9">
          <w:rPr>
            <w:rFonts w:ascii="Arial" w:hAnsi="Arial" w:cs="Arial"/>
          </w:rPr>
          <w:t xml:space="preserve">In the </w:t>
        </w:r>
        <w:r>
          <w:rPr>
            <w:rFonts w:ascii="Arial" w:hAnsi="Arial" w:cs="Arial"/>
          </w:rPr>
          <w:t xml:space="preserve">code cell </w:t>
        </w:r>
        <w:r w:rsidRPr="00C673E9">
          <w:rPr>
            <w:rFonts w:ascii="Arial" w:hAnsi="Arial" w:cs="Arial"/>
          </w:rPr>
          <w:t xml:space="preserve">above, </w:t>
        </w:r>
        <w:r w:rsidRPr="00C673E9">
          <w:rPr>
            <w:rStyle w:val="VerbatimChar"/>
            <w:rFonts w:ascii="Arial" w:hAnsi="Arial" w:cs="Arial"/>
          </w:rPr>
          <w:t>add_photoperiod(coordinates)</w:t>
        </w:r>
        <w:r w:rsidRPr="00C673E9">
          <w:rPr>
            <w:rFonts w:ascii="Arial" w:hAnsi="Arial" w:cs="Arial"/>
          </w:rPr>
          <w:t xml:space="preserve"> is used as a convenient way to add columns to the data frame, indicating for each timestamp whether it was day or night, given the latitude/longitude.</w:t>
        </w:r>
      </w:ins>
    </w:p>
    <w:p w14:paraId="6A53C7FB" w14:textId="77777777" w:rsidR="00103545" w:rsidRPr="00C673E9" w:rsidRDefault="00103545" w:rsidP="00103545">
      <w:pPr>
        <w:pStyle w:val="Textkrper"/>
        <w:spacing w:before="16" w:after="16"/>
        <w:rPr>
          <w:ins w:id="4230" w:author="Johannes Zauner" w:date="2025-12-12T20:07:00Z" w16du:dateUtc="2025-12-12T19:07:00Z"/>
          <w:rFonts w:ascii="Arial" w:hAnsi="Arial" w:cs="Arial"/>
        </w:rPr>
      </w:pPr>
    </w:p>
    <w:p w14:paraId="2560C3D1" w14:textId="331EE3FA" w:rsidR="007C0A0D" w:rsidRPr="00103545" w:rsidRDefault="007C0A0D" w:rsidP="00103545">
      <w:pPr>
        <w:pStyle w:val="berschrift1"/>
      </w:pPr>
      <w:r w:rsidRPr="00103545">
        <w:t>Discussion and conclusion</w:t>
      </w:r>
    </w:p>
    <w:p w14:paraId="0C44E9D1" w14:textId="1646E744" w:rsidR="007C0A0D" w:rsidRPr="00C673E9" w:rsidRDefault="007C0A0D" w:rsidP="007C0A0D">
      <w:pPr>
        <w:pStyle w:val="FirstParagraph"/>
        <w:rPr>
          <w:ins w:id="4231" w:author="zusammenlegung" w:date="2025-12-12T19:01:00Z" w16du:dateUtc="2025-12-12T18:01:00Z"/>
          <w:rFonts w:ascii="Arial" w:hAnsi="Arial" w:cs="Arial"/>
        </w:rPr>
      </w:pPr>
      <w:r w:rsidRPr="00103545">
        <w:t>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through a dedicated sequence of well-documented steps</w:t>
      </w:r>
      <w:del w:id="4232" w:author="zusammenlegung" w:date="2025-12-12T19:01:00Z" w16du:dateUtc="2025-12-12T18:01:00Z">
        <w:r w:rsidR="003252B2">
          <w:delText xml:space="preserve">. </w:delText>
        </w:r>
      </w:del>
      <w:ins w:id="4233" w:author="zusammenlegung" w:date="2025-12-12T19:01:00Z" w16du:dateUtc="2025-12-12T18:01:00Z">
        <w:r w:rsidRPr="00C673E9">
          <w:rPr>
            <w:rFonts w:ascii="Arial" w:hAnsi="Arial" w:cs="Arial"/>
          </w:rPr>
          <w:t>, yet remains configurable to realize different metric definitions or thresholds.</w:t>
        </w:r>
      </w:ins>
    </w:p>
    <w:p w14:paraId="4ACAB5F1" w14:textId="3922D5B3" w:rsidR="007C0A0D" w:rsidRPr="00103545" w:rsidRDefault="007C0A0D" w:rsidP="00103545">
      <w:pPr>
        <w:pStyle w:val="FirstParagraph"/>
      </w:pPr>
      <w:r w:rsidRPr="00103545">
        <w:lastRenderedPageBreak/>
        <w:t xml:space="preserve">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del w:id="4234" w:author="zusammenlegung" w:date="2025-12-12T19:01:00Z" w16du:dateUtc="2025-12-12T18:01:00Z">
        <w:r w:rsidR="003252B2">
          <w:delText>over 800</w:delText>
        </w:r>
      </w:del>
      <w:ins w:id="4235" w:author="zusammenlegung" w:date="2025-12-12T19:01:00Z" w16du:dateUtc="2025-12-12T18:01:00Z">
        <w:r w:rsidRPr="00C673E9">
          <w:rPr>
            <w:rFonts w:ascii="Arial" w:hAnsi="Arial" w:cs="Arial"/>
          </w:rPr>
          <w:t>&gt;900</w:t>
        </w:r>
      </w:ins>
      <w:r w:rsidRPr="00103545">
        <w:t xml:space="preserve"> unit tests and continuous integration with bug tracking on GitHub), and community-driven (open feature requests and contributions via GitHub).</w:t>
      </w:r>
    </w:p>
    <w:p w14:paraId="5DB2AF2C" w14:textId="77777777" w:rsidR="007C0A0D" w:rsidRPr="00103545" w:rsidRDefault="007C0A0D" w:rsidP="007C0A0D">
      <w:pPr>
        <w:pStyle w:val="Textkrper"/>
      </w:pPr>
      <w:r w:rsidRPr="00103545">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2AF715E9" w14:textId="086CFE23" w:rsidR="007C0A0D" w:rsidRPr="00103545" w:rsidRDefault="007C0A0D" w:rsidP="007C0A0D">
      <w:pPr>
        <w:pStyle w:val="Textkrper"/>
      </w:pPr>
      <w:r w:rsidRPr="00103545">
        <w:t xml:space="preserve">The broad set of features in LightLogR — ranging from data import and cleaning tools (for handling time gaps and irregularities) to visualization functions and metric calculators — make it a powerful toolkit for visual experience research. Our examples spanned </w:t>
      </w:r>
      <w:ins w:id="4236" w:author="zusammenlegung" w:date="2025-12-12T19:01:00Z" w16du:dateUtc="2025-12-12T18:01:00Z">
        <w:r w:rsidRPr="00C673E9">
          <w:rPr>
            <w:rFonts w:ascii="Arial" w:hAnsi="Arial" w:cs="Arial"/>
          </w:rPr>
          <w:t xml:space="preserve">circadian-light metrics and </w:t>
        </w:r>
      </w:ins>
      <w:r w:rsidRPr="00103545">
        <w:t>myopia-related metrics</w:t>
      </w:r>
      <w:del w:id="4237" w:author="zusammenlegung" w:date="2025-12-12T19:01:00Z" w16du:dateUtc="2025-12-12T18:01:00Z">
        <w:r w:rsidR="00AD736D">
          <w:delText xml:space="preserve"> and also circadian-related ones</w:delText>
        </w:r>
      </w:del>
      <w:r w:rsidRPr="00103545">
        <w:t>,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585E2A7A" w14:textId="77777777" w:rsidR="00C75E90" w:rsidRDefault="00C75E90" w:rsidP="00EF17F7">
      <w:pPr>
        <w:rPr>
          <w:del w:id="4238" w:author="zusammenlegung" w:date="2025-12-12T19:01:00Z" w16du:dateUtc="2025-12-12T18:01:00Z"/>
          <w:highlight w:val="yellow"/>
        </w:rPr>
      </w:pPr>
      <w:del w:id="4239" w:author="zusammenlegung" w:date="2025-12-12T19:01:00Z" w16du:dateUtc="2025-12-12T18:01:00Z">
        <w:r w:rsidRPr="6332A406">
          <w:rPr>
            <w:highlight w:val="yellow"/>
          </w:rPr>
          <w:br w:type="page"/>
        </w:r>
      </w:del>
    </w:p>
    <w:p w14:paraId="4A0FF417" w14:textId="77777777" w:rsidR="007C0A0D" w:rsidRPr="00103545" w:rsidRDefault="007C0A0D" w:rsidP="007C0A0D">
      <w:pPr>
        <w:pStyle w:val="berschrift2"/>
      </w:pPr>
      <w:bookmarkStart w:id="4240" w:name="statements"/>
      <w:bookmarkEnd w:id="4228"/>
      <w:r w:rsidRPr="00103545">
        <w:t>Statements</w:t>
      </w:r>
    </w:p>
    <w:p w14:paraId="6113F716" w14:textId="77777777" w:rsidR="007C0A0D" w:rsidRPr="00103545" w:rsidRDefault="007C0A0D" w:rsidP="007C0A0D">
      <w:pPr>
        <w:pStyle w:val="berschrift3"/>
      </w:pPr>
      <w:bookmarkStart w:id="4241" w:name="data-availability-statement"/>
      <w:r w:rsidRPr="00103545">
        <w:t>Data availability statement</w:t>
      </w:r>
    </w:p>
    <w:p w14:paraId="55FAF3F0" w14:textId="2F907924" w:rsidR="007C0A0D" w:rsidRPr="00103545" w:rsidRDefault="007C0A0D" w:rsidP="007C0A0D">
      <w:pPr>
        <w:pStyle w:val="FirstParagraph"/>
      </w:pPr>
      <w:r w:rsidRPr="00103545">
        <w:t>All data and code in this tutorial and Supplement 1 are available from the GitHub repository: https://github.com/tscnlab/ZaunerEtAl_JVis_</w:t>
      </w:r>
      <w:del w:id="4242" w:author="zusammenlegung" w:date="2025-12-12T19:01:00Z" w16du:dateUtc="2025-12-12T18:01:00Z">
        <w:r w:rsidR="00AD736D">
          <w:delText>2025</w:delText>
        </w:r>
      </w:del>
      <w:ins w:id="4243" w:author="zusammenlegung" w:date="2025-12-12T19:01:00Z" w16du:dateUtc="2025-12-12T18:01:00Z">
        <w:r w:rsidRPr="00C673E9">
          <w:rPr>
            <w:rFonts w:ascii="Arial" w:hAnsi="Arial" w:cs="Arial"/>
          </w:rPr>
          <w:t>2026</w:t>
        </w:r>
      </w:ins>
      <w:r w:rsidRPr="00103545">
        <w:t>/, archived on Zenodo: https://doi.org/10.5281/zenodo.16566014 under a MIT license (data under CC-BY license).</w:t>
      </w:r>
    </w:p>
    <w:p w14:paraId="176D1C13" w14:textId="77777777" w:rsidR="007C0A0D" w:rsidRPr="00103545" w:rsidRDefault="007C0A0D" w:rsidP="007C0A0D">
      <w:pPr>
        <w:pStyle w:val="berschrift3"/>
      </w:pPr>
      <w:bookmarkStart w:id="4244" w:name="funding-statement"/>
      <w:bookmarkEnd w:id="4241"/>
      <w:r w:rsidRPr="00103545">
        <w:lastRenderedPageBreak/>
        <w:t>Funding statement</w:t>
      </w:r>
    </w:p>
    <w:p w14:paraId="4FDACF3B" w14:textId="77777777" w:rsidR="007C0A0D" w:rsidRPr="00103545" w:rsidRDefault="007C0A0D" w:rsidP="007C0A0D">
      <w:pPr>
        <w:pStyle w:val="FirstParagraph"/>
      </w:pPr>
      <w:r w:rsidRPr="00103545">
        <w:t>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103545" w:rsidRDefault="007C0A0D" w:rsidP="007C0A0D">
      <w:pPr>
        <w:pStyle w:val="berschrift3"/>
      </w:pPr>
      <w:bookmarkStart w:id="4245" w:name="conflict-of-interest-statement"/>
      <w:bookmarkEnd w:id="4244"/>
      <w:r w:rsidRPr="00103545">
        <w:t>Conflict of interest statement</w:t>
      </w:r>
    </w:p>
    <w:p w14:paraId="59F216AF" w14:textId="77777777" w:rsidR="007C0A0D" w:rsidRPr="00103545" w:rsidRDefault="007C0A0D" w:rsidP="007C0A0D">
      <w:pPr>
        <w:pStyle w:val="FirstParagraph"/>
      </w:pPr>
      <w:r w:rsidRPr="00103545">
        <w:t>JZ declares the following potential conflict of interest in the past five years (2021-2025). Funding: Received research funding from Reality Labs Research.</w:t>
      </w:r>
    </w:p>
    <w:p w14:paraId="375D2B57" w14:textId="77777777" w:rsidR="007C0A0D" w:rsidRPr="00103545" w:rsidRDefault="007C0A0D" w:rsidP="007C0A0D">
      <w:pPr>
        <w:pStyle w:val="Textkrper"/>
      </w:pPr>
      <w:r w:rsidRPr="00103545">
        <w:t>AN declares the following potential conflicts of interest in the past five years (2021-2025). none</w:t>
      </w:r>
    </w:p>
    <w:p w14:paraId="0C547470" w14:textId="77777777" w:rsidR="007C0A0D" w:rsidRPr="00103545" w:rsidRDefault="007C0A0D" w:rsidP="007C0A0D">
      <w:pPr>
        <w:pStyle w:val="Textkrper"/>
      </w:pPr>
      <w:r w:rsidRPr="00103545">
        <w:t>LAO declares the following potential conflict of interest in the past five years (2021-2025). Consultancy: Zeiss, Alcon, EssilorLuxottica; Research support: Topcon, Meta, LLC; Patents: US 11375890 B2</w:t>
      </w:r>
    </w:p>
    <w:p w14:paraId="1F039946" w14:textId="77777777" w:rsidR="007C0A0D" w:rsidRPr="00103545" w:rsidRDefault="007C0A0D" w:rsidP="007C0A0D">
      <w:pPr>
        <w:pStyle w:val="Textkrper"/>
      </w:pPr>
      <w:r w:rsidRPr="00103545">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w:t>
      </w:r>
      <w:r w:rsidRPr="00103545">
        <w:lastRenderedPageBreak/>
        <w:t>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With the exception of the funding source supporting this work, M.S. declares no influence of the disclosed roles or relationships on the work presented herein.</w:t>
      </w:r>
    </w:p>
    <w:p w14:paraId="681BC8D3" w14:textId="77777777" w:rsidR="007C0A0D" w:rsidRPr="00103545" w:rsidRDefault="007C0A0D" w:rsidP="007C0A0D">
      <w:pPr>
        <w:pStyle w:val="berschrift3"/>
      </w:pPr>
      <w:bookmarkStart w:id="4246" w:name="X0f60d31e05d800fd930b59ab5cd6750e4dc8f0d"/>
      <w:bookmarkEnd w:id="4245"/>
      <w:r w:rsidRPr="00103545">
        <w:t>Statement of generative AI and AI-assisted technologies in the writing process</w:t>
      </w:r>
    </w:p>
    <w:p w14:paraId="0CF441EA" w14:textId="77777777" w:rsidR="007C0A0D" w:rsidRPr="00103545" w:rsidRDefault="007C0A0D" w:rsidP="007C0A0D">
      <w:pPr>
        <w:pStyle w:val="FirstParagraph"/>
      </w:pPr>
      <w:r w:rsidRPr="00103545">
        <w:t>The authors used ChatGPT during the preparation of this work. After using this tool, the authors reviewed and edited the content as needed and take full responsibility for the content of the publication.</w:t>
      </w:r>
    </w:p>
    <w:p w14:paraId="5484265B" w14:textId="77777777" w:rsidR="00AD736D" w:rsidRDefault="007C0A0D" w:rsidP="00AD736D">
      <w:pPr>
        <w:pStyle w:val="Textkrper"/>
        <w:rPr>
          <w:del w:id="4247" w:author="zusammenlegung" w:date="2025-12-12T19:01:00Z" w16du:dateUtc="2025-12-12T18:01:00Z"/>
        </w:rPr>
      </w:pPr>
      <w:r w:rsidRPr="00103545">
        <w:t xml:space="preserve">Use of AI in contributor roles </w:t>
      </w:r>
      <w:del w:id="4248" w:author="zusammenlegung" w:date="2025-12-12T19:01:00Z" w16du:dateUtc="2025-12-12T18:01:00Z">
        <w:r w:rsidR="00AD736D">
          <w:delText xml:space="preserve">based on the CRediT taxonomy. Funding acquisition, investigation, project administration, resources, and supervision were deemed irrelevant in this context and thus removed: </w:delText>
        </w:r>
      </w:del>
    </w:p>
    <w:p w14:paraId="2781F12D" w14:textId="77777777" w:rsidR="00AD736D" w:rsidRDefault="007C0A0D" w:rsidP="00AD736D">
      <w:pPr>
        <w:pStyle w:val="Textkrper"/>
        <w:rPr>
          <w:del w:id="4249" w:author="zusammenlegung" w:date="2025-12-12T19:01:00Z" w16du:dateUtc="2025-12-12T18:01:00Z"/>
        </w:rPr>
      </w:pPr>
      <w:ins w:id="4250" w:author="zusammenlegung" w:date="2025-12-12T19:01:00Z" w16du:dateUtc="2025-12-12T18:01:00Z">
        <w:r w:rsidRPr="00C673E9">
          <w:rPr>
            <w:rStyle w:val="Funotenzeichen"/>
            <w:rFonts w:ascii="Arial" w:hAnsi="Arial" w:cs="Arial"/>
          </w:rPr>
          <w:footnoteReference w:id="6"/>
        </w:r>
        <w:r w:rsidRPr="00C673E9">
          <w:rPr>
            <w:rFonts w:ascii="Arial" w:hAnsi="Arial" w:cs="Arial"/>
          </w:rPr>
          <w:t xml:space="preserve">: </w:t>
        </w:r>
      </w:ins>
      <w:r w:rsidRPr="00103545">
        <w:t xml:space="preserve">Conceptualization: no </w:t>
      </w:r>
    </w:p>
    <w:p w14:paraId="1C4DF8C4" w14:textId="77777777" w:rsidR="00AD736D" w:rsidRDefault="007C0A0D" w:rsidP="00AD736D">
      <w:pPr>
        <w:pStyle w:val="Textkrper"/>
        <w:rPr>
          <w:del w:id="4252" w:author="zusammenlegung" w:date="2025-12-12T19:01:00Z" w16du:dateUtc="2025-12-12T18:01:00Z"/>
        </w:rPr>
      </w:pPr>
      <w:r w:rsidRPr="00103545">
        <w:t xml:space="preserve">Data curation: no </w:t>
      </w:r>
    </w:p>
    <w:p w14:paraId="0E562E3E" w14:textId="77777777" w:rsidR="00AD736D" w:rsidRDefault="007C0A0D" w:rsidP="00AD736D">
      <w:pPr>
        <w:pStyle w:val="Textkrper"/>
        <w:rPr>
          <w:del w:id="4253" w:author="zusammenlegung" w:date="2025-12-12T19:01:00Z" w16du:dateUtc="2025-12-12T18:01:00Z"/>
        </w:rPr>
      </w:pPr>
      <w:r w:rsidRPr="00103545">
        <w:t xml:space="preserve">Formal analysis: bug fixing </w:t>
      </w:r>
    </w:p>
    <w:p w14:paraId="690239CF" w14:textId="77777777" w:rsidR="00AD736D" w:rsidRDefault="007C0A0D" w:rsidP="00AD736D">
      <w:pPr>
        <w:pStyle w:val="Textkrper"/>
        <w:rPr>
          <w:del w:id="4254" w:author="zusammenlegung" w:date="2025-12-12T19:01:00Z" w16du:dateUtc="2025-12-12T18:01:00Z"/>
        </w:rPr>
      </w:pPr>
      <w:r w:rsidRPr="00103545">
        <w:t xml:space="preserve">Methodology: no </w:t>
      </w:r>
    </w:p>
    <w:p w14:paraId="1D5EB91D" w14:textId="77777777" w:rsidR="00AD736D" w:rsidRDefault="007C0A0D" w:rsidP="00AD736D">
      <w:pPr>
        <w:pStyle w:val="Textkrper"/>
        <w:rPr>
          <w:del w:id="4255" w:author="zusammenlegung" w:date="2025-12-12T19:01:00Z" w16du:dateUtc="2025-12-12T18:01:00Z"/>
        </w:rPr>
      </w:pPr>
      <w:r w:rsidRPr="00103545">
        <w:t xml:space="preserve">Software: bug fixing </w:t>
      </w:r>
    </w:p>
    <w:p w14:paraId="00423C01" w14:textId="77777777" w:rsidR="00AD736D" w:rsidRDefault="007C0A0D" w:rsidP="00AD736D">
      <w:pPr>
        <w:pStyle w:val="Textkrper"/>
        <w:rPr>
          <w:del w:id="4256" w:author="zusammenlegung" w:date="2025-12-12T19:01:00Z" w16du:dateUtc="2025-12-12T18:01:00Z"/>
        </w:rPr>
      </w:pPr>
      <w:r w:rsidRPr="00103545">
        <w:t xml:space="preserve">Validation: no </w:t>
      </w:r>
    </w:p>
    <w:p w14:paraId="332D53DE" w14:textId="77777777" w:rsidR="00AD736D" w:rsidRDefault="007C0A0D" w:rsidP="00AD736D">
      <w:pPr>
        <w:pStyle w:val="Textkrper"/>
        <w:rPr>
          <w:del w:id="4257" w:author="zusammenlegung" w:date="2025-12-12T19:01:00Z" w16du:dateUtc="2025-12-12T18:01:00Z"/>
        </w:rPr>
      </w:pPr>
      <w:r w:rsidRPr="00103545">
        <w:t xml:space="preserve">Visualization: tweaking of options </w:t>
      </w:r>
    </w:p>
    <w:p w14:paraId="665C34A8" w14:textId="77777777" w:rsidR="00AD736D" w:rsidRDefault="007C0A0D" w:rsidP="00AD736D">
      <w:pPr>
        <w:pStyle w:val="Textkrper"/>
        <w:rPr>
          <w:del w:id="4258" w:author="zusammenlegung" w:date="2025-12-12T19:01:00Z" w16du:dateUtc="2025-12-12T18:01:00Z"/>
        </w:rPr>
      </w:pPr>
      <w:r w:rsidRPr="00103545">
        <w:t xml:space="preserve">Writing – original draft: abstract refinement </w:t>
      </w:r>
    </w:p>
    <w:p w14:paraId="119159C5" w14:textId="7A5CF85B" w:rsidR="007C0A0D" w:rsidRPr="00103545" w:rsidRDefault="007C0A0D" w:rsidP="007C0A0D">
      <w:pPr>
        <w:pStyle w:val="Textkrper"/>
      </w:pPr>
      <w:r w:rsidRPr="00103545">
        <w:t>Writing – review &amp; editing: improve readability and language</w:t>
      </w:r>
    </w:p>
    <w:p w14:paraId="5BB0A767" w14:textId="77777777" w:rsidR="00C75E90" w:rsidRDefault="00C75E90" w:rsidP="00AD736D">
      <w:pPr>
        <w:pStyle w:val="berschrift3"/>
        <w:rPr>
          <w:del w:id="4259" w:author="zusammenlegung" w:date="2025-12-12T19:01:00Z" w16du:dateUtc="2025-12-12T18:01:00Z"/>
        </w:rPr>
      </w:pPr>
      <w:del w:id="4260" w:author="zusammenlegung" w:date="2025-12-12T19:01:00Z" w16du:dateUtc="2025-12-12T18:01:00Z">
        <w:r w:rsidRPr="00B7263A">
          <w:lastRenderedPageBreak/>
          <w:delText>Contributions</w:delText>
        </w:r>
      </w:del>
    </w:p>
    <w:p w14:paraId="23130D49" w14:textId="77777777" w:rsidR="00C75E90" w:rsidRPr="00C75E90" w:rsidRDefault="00C75E90" w:rsidP="00EF17F7">
      <w:pPr>
        <w:rPr>
          <w:del w:id="4261" w:author="zusammenlegung" w:date="2025-12-12T19:01:00Z" w16du:dateUtc="2025-12-12T18:01:00Z"/>
        </w:rPr>
      </w:pPr>
      <w:del w:id="4262" w:author="zusammenlegung" w:date="2025-12-12T19:01:00Z" w16du:dateUtc="2025-12-12T18:01:00Z">
        <w:r w:rsidRPr="1B510BFF">
          <w:delText xml:space="preserve">Conceptualisation: </w:delText>
        </w:r>
        <w:r w:rsidR="00403AC2" w:rsidRPr="1B510BFF">
          <w:delText>JZ</w:delText>
        </w:r>
      </w:del>
    </w:p>
    <w:p w14:paraId="2CF16E74" w14:textId="77777777" w:rsidR="00C75E90" w:rsidRPr="00C75E90" w:rsidRDefault="00C75E90" w:rsidP="00EF17F7">
      <w:pPr>
        <w:rPr>
          <w:del w:id="4263" w:author="zusammenlegung" w:date="2025-12-12T19:01:00Z" w16du:dateUtc="2025-12-12T18:01:00Z"/>
        </w:rPr>
      </w:pPr>
      <w:del w:id="4264" w:author="zusammenlegung" w:date="2025-12-12T19:01:00Z" w16du:dateUtc="2025-12-12T18:01:00Z">
        <w:r w:rsidRPr="00C75E90">
          <w:delText>Data curation</w:delText>
        </w:r>
        <w:r>
          <w:delText>: JZ</w:delText>
        </w:r>
        <w:r w:rsidR="00093091">
          <w:delText xml:space="preserve">, </w:delText>
        </w:r>
        <w:r w:rsidR="00AD736D">
          <w:delText>LAO</w:delText>
        </w:r>
      </w:del>
    </w:p>
    <w:p w14:paraId="4527362D" w14:textId="77777777" w:rsidR="00C75E90" w:rsidRPr="00C75E90" w:rsidRDefault="00C75E90" w:rsidP="00EF17F7">
      <w:pPr>
        <w:rPr>
          <w:del w:id="4265" w:author="zusammenlegung" w:date="2025-12-12T19:01:00Z" w16du:dateUtc="2025-12-12T18:01:00Z"/>
        </w:rPr>
      </w:pPr>
      <w:del w:id="4266" w:author="zusammenlegung" w:date="2025-12-12T19:01:00Z" w16du:dateUtc="2025-12-12T18:01:00Z">
        <w:r w:rsidRPr="00C75E90">
          <w:delText>Formal analysis</w:delText>
        </w:r>
        <w:r>
          <w:delText>: JZ</w:delText>
        </w:r>
      </w:del>
    </w:p>
    <w:p w14:paraId="0C56349E" w14:textId="77777777" w:rsidR="00C75E90" w:rsidRPr="00C75E90" w:rsidRDefault="00C75E90" w:rsidP="00EF17F7">
      <w:pPr>
        <w:rPr>
          <w:del w:id="4267" w:author="zusammenlegung" w:date="2025-12-12T19:01:00Z" w16du:dateUtc="2025-12-12T18:01:00Z"/>
        </w:rPr>
      </w:pPr>
      <w:del w:id="4268" w:author="zusammenlegung" w:date="2025-12-12T19:01:00Z" w16du:dateUtc="2025-12-12T18:01:00Z">
        <w:r w:rsidRPr="7BB0608C">
          <w:delText xml:space="preserve">Funding acquisition: </w:delText>
        </w:r>
        <w:r w:rsidR="00993D4D">
          <w:delText>MS</w:delText>
        </w:r>
        <w:r w:rsidR="00AD736D">
          <w:delText>, AN</w:delText>
        </w:r>
      </w:del>
    </w:p>
    <w:p w14:paraId="622D43D3" w14:textId="77777777" w:rsidR="00C75E90" w:rsidRPr="00C75E90" w:rsidRDefault="00C75E90" w:rsidP="00EF17F7">
      <w:pPr>
        <w:rPr>
          <w:del w:id="4269" w:author="zusammenlegung" w:date="2025-12-12T19:01:00Z" w16du:dateUtc="2025-12-12T18:01:00Z"/>
        </w:rPr>
      </w:pPr>
      <w:del w:id="4270" w:author="zusammenlegung" w:date="2025-12-12T19:01:00Z" w16du:dateUtc="2025-12-12T18:01:00Z">
        <w:r w:rsidRPr="7BB0608C">
          <w:delText>Methodology:</w:delText>
        </w:r>
        <w:r w:rsidR="00403AC2" w:rsidRPr="00403AC2">
          <w:delText xml:space="preserve"> </w:delText>
        </w:r>
        <w:r w:rsidR="00AD736D">
          <w:delText>LAO, AN, JZ, MS</w:delText>
        </w:r>
      </w:del>
    </w:p>
    <w:p w14:paraId="7D8FD8DB" w14:textId="77777777" w:rsidR="00C75E90" w:rsidRPr="00C75E90" w:rsidRDefault="00C75E90" w:rsidP="00EF17F7">
      <w:pPr>
        <w:rPr>
          <w:del w:id="4271" w:author="zusammenlegung" w:date="2025-12-12T19:01:00Z" w16du:dateUtc="2025-12-12T18:01:00Z"/>
        </w:rPr>
      </w:pPr>
      <w:del w:id="4272" w:author="zusammenlegung" w:date="2025-12-12T19:01:00Z" w16du:dateUtc="2025-12-12T18:01:00Z">
        <w:r w:rsidRPr="7BB0608C">
          <w:delText xml:space="preserve">Project administration: </w:delText>
        </w:r>
        <w:r w:rsidR="00AD736D">
          <w:delText>MS, JZ</w:delText>
        </w:r>
      </w:del>
    </w:p>
    <w:p w14:paraId="127F3648" w14:textId="77777777" w:rsidR="00C75E90" w:rsidRPr="00C75E90" w:rsidRDefault="00C75E90" w:rsidP="00EF17F7">
      <w:pPr>
        <w:rPr>
          <w:del w:id="4273" w:author="zusammenlegung" w:date="2025-12-12T19:01:00Z" w16du:dateUtc="2025-12-12T18:01:00Z"/>
        </w:rPr>
      </w:pPr>
      <w:del w:id="4274" w:author="zusammenlegung" w:date="2025-12-12T19:01:00Z" w16du:dateUtc="2025-12-12T18:01:00Z">
        <w:r w:rsidRPr="00C75E90">
          <w:delText>Software</w:delText>
        </w:r>
        <w:r>
          <w:delText>: JZ</w:delText>
        </w:r>
      </w:del>
    </w:p>
    <w:p w14:paraId="35523136" w14:textId="77777777" w:rsidR="00C75E90" w:rsidRPr="00C75E90" w:rsidRDefault="00C75E90" w:rsidP="00EF17F7">
      <w:pPr>
        <w:rPr>
          <w:del w:id="4275" w:author="zusammenlegung" w:date="2025-12-12T19:01:00Z" w16du:dateUtc="2025-12-12T18:01:00Z"/>
        </w:rPr>
      </w:pPr>
      <w:del w:id="4276" w:author="zusammenlegung" w:date="2025-12-12T19:01:00Z" w16du:dateUtc="2025-12-12T18:01:00Z">
        <w:r w:rsidRPr="7BB0608C">
          <w:delText>Resources:</w:delText>
        </w:r>
        <w:r w:rsidR="194244D4" w:rsidRPr="7BB0608C">
          <w:delText xml:space="preserve"> </w:delText>
        </w:r>
        <w:r w:rsidR="00AD736D">
          <w:delText>JZ, MS</w:delText>
        </w:r>
      </w:del>
    </w:p>
    <w:p w14:paraId="2D36C247" w14:textId="77777777" w:rsidR="00C75E90" w:rsidRPr="00C75E90" w:rsidRDefault="00C75E90" w:rsidP="00EF17F7">
      <w:pPr>
        <w:rPr>
          <w:del w:id="4277" w:author="zusammenlegung" w:date="2025-12-12T19:01:00Z" w16du:dateUtc="2025-12-12T18:01:00Z"/>
        </w:rPr>
      </w:pPr>
      <w:del w:id="4278" w:author="zusammenlegung" w:date="2025-12-12T19:01:00Z" w16du:dateUtc="2025-12-12T18:01:00Z">
        <w:r w:rsidRPr="7BB0608C">
          <w:delText xml:space="preserve">Supervision: </w:delText>
        </w:r>
        <w:r w:rsidR="00AD736D">
          <w:delText>MS, LAO, AN</w:delText>
        </w:r>
      </w:del>
    </w:p>
    <w:p w14:paraId="28C7F995" w14:textId="77777777" w:rsidR="00C75E90" w:rsidRPr="00C75E90" w:rsidRDefault="00C75E90" w:rsidP="00EF17F7">
      <w:pPr>
        <w:rPr>
          <w:del w:id="4279" w:author="zusammenlegung" w:date="2025-12-12T19:01:00Z" w16du:dateUtc="2025-12-12T18:01:00Z"/>
        </w:rPr>
      </w:pPr>
      <w:del w:id="4280" w:author="zusammenlegung" w:date="2025-12-12T19:01:00Z" w16du:dateUtc="2025-12-12T18:01:00Z">
        <w:r w:rsidRPr="7BB0608C">
          <w:delText xml:space="preserve">Validation: </w:delText>
        </w:r>
        <w:r w:rsidR="00AD736D">
          <w:delText>LAO, AN</w:delText>
        </w:r>
      </w:del>
    </w:p>
    <w:p w14:paraId="1ABE902A" w14:textId="77777777" w:rsidR="00C75E90" w:rsidRPr="00C75E90" w:rsidRDefault="00C75E90" w:rsidP="00EF17F7">
      <w:pPr>
        <w:rPr>
          <w:del w:id="4281" w:author="zusammenlegung" w:date="2025-12-12T19:01:00Z" w16du:dateUtc="2025-12-12T18:01:00Z"/>
        </w:rPr>
      </w:pPr>
      <w:del w:id="4282" w:author="zusammenlegung" w:date="2025-12-12T19:01:00Z" w16du:dateUtc="2025-12-12T18:01:00Z">
        <w:r w:rsidRPr="00C75E90">
          <w:delText>Visualisation</w:delText>
        </w:r>
        <w:r>
          <w:delText>: JZ</w:delText>
        </w:r>
      </w:del>
    </w:p>
    <w:p w14:paraId="1BAD563B" w14:textId="77777777" w:rsidR="00C75E90" w:rsidRPr="00C75E90" w:rsidRDefault="00C75E90" w:rsidP="00EF17F7">
      <w:pPr>
        <w:rPr>
          <w:del w:id="4283" w:author="zusammenlegung" w:date="2025-12-12T19:01:00Z" w16du:dateUtc="2025-12-12T18:01:00Z"/>
        </w:rPr>
      </w:pPr>
      <w:del w:id="4284" w:author="zusammenlegung" w:date="2025-12-12T19:01:00Z" w16du:dateUtc="2025-12-12T18:01:00Z">
        <w:r w:rsidRPr="00C75E90">
          <w:delText>Writing – original draft</w:delText>
        </w:r>
        <w:r>
          <w:delText>: JZ</w:delText>
        </w:r>
      </w:del>
    </w:p>
    <w:p w14:paraId="63D1C709" w14:textId="77777777" w:rsidR="00C75E90" w:rsidRPr="00C75E90" w:rsidRDefault="00C75E90" w:rsidP="00AD736D">
      <w:pPr>
        <w:rPr>
          <w:del w:id="4285" w:author="zusammenlegung" w:date="2025-12-12T19:01:00Z" w16du:dateUtc="2025-12-12T18:01:00Z"/>
        </w:rPr>
      </w:pPr>
      <w:del w:id="4286" w:author="zusammenlegung" w:date="2025-12-12T19:01:00Z" w16du:dateUtc="2025-12-12T18:01:00Z">
        <w:r w:rsidRPr="7BB0608C">
          <w:delText>W</w:delText>
        </w:r>
        <w:r w:rsidR="2E491116" w:rsidRPr="7BB0608C">
          <w:delText>ri</w:delText>
        </w:r>
        <w:r w:rsidRPr="7BB0608C">
          <w:delText xml:space="preserve">ting – review &amp; editing: </w:delText>
        </w:r>
        <w:r w:rsidR="00993D4D">
          <w:delText xml:space="preserve">JZ, </w:delText>
        </w:r>
        <w:r w:rsidR="00AD736D">
          <w:delText>AN, LAO, MS</w:delText>
        </w:r>
      </w:del>
    </w:p>
    <w:p w14:paraId="01CD878E" w14:textId="77777777" w:rsidR="00312C2C" w:rsidRPr="00BE4E93" w:rsidRDefault="00312C2C" w:rsidP="00EF17F7">
      <w:pPr>
        <w:rPr>
          <w:del w:id="4287" w:author="zusammenlegung" w:date="2025-12-12T19:01:00Z" w16du:dateUtc="2025-12-12T18:01:00Z"/>
        </w:rPr>
      </w:pPr>
      <w:del w:id="4288" w:author="zusammenlegung" w:date="2025-12-12T19:01:00Z" w16du:dateUtc="2025-12-12T18:01:00Z">
        <w:r w:rsidRPr="00BE4E93">
          <w:br w:type="page"/>
        </w:r>
      </w:del>
    </w:p>
    <w:p w14:paraId="102D910B" w14:textId="77777777" w:rsidR="007C0A0D" w:rsidRPr="00103545" w:rsidRDefault="007C0A0D" w:rsidP="00103545">
      <w:pPr>
        <w:pStyle w:val="berschrift1"/>
        <w:rPr>
          <w:b/>
        </w:rPr>
      </w:pPr>
      <w:bookmarkStart w:id="4289" w:name="references"/>
      <w:bookmarkStart w:id="4290" w:name="_6wujw18ggcuz"/>
      <w:bookmarkEnd w:id="4240"/>
      <w:bookmarkEnd w:id="4246"/>
      <w:bookmarkEnd w:id="4290"/>
      <w:r w:rsidRPr="00103545">
        <w:t>References</w:t>
      </w:r>
      <w:bookmarkStart w:id="4291" w:name="_qqv9ooooavco"/>
      <w:bookmarkStart w:id="4292" w:name="_wzapd8po32to"/>
      <w:bookmarkEnd w:id="4291"/>
      <w:bookmarkEnd w:id="4292"/>
    </w:p>
    <w:p w14:paraId="3F22087F" w14:textId="77777777" w:rsidR="007C0A0D" w:rsidRPr="00103545" w:rsidRDefault="007C0A0D" w:rsidP="007C0A0D">
      <w:pPr>
        <w:pStyle w:val="Literaturverzeichnis"/>
      </w:pPr>
      <w:bookmarkStart w:id="4293" w:name="ref-Bhandari2020OphthalmicPhysiolOpt"/>
      <w:bookmarkStart w:id="4294" w:name="refs"/>
      <w:r w:rsidRPr="00103545">
        <w:t xml:space="preserve">Bhandari, Khob R, and Lisa A Ostrin. 2020. “Validation of the Clouclip and Utility in Measuring Viewing Distance in Adults.” </w:t>
      </w:r>
      <w:r w:rsidRPr="00103545">
        <w:rPr>
          <w:i/>
        </w:rPr>
        <w:t>Ophthalmic and Physiological Optics</w:t>
      </w:r>
      <w:r w:rsidRPr="00103545">
        <w:t xml:space="preserve"> 40 (6): 801–14. https://doi.org/</w:t>
      </w:r>
      <w:hyperlink r:id="rId24">
        <w:r w:rsidRPr="00103545">
          <w:rPr>
            <w:rStyle w:val="Hyperlink"/>
          </w:rPr>
          <w:t>https://doi.org/10.1111/opo.12735</w:t>
        </w:r>
      </w:hyperlink>
      <w:r w:rsidRPr="00103545">
        <w:t>.</w:t>
      </w:r>
    </w:p>
    <w:p w14:paraId="17ACBE24" w14:textId="77777777" w:rsidR="007C0A0D" w:rsidRPr="00103545" w:rsidRDefault="007C0A0D" w:rsidP="007C0A0D">
      <w:pPr>
        <w:pStyle w:val="Literaturverzeichnis"/>
      </w:pPr>
      <w:bookmarkStart w:id="4295" w:name="ref-Biller2024CommunPsychol"/>
      <w:bookmarkEnd w:id="4293"/>
      <w:r w:rsidRPr="00103545">
        <w:t xml:space="preserve">Biller, A. M., P. Balakrishnan, and M. Spitschan. 2024. “Behavioural Determinants of Physiologically-Relevant Light Exposure.” Journal Article. </w:t>
      </w:r>
      <w:r w:rsidRPr="00103545">
        <w:rPr>
          <w:i/>
        </w:rPr>
        <w:t>Commun Psychol</w:t>
      </w:r>
      <w:r w:rsidRPr="00103545">
        <w:t xml:space="preserve"> 2 (1): 114. </w:t>
      </w:r>
      <w:hyperlink r:id="rId25">
        <w:r w:rsidRPr="00103545">
          <w:rPr>
            <w:rStyle w:val="Hyperlink"/>
          </w:rPr>
          <w:t>https://doi.org/10.1038/s44271-024-00159-5</w:t>
        </w:r>
      </w:hyperlink>
      <w:r w:rsidRPr="00103545">
        <w:t>.</w:t>
      </w:r>
    </w:p>
    <w:p w14:paraId="590721ED" w14:textId="77777777" w:rsidR="007C0A0D" w:rsidRPr="00103545" w:rsidRDefault="007C0A0D" w:rsidP="007C0A0D">
      <w:pPr>
        <w:pStyle w:val="Literaturverzeichnis"/>
      </w:pPr>
      <w:bookmarkStart w:id="4296" w:name="ref-Blume2019Somnologie"/>
      <w:bookmarkEnd w:id="4295"/>
      <w:r w:rsidRPr="00103545">
        <w:t xml:space="preserve">Blume, C., C. Garbazza, and M. Spitschan. 2019. “Effects of Light on Human Circadian Rhythms, Sleep and Mood.” Journal Article. </w:t>
      </w:r>
      <w:r w:rsidRPr="00103545">
        <w:rPr>
          <w:i/>
        </w:rPr>
        <w:t>Somnologie (Berl)</w:t>
      </w:r>
      <w:r w:rsidRPr="00103545">
        <w:t xml:space="preserve"> 23 (3): 147–56. </w:t>
      </w:r>
      <w:hyperlink r:id="rId26">
        <w:r w:rsidRPr="00103545">
          <w:rPr>
            <w:rStyle w:val="Hyperlink"/>
          </w:rPr>
          <w:t>https://doi.org/10.1007/s11818-019-00215-x</w:t>
        </w:r>
      </w:hyperlink>
      <w:r w:rsidRPr="00103545">
        <w:t>.</w:t>
      </w:r>
    </w:p>
    <w:p w14:paraId="01AD5971" w14:textId="77777777" w:rsidR="007C0A0D" w:rsidRPr="00103545" w:rsidRDefault="007C0A0D" w:rsidP="007C0A0D">
      <w:pPr>
        <w:pStyle w:val="Literaturverzeichnis"/>
      </w:pPr>
      <w:bookmarkStart w:id="4297" w:name="ref-Brown2022PLoSBiol"/>
      <w:bookmarkEnd w:id="4296"/>
      <w:r w:rsidRPr="00103545">
        <w:t xml:space="preserve">Brown, T. M., G. C. Brainard, C. Cajochen, C. A. Czeisler, J. P. Hanifin, S. W. Lockley, R. J. Lucas, et al. 2022. “Recommendations for Daytime, Evening, and Nighttime Indoor Light Exposure to Best Support Physiology, Sleep, and Wakefulness in Healthy Adults.” Journal Article. </w:t>
      </w:r>
      <w:r w:rsidRPr="00103545">
        <w:rPr>
          <w:i/>
        </w:rPr>
        <w:t>PLoS Biol</w:t>
      </w:r>
      <w:r w:rsidRPr="00103545">
        <w:t xml:space="preserve"> 20 (3): e3001571. </w:t>
      </w:r>
      <w:hyperlink r:id="rId27">
        <w:r w:rsidRPr="00103545">
          <w:rPr>
            <w:rStyle w:val="Hyperlink"/>
          </w:rPr>
          <w:t>https://doi.org/10.1371/journal.pbio.3001571</w:t>
        </w:r>
      </w:hyperlink>
      <w:r w:rsidRPr="00103545">
        <w:t>.</w:t>
      </w:r>
    </w:p>
    <w:p w14:paraId="724CFD71" w14:textId="77777777" w:rsidR="007C0A0D" w:rsidRPr="00C673E9" w:rsidRDefault="007C0A0D" w:rsidP="007C0A0D">
      <w:pPr>
        <w:pStyle w:val="Literaturverzeichnis"/>
        <w:rPr>
          <w:ins w:id="4298" w:author="zusammenlegung" w:date="2025-12-12T19:01:00Z" w16du:dateUtc="2025-12-12T18:01:00Z"/>
          <w:rFonts w:ascii="Arial" w:hAnsi="Arial" w:cs="Arial"/>
        </w:rPr>
      </w:pPr>
      <w:bookmarkStart w:id="4299" w:name="ref-CIE_S026_2018"/>
      <w:bookmarkEnd w:id="4297"/>
      <w:ins w:id="4300" w:author="zusammenlegung" w:date="2025-12-12T19:01:00Z" w16du:dateUtc="2025-12-12T18:01:00Z">
        <w:r w:rsidRPr="00C673E9">
          <w:rPr>
            <w:rFonts w:ascii="Arial" w:hAnsi="Arial" w:cs="Arial"/>
          </w:rPr>
          <w:t xml:space="preserve">“CIE System for Metrology of Optical Radiation for ipRGC-Influenced Responses to Light.” 2018, no. CIE S 026/E:2018. </w:t>
        </w:r>
        <w:r w:rsidRPr="00C673E9">
          <w:rPr>
            <w:rFonts w:ascii="Arial" w:hAnsi="Arial" w:cs="Arial"/>
          </w:rPr>
          <w:fldChar w:fldCharType="begin"/>
        </w:r>
        <w:r w:rsidRPr="00C673E9">
          <w:rPr>
            <w:rFonts w:ascii="Arial" w:hAnsi="Arial" w:cs="Arial"/>
          </w:rPr>
          <w:instrText>HYPERLINK "https://doi.org/10.25039/S026.2018"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https://doi.org/10.25039/S026.2018</w:t>
        </w:r>
        <w:r w:rsidRPr="00C673E9">
          <w:rPr>
            <w:rFonts w:ascii="Arial" w:hAnsi="Arial" w:cs="Arial"/>
          </w:rPr>
          <w:fldChar w:fldCharType="end"/>
        </w:r>
        <w:r w:rsidRPr="00C673E9">
          <w:rPr>
            <w:rFonts w:ascii="Arial" w:hAnsi="Arial" w:cs="Arial"/>
          </w:rPr>
          <w:t>.</w:t>
        </w:r>
      </w:ins>
    </w:p>
    <w:p w14:paraId="0EA3DD81" w14:textId="77777777" w:rsidR="007C0A0D" w:rsidRPr="00103545" w:rsidRDefault="007C0A0D" w:rsidP="007C0A0D">
      <w:pPr>
        <w:pStyle w:val="Literaturverzeichnis"/>
      </w:pPr>
      <w:bookmarkStart w:id="4301" w:name="X83d7604419c0d13cdd8e4dc0337da8a89308dfa"/>
      <w:bookmarkEnd w:id="4299"/>
      <w:r w:rsidRPr="00103545">
        <w:t xml:space="preserve">Dahlmann-Noor, A. H., D. Bokre, M. Khazova, and L. L. A. Price. 2025. “Measuring the Visual Environment of Children and Young People at Risk of Myopia: A Scoping Review.” Journal Article. </w:t>
      </w:r>
      <w:r w:rsidRPr="00103545">
        <w:rPr>
          <w:i/>
        </w:rPr>
        <w:t>Graefes Arch Clin Exp Ophthalmol</w:t>
      </w:r>
      <w:r w:rsidRPr="00103545">
        <w:t xml:space="preserve">. </w:t>
      </w:r>
      <w:hyperlink r:id="rId28">
        <w:r w:rsidRPr="00103545">
          <w:rPr>
            <w:rStyle w:val="Hyperlink"/>
          </w:rPr>
          <w:t>https://doi.org/10.1007/s00417-024-06719-z</w:t>
        </w:r>
      </w:hyperlink>
      <w:r w:rsidRPr="00103545">
        <w:t>.</w:t>
      </w:r>
    </w:p>
    <w:p w14:paraId="3F75553C" w14:textId="77777777" w:rsidR="007C0A0D" w:rsidRPr="00103545" w:rsidRDefault="007C0A0D" w:rsidP="007C0A0D">
      <w:pPr>
        <w:pStyle w:val="Literaturverzeichnis"/>
      </w:pPr>
      <w:bookmarkStart w:id="4302" w:name="ref-Gibaldi2024TranslVisSciTechnol"/>
      <w:bookmarkEnd w:id="4301"/>
      <w:r w:rsidRPr="00103545">
        <w:t xml:space="preserve">Gibaldi, A., E. N. Harb, C. F. Wildsoet, and M. S. Banks. 2024. “A Child-Friendly Wearable Device for Quantifying Environmental Risk Factors for Myopia.” </w:t>
      </w:r>
      <w:r w:rsidRPr="00103545">
        <w:lastRenderedPageBreak/>
        <w:t xml:space="preserve">Journal Article. </w:t>
      </w:r>
      <w:r w:rsidRPr="00103545">
        <w:rPr>
          <w:i/>
        </w:rPr>
        <w:t>Transl Vis Sci Technol</w:t>
      </w:r>
      <w:r w:rsidRPr="00103545">
        <w:t xml:space="preserve"> 13 (10): 28. </w:t>
      </w:r>
      <w:hyperlink r:id="rId29">
        <w:r w:rsidRPr="00103545">
          <w:rPr>
            <w:rStyle w:val="Hyperlink"/>
          </w:rPr>
          <w:t>https://doi.org/10.1167/tvst.13.10.28</w:t>
        </w:r>
      </w:hyperlink>
      <w:r w:rsidRPr="00103545">
        <w:t>.</w:t>
      </w:r>
    </w:p>
    <w:p w14:paraId="1353C18E" w14:textId="77777777" w:rsidR="007C0A0D" w:rsidRPr="00C673E9" w:rsidRDefault="007C0A0D" w:rsidP="007C0A0D">
      <w:pPr>
        <w:pStyle w:val="Literaturverzeichnis"/>
        <w:rPr>
          <w:ins w:id="4303" w:author="zusammenlegung" w:date="2025-12-12T19:01:00Z" w16du:dateUtc="2025-12-12T18:01:00Z"/>
          <w:rFonts w:ascii="Arial" w:hAnsi="Arial" w:cs="Arial"/>
        </w:rPr>
      </w:pPr>
      <w:bookmarkStart w:id="4304" w:name="ref-Guidolin2025BehavResMethods"/>
      <w:bookmarkEnd w:id="4302"/>
      <w:ins w:id="4305" w:author="zusammenlegung" w:date="2025-12-12T19:01:00Z" w16du:dateUtc="2025-12-12T18:01:00Z">
        <w:r w:rsidRPr="00C673E9">
          <w:rPr>
            <w:rFonts w:ascii="Arial" w:hAnsi="Arial" w:cs="Arial"/>
          </w:rPr>
          <w:t xml:space="preserve">Guidolin, Carolina, Johannes Zauner, Steffen Lutz Hartmeyer, and Manuel Spitschan. 2024. “Collecting, Detecting and Handling Non-Wear Intervals in Longitudinal Light Exposure Data.” </w:t>
        </w:r>
        <w:r w:rsidRPr="00C673E9">
          <w:rPr>
            <w:rFonts w:ascii="Arial" w:hAnsi="Arial" w:cs="Arial"/>
            <w:i/>
            <w:iCs/>
          </w:rPr>
          <w:t>bioRxiv</w:t>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"https://doi.org/10.1101/2024.12.23.627604"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https://doi.org/10.1101/2024.12.23.627604</w:t>
        </w:r>
        <w:r w:rsidRPr="00C673E9">
          <w:rPr>
            <w:rFonts w:ascii="Arial" w:hAnsi="Arial" w:cs="Arial"/>
          </w:rPr>
          <w:fldChar w:fldCharType="end"/>
        </w:r>
        <w:r w:rsidRPr="00C673E9">
          <w:rPr>
            <w:rFonts w:ascii="Arial" w:hAnsi="Arial" w:cs="Arial"/>
          </w:rPr>
          <w:t>.</w:t>
        </w:r>
      </w:ins>
    </w:p>
    <w:p w14:paraId="0F352780" w14:textId="77777777" w:rsidR="007C0A0D" w:rsidRPr="00103545" w:rsidRDefault="007C0A0D" w:rsidP="007C0A0D">
      <w:pPr>
        <w:pStyle w:val="Literaturverzeichnis"/>
      </w:pPr>
      <w:bookmarkStart w:id="4306" w:name="ref-Hartmeyer2023LightResTechnol"/>
      <w:bookmarkEnd w:id="4304"/>
      <w:r w:rsidRPr="00103545">
        <w:t xml:space="preserve">Hartmeyer, S. L., and M. Andersen. 2023. “Towards a Framework for Light-Dosimetry Studies: Quantification Metrics.” Journal Article. </w:t>
      </w:r>
      <w:r w:rsidRPr="00103545">
        <w:rPr>
          <w:i/>
        </w:rPr>
        <w:t>Lighting Research &amp; Technology</w:t>
      </w:r>
      <w:r w:rsidRPr="00103545">
        <w:t xml:space="preserve"> 56 (4): 337–65. </w:t>
      </w:r>
      <w:hyperlink r:id="rId30">
        <w:r w:rsidRPr="00103545">
          <w:rPr>
            <w:rStyle w:val="Hyperlink"/>
          </w:rPr>
          <w:t>https://doi.org/10.1177/14771535231170500</w:t>
        </w:r>
      </w:hyperlink>
      <w:r w:rsidRPr="00103545">
        <w:t>.</w:t>
      </w:r>
    </w:p>
    <w:p w14:paraId="053914D9" w14:textId="77777777" w:rsidR="007C0A0D" w:rsidRPr="00103545" w:rsidRDefault="007C0A0D" w:rsidP="007C0A0D">
      <w:pPr>
        <w:pStyle w:val="Literaturverzeichnis"/>
      </w:pPr>
      <w:bookmarkStart w:id="4307" w:name="ref-Hartmeyer2022LightResTechnol"/>
      <w:bookmarkEnd w:id="4306"/>
      <w:r w:rsidRPr="00103545">
        <w:t xml:space="preserve">Hartmeyer, S. L., F. S. Webler, and M. Andersen. 2022. “Towards a Framework for Light-Dosimetry Studies: Methodological Considerations.” Journal Article. </w:t>
      </w:r>
      <w:r w:rsidRPr="00103545">
        <w:rPr>
          <w:i/>
        </w:rPr>
        <w:t>Lighting Research &amp; Technology</w:t>
      </w:r>
      <w:r w:rsidRPr="00103545">
        <w:t xml:space="preserve"> 55 (4-5): 377–99. </w:t>
      </w:r>
      <w:hyperlink r:id="rId31">
        <w:r w:rsidRPr="00103545">
          <w:rPr>
            <w:rStyle w:val="Hyperlink"/>
          </w:rPr>
          <w:t>https://doi.org/10.1177/14771535221103258</w:t>
        </w:r>
      </w:hyperlink>
      <w:r w:rsidRPr="00103545">
        <w:t>.</w:t>
      </w:r>
    </w:p>
    <w:p w14:paraId="79E176E9" w14:textId="77777777" w:rsidR="007C0A0D" w:rsidRPr="00103545" w:rsidRDefault="007C0A0D" w:rsidP="007C0A0D">
      <w:pPr>
        <w:pStyle w:val="Literaturverzeichnis"/>
      </w:pPr>
      <w:bookmarkStart w:id="4308" w:name="ref-Honekopp2023ClinOphthalmol"/>
      <w:bookmarkEnd w:id="4307"/>
      <w:r w:rsidRPr="00103545">
        <w:t xml:space="preserve">Hönekopp, A., and S. Weigelt. 2023. “Using Light Meters to Investigate the Light-Myopia Association - a Literature Review of Devices and Research Methods.” Journal Article. </w:t>
      </w:r>
      <w:r w:rsidRPr="00103545">
        <w:rPr>
          <w:i/>
        </w:rPr>
        <w:t>Clin Ophthalmol</w:t>
      </w:r>
      <w:r w:rsidRPr="00103545">
        <w:t xml:space="preserve"> 17: 2737–60. </w:t>
      </w:r>
      <w:hyperlink r:id="rId32">
        <w:r w:rsidRPr="00103545">
          <w:rPr>
            <w:rStyle w:val="Hyperlink"/>
          </w:rPr>
          <w:t>https://doi.org/10.2147/OPTH.S420631</w:t>
        </w:r>
      </w:hyperlink>
      <w:r w:rsidRPr="00103545">
        <w:t>.</w:t>
      </w:r>
    </w:p>
    <w:p w14:paraId="599BBDAE" w14:textId="77777777" w:rsidR="007C0A0D" w:rsidRPr="00103545" w:rsidRDefault="007C0A0D" w:rsidP="007C0A0D">
      <w:pPr>
        <w:pStyle w:val="Literaturverzeichnis"/>
      </w:pPr>
      <w:bookmarkStart w:id="4309" w:name="ref-Mohamed2021OptExpress"/>
      <w:bookmarkEnd w:id="4308"/>
      <w:r w:rsidRPr="00103545">
        <w:t xml:space="preserve">Mohamed, A., V. Kalavally, S. W. Cain, A. J. K. Phillips, E. M. McGlashan, and C. P. Tan. 2021. “Wearable Light Spectral Sensor Optimized for Measuring Daily Alpha-Opic Light Exposure.” Journal Article. </w:t>
      </w:r>
      <w:r w:rsidRPr="00103545">
        <w:rPr>
          <w:i/>
        </w:rPr>
        <w:t>Opt Express</w:t>
      </w:r>
      <w:r w:rsidRPr="00103545">
        <w:t xml:space="preserve"> 29 (17): 27612–27. </w:t>
      </w:r>
      <w:hyperlink r:id="rId33">
        <w:r w:rsidRPr="00103545">
          <w:rPr>
            <w:rStyle w:val="Hyperlink"/>
          </w:rPr>
          <w:t>https://doi.org/10.1364/OE.431373</w:t>
        </w:r>
      </w:hyperlink>
      <w:r w:rsidRPr="00103545">
        <w:t>.</w:t>
      </w:r>
    </w:p>
    <w:p w14:paraId="46C8B1C6" w14:textId="77777777" w:rsidR="007C0A0D" w:rsidRPr="00C673E9" w:rsidRDefault="007C0A0D" w:rsidP="007C0A0D">
      <w:pPr>
        <w:pStyle w:val="Literaturverzeichnis"/>
        <w:rPr>
          <w:ins w:id="4310" w:author="zusammenlegung" w:date="2025-12-12T19:01:00Z" w16du:dateUtc="2025-12-12T18:01:00Z"/>
          <w:rFonts w:ascii="Arial" w:hAnsi="Arial" w:cs="Arial"/>
        </w:rPr>
      </w:pPr>
      <w:bookmarkStart w:id="4311" w:name="ref-murukesu2025ADID"/>
      <w:bookmarkEnd w:id="4309"/>
      <w:ins w:id="4312" w:author="zusammenlegung" w:date="2025-12-12T19:01:00Z" w16du:dateUtc="2025-12-12T18:01:00Z">
        <w:r w:rsidRPr="00C673E9">
          <w:rPr>
            <w:rFonts w:ascii="Arial" w:hAnsi="Arial" w:cs="Arial"/>
          </w:rPr>
          <w:t xml:space="preserve">Murukesu, Resshaya Roobini, Johannes Zauner, and Manuel Spitschan. 2025. “A Day in Daylight,” November. </w:t>
        </w:r>
        <w:r w:rsidRPr="00C673E9">
          <w:rPr>
            <w:rFonts w:ascii="Arial" w:hAnsi="Arial" w:cs="Arial"/>
          </w:rPr>
          <w:fldChar w:fldCharType="begin"/>
        </w:r>
        <w:r w:rsidRPr="00C673E9">
          <w:rPr>
            <w:rFonts w:ascii="Arial" w:hAnsi="Arial" w:cs="Arial"/>
          </w:rPr>
          <w:instrText>HYPERLINK "https://doi.org/10.5281/zenodo.17513996"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https://doi.org/10.5281/zenodo.17513996</w:t>
        </w:r>
        <w:r w:rsidRPr="00C673E9">
          <w:rPr>
            <w:rFonts w:ascii="Arial" w:hAnsi="Arial" w:cs="Arial"/>
          </w:rPr>
          <w:fldChar w:fldCharType="end"/>
        </w:r>
        <w:r w:rsidRPr="00C673E9">
          <w:rPr>
            <w:rFonts w:ascii="Arial" w:hAnsi="Arial" w:cs="Arial"/>
          </w:rPr>
          <w:t>.</w:t>
        </w:r>
      </w:ins>
    </w:p>
    <w:p w14:paraId="1C58D28C" w14:textId="77777777" w:rsidR="007C0A0D" w:rsidRPr="00103545" w:rsidRDefault="007C0A0D" w:rsidP="007C0A0D">
      <w:pPr>
        <w:pStyle w:val="Literaturverzeichnis"/>
      </w:pPr>
      <w:bookmarkStart w:id="4313" w:name="ref-Okudaira1983AmJPhysiol"/>
      <w:bookmarkEnd w:id="4311"/>
      <w:r w:rsidRPr="00103545">
        <w:lastRenderedPageBreak/>
        <w:t xml:space="preserve">Okudaira, N., D. F. Kripke, and J. B. Webster. 1983. “Naturalistic Studies of Human Light Exposure.” Journal Article. </w:t>
      </w:r>
      <w:r w:rsidRPr="00103545">
        <w:rPr>
          <w:i/>
        </w:rPr>
        <w:t>Am J Physiol</w:t>
      </w:r>
      <w:r w:rsidRPr="00103545">
        <w:t xml:space="preserve"> 245 (4): R613–5. </w:t>
      </w:r>
      <w:hyperlink r:id="rId34">
        <w:r w:rsidRPr="00103545">
          <w:rPr>
            <w:rStyle w:val="Hyperlink"/>
          </w:rPr>
          <w:t>https://doi.org/10.1152/ajpregu.1983.245.4.R613</w:t>
        </w:r>
      </w:hyperlink>
      <w:r w:rsidRPr="00103545">
        <w:t>.</w:t>
      </w:r>
    </w:p>
    <w:p w14:paraId="169201A1" w14:textId="77777777" w:rsidR="007C0A0D" w:rsidRPr="00C673E9" w:rsidRDefault="007C0A0D" w:rsidP="007C0A0D">
      <w:pPr>
        <w:pStyle w:val="Literaturverzeichnis"/>
        <w:rPr>
          <w:ins w:id="4314" w:author="zusammenlegung" w:date="2025-12-12T19:01:00Z" w16du:dateUtc="2025-12-12T18:01:00Z"/>
          <w:rFonts w:ascii="Arial" w:hAnsi="Arial" w:cs="Arial"/>
        </w:rPr>
      </w:pPr>
      <w:bookmarkStart w:id="4315" w:name="ref-pattersongentile2025"/>
      <w:bookmarkEnd w:id="4313"/>
      <w:ins w:id="4316" w:author="zusammenlegung" w:date="2025-12-12T19:01:00Z" w16du:dateUtc="2025-12-12T18:01:00Z">
        <w:r w:rsidRPr="00C673E9">
          <w:rPr>
            <w:rFonts w:ascii="Arial" w:hAnsi="Arial" w:cs="Arial"/>
          </w:rPr>
          <w:t xml:space="preserve">Patterson Gentile, Carlyn, Ryan Shah, Blanca Marquez De Prado, Nichelle Raj, Christina L. Szperka, Andrew D. Hershey, and Geoffrey K. Aguirre. 2025. “Daily Light Exposure Habits of Youth with Migraine: A Prospective Exploratory Study.” </w:t>
        </w:r>
        <w:r w:rsidRPr="00C673E9">
          <w:rPr>
            <w:rFonts w:ascii="Arial" w:hAnsi="Arial" w:cs="Arial"/>
            <w:i/>
            <w:iCs/>
          </w:rPr>
          <w:t>Npj Biological Timing and Sleep</w:t>
        </w:r>
        <w:r w:rsidRPr="00C673E9">
          <w:rPr>
            <w:rFonts w:ascii="Arial" w:hAnsi="Arial" w:cs="Arial"/>
          </w:rPr>
          <w:t xml:space="preserve"> 2 (1). </w:t>
        </w:r>
        <w:r w:rsidRPr="00C673E9">
          <w:rPr>
            <w:rFonts w:ascii="Arial" w:hAnsi="Arial" w:cs="Arial"/>
          </w:rPr>
          <w:fldChar w:fldCharType="begin"/>
        </w:r>
        <w:r w:rsidRPr="00C673E9">
          <w:rPr>
            <w:rFonts w:ascii="Arial" w:hAnsi="Arial" w:cs="Arial"/>
          </w:rPr>
          <w:instrText>HYPERLINK "https://doi.org/10.1038/s44323-025-00056-y"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https://doi.org/10.1038/s44323-025-00056-y</w:t>
        </w:r>
        <w:r w:rsidRPr="00C673E9">
          <w:rPr>
            <w:rFonts w:ascii="Arial" w:hAnsi="Arial" w:cs="Arial"/>
          </w:rPr>
          <w:fldChar w:fldCharType="end"/>
        </w:r>
        <w:r w:rsidRPr="00C673E9">
          <w:rPr>
            <w:rFonts w:ascii="Arial" w:hAnsi="Arial" w:cs="Arial"/>
          </w:rPr>
          <w:t>.</w:t>
        </w:r>
      </w:ins>
    </w:p>
    <w:p w14:paraId="7A553CE0" w14:textId="77777777" w:rsidR="007C0A0D" w:rsidRPr="00103545" w:rsidRDefault="007C0A0D" w:rsidP="007C0A0D">
      <w:pPr>
        <w:pStyle w:val="Literaturverzeichnis"/>
      </w:pPr>
      <w:bookmarkStart w:id="4317" w:name="ref-Sah2025OphtalmicPhysiolOpt"/>
      <w:bookmarkEnd w:id="4315"/>
      <w:r w:rsidRPr="00103545">
        <w:t xml:space="preserve">Sah, Raman Prasad, Pavan Kalyan Narra, and Lisa A. Ostrin. 2025. “A Novel Wearable Sensor for Objective Measurement of Distance and Illumination.” </w:t>
      </w:r>
      <w:r w:rsidRPr="00103545">
        <w:rPr>
          <w:i/>
        </w:rPr>
        <w:t>Ophthalmic and Physiological Optics</w:t>
      </w:r>
      <w:r w:rsidRPr="00103545">
        <w:t xml:space="preserve"> 00 (n/a): 1–13. https://doi.org/</w:t>
      </w:r>
      <w:hyperlink r:id="rId35">
        <w:r w:rsidRPr="00103545">
          <w:rPr>
            <w:rStyle w:val="Hyperlink"/>
          </w:rPr>
          <w:t>https://doi.org/10.1111/opo.13523</w:t>
        </w:r>
      </w:hyperlink>
      <w:r w:rsidRPr="00103545">
        <w:t>.</w:t>
      </w:r>
    </w:p>
    <w:p w14:paraId="330D50D7" w14:textId="77777777" w:rsidR="007C0A0D" w:rsidRPr="00103545" w:rsidRDefault="007C0A0D" w:rsidP="007C0A0D">
      <w:pPr>
        <w:pStyle w:val="Literaturverzeichnis"/>
      </w:pPr>
      <w:bookmarkStart w:id="4318" w:name="ref-Sullivan2024"/>
      <w:bookmarkEnd w:id="4317"/>
      <w:r w:rsidRPr="00103545">
        <w:t xml:space="preserve">Sullivan, David, Aaron Nicholls, George Hatoun, Samuel Thompson, Cory Schwarzmiller, Fathollah Memarzanjany, Alyssa Gunderson, et al. 2024. “The Visual Experience Evaluation Tool: A Myopia Research Instrument for Quantifying Visual Experience.” </w:t>
      </w:r>
      <w:r w:rsidRPr="00103545">
        <w:rPr>
          <w:i/>
        </w:rPr>
        <w:t>bioRxiv</w:t>
      </w:r>
      <w:r w:rsidRPr="00103545">
        <w:t xml:space="preserve">. </w:t>
      </w:r>
      <w:hyperlink r:id="rId36">
        <w:r w:rsidRPr="00103545">
          <w:rPr>
            <w:rStyle w:val="Hyperlink"/>
          </w:rPr>
          <w:t>https://doi.org/10.1101/2024.09.20.614212</w:t>
        </w:r>
      </w:hyperlink>
      <w:r w:rsidRPr="00103545">
        <w:t>.</w:t>
      </w:r>
    </w:p>
    <w:p w14:paraId="20E31E80" w14:textId="77777777" w:rsidR="007C0A0D" w:rsidRPr="00C673E9" w:rsidRDefault="007C0A0D" w:rsidP="007C0A0D">
      <w:pPr>
        <w:pStyle w:val="Literaturverzeichnis"/>
        <w:rPr>
          <w:ins w:id="4319" w:author="zusammenlegung" w:date="2025-12-12T19:01:00Z" w16du:dateUtc="2025-12-12T18:01:00Z"/>
          <w:rFonts w:ascii="Arial" w:hAnsi="Arial" w:cs="Arial"/>
        </w:rPr>
      </w:pPr>
      <w:bookmarkStart w:id="4320" w:name="ref-tabandeh2025"/>
      <w:bookmarkEnd w:id="4318"/>
      <w:ins w:id="4321" w:author="zusammenlegung" w:date="2025-12-12T19:01:00Z" w16du:dateUtc="2025-12-12T18:01:00Z">
        <w:r w:rsidRPr="00C673E9">
          <w:rPr>
            <w:rFonts w:ascii="Arial" w:hAnsi="Arial" w:cs="Arial"/>
          </w:rPr>
          <w:t xml:space="preserve">Tabandeh, Niloufar, and Manuel Spitschan. 2025. “Photoreceptor-Specific Scene Statistics Reveal Melanopic Structure in Natural Environments,” November. </w:t>
        </w:r>
        <w:r w:rsidRPr="00C673E9">
          <w:rPr>
            <w:rFonts w:ascii="Arial" w:hAnsi="Arial" w:cs="Arial"/>
          </w:rPr>
          <w:fldChar w:fldCharType="begin"/>
        </w:r>
        <w:r w:rsidRPr="00C673E9">
          <w:rPr>
            <w:rFonts w:ascii="Arial" w:hAnsi="Arial" w:cs="Arial"/>
          </w:rPr>
          <w:instrText>HYPERLINK "http://dx.doi.org/10.1101/2025.11.10.687567"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http://dx.doi.org/10.1101/2025.11.10.687567</w:t>
        </w:r>
        <w:r w:rsidRPr="00C673E9">
          <w:rPr>
            <w:rFonts w:ascii="Arial" w:hAnsi="Arial" w:cs="Arial"/>
          </w:rPr>
          <w:fldChar w:fldCharType="end"/>
        </w:r>
        <w:r w:rsidRPr="00C673E9">
          <w:rPr>
            <w:rFonts w:ascii="Arial" w:hAnsi="Arial" w:cs="Arial"/>
          </w:rPr>
          <w:t>.</w:t>
        </w:r>
      </w:ins>
    </w:p>
    <w:p w14:paraId="4415D889" w14:textId="77777777" w:rsidR="007C0A0D" w:rsidRPr="00C673E9" w:rsidRDefault="007C0A0D" w:rsidP="007C0A0D">
      <w:pPr>
        <w:pStyle w:val="Literaturverzeichnis"/>
        <w:rPr>
          <w:ins w:id="4322" w:author="zusammenlegung" w:date="2025-12-12T19:01:00Z" w16du:dateUtc="2025-12-12T18:01:00Z"/>
          <w:rFonts w:ascii="Arial" w:hAnsi="Arial" w:cs="Arial"/>
        </w:rPr>
      </w:pPr>
      <w:bookmarkStart w:id="4323" w:name="ref-vanDuijnhoven2025BuildEnviron"/>
      <w:bookmarkEnd w:id="4320"/>
      <w:ins w:id="4324" w:author="zusammenlegung" w:date="2025-12-12T19:01:00Z" w16du:dateUtc="2025-12-12T18:01:00Z">
        <w:r w:rsidRPr="00C673E9">
          <w:rPr>
            <w:rFonts w:ascii="Arial" w:hAnsi="Arial" w:cs="Arial"/>
          </w:rPr>
          <w:t xml:space="preserve">van Duijnhoven, J., S. L. Hartmeyer, A. Didikoglu, O. Stefani, K. W. Houser, V. Kalavally, and M. Spitschan.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r w:rsidRPr="00C673E9">
          <w:rPr>
            <w:rFonts w:ascii="Arial" w:hAnsi="Arial" w:cs="Arial"/>
          </w:rPr>
          <w:fldChar w:fldCharType="begin"/>
        </w:r>
        <w:r w:rsidRPr="00C673E9">
          <w:rPr>
            <w:rFonts w:ascii="Arial" w:hAnsi="Arial" w:cs="Arial"/>
          </w:rPr>
          <w:instrText>HYPERLINK "https://doi.org/10.1016/j.buildenv.2025.112771"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https://doi.org/10.1016/j.buildenv.2025.112771</w:t>
        </w:r>
        <w:r w:rsidRPr="00C673E9">
          <w:rPr>
            <w:rFonts w:ascii="Arial" w:hAnsi="Arial" w:cs="Arial"/>
          </w:rPr>
          <w:fldChar w:fldCharType="end"/>
        </w:r>
        <w:r w:rsidRPr="00C673E9">
          <w:rPr>
            <w:rFonts w:ascii="Arial" w:hAnsi="Arial" w:cs="Arial"/>
          </w:rPr>
          <w:t>.</w:t>
        </w:r>
      </w:ins>
    </w:p>
    <w:p w14:paraId="1520D6EA" w14:textId="77777777" w:rsidR="007C0A0D" w:rsidRPr="00103545" w:rsidRDefault="007C0A0D" w:rsidP="007C0A0D">
      <w:pPr>
        <w:pStyle w:val="Literaturverzeichnis"/>
      </w:pPr>
      <w:bookmarkStart w:id="4325" w:name="ref-Webler2019CurrOpinBehavSci"/>
      <w:bookmarkEnd w:id="4323"/>
      <w:r w:rsidRPr="00103545">
        <w:lastRenderedPageBreak/>
        <w:t xml:space="preserve">Webler, F. S., M. Spitschan, R. G. Foster, M. Andersen, and S. N. Peirson. 2019. “What Is the ’Spectral Diet’ of Humans?” Journal Article. </w:t>
      </w:r>
      <w:r w:rsidRPr="00103545">
        <w:rPr>
          <w:i/>
        </w:rPr>
        <w:t>Curr Opin Behav Sci</w:t>
      </w:r>
      <w:r w:rsidRPr="00103545">
        <w:t xml:space="preserve"> 30: 80–86. </w:t>
      </w:r>
      <w:hyperlink r:id="rId37">
        <w:r w:rsidRPr="00103545">
          <w:rPr>
            <w:rStyle w:val="Hyperlink"/>
          </w:rPr>
          <w:t>https://doi.org/10.1016/j.cobeha.2019.06.006</w:t>
        </w:r>
      </w:hyperlink>
      <w:r w:rsidRPr="00103545">
        <w:t>.</w:t>
      </w:r>
    </w:p>
    <w:p w14:paraId="27E18C00" w14:textId="77777777" w:rsidR="007C0A0D" w:rsidRPr="00103545" w:rsidRDefault="007C0A0D" w:rsidP="007C0A0D">
      <w:pPr>
        <w:pStyle w:val="Literaturverzeichnis"/>
      </w:pPr>
      <w:bookmarkStart w:id="4326" w:name="ref-Wen2020bjophthalmol"/>
      <w:bookmarkEnd w:id="4325"/>
      <w:r w:rsidRPr="00103545">
        <w:t xml:space="preserve">Wen, Longbo, Yingpin Cao, Qian Cheng, Xiaoning Li, Lun Pan, Lei Li, HaoGang Zhu, Weizhong Lan, and Zhikuan Yang. 2020. “Objectively Measured Near Work, Outdoor Exposure and Myopia in Children.” </w:t>
      </w:r>
      <w:r w:rsidRPr="00103545">
        <w:rPr>
          <w:i/>
        </w:rPr>
        <w:t>British Journal of Ophthalmology</w:t>
      </w:r>
      <w:r w:rsidRPr="00103545">
        <w:t xml:space="preserve"> 104 (11): 1542–47. </w:t>
      </w:r>
      <w:hyperlink r:id="rId38">
        <w:r w:rsidRPr="00103545">
          <w:rPr>
            <w:rStyle w:val="Hyperlink"/>
          </w:rPr>
          <w:t>https://doi.org/10.1136/bjophthalmol-2019-315258</w:t>
        </w:r>
      </w:hyperlink>
      <w:r w:rsidRPr="00103545">
        <w:t>.</w:t>
      </w:r>
    </w:p>
    <w:p w14:paraId="12C4B04C" w14:textId="77777777" w:rsidR="007C0A0D" w:rsidRPr="00103545" w:rsidRDefault="007C0A0D" w:rsidP="007C0A0D">
      <w:pPr>
        <w:pStyle w:val="Literaturverzeichnis"/>
      </w:pPr>
      <w:bookmarkStart w:id="4327" w:name="ref-Wen2021ActaOphtalmol"/>
      <w:bookmarkEnd w:id="4326"/>
      <w:r w:rsidRPr="00103545">
        <w:t xml:space="preserve">Wen, Longbo, Qian Cheng, Yingpin Cao, Xiaoning Li, Lun Pan, Lei Li, Haogang Zhu, Ian Mogran, Weizhong Lan, and Zhikuan Yang. 2021. “The Clouclip, a Wearable Device for Measuring Near-Work and Outdoor Time: Validation and Comparison of Objective Measures with Questionnaire Estimates.” </w:t>
      </w:r>
      <w:r w:rsidRPr="00103545">
        <w:rPr>
          <w:i/>
        </w:rPr>
        <w:t>Acta Ophthalmologica</w:t>
      </w:r>
      <w:r w:rsidRPr="00103545">
        <w:t xml:space="preserve"> 99 (7): e1222–35. https://doi.org/</w:t>
      </w:r>
      <w:hyperlink r:id="rId39">
        <w:r w:rsidRPr="00103545">
          <w:rPr>
            <w:rStyle w:val="Hyperlink"/>
          </w:rPr>
          <w:t>https://doi.org/10.1111/aos.14785</w:t>
        </w:r>
      </w:hyperlink>
      <w:r w:rsidRPr="00103545">
        <w:t>.</w:t>
      </w:r>
    </w:p>
    <w:p w14:paraId="1EAC145A" w14:textId="77777777" w:rsidR="007C0A0D" w:rsidRPr="00103545" w:rsidRDefault="007C0A0D" w:rsidP="007C0A0D">
      <w:pPr>
        <w:pStyle w:val="Literaturverzeichnis"/>
      </w:pPr>
      <w:bookmarkStart w:id="4328" w:name="ref-Wen2019TransVisSciTech"/>
      <w:bookmarkEnd w:id="4327"/>
      <w:r w:rsidRPr="00103545">
        <w:t xml:space="preserve">Wen, Longbo, Qian Cheng, Weizhong Lan, Yingpin Cao, Xiaoning Li, Yiqiu Lu, Zhenghua Lin, Lun Pan, Haogang Zhu, and Zhikuan Yang. 2019. “An Objective Comparison of Light Intensity and Near-Visual Tasks Between Rural and Urban School Children in China by a Wearable Device Clouclip.” </w:t>
      </w:r>
      <w:r w:rsidRPr="00103545">
        <w:rPr>
          <w:i/>
        </w:rPr>
        <w:t>Translational Vision Science &amp; Technology</w:t>
      </w:r>
      <w:r w:rsidRPr="00103545">
        <w:t xml:space="preserve"> 8 (6): 15–15. </w:t>
      </w:r>
      <w:hyperlink r:id="rId40">
        <w:r w:rsidRPr="00103545">
          <w:rPr>
            <w:rStyle w:val="Hyperlink"/>
          </w:rPr>
          <w:t>https://doi.org/10.1167/tvst.8.6.15</w:t>
        </w:r>
      </w:hyperlink>
      <w:r w:rsidRPr="00103545">
        <w:t>.</w:t>
      </w:r>
    </w:p>
    <w:p w14:paraId="4A9571C6" w14:textId="77777777" w:rsidR="007C0A0D" w:rsidRPr="00103545" w:rsidRDefault="007C0A0D" w:rsidP="007C0A0D">
      <w:pPr>
        <w:pStyle w:val="Literaturverzeichnis"/>
      </w:pPr>
      <w:bookmarkStart w:id="4329" w:name="ref-Williams2019Scientificreports"/>
      <w:bookmarkEnd w:id="4328"/>
      <w:r w:rsidRPr="00103545">
        <w:t xml:space="preserve">Williams, Rachel, Suyash Bakshi, Edwin J Ostrin, and Lisa A Ostrin. 2019. “Continuous Objective Assessment of Near Work.” </w:t>
      </w:r>
      <w:r w:rsidRPr="00103545">
        <w:rPr>
          <w:i/>
        </w:rPr>
        <w:t>Scientific Reports</w:t>
      </w:r>
      <w:r w:rsidRPr="00103545">
        <w:t xml:space="preserve"> 9 (1): 6901.</w:t>
      </w:r>
    </w:p>
    <w:p w14:paraId="623A91CB" w14:textId="291182E7" w:rsidR="007C0A0D" w:rsidRPr="00103545" w:rsidRDefault="007C0A0D" w:rsidP="007C0A0D">
      <w:pPr>
        <w:pStyle w:val="Literaturverzeichnis"/>
      </w:pPr>
      <w:bookmarkStart w:id="4330" w:name="ref-ZaunerEtAl2025JBR"/>
      <w:bookmarkEnd w:id="4329"/>
      <w:r w:rsidRPr="00103545">
        <w:lastRenderedPageBreak/>
        <w:t>Zauner, J., C. Guidolin, and M. Spitschan.</w:t>
      </w:r>
      <w:ins w:id="4331" w:author="Johannes Zauner" w:date="2025-12-13T05:46:00Z" w16du:dateUtc="2025-12-13T04:46:00Z">
        <w:r w:rsidR="007B0A27">
          <w:t xml:space="preserve"> 2025.</w:t>
        </w:r>
      </w:ins>
      <w:r w:rsidRPr="00103545">
        <w:t xml:space="preserve"> “How to Deal with Darkness: Modeling and Visualization of Zero-Inflated Personal Light Exposure Data on a Logarithmic Scale.” </w:t>
      </w:r>
      <w:r w:rsidRPr="00103545">
        <w:rPr>
          <w:i/>
        </w:rPr>
        <w:t>Journal of Biological Rhythms</w:t>
      </w:r>
      <w:r w:rsidRPr="00103545">
        <w:t xml:space="preserve"> 0 (0): 07487304251336624. </w:t>
      </w:r>
      <w:hyperlink r:id="rId41">
        <w:r w:rsidRPr="00103545">
          <w:rPr>
            <w:rStyle w:val="Hyperlink"/>
          </w:rPr>
          <w:t>https://doi.org/10.1177/07487304251336624</w:t>
        </w:r>
      </w:hyperlink>
      <w:r w:rsidRPr="00103545">
        <w:t>.</w:t>
      </w:r>
    </w:p>
    <w:p w14:paraId="7BF802EB" w14:textId="77777777" w:rsidR="007C0A0D" w:rsidRPr="00103545" w:rsidRDefault="007C0A0D" w:rsidP="007C0A0D">
      <w:pPr>
        <w:pStyle w:val="Literaturverzeichnis"/>
      </w:pPr>
      <w:bookmarkStart w:id="4332" w:name="ref-Zauner2025JOpenSourceSoftw"/>
      <w:bookmarkEnd w:id="4330"/>
      <w:r w:rsidRPr="00103545">
        <w:t xml:space="preserve">Zauner, J., S. Hartmeyer, and M. Spitschan. 2025. “LightLogR: Reproducible Analysis of Personal Light Exposure Data.” Journal Article. </w:t>
      </w:r>
      <w:r w:rsidRPr="00103545">
        <w:rPr>
          <w:i/>
        </w:rPr>
        <w:t>J Open Source Softw</w:t>
      </w:r>
      <w:r w:rsidRPr="00103545">
        <w:t xml:space="preserve"> 10 (107): 7601. </w:t>
      </w:r>
      <w:hyperlink r:id="rId42">
        <w:r w:rsidRPr="00103545">
          <w:rPr>
            <w:rStyle w:val="Hyperlink"/>
          </w:rPr>
          <w:t>https://doi.org/10.21105/joss.07601</w:t>
        </w:r>
      </w:hyperlink>
      <w:r w:rsidRPr="00103545">
        <w:t>.</w:t>
      </w:r>
    </w:p>
    <w:p w14:paraId="7494D9F8" w14:textId="40C46829" w:rsidR="007C0A0D" w:rsidRPr="00C673E9" w:rsidRDefault="007C0A0D" w:rsidP="007C0A0D">
      <w:pPr>
        <w:pStyle w:val="Literaturverzeichnis"/>
        <w:rPr>
          <w:ins w:id="4333" w:author="zusammenlegung" w:date="2025-12-12T19:01:00Z" w16du:dateUtc="2025-12-12T18:01:00Z"/>
          <w:rFonts w:ascii="Arial" w:hAnsi="Arial" w:cs="Arial"/>
        </w:rPr>
      </w:pPr>
      <w:bookmarkStart w:id="4334" w:name="ref-Zauner2025LightResTech"/>
      <w:bookmarkEnd w:id="4332"/>
      <w:ins w:id="4335" w:author="zusammenlegung" w:date="2025-12-12T19:01:00Z" w16du:dateUtc="2025-12-12T18:01:00Z">
        <w:r w:rsidRPr="00C673E9">
          <w:rPr>
            <w:rFonts w:ascii="Arial" w:hAnsi="Arial" w:cs="Arial"/>
          </w:rPr>
          <w:t>Zauner, Johannes, Oliver Stefani, Anna M. Biller, Carolina Guidolin, and Manuel Spitschan. 2025</w:t>
        </w:r>
      </w:ins>
      <w:ins w:id="4336" w:author="Johannes Zauner" w:date="2025-12-13T05:45:00Z" w16du:dateUtc="2025-12-13T04:45:00Z">
        <w:r w:rsidR="007B0A27">
          <w:rPr>
            <w:rFonts w:ascii="Arial" w:hAnsi="Arial" w:cs="Arial"/>
          </w:rPr>
          <w:t>a</w:t>
        </w:r>
      </w:ins>
      <w:ins w:id="4337" w:author="zusammenlegung" w:date="2025-12-12T19:01:00Z" w16du:dateUtc="2025-12-12T18:01:00Z">
        <w:r w:rsidRPr="00C673E9">
          <w:rPr>
            <w:rFonts w:ascii="Arial" w:hAnsi="Arial" w:cs="Arial"/>
          </w:rPr>
          <w:t xml:space="preserve">.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"https://doi.org/10.20944/preprints202511.0644.v1"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https://doi.org/10.20944/preprints202511.0644.v1</w:t>
        </w:r>
        <w:r w:rsidRPr="00C673E9">
          <w:rPr>
            <w:rFonts w:ascii="Arial" w:hAnsi="Arial" w:cs="Arial"/>
          </w:rPr>
          <w:fldChar w:fldCharType="end"/>
        </w:r>
        <w:r w:rsidRPr="00C673E9">
          <w:rPr>
            <w:rFonts w:ascii="Arial" w:hAnsi="Arial" w:cs="Arial"/>
          </w:rPr>
          <w:t>.</w:t>
        </w:r>
      </w:ins>
    </w:p>
    <w:p w14:paraId="0D7AEED1" w14:textId="711D5810" w:rsidR="007C0A0D" w:rsidRPr="00C673E9" w:rsidRDefault="007C0A0D" w:rsidP="007C0A0D">
      <w:pPr>
        <w:pStyle w:val="Literaturverzeichnis"/>
        <w:rPr>
          <w:ins w:id="4338" w:author="zusammenlegung" w:date="2025-12-12T19:01:00Z" w16du:dateUtc="2025-12-12T18:01:00Z"/>
          <w:rFonts w:ascii="Arial" w:hAnsi="Arial" w:cs="Arial"/>
        </w:rPr>
      </w:pPr>
      <w:bookmarkStart w:id="4339" w:name="ref-Zauner2025npj"/>
      <w:bookmarkEnd w:id="4334"/>
      <w:ins w:id="4340" w:author="zusammenlegung" w:date="2025-12-12T19:01:00Z" w16du:dateUtc="2025-12-12T18:01:00Z">
        <w:r w:rsidRPr="00C673E9">
          <w:rPr>
            <w:rFonts w:ascii="Arial" w:hAnsi="Arial" w:cs="Arial"/>
          </w:rPr>
          <w:t>Zauner, J., O. Stefani, G. Bocanegra, C. Guidolin, B. Schrader, L. Udovicic, and M. Spitschan. 2025</w:t>
        </w:r>
      </w:ins>
      <w:ins w:id="4341" w:author="Johannes Zauner" w:date="2025-12-13T05:45:00Z" w16du:dateUtc="2025-12-13T04:45:00Z">
        <w:r w:rsidR="007B0A27">
          <w:rPr>
            <w:rFonts w:ascii="Arial" w:hAnsi="Arial" w:cs="Arial"/>
          </w:rPr>
          <w:t>b</w:t>
        </w:r>
      </w:ins>
      <w:ins w:id="4342" w:author="zusammenlegung" w:date="2025-12-12T19:01:00Z" w16du:dateUtc="2025-12-12T18:01:00Z">
        <w:r w:rsidRPr="00C673E9">
          <w:rPr>
            <w:rFonts w:ascii="Arial" w:hAnsi="Arial" w:cs="Arial"/>
          </w:rPr>
          <w:t xml:space="preserve">. “Auxiliary Data, Quality Assurance and Quality Control for Wearable Light Loggers and Optical Radiation Dosimeters.” </w:t>
        </w:r>
        <w:r w:rsidRPr="00C673E9">
          <w:rPr>
            <w:rFonts w:ascii="Arial" w:hAnsi="Arial" w:cs="Arial"/>
            <w:i/>
            <w:iCs/>
          </w:rPr>
          <w:t>bioRxiv</w:t>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"https://doi.org/10.1101/2025.09.11.675633"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https://doi.org/10.1101/2025.09.11.675633</w:t>
        </w:r>
        <w:r w:rsidRPr="00C673E9">
          <w:rPr>
            <w:rFonts w:ascii="Arial" w:hAnsi="Arial" w:cs="Arial"/>
          </w:rPr>
          <w:fldChar w:fldCharType="end"/>
        </w:r>
        <w:r w:rsidRPr="00C673E9">
          <w:rPr>
            <w:rFonts w:ascii="Arial" w:hAnsi="Arial" w:cs="Arial"/>
          </w:rPr>
          <w:t>.</w:t>
        </w:r>
      </w:ins>
    </w:p>
    <w:p w14:paraId="7E0578DE" w14:textId="77777777" w:rsidR="00B20721" w:rsidRDefault="007C0A0D" w:rsidP="00B20721">
      <w:pPr>
        <w:pStyle w:val="Literaturverzeichnis"/>
        <w:rPr>
          <w:ins w:id="4343" w:author="Johannes Zauner" w:date="2025-12-13T05:39:00Z" w16du:dateUtc="2025-12-13T04:39:00Z"/>
        </w:rPr>
      </w:pPr>
      <w:bookmarkStart w:id="4344" w:name="ref-Zauner2024PLOSONE"/>
      <w:bookmarkEnd w:id="4339"/>
      <w:r w:rsidRPr="00103545">
        <w:t xml:space="preserve">Zauner, J., L. Udovicic, and M. Spitschan. 2024. “Power Analysis for Personal Light Exposure Measurements and Interventions.” </w:t>
      </w:r>
      <w:r w:rsidRPr="00103545">
        <w:rPr>
          <w:i/>
        </w:rPr>
        <w:t>PLOS ONE</w:t>
      </w:r>
      <w:r w:rsidRPr="00103545">
        <w:t xml:space="preserve"> 19 (12): 1–15. </w:t>
      </w:r>
      <w:hyperlink r:id="rId43">
        <w:r w:rsidRPr="00103545">
          <w:rPr>
            <w:rStyle w:val="Hyperlink"/>
          </w:rPr>
          <w:t>https://doi.org/10.1371/journal.pone.0308768</w:t>
        </w:r>
      </w:hyperlink>
      <w:del w:id="4345" w:author="zusammenlegung" w:date="2025-12-12T19:01:00Z" w16du:dateUtc="2025-12-12T18:01:00Z">
        <w:r w:rsidR="00E17C40">
          <w:delText>.</w:delText>
        </w:r>
        <w:r w:rsidR="00FE543F">
          <w:fldChar w:fldCharType="begin"/>
        </w:r>
        <w:r w:rsidR="00FE543F">
          <w:delInstrText xml:space="preserve"> ADDIN EN.REFLIST </w:delInstrText>
        </w:r>
        <w:r w:rsidR="00FE543F">
          <w:fldChar w:fldCharType="separate"/>
        </w:r>
        <w:r w:rsidR="00FE543F">
          <w:rPr>
            <w:rFonts w:ascii="Arial" w:hAnsi="Arial" w:cs="Arial"/>
          </w:rPr>
          <w:fldChar w:fldCharType="end"/>
        </w:r>
      </w:del>
      <w:ins w:id="4346" w:author="zusammenlegung" w:date="2025-12-12T19:01:00Z" w16du:dateUtc="2025-12-12T18:01:00Z">
        <w:r w:rsidRPr="00C673E9">
          <w:rPr>
            <w:rFonts w:ascii="Arial" w:hAnsi="Arial" w:cs="Arial"/>
          </w:rPr>
          <w:t>.</w:t>
        </w:r>
      </w:ins>
      <w:ins w:id="4347" w:author="Johannes Zauner" w:date="2025-12-13T05:39:00Z" w16du:dateUtc="2025-12-13T04:39:00Z">
        <w:r w:rsidR="00B20721" w:rsidRPr="00B20721">
          <w:t xml:space="preserve"> </w:t>
        </w:r>
      </w:ins>
    </w:p>
    <w:p w14:paraId="402874CF" w14:textId="700BCE1E" w:rsidR="007C0A0D" w:rsidRPr="00103545" w:rsidRDefault="00741B04" w:rsidP="00741B04">
      <w:pPr>
        <w:pStyle w:val="Literaturverzeichnis"/>
        <w:ind w:left="709" w:hanging="709"/>
        <w:pPrChange w:id="4348" w:author="Johannes Zauner" w:date="2025-12-13T05:43:00Z" w16du:dateUtc="2025-12-13T04:43:00Z">
          <w:pPr>
            <w:pStyle w:val="Literaturverzeichnis"/>
          </w:pPr>
        </w:pPrChange>
      </w:pPr>
      <w:ins w:id="4349" w:author="Johannes Zauner" w:date="2025-12-13T05:43:00Z">
        <w:r w:rsidRPr="00741B04">
          <w:t>Zauner, Johannes, Rigmor C. Baraas, Elise N. Harb, Ali Heshmati, Francisco Imai, Pauline Kang, Raymond P. Najjar,</w:t>
        </w:r>
      </w:ins>
      <w:ins w:id="4350" w:author="Johannes Zauner" w:date="2025-12-13T05:44:00Z" w16du:dateUtc="2025-12-13T04:44:00Z">
        <w:r w:rsidR="001532A1">
          <w:t xml:space="preserve"> Aaron </w:t>
        </w:r>
        <w:r w:rsidR="001532A1">
          <w:t>Nicholls</w:t>
        </w:r>
        <w:r w:rsidR="001532A1">
          <w:t xml:space="preserve">, Lisa </w:t>
        </w:r>
        <w:r w:rsidR="001532A1">
          <w:t>Ostri</w:t>
        </w:r>
        <w:r w:rsidR="001532A1">
          <w:t xml:space="preserve">n, Erik </w:t>
        </w:r>
        <w:r w:rsidR="001532A1">
          <w:t>Page</w:t>
        </w:r>
        <w:r w:rsidR="001532A1">
          <w:t xml:space="preserve">, </w:t>
        </w:r>
      </w:ins>
      <w:ins w:id="4351" w:author="Johannes Zauner" w:date="2025-12-13T05:45:00Z" w16du:dateUtc="2025-12-13T04:45:00Z">
        <w:r w:rsidR="001532A1">
          <w:t xml:space="preserve">and Manuel </w:t>
        </w:r>
      </w:ins>
      <w:ins w:id="4352" w:author="Johannes Zauner" w:date="2025-12-13T05:44:00Z" w16du:dateUtc="2025-12-13T04:44:00Z">
        <w:r w:rsidR="001532A1">
          <w:t>Spitschan</w:t>
        </w:r>
      </w:ins>
      <w:ins w:id="4353" w:author="Johannes Zauner" w:date="2025-12-13T05:45:00Z" w16du:dateUtc="2025-12-13T04:45:00Z">
        <w:r w:rsidR="007B0A27">
          <w:t>.</w:t>
        </w:r>
      </w:ins>
      <w:ins w:id="4354" w:author="Johannes Zauner" w:date="2025-12-13T05:43:00Z">
        <w:r w:rsidRPr="00741B04">
          <w:t xml:space="preserve"> 2025</w:t>
        </w:r>
      </w:ins>
      <w:ins w:id="4355" w:author="Johannes Zauner" w:date="2025-12-13T05:45:00Z" w16du:dateUtc="2025-12-13T04:45:00Z">
        <w:r w:rsidR="007B0A27">
          <w:t>c</w:t>
        </w:r>
      </w:ins>
      <w:ins w:id="4356" w:author="Johannes Zauner" w:date="2025-12-13T05:43:00Z">
        <w:r w:rsidRPr="00741B04">
          <w:t>. “Technical Guide for Wearable Optical Radiation Dosimetry and Visual Experience Assessment.”</w:t>
        </w:r>
      </w:ins>
      <w:ins w:id="4357" w:author="Johannes Zauner" w:date="2025-12-13T05:43:00Z" w16du:dateUtc="2025-12-13T04:43:00Z">
        <w:r>
          <w:t xml:space="preserve"> </w:t>
        </w:r>
      </w:ins>
      <w:ins w:id="4358" w:author="Johannes Zauner" w:date="2025-12-13T05:44:00Z" w16du:dateUtc="2025-12-13T04:44:00Z">
        <w:r w:rsidR="001532A1">
          <w:fldChar w:fldCharType="begin"/>
        </w:r>
        <w:r w:rsidR="001532A1">
          <w:instrText>HYPERLINK "</w:instrText>
        </w:r>
      </w:ins>
      <w:ins w:id="4359" w:author="Johannes Zauner" w:date="2025-12-13T05:43:00Z">
        <w:r w:rsidR="001532A1" w:rsidRPr="001532A1">
          <w:rPr>
            <w:rPrChange w:id="4360" w:author="Johannes Zauner" w:date="2025-12-13T05:44:00Z" w16du:dateUtc="2025-12-13T04:44:00Z">
              <w:rPr>
                <w:rStyle w:val="Hyperlink"/>
              </w:rPr>
            </w:rPrChange>
          </w:rPr>
          <w:instrText>https://doi.org/10.17617/6XCA-CG59</w:instrText>
        </w:r>
      </w:ins>
      <w:ins w:id="4361" w:author="Johannes Zauner" w:date="2025-12-13T05:44:00Z" w16du:dateUtc="2025-12-13T04:44:00Z">
        <w:r w:rsidR="001532A1">
          <w:instrText>"</w:instrText>
        </w:r>
        <w:r w:rsidR="001532A1">
          <w:fldChar w:fldCharType="separate"/>
        </w:r>
      </w:ins>
      <w:ins w:id="4362" w:author="Johannes Zauner" w:date="2025-12-13T05:43:00Z">
        <w:r w:rsidR="001532A1" w:rsidRPr="001532A1">
          <w:rPr>
            <w:rStyle w:val="Hyperlink"/>
          </w:rPr>
          <w:t>https://doi.org/10.17617/6XCA-CG59</w:t>
        </w:r>
      </w:ins>
      <w:ins w:id="4363" w:author="Johannes Zauner" w:date="2025-12-13T05:44:00Z" w16du:dateUtc="2025-12-13T04:44:00Z">
        <w:r w:rsidR="001532A1">
          <w:fldChar w:fldCharType="end"/>
        </w:r>
      </w:ins>
      <w:ins w:id="4364" w:author="Johannes Zauner" w:date="2025-12-13T05:43:00Z">
        <w:r w:rsidRPr="00741B04">
          <w:t>.</w:t>
        </w:r>
      </w:ins>
    </w:p>
    <w:bookmarkEnd w:id="4289"/>
    <w:bookmarkEnd w:id="4294"/>
    <w:bookmarkEnd w:id="4344"/>
    <w:p w14:paraId="5FD35B15" w14:textId="77777777" w:rsidR="00FE543F" w:rsidRPr="00BE4E93" w:rsidRDefault="00FE543F" w:rsidP="00EF17F7">
      <w:pPr>
        <w:rPr>
          <w:del w:id="4365" w:author="zusammenlegung" w:date="2025-12-12T19:01:00Z" w16du:dateUtc="2025-12-12T18:01:00Z"/>
        </w:rPr>
      </w:pPr>
      <w:del w:id="4366" w:author="zusammenlegung" w:date="2025-12-12T19:01:00Z" w16du:dateUtc="2025-12-12T18:01:00Z">
        <w:r w:rsidRPr="00BE4E93">
          <w:lastRenderedPageBreak/>
          <w:br w:type="page"/>
        </w:r>
      </w:del>
    </w:p>
    <w:p w14:paraId="4A5A22B3" w14:textId="77777777" w:rsidR="00FE543F" w:rsidRPr="00BE4E93" w:rsidRDefault="00FE543F" w:rsidP="00EF17F7">
      <w:pPr>
        <w:pStyle w:val="berschrift1"/>
        <w:rPr>
          <w:del w:id="4367" w:author="zusammenlegung" w:date="2025-12-12T19:01:00Z" w16du:dateUtc="2025-12-12T18:01:00Z"/>
        </w:rPr>
      </w:pPr>
      <w:del w:id="4368" w:author="zusammenlegung" w:date="2025-12-12T19:01:00Z" w16du:dateUtc="2025-12-12T18:01:00Z">
        <w:r w:rsidRPr="00BE4E93">
          <w:delText xml:space="preserve">Supplementary </w:delText>
        </w:r>
        <w:r w:rsidR="00D66F2B">
          <w:delText>M</w:delText>
        </w:r>
        <w:r w:rsidRPr="00BE4E93">
          <w:delText>aterial</w:delText>
        </w:r>
      </w:del>
    </w:p>
    <w:p w14:paraId="7EF20058" w14:textId="77777777" w:rsidR="00FE543F" w:rsidRPr="00BE4E93" w:rsidRDefault="00FE543F" w:rsidP="00EF17F7">
      <w:pPr>
        <w:rPr>
          <w:del w:id="4369" w:author="zusammenlegung" w:date="2025-12-12T19:01:00Z" w16du:dateUtc="2025-12-12T18:01:00Z"/>
        </w:rPr>
      </w:pPr>
    </w:p>
    <w:p w14:paraId="25042F93" w14:textId="77777777" w:rsidR="00FE543F" w:rsidRDefault="00FE543F" w:rsidP="00EF17F7">
      <w:pPr>
        <w:rPr>
          <w:del w:id="4370" w:author="zusammenlegung" w:date="2025-12-12T19:01:00Z" w16du:dateUtc="2025-12-12T18:01:00Z"/>
        </w:rPr>
      </w:pPr>
      <w:del w:id="4371" w:author="zusammenlegung" w:date="2025-12-12T19:01:00Z" w16du:dateUtc="2025-12-12T18:01:00Z">
        <w:r w:rsidRPr="00F10057">
          <w:rPr>
            <w:b/>
            <w:bCs/>
          </w:rPr>
          <w:delText xml:space="preserve">S1. </w:delText>
        </w:r>
        <w:r w:rsidR="000C7682">
          <w:rPr>
            <w:b/>
            <w:bCs/>
          </w:rPr>
          <w:delText>Import and preprocessing file</w:delText>
        </w:r>
        <w:r w:rsidRPr="00F10057">
          <w:rPr>
            <w:b/>
            <w:bCs/>
          </w:rPr>
          <w:delText>.</w:delText>
        </w:r>
        <w:r w:rsidRPr="00F10057">
          <w:delText xml:space="preserve"> </w:delText>
        </w:r>
        <w:r w:rsidR="006B3CE0">
          <w:delText xml:space="preserve">An </w:delText>
        </w:r>
        <w:r>
          <w:delText xml:space="preserve">HTML file that contains all </w:delText>
        </w:r>
        <w:r w:rsidR="006B3CE0">
          <w:delText xml:space="preserve">the </w:delText>
        </w:r>
        <w:r>
          <w:delText xml:space="preserve">code and code results to </w:delText>
        </w:r>
        <w:r w:rsidR="000C7682">
          <w:delText>prepare the data for the analysis in the main manuscript</w:delText>
        </w:r>
        <w:r>
          <w:delText>.</w:delText>
        </w:r>
      </w:del>
    </w:p>
    <w:p w14:paraId="39284C4D" w14:textId="77777777" w:rsidR="00FE543F" w:rsidRDefault="00FE543F" w:rsidP="00EF17F7"/>
    <w:sectPr w:rsidR="00FE543F" w:rsidSect="0000781E">
      <w:headerReference w:type="even" r:id="rId44"/>
      <w:headerReference w:type="default" r:id="rId45"/>
      <w:footerReference w:type="even" r:id="rId46"/>
      <w:footerReference w:type="default" r:id="rId47"/>
      <w:headerReference w:type="first" r:id="rId48"/>
      <w:footerReference w:type="first" r:id="rId49"/>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4B540" w14:textId="77777777" w:rsidR="00EE0866" w:rsidRDefault="00EE0866" w:rsidP="00EF17F7">
      <w:r>
        <w:separator/>
      </w:r>
    </w:p>
  </w:endnote>
  <w:endnote w:type="continuationSeparator" w:id="0">
    <w:p w14:paraId="54E7C843" w14:textId="77777777" w:rsidR="00EE0866" w:rsidRDefault="00EE0866" w:rsidP="00EF17F7">
      <w:r>
        <w:continuationSeparator/>
      </w:r>
    </w:p>
  </w:endnote>
  <w:endnote w:type="continuationNotice" w:id="1">
    <w:p w14:paraId="5C72A941" w14:textId="77777777" w:rsidR="00EE0866" w:rsidRDefault="00EE0866"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E2C" w14:textId="77777777" w:rsidR="008C4DD3" w:rsidRDefault="008C4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0A88" w14:textId="77777777" w:rsidR="00EE0866" w:rsidRDefault="00EE0866" w:rsidP="00EF17F7">
      <w:r>
        <w:separator/>
      </w:r>
    </w:p>
  </w:footnote>
  <w:footnote w:type="continuationSeparator" w:id="0">
    <w:p w14:paraId="2C1ED521" w14:textId="77777777" w:rsidR="00EE0866" w:rsidRDefault="00EE0866" w:rsidP="00EF17F7">
      <w:r>
        <w:continuationSeparator/>
      </w:r>
    </w:p>
  </w:footnote>
  <w:footnote w:type="continuationNotice" w:id="1">
    <w:p w14:paraId="66DF96D3" w14:textId="77777777" w:rsidR="00EE0866" w:rsidRDefault="00EE0866" w:rsidP="00EF17F7"/>
  </w:footnote>
  <w:footnote w:id="2">
    <w:p w14:paraId="20CADEDD" w14:textId="77777777" w:rsidR="007C0A0D" w:rsidRDefault="007C0A0D" w:rsidP="007C0A0D">
      <w:pPr>
        <w:pStyle w:val="Funotentext"/>
      </w:pPr>
      <w:ins w:id="120" w:author="zusammenlegung" w:date="2025-12-12T19:01:00Z" w16du:dateUtc="2025-12-12T18:01:00Z">
        <w:r>
          <w:rPr>
            <w:rStyle w:val="Funotenzeichen"/>
          </w:rPr>
          <w:footnoteRef/>
        </w:r>
        <w:r>
          <w:t xml:space="preserve"> Functions from </w:t>
        </w:r>
        <w:r>
          <w:rPr>
            <w:rStyle w:val="VerbatimChar"/>
          </w:rPr>
          <w:t>LightLogR</w:t>
        </w:r>
        <w:r>
          <w:t xml:space="preserve"> are presented as links to the function documentation. General analysis functions (from package </w:t>
        </w:r>
        <w:r>
          <w:rPr>
            <w:rStyle w:val="VerbatimChar"/>
          </w:rPr>
          <w:t>dplyr</w:t>
        </w:r>
        <w:r>
          <w:t>) are presented as normal text.</w:t>
        </w:r>
      </w:ins>
    </w:p>
  </w:footnote>
  <w:footnote w:id="3">
    <w:p w14:paraId="21D498BB" w14:textId="77777777" w:rsidR="007C0A0D" w:rsidRDefault="007C0A0D" w:rsidP="007C0A0D">
      <w:pPr>
        <w:pStyle w:val="Funotentext"/>
      </w:pPr>
      <w:ins w:id="620" w:author="zusammenlegung" w:date="2025-12-12T19:01:00Z" w16du:dateUtc="2025-12-12T18:01:00Z">
        <w:r>
          <w:rPr>
            <w:rStyle w:val="Funotenzeichen"/>
          </w:rPr>
          <w:footnoteRef/>
        </w:r>
        <w:r>
          <w:t xml:space="preserve"> The upper threshold refers to the </w:t>
        </w:r>
        <w:r>
          <w:rPr>
            <w:rStyle w:val="VerbatimChar"/>
          </w:rPr>
          <w:t>Clouclips</w:t>
        </w:r>
        <w:r>
          <w:t>` maximum distance measurement and is not theoretically based</w:t>
        </w:r>
      </w:ins>
    </w:p>
  </w:footnote>
  <w:footnote w:id="4">
    <w:p w14:paraId="73F40C9B" w14:textId="77777777" w:rsidR="007C0A0D" w:rsidRDefault="007C0A0D" w:rsidP="007C0A0D">
      <w:pPr>
        <w:pStyle w:val="Funotentext"/>
      </w:pPr>
      <w:ins w:id="701" w:author="zusammenlegung" w:date="2025-12-12T19:01:00Z" w16du:dateUtc="2025-12-12T18:01:00Z">
        <w:r>
          <w:rPr>
            <w:rStyle w:val="Funotenzeichen"/>
          </w:rPr>
          <w:footnoteRef/>
        </w:r>
        <w:r>
          <w:t xml:space="preserve"> This deviates from the common definition of luminous exposure, which is the sum of illuminance measurements scaled to hourly observation intervals</w:t>
        </w:r>
      </w:ins>
    </w:p>
  </w:footnote>
  <w:footnote w:id="5">
    <w:p w14:paraId="74948BDE" w14:textId="77777777" w:rsidR="007C0A0D" w:rsidRDefault="007C0A0D" w:rsidP="007C0A0D">
      <w:pPr>
        <w:pStyle w:val="Funotentext"/>
      </w:pPr>
      <w:ins w:id="3572" w:author="zusammenlegung" w:date="2025-12-12T19:01:00Z" w16du:dateUtc="2025-12-12T18:01:00Z">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ins>
    </w:p>
  </w:footnote>
  <w:footnote w:id="6">
    <w:p w14:paraId="01C6C3B4" w14:textId="77777777" w:rsidR="007C0A0D" w:rsidRDefault="007C0A0D" w:rsidP="007C0A0D">
      <w:pPr>
        <w:pStyle w:val="Funotentext"/>
      </w:pPr>
      <w:ins w:id="4251" w:author="zusammenlegung" w:date="2025-12-12T19:01:00Z" w16du:dateUtc="2025-12-12T18:01:00Z">
        <w:r>
          <w:rPr>
            <w:rStyle w:val="Funotenzeichen"/>
          </w:rPr>
          <w:footnoteRef/>
        </w:r>
        <w:r>
          <w:t xml:space="preserve"> Based on the CRediT taxonomy. Funding acquisition, investigation, project administration, resources, and supervision were deemed irrelevant in this context and thus removed.</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5C58" w14:textId="77777777" w:rsidR="008C4DD3" w:rsidRDefault="008C4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6C2A" w14:textId="77777777" w:rsidR="00C61260" w:rsidRDefault="00C6126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DDC" w14:textId="77777777" w:rsidR="008C4DD3" w:rsidRDefault="008C4DD3">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2"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3"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0"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1"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3"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4"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1"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4"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5"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7"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8"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2"/>
  </w:num>
  <w:num w:numId="2" w16cid:durableId="942372324">
    <w:abstractNumId w:val="54"/>
  </w:num>
  <w:num w:numId="3" w16cid:durableId="262298673">
    <w:abstractNumId w:val="11"/>
  </w:num>
  <w:num w:numId="4" w16cid:durableId="1124426162">
    <w:abstractNumId w:val="30"/>
  </w:num>
  <w:num w:numId="5" w16cid:durableId="54596677">
    <w:abstractNumId w:val="22"/>
  </w:num>
  <w:num w:numId="6" w16cid:durableId="1921254496">
    <w:abstractNumId w:val="56"/>
  </w:num>
  <w:num w:numId="7" w16cid:durableId="853690668">
    <w:abstractNumId w:val="40"/>
  </w:num>
  <w:num w:numId="8" w16cid:durableId="1826047464">
    <w:abstractNumId w:val="29"/>
  </w:num>
  <w:num w:numId="9" w16cid:durableId="827287511">
    <w:abstractNumId w:val="35"/>
  </w:num>
  <w:num w:numId="10" w16cid:durableId="665522998">
    <w:abstractNumId w:val="21"/>
  </w:num>
  <w:num w:numId="11" w16cid:durableId="1246766847">
    <w:abstractNumId w:val="55"/>
  </w:num>
  <w:num w:numId="12" w16cid:durableId="1494183803">
    <w:abstractNumId w:val="18"/>
  </w:num>
  <w:num w:numId="13" w16cid:durableId="1733844440">
    <w:abstractNumId w:val="34"/>
  </w:num>
  <w:num w:numId="14" w16cid:durableId="782725366">
    <w:abstractNumId w:val="53"/>
  </w:num>
  <w:num w:numId="15" w16cid:durableId="1251354143">
    <w:abstractNumId w:val="36"/>
  </w:num>
  <w:num w:numId="16" w16cid:durableId="1199271168">
    <w:abstractNumId w:val="45"/>
  </w:num>
  <w:num w:numId="17" w16cid:durableId="1018117998">
    <w:abstractNumId w:val="19"/>
  </w:num>
  <w:num w:numId="18" w16cid:durableId="293214422">
    <w:abstractNumId w:val="47"/>
  </w:num>
  <w:num w:numId="19" w16cid:durableId="2035303408">
    <w:abstractNumId w:val="16"/>
  </w:num>
  <w:num w:numId="20" w16cid:durableId="1113787491">
    <w:abstractNumId w:val="37"/>
  </w:num>
  <w:num w:numId="21" w16cid:durableId="1408309337">
    <w:abstractNumId w:val="39"/>
  </w:num>
  <w:num w:numId="22" w16cid:durableId="778716432">
    <w:abstractNumId w:val="27"/>
  </w:num>
  <w:num w:numId="23" w16cid:durableId="734820291">
    <w:abstractNumId w:val="31"/>
  </w:num>
  <w:num w:numId="24" w16cid:durableId="1883980290">
    <w:abstractNumId w:val="9"/>
  </w:num>
  <w:num w:numId="25" w16cid:durableId="721752711">
    <w:abstractNumId w:val="57"/>
  </w:num>
  <w:num w:numId="26" w16cid:durableId="2003655516">
    <w:abstractNumId w:val="48"/>
  </w:num>
  <w:num w:numId="27" w16cid:durableId="1825463945">
    <w:abstractNumId w:val="23"/>
  </w:num>
  <w:num w:numId="28" w16cid:durableId="493185700">
    <w:abstractNumId w:val="4"/>
  </w:num>
  <w:num w:numId="29" w16cid:durableId="831530226">
    <w:abstractNumId w:val="46"/>
  </w:num>
  <w:num w:numId="30" w16cid:durableId="672806665">
    <w:abstractNumId w:val="58"/>
  </w:num>
  <w:num w:numId="31" w16cid:durableId="873272303">
    <w:abstractNumId w:val="50"/>
  </w:num>
  <w:num w:numId="32" w16cid:durableId="245186355">
    <w:abstractNumId w:val="33"/>
  </w:num>
  <w:num w:numId="33" w16cid:durableId="213930173">
    <w:abstractNumId w:val="15"/>
  </w:num>
  <w:num w:numId="34" w16cid:durableId="1992320232">
    <w:abstractNumId w:val="49"/>
  </w:num>
  <w:num w:numId="35" w16cid:durableId="1618834286">
    <w:abstractNumId w:val="41"/>
  </w:num>
  <w:num w:numId="36" w16cid:durableId="1683119251">
    <w:abstractNumId w:val="38"/>
  </w:num>
  <w:num w:numId="37" w16cid:durableId="1898466379">
    <w:abstractNumId w:val="6"/>
  </w:num>
  <w:num w:numId="38" w16cid:durableId="1525510709">
    <w:abstractNumId w:val="43"/>
  </w:num>
  <w:num w:numId="39" w16cid:durableId="1554467442">
    <w:abstractNumId w:val="13"/>
  </w:num>
  <w:num w:numId="40" w16cid:durableId="471825994">
    <w:abstractNumId w:val="20"/>
  </w:num>
  <w:num w:numId="41" w16cid:durableId="158038482">
    <w:abstractNumId w:val="28"/>
  </w:num>
  <w:num w:numId="42" w16cid:durableId="2142648782">
    <w:abstractNumId w:val="3"/>
  </w:num>
  <w:num w:numId="43" w16cid:durableId="121463486">
    <w:abstractNumId w:val="14"/>
  </w:num>
  <w:num w:numId="44" w16cid:durableId="1976258638">
    <w:abstractNumId w:val="17"/>
  </w:num>
  <w:num w:numId="45" w16cid:durableId="753471285">
    <w:abstractNumId w:val="44"/>
  </w:num>
  <w:num w:numId="46" w16cid:durableId="679043261">
    <w:abstractNumId w:val="5"/>
  </w:num>
  <w:num w:numId="47" w16cid:durableId="1976835958">
    <w:abstractNumId w:val="12"/>
  </w:num>
  <w:num w:numId="48" w16cid:durableId="775445922">
    <w:abstractNumId w:val="24"/>
  </w:num>
  <w:num w:numId="49" w16cid:durableId="1642417234">
    <w:abstractNumId w:val="42"/>
  </w:num>
  <w:num w:numId="50" w16cid:durableId="1986543045">
    <w:abstractNumId w:val="10"/>
  </w:num>
  <w:num w:numId="51" w16cid:durableId="1456023270">
    <w:abstractNumId w:val="25"/>
  </w:num>
  <w:num w:numId="52" w16cid:durableId="961233429">
    <w:abstractNumId w:val="7"/>
  </w:num>
  <w:num w:numId="53" w16cid:durableId="707341326">
    <w:abstractNumId w:val="8"/>
  </w:num>
  <w:num w:numId="54" w16cid:durableId="1556046804">
    <w:abstractNumId w:val="51"/>
  </w:num>
  <w:num w:numId="55" w16cid:durableId="609625482">
    <w:abstractNumId w:val="26"/>
  </w:num>
  <w:num w:numId="56" w16cid:durableId="334457131">
    <w:abstractNumId w:val="52"/>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1D23"/>
    <w:rsid w:val="000122AA"/>
    <w:rsid w:val="000148CD"/>
    <w:rsid w:val="00014AEA"/>
    <w:rsid w:val="00014DDF"/>
    <w:rsid w:val="00015432"/>
    <w:rsid w:val="000159AA"/>
    <w:rsid w:val="000164A5"/>
    <w:rsid w:val="00016704"/>
    <w:rsid w:val="0001737B"/>
    <w:rsid w:val="00017A44"/>
    <w:rsid w:val="00017D0C"/>
    <w:rsid w:val="00020787"/>
    <w:rsid w:val="0002096A"/>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77E78"/>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69BE"/>
    <w:rsid w:val="000A6CEF"/>
    <w:rsid w:val="000A77D0"/>
    <w:rsid w:val="000B09DE"/>
    <w:rsid w:val="000B0A39"/>
    <w:rsid w:val="000B1065"/>
    <w:rsid w:val="000B1205"/>
    <w:rsid w:val="000B148B"/>
    <w:rsid w:val="000B191D"/>
    <w:rsid w:val="000B196B"/>
    <w:rsid w:val="000B1D76"/>
    <w:rsid w:val="000B227E"/>
    <w:rsid w:val="000B243D"/>
    <w:rsid w:val="000B2AFA"/>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087"/>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545"/>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176CA"/>
    <w:rsid w:val="001203B9"/>
    <w:rsid w:val="00121A9E"/>
    <w:rsid w:val="00121C84"/>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1F5A"/>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2A1"/>
    <w:rsid w:val="00153494"/>
    <w:rsid w:val="001539BB"/>
    <w:rsid w:val="00154658"/>
    <w:rsid w:val="001546C7"/>
    <w:rsid w:val="001547C1"/>
    <w:rsid w:val="001552FB"/>
    <w:rsid w:val="001556C4"/>
    <w:rsid w:val="00155F28"/>
    <w:rsid w:val="001579ED"/>
    <w:rsid w:val="00157D01"/>
    <w:rsid w:val="00160B18"/>
    <w:rsid w:val="00160BB7"/>
    <w:rsid w:val="001617F6"/>
    <w:rsid w:val="00162A08"/>
    <w:rsid w:val="00162AE8"/>
    <w:rsid w:val="00163DD4"/>
    <w:rsid w:val="00165B1C"/>
    <w:rsid w:val="00166996"/>
    <w:rsid w:val="00167196"/>
    <w:rsid w:val="0016735A"/>
    <w:rsid w:val="00167EF0"/>
    <w:rsid w:val="00170D19"/>
    <w:rsid w:val="00170E17"/>
    <w:rsid w:val="00171274"/>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20D6"/>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03C"/>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44F4"/>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4E0"/>
    <w:rsid w:val="002B2D48"/>
    <w:rsid w:val="002B38A0"/>
    <w:rsid w:val="002B46FC"/>
    <w:rsid w:val="002B4940"/>
    <w:rsid w:val="002B4A4D"/>
    <w:rsid w:val="002B5622"/>
    <w:rsid w:val="002B5816"/>
    <w:rsid w:val="002B5BFF"/>
    <w:rsid w:val="002B6124"/>
    <w:rsid w:val="002B7C1F"/>
    <w:rsid w:val="002C0465"/>
    <w:rsid w:val="002C1910"/>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47E00"/>
    <w:rsid w:val="00350227"/>
    <w:rsid w:val="003502C1"/>
    <w:rsid w:val="00350A5A"/>
    <w:rsid w:val="00350FD2"/>
    <w:rsid w:val="0035129A"/>
    <w:rsid w:val="00351A8A"/>
    <w:rsid w:val="00351D7C"/>
    <w:rsid w:val="00351FE1"/>
    <w:rsid w:val="0035279E"/>
    <w:rsid w:val="003527B9"/>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5F17"/>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5CA"/>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605"/>
    <w:rsid w:val="003D68B0"/>
    <w:rsid w:val="003E0E45"/>
    <w:rsid w:val="003E1EBA"/>
    <w:rsid w:val="003E211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25F"/>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53C"/>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4E04"/>
    <w:rsid w:val="004C6105"/>
    <w:rsid w:val="004C6B79"/>
    <w:rsid w:val="004C7833"/>
    <w:rsid w:val="004D0581"/>
    <w:rsid w:val="004D090D"/>
    <w:rsid w:val="004D0A2D"/>
    <w:rsid w:val="004D1BDE"/>
    <w:rsid w:val="004D252A"/>
    <w:rsid w:val="004D3764"/>
    <w:rsid w:val="004D3842"/>
    <w:rsid w:val="004D3847"/>
    <w:rsid w:val="004D3DDE"/>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6C2"/>
    <w:rsid w:val="00564988"/>
    <w:rsid w:val="005649CD"/>
    <w:rsid w:val="00564C7B"/>
    <w:rsid w:val="00565809"/>
    <w:rsid w:val="00565929"/>
    <w:rsid w:val="00565B5D"/>
    <w:rsid w:val="00565D7F"/>
    <w:rsid w:val="00565DCB"/>
    <w:rsid w:val="00565F4A"/>
    <w:rsid w:val="00566368"/>
    <w:rsid w:val="0056644D"/>
    <w:rsid w:val="0056694C"/>
    <w:rsid w:val="0056723D"/>
    <w:rsid w:val="005674D0"/>
    <w:rsid w:val="005679EF"/>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A7A"/>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2EF0"/>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06B0"/>
    <w:rsid w:val="005E100A"/>
    <w:rsid w:val="005E1993"/>
    <w:rsid w:val="005E29C0"/>
    <w:rsid w:val="005E32F9"/>
    <w:rsid w:val="005E4115"/>
    <w:rsid w:val="005E41B4"/>
    <w:rsid w:val="005E4B93"/>
    <w:rsid w:val="005E4BD5"/>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0394"/>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415"/>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6EE9"/>
    <w:rsid w:val="006377A4"/>
    <w:rsid w:val="006416E0"/>
    <w:rsid w:val="006416FD"/>
    <w:rsid w:val="00641A32"/>
    <w:rsid w:val="0064279C"/>
    <w:rsid w:val="00642E5E"/>
    <w:rsid w:val="00642EB2"/>
    <w:rsid w:val="0064310A"/>
    <w:rsid w:val="006434FF"/>
    <w:rsid w:val="00643BBA"/>
    <w:rsid w:val="00643FD0"/>
    <w:rsid w:val="00645C6D"/>
    <w:rsid w:val="00645D84"/>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0FB8"/>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B68CC"/>
    <w:rsid w:val="006C0051"/>
    <w:rsid w:val="006C12C1"/>
    <w:rsid w:val="006C1587"/>
    <w:rsid w:val="006C1799"/>
    <w:rsid w:val="006C2308"/>
    <w:rsid w:val="006C2E4F"/>
    <w:rsid w:val="006C3CC6"/>
    <w:rsid w:val="006C3D58"/>
    <w:rsid w:val="006C44BB"/>
    <w:rsid w:val="006C49F5"/>
    <w:rsid w:val="006C4CFB"/>
    <w:rsid w:val="006C5375"/>
    <w:rsid w:val="006C568D"/>
    <w:rsid w:val="006C56A8"/>
    <w:rsid w:val="006C57E6"/>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6F7F"/>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4B1D"/>
    <w:rsid w:val="007253BE"/>
    <w:rsid w:val="00726CA0"/>
    <w:rsid w:val="00727160"/>
    <w:rsid w:val="007276DE"/>
    <w:rsid w:val="00727756"/>
    <w:rsid w:val="0073096F"/>
    <w:rsid w:val="00730BFC"/>
    <w:rsid w:val="007310A1"/>
    <w:rsid w:val="00734D42"/>
    <w:rsid w:val="00734FF6"/>
    <w:rsid w:val="007355B9"/>
    <w:rsid w:val="00736049"/>
    <w:rsid w:val="00736AD6"/>
    <w:rsid w:val="00737428"/>
    <w:rsid w:val="00737BEA"/>
    <w:rsid w:val="00737DB7"/>
    <w:rsid w:val="00741B04"/>
    <w:rsid w:val="0074275B"/>
    <w:rsid w:val="00742F9C"/>
    <w:rsid w:val="007430AA"/>
    <w:rsid w:val="007433C2"/>
    <w:rsid w:val="0074377D"/>
    <w:rsid w:val="00743A4A"/>
    <w:rsid w:val="007447AA"/>
    <w:rsid w:val="00745546"/>
    <w:rsid w:val="00745A71"/>
    <w:rsid w:val="00745D60"/>
    <w:rsid w:val="007469ED"/>
    <w:rsid w:val="00746A75"/>
    <w:rsid w:val="00746ABC"/>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737"/>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5BC"/>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A7CAB"/>
    <w:rsid w:val="007B069D"/>
    <w:rsid w:val="007B0A27"/>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52C"/>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0E9C"/>
    <w:rsid w:val="0083136C"/>
    <w:rsid w:val="00831DB8"/>
    <w:rsid w:val="00833071"/>
    <w:rsid w:val="00833563"/>
    <w:rsid w:val="00833F91"/>
    <w:rsid w:val="0083428F"/>
    <w:rsid w:val="00834DDB"/>
    <w:rsid w:val="0083526B"/>
    <w:rsid w:val="00835A8D"/>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819"/>
    <w:rsid w:val="00850C23"/>
    <w:rsid w:val="00851387"/>
    <w:rsid w:val="008520CE"/>
    <w:rsid w:val="008524A8"/>
    <w:rsid w:val="00852828"/>
    <w:rsid w:val="00852EB6"/>
    <w:rsid w:val="00853C89"/>
    <w:rsid w:val="00853E55"/>
    <w:rsid w:val="0085418E"/>
    <w:rsid w:val="00854213"/>
    <w:rsid w:val="00855237"/>
    <w:rsid w:val="00855FD3"/>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3A8E"/>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236"/>
    <w:rsid w:val="008A06BB"/>
    <w:rsid w:val="008A1065"/>
    <w:rsid w:val="008A11AC"/>
    <w:rsid w:val="008A14B3"/>
    <w:rsid w:val="008A17DF"/>
    <w:rsid w:val="008A1CEB"/>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4DD3"/>
    <w:rsid w:val="008C5B4C"/>
    <w:rsid w:val="008C5C83"/>
    <w:rsid w:val="008C5DC8"/>
    <w:rsid w:val="008C6D1A"/>
    <w:rsid w:val="008C6FA0"/>
    <w:rsid w:val="008D06D5"/>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50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70A"/>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8CF"/>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2BB6"/>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601"/>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0B6C"/>
    <w:rsid w:val="00AB1808"/>
    <w:rsid w:val="00AB183F"/>
    <w:rsid w:val="00AB3989"/>
    <w:rsid w:val="00AB5104"/>
    <w:rsid w:val="00AB68DB"/>
    <w:rsid w:val="00AB799E"/>
    <w:rsid w:val="00AB79DE"/>
    <w:rsid w:val="00AB7DBA"/>
    <w:rsid w:val="00AB7F58"/>
    <w:rsid w:val="00AC0424"/>
    <w:rsid w:val="00AC0CB0"/>
    <w:rsid w:val="00AC0DA3"/>
    <w:rsid w:val="00AC1D93"/>
    <w:rsid w:val="00AC3758"/>
    <w:rsid w:val="00AC384C"/>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5701"/>
    <w:rsid w:val="00AF611F"/>
    <w:rsid w:val="00AF6276"/>
    <w:rsid w:val="00AF75C1"/>
    <w:rsid w:val="00AF795C"/>
    <w:rsid w:val="00AF79DF"/>
    <w:rsid w:val="00B0067F"/>
    <w:rsid w:val="00B00A12"/>
    <w:rsid w:val="00B00B6C"/>
    <w:rsid w:val="00B00BDC"/>
    <w:rsid w:val="00B00DDB"/>
    <w:rsid w:val="00B012F8"/>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21"/>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C06"/>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A8C"/>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A1D"/>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142"/>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5742"/>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2DD"/>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260"/>
    <w:rsid w:val="00C61E7B"/>
    <w:rsid w:val="00C626FE"/>
    <w:rsid w:val="00C62C2F"/>
    <w:rsid w:val="00C64F8A"/>
    <w:rsid w:val="00C654D7"/>
    <w:rsid w:val="00C6692A"/>
    <w:rsid w:val="00C675AD"/>
    <w:rsid w:val="00C70D1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CF9"/>
    <w:rsid w:val="00CB0D23"/>
    <w:rsid w:val="00CB0E80"/>
    <w:rsid w:val="00CB131B"/>
    <w:rsid w:val="00CB15E2"/>
    <w:rsid w:val="00CB1795"/>
    <w:rsid w:val="00CB1DF5"/>
    <w:rsid w:val="00CB2307"/>
    <w:rsid w:val="00CB33AE"/>
    <w:rsid w:val="00CB3649"/>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1EC2"/>
    <w:rsid w:val="00CE2039"/>
    <w:rsid w:val="00CE24A2"/>
    <w:rsid w:val="00CE267F"/>
    <w:rsid w:val="00CE295C"/>
    <w:rsid w:val="00CE3DC0"/>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277E"/>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58"/>
    <w:rsid w:val="00D804A8"/>
    <w:rsid w:val="00D8098E"/>
    <w:rsid w:val="00D80C82"/>
    <w:rsid w:val="00D80DF0"/>
    <w:rsid w:val="00D8159C"/>
    <w:rsid w:val="00D82129"/>
    <w:rsid w:val="00D832A5"/>
    <w:rsid w:val="00D83551"/>
    <w:rsid w:val="00D83E31"/>
    <w:rsid w:val="00D83EAE"/>
    <w:rsid w:val="00D8457E"/>
    <w:rsid w:val="00D845A8"/>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1E4C"/>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4FC"/>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223"/>
    <w:rsid w:val="00DF4603"/>
    <w:rsid w:val="00DF4ED1"/>
    <w:rsid w:val="00DF50B6"/>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5100"/>
    <w:rsid w:val="00E15C3C"/>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5E26"/>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DA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2CA9"/>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0866"/>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2B50"/>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B28"/>
    <w:rsid w:val="00F33FB9"/>
    <w:rsid w:val="00F3415F"/>
    <w:rsid w:val="00F347C2"/>
    <w:rsid w:val="00F34D70"/>
    <w:rsid w:val="00F34DE3"/>
    <w:rsid w:val="00F35687"/>
    <w:rsid w:val="00F35920"/>
    <w:rsid w:val="00F35A56"/>
    <w:rsid w:val="00F36E48"/>
    <w:rsid w:val="00F36FDB"/>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1D20"/>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B6B"/>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73B"/>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92E"/>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982"/>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01"/>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24">
    <w:name w:val="24"/>
    <w:basedOn w:val="NormaleTabelle"/>
    <w:tblPr>
      <w:tblStyleRowBandSize w:val="1"/>
      <w:tblStyleColBandSize w:val="1"/>
      <w:tblCellMar>
        <w:top w:w="100" w:type="dxa"/>
        <w:left w:w="100" w:type="dxa"/>
        <w:bottom w:w="100" w:type="dxa"/>
        <w:right w:w="100" w:type="dxa"/>
      </w:tblCellMar>
    </w:tblPr>
  </w:style>
  <w:style w:type="table" w:customStyle="1" w:styleId="23">
    <w:name w:val="23"/>
    <w:basedOn w:val="NormaleTabelle"/>
    <w:tblPr>
      <w:tblStyleRowBandSize w:val="1"/>
      <w:tblStyleColBandSize w:val="1"/>
      <w:tblCellMar>
        <w:top w:w="100" w:type="dxa"/>
        <w:left w:w="100" w:type="dxa"/>
        <w:bottom w:w="100" w:type="dxa"/>
        <w:right w:w="100" w:type="dxa"/>
      </w:tblCellMar>
    </w:tblPr>
  </w:style>
  <w:style w:type="table" w:customStyle="1" w:styleId="22">
    <w:name w:val="22"/>
    <w:basedOn w:val="NormaleTabelle"/>
    <w:tblPr>
      <w:tblStyleRowBandSize w:val="1"/>
      <w:tblStyleColBandSize w:val="1"/>
      <w:tblCellMar>
        <w:top w:w="100" w:type="dxa"/>
        <w:left w:w="100" w:type="dxa"/>
        <w:bottom w:w="100" w:type="dxa"/>
        <w:right w:w="100" w:type="dxa"/>
      </w:tblCellMar>
    </w:tblPr>
  </w:style>
  <w:style w:type="table" w:customStyle="1" w:styleId="21">
    <w:name w:val="21"/>
    <w:basedOn w:val="NormaleTabelle"/>
    <w:tblPr>
      <w:tblStyleRowBandSize w:val="1"/>
      <w:tblStyleColBandSize w:val="1"/>
      <w:tblCellMar>
        <w:top w:w="100" w:type="dxa"/>
        <w:left w:w="100" w:type="dxa"/>
        <w:bottom w:w="100" w:type="dxa"/>
        <w:right w:w="100" w:type="dxa"/>
      </w:tblCellMar>
    </w:tblPr>
  </w:style>
  <w:style w:type="table" w:customStyle="1" w:styleId="20">
    <w:name w:val="20"/>
    <w:basedOn w:val="NormaleTabelle"/>
    <w:tblPr>
      <w:tblStyleRowBandSize w:val="1"/>
      <w:tblStyleColBandSize w:val="1"/>
      <w:tblCellMar>
        <w:top w:w="100" w:type="dxa"/>
        <w:left w:w="100" w:type="dxa"/>
        <w:bottom w:w="100" w:type="dxa"/>
        <w:right w:w="100" w:type="dxa"/>
      </w:tblCellMar>
    </w:tblPr>
  </w:style>
  <w:style w:type="table" w:customStyle="1" w:styleId="19">
    <w:name w:val="19"/>
    <w:basedOn w:val="NormaleTabelle"/>
    <w:tblPr>
      <w:tblStyleRowBandSize w:val="1"/>
      <w:tblStyleColBandSize w:val="1"/>
      <w:tblCellMar>
        <w:top w:w="100" w:type="dxa"/>
        <w:left w:w="100" w:type="dxa"/>
        <w:bottom w:w="100" w:type="dxa"/>
        <w:right w:w="100" w:type="dxa"/>
      </w:tblCellMar>
    </w:tblPr>
  </w:style>
  <w:style w:type="table" w:customStyle="1" w:styleId="18">
    <w:name w:val="18"/>
    <w:basedOn w:val="NormaleTabelle"/>
    <w:tblPr>
      <w:tblStyleRowBandSize w:val="1"/>
      <w:tblStyleColBandSize w:val="1"/>
      <w:tblCellMar>
        <w:top w:w="100" w:type="dxa"/>
        <w:left w:w="100" w:type="dxa"/>
        <w:bottom w:w="100" w:type="dxa"/>
        <w:right w:w="100" w:type="dxa"/>
      </w:tblCellMar>
    </w:tblPr>
  </w:style>
  <w:style w:type="table" w:customStyle="1" w:styleId="17">
    <w:name w:val="17"/>
    <w:basedOn w:val="NormaleTabelle"/>
    <w:tblPr>
      <w:tblStyleRowBandSize w:val="1"/>
      <w:tblStyleColBandSize w:val="1"/>
      <w:tblCellMar>
        <w:top w:w="100" w:type="dxa"/>
        <w:left w:w="100" w:type="dxa"/>
        <w:bottom w:w="100" w:type="dxa"/>
        <w:right w:w="100" w:type="dxa"/>
      </w:tblCellMar>
    </w:tblPr>
  </w:style>
  <w:style w:type="table" w:customStyle="1" w:styleId="16">
    <w:name w:val="16"/>
    <w:basedOn w:val="NormaleTabelle"/>
    <w:tblPr>
      <w:tblStyleRowBandSize w:val="1"/>
      <w:tblStyleColBandSize w:val="1"/>
      <w:tblCellMar>
        <w:top w:w="100" w:type="dxa"/>
        <w:left w:w="100" w:type="dxa"/>
        <w:bottom w:w="100" w:type="dxa"/>
        <w:right w:w="100" w:type="dxa"/>
      </w:tblCellMar>
    </w:tblPr>
  </w:style>
  <w:style w:type="table" w:customStyle="1" w:styleId="15">
    <w:name w:val="15"/>
    <w:basedOn w:val="NormaleTabelle"/>
    <w:rsid w:val="00C33A9B"/>
    <w:tblPr>
      <w:tblStyleRowBandSize w:val="1"/>
      <w:tblStyleColBandSize w:val="1"/>
      <w:tblCellMar>
        <w:top w:w="100" w:type="dxa"/>
        <w:left w:w="100" w:type="dxa"/>
        <w:bottom w:w="100" w:type="dxa"/>
        <w:right w:w="100" w:type="dxa"/>
      </w:tblCellMar>
    </w:tblPr>
  </w:style>
  <w:style w:type="table" w:customStyle="1" w:styleId="14">
    <w:name w:val="14"/>
    <w:basedOn w:val="NormaleTabelle"/>
    <w:tblPr>
      <w:tblStyleRowBandSize w:val="1"/>
      <w:tblStyleColBandSize w:val="1"/>
      <w:tblCellMar>
        <w:top w:w="100" w:type="dxa"/>
        <w:left w:w="100" w:type="dxa"/>
        <w:bottom w:w="100" w:type="dxa"/>
        <w:right w:w="100" w:type="dxa"/>
      </w:tblCellMar>
    </w:tblPr>
  </w:style>
  <w:style w:type="table" w:customStyle="1" w:styleId="13">
    <w:name w:val="13"/>
    <w:basedOn w:val="NormaleTabelle"/>
    <w:tblPr>
      <w:tblStyleRowBandSize w:val="1"/>
      <w:tblStyleColBandSize w:val="1"/>
      <w:tblCellMar>
        <w:top w:w="100" w:type="dxa"/>
        <w:left w:w="100" w:type="dxa"/>
        <w:bottom w:w="100" w:type="dxa"/>
        <w:right w:w="100" w:type="dxa"/>
      </w:tblCellMar>
    </w:tblPr>
  </w:style>
  <w:style w:type="table" w:customStyle="1" w:styleId="12">
    <w:name w:val="12"/>
    <w:basedOn w:val="NormaleTabelle"/>
    <w:tblPr>
      <w:tblStyleRowBandSize w:val="1"/>
      <w:tblStyleColBandSize w:val="1"/>
      <w:tblCellMar>
        <w:top w:w="100" w:type="dxa"/>
        <w:left w:w="100" w:type="dxa"/>
        <w:bottom w:w="100" w:type="dxa"/>
        <w:right w:w="100" w:type="dxa"/>
      </w:tblCellMar>
    </w:tblPr>
  </w:style>
  <w:style w:type="table" w:customStyle="1" w:styleId="11">
    <w:name w:val="11"/>
    <w:basedOn w:val="NormaleTabelle"/>
    <w:tblPr>
      <w:tblStyleRowBandSize w:val="1"/>
      <w:tblStyleColBandSize w:val="1"/>
      <w:tblCellMar>
        <w:top w:w="100" w:type="dxa"/>
        <w:left w:w="100" w:type="dxa"/>
        <w:bottom w:w="100" w:type="dxa"/>
        <w:right w:w="100" w:type="dxa"/>
      </w:tblCellMar>
    </w:tblPr>
  </w:style>
  <w:style w:type="table" w:customStyle="1" w:styleId="10">
    <w:name w:val="10"/>
    <w:basedOn w:val="NormaleTabelle"/>
    <w:tblPr>
      <w:tblStyleRowBandSize w:val="1"/>
      <w:tblStyleColBandSize w:val="1"/>
      <w:tblCellMar>
        <w:top w:w="100" w:type="dxa"/>
        <w:left w:w="100" w:type="dxa"/>
        <w:bottom w:w="100" w:type="dxa"/>
        <w:right w:w="100" w:type="dxa"/>
      </w:tblCellMar>
    </w:tblPr>
  </w:style>
  <w:style w:type="table" w:customStyle="1" w:styleId="9">
    <w:name w:val="9"/>
    <w:basedOn w:val="NormaleTabelle"/>
    <w:tblPr>
      <w:tblStyleRowBandSize w:val="1"/>
      <w:tblStyleColBandSize w:val="1"/>
      <w:tblCellMar>
        <w:top w:w="100" w:type="dxa"/>
        <w:left w:w="100" w:type="dxa"/>
        <w:bottom w:w="100" w:type="dxa"/>
        <w:right w:w="100" w:type="dxa"/>
      </w:tblCellMar>
    </w:tblPr>
  </w:style>
  <w:style w:type="table" w:customStyle="1" w:styleId="8">
    <w:name w:val="8"/>
    <w:basedOn w:val="NormaleTabelle"/>
    <w:tblPr>
      <w:tblStyleRowBandSize w:val="1"/>
      <w:tblStyleColBandSize w:val="1"/>
      <w:tblCellMar>
        <w:top w:w="100" w:type="dxa"/>
        <w:left w:w="100" w:type="dxa"/>
        <w:bottom w:w="100" w:type="dxa"/>
        <w:right w:w="100" w:type="dxa"/>
      </w:tblCellMar>
    </w:tblPr>
  </w:style>
  <w:style w:type="table" w:customStyle="1" w:styleId="7">
    <w:name w:val="7"/>
    <w:basedOn w:val="NormaleTabelle"/>
    <w:tblPr>
      <w:tblStyleRowBandSize w:val="1"/>
      <w:tblStyleColBandSize w:val="1"/>
      <w:tblCellMar>
        <w:top w:w="100" w:type="dxa"/>
        <w:left w:w="100" w:type="dxa"/>
        <w:bottom w:w="100" w:type="dxa"/>
        <w:right w:w="100" w:type="dxa"/>
      </w:tblCellMar>
    </w:tblPr>
  </w:style>
  <w:style w:type="table" w:customStyle="1" w:styleId="6">
    <w:name w:val="6"/>
    <w:basedOn w:val="NormaleTabelle"/>
    <w:tblPr>
      <w:tblStyleRowBandSize w:val="1"/>
      <w:tblStyleColBandSize w:val="1"/>
      <w:tblCellMar>
        <w:top w:w="100" w:type="dxa"/>
        <w:left w:w="100" w:type="dxa"/>
        <w:bottom w:w="100" w:type="dxa"/>
        <w:right w:w="100" w:type="dxa"/>
      </w:tblCellMar>
    </w:tblPr>
  </w:style>
  <w:style w:type="table" w:customStyle="1" w:styleId="5">
    <w:name w:val="5"/>
    <w:basedOn w:val="NormaleTabelle"/>
    <w:tblPr>
      <w:tblStyleRowBandSize w:val="1"/>
      <w:tblStyleColBandSize w:val="1"/>
      <w:tblCellMar>
        <w:top w:w="100" w:type="dxa"/>
        <w:left w:w="100" w:type="dxa"/>
        <w:bottom w:w="100" w:type="dxa"/>
        <w:right w:w="100" w:type="dxa"/>
      </w:tblCellMar>
    </w:tblPr>
  </w:style>
  <w:style w:type="table" w:customStyle="1" w:styleId="4">
    <w:name w:val="4"/>
    <w:basedOn w:val="NormaleTabelle"/>
    <w:tblPr>
      <w:tblStyleRowBandSize w:val="1"/>
      <w:tblStyleColBandSize w:val="1"/>
      <w:tblCellMar>
        <w:top w:w="100" w:type="dxa"/>
        <w:left w:w="100" w:type="dxa"/>
        <w:bottom w:w="100" w:type="dxa"/>
        <w:right w:w="100" w:type="dxa"/>
      </w:tblCellMar>
    </w:tblPr>
  </w:style>
  <w:style w:type="table" w:customStyle="1" w:styleId="3">
    <w:name w:val="3"/>
    <w:basedOn w:val="NormaleTabelle"/>
    <w:tblPr>
      <w:tblStyleRowBandSize w:val="1"/>
      <w:tblStyleColBandSize w:val="1"/>
      <w:tblCellMar>
        <w:top w:w="100" w:type="dxa"/>
        <w:left w:w="100" w:type="dxa"/>
        <w:bottom w:w="100" w:type="dxa"/>
        <w:right w:w="100" w:type="dxa"/>
      </w:tblCellMar>
    </w:tblPr>
  </w:style>
  <w:style w:type="table" w:customStyle="1" w:styleId="2">
    <w:name w:val="2"/>
    <w:basedOn w:val="NormaleTabelle"/>
    <w:tblPr>
      <w:tblStyleRowBandSize w:val="1"/>
      <w:tblStyleColBandSize w:val="1"/>
      <w:tblCellMar>
        <w:top w:w="100" w:type="dxa"/>
        <w:left w:w="100" w:type="dxa"/>
        <w:bottom w:w="100" w:type="dxa"/>
        <w:right w:w="100" w:type="dxa"/>
      </w:tblCellMar>
    </w:tblPr>
  </w:style>
  <w:style w:type="table" w:customStyle="1" w:styleId="1">
    <w:name w:val="1"/>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qFormat/>
    <w:rsid w:val="00C61260"/>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qFormat/>
    <w:rsid w:val="00C61260"/>
  </w:style>
  <w:style w:type="character" w:customStyle="1" w:styleId="TextkrperZchn">
    <w:name w:val="Textkörper Zchn"/>
    <w:basedOn w:val="Absatz-Standardschriftart"/>
    <w:link w:val="Textkrper"/>
    <w:uiPriority w:val="99"/>
    <w:rsid w:val="00132CBB"/>
    <w:rPr>
      <w:lang w:val="en-US"/>
    </w:rPr>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iPriority w:val="35"/>
    <w:unhideWhenUsed/>
    <w:qFormat/>
    <w:rsid w:val="00C61260"/>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uiPriority w:val="35"/>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11818-019-00215-x" TargetMode="External"/><Relationship Id="rId39" Type="http://schemas.openxmlformats.org/officeDocument/2006/relationships/hyperlink" Target="https://doi.org/10.1111/aos.14785" TargetMode="External"/><Relationship Id="rId21" Type="http://schemas.openxmlformats.org/officeDocument/2006/relationships/image" Target="media/image12.png"/><Relationship Id="rId34" Type="http://schemas.openxmlformats.org/officeDocument/2006/relationships/hyperlink" Target="https://doi.org/10.1152/ajpregu.1983.245.4.R613" TargetMode="External"/><Relationship Id="rId42" Type="http://schemas.openxmlformats.org/officeDocument/2006/relationships/hyperlink" Target="https://doi.org/10.21105/joss.07601"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67/tvst.13.10.28" TargetMode="External"/><Relationship Id="rId11" Type="http://schemas.openxmlformats.org/officeDocument/2006/relationships/image" Target="media/image3.png"/><Relationship Id="rId24" Type="http://schemas.openxmlformats.org/officeDocument/2006/relationships/hyperlink" Target="https://doi.org/10.1111/opo.12735" TargetMode="External"/><Relationship Id="rId32" Type="http://schemas.openxmlformats.org/officeDocument/2006/relationships/hyperlink" Target="https://doi.org/10.2147/OPTH.S420631" TargetMode="External"/><Relationship Id="rId37" Type="http://schemas.openxmlformats.org/officeDocument/2006/relationships/hyperlink" Target="https://doi.org/10.1016/j.cobeha.2019.06.006" TargetMode="External"/><Relationship Id="rId40" Type="http://schemas.openxmlformats.org/officeDocument/2006/relationships/hyperlink" Target="https://doi.org/10.1167/tvst.8.6.15" TargetMode="External"/><Relationship Id="rId45" Type="http://schemas.openxmlformats.org/officeDocument/2006/relationships/header" Target="header2.xml"/><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image" Target="media/image2.emf"/><Relationship Id="rId19" Type="http://schemas.openxmlformats.org/officeDocument/2006/relationships/hyperlink" Target="https://tscnlab.github.io/LightLogR/reference/log_zero_inflated.html" TargetMode="External"/><Relationship Id="rId31" Type="http://schemas.openxmlformats.org/officeDocument/2006/relationships/hyperlink" Target="https://doi.org/10.1177/14771535221103258" TargetMode="External"/><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scnlab.github.io/LightLogR/reference/spectral_integration.html" TargetMode="External"/><Relationship Id="rId27" Type="http://schemas.openxmlformats.org/officeDocument/2006/relationships/hyperlink" Target="https://doi.org/10.1371/journal.pbio.3001571" TargetMode="External"/><Relationship Id="rId30" Type="http://schemas.openxmlformats.org/officeDocument/2006/relationships/hyperlink" Target="https://doi.org/10.1177/14771535231170500" TargetMode="External"/><Relationship Id="rId35" Type="http://schemas.openxmlformats.org/officeDocument/2006/relationships/hyperlink" Target="https://doi.org/10.1111/opo.13523" TargetMode="External"/><Relationship Id="rId43" Type="http://schemas.openxmlformats.org/officeDocument/2006/relationships/hyperlink" Target="https://doi.org/10.1371/journal.pone.0308768" TargetMode="External"/><Relationship Id="rId48" Type="http://schemas.openxmlformats.org/officeDocument/2006/relationships/header" Target="header3.xml"/><Relationship Id="rId8" Type="http://schemas.openxmlformats.org/officeDocument/2006/relationships/hyperlink" Target="https://github.com/tscnlab/ZaunerEtAl_JVis_2025" TargetMode="Externa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38/s44271-024-00159-5" TargetMode="External"/><Relationship Id="rId33" Type="http://schemas.openxmlformats.org/officeDocument/2006/relationships/hyperlink" Target="https://doi.org/10.1364/OE.431373" TargetMode="External"/><Relationship Id="rId38" Type="http://schemas.openxmlformats.org/officeDocument/2006/relationships/hyperlink" Target="https://doi.org/10.1136/bjophthalmol-2019-315258" TargetMode="External"/><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hyperlink" Target="https://doi.org/10.1177/074873042513366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doi.org/10.1007/s00417-024-06719-z" TargetMode="External"/><Relationship Id="rId36" Type="http://schemas.openxmlformats.org/officeDocument/2006/relationships/hyperlink" Target="https://doi.org/10.1101/2024.09.20.614212" TargetMode="External"/><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13510</Words>
  <Characters>85115</Characters>
  <Application>Microsoft Office Word</Application>
  <DocSecurity>0</DocSecurity>
  <Lines>709</Lines>
  <Paragraphs>196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102</cp:revision>
  <dcterms:created xsi:type="dcterms:W3CDTF">2025-12-12T17:57:00Z</dcterms:created>
  <dcterms:modified xsi:type="dcterms:W3CDTF">2025-12-13T04:46:00Z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