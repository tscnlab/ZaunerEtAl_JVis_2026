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694D" w14:textId="77777777" w:rsidR="00CE64C0" w:rsidRDefault="00000000">
      <w:pPr>
        <w:pStyle w:val="Titel"/>
      </w:pPr>
      <w:r>
        <w:t>Analysis of human visual experience data</w:t>
      </w:r>
    </w:p>
    <w:p w14:paraId="48089AA5" w14:textId="77777777" w:rsidR="00CE64C0" w:rsidRDefault="00000000">
      <w:pPr>
        <w:pStyle w:val="Author"/>
      </w:pPr>
      <w:r>
        <w:t>Johannes Zauner</w:t>
      </w:r>
    </w:p>
    <w:p w14:paraId="0D218675" w14:textId="77777777" w:rsidR="00CE64C0" w:rsidRDefault="00000000">
      <w:pPr>
        <w:pStyle w:val="Author"/>
      </w:pPr>
      <w:r>
        <w:t>Aaron Nicholls</w:t>
      </w:r>
    </w:p>
    <w:p w14:paraId="5A2FFA2A" w14:textId="77777777" w:rsidR="00CE64C0" w:rsidRDefault="00000000">
      <w:pPr>
        <w:pStyle w:val="Author"/>
      </w:pPr>
      <w:r>
        <w:t>Lisa A. Ostrin</w:t>
      </w:r>
    </w:p>
    <w:p w14:paraId="7D9CF7EB" w14:textId="77777777" w:rsidR="00CE64C0" w:rsidRDefault="00000000">
      <w:pPr>
        <w:pStyle w:val="Author"/>
      </w:pPr>
      <w:r>
        <w:t>Manuel Spitschan</w:t>
      </w:r>
    </w:p>
    <w:p w14:paraId="09DFEA56" w14:textId="77777777" w:rsidR="00CE64C0" w:rsidRDefault="00000000">
      <w:pPr>
        <w:pStyle w:val="Datum"/>
      </w:pPr>
      <w:r>
        <w:t>2025-12-12</w:t>
      </w:r>
    </w:p>
    <w:p w14:paraId="6E2D915F" w14:textId="77777777" w:rsidR="00CE64C0" w:rsidRDefault="00000000">
      <w:pPr>
        <w:pStyle w:val="AbstractTitle"/>
      </w:pPr>
      <w:r>
        <w:t>Abstract</w:t>
      </w:r>
    </w:p>
    <w:p w14:paraId="652EE930" w14:textId="77777777" w:rsidR="00CE64C0" w:rsidRDefault="00000000">
      <w:pPr>
        <w:pStyle w:val="Abstract"/>
      </w:pPr>
      <w:r>
        <w:t xml:space="preserve">Exposure to the optical environment — often referred to as </w:t>
      </w:r>
      <w:r>
        <w:rPr>
          <w:i/>
          <w:iCs/>
        </w:rPr>
        <w:t>visual experience</w:t>
      </w:r>
      <w:r>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w:t>
      </w:r>
      <w:hyperlink r:id="rId7">
        <w:r>
          <w:rPr>
            <w:rStyle w:val="Hyperlink"/>
            <w:b/>
            <w:bCs/>
          </w:rPr>
          <w:t>LightLogR</w:t>
        </w:r>
      </w:hyperlink>
      <w:r>
        <w:t>. By leveraging a modular approach, the tutorial supports researchers in building flexible and robust pipelines that accommodate diverse experimental paradigms and measurement systems.</w:t>
      </w:r>
    </w:p>
    <w:p w14:paraId="53B4C40F" w14:textId="77777777" w:rsidR="00CE64C0" w:rsidRDefault="00000000">
      <w:pPr>
        <w:pStyle w:val="berschrift2"/>
      </w:pPr>
      <w:bookmarkStart w:id="0" w:name="introduction"/>
      <w:r>
        <w:t>Introduction</w:t>
      </w:r>
    </w:p>
    <w:p w14:paraId="58D24352" w14:textId="77777777" w:rsidR="00CE64C0" w:rsidRDefault="00000000">
      <w:pPr>
        <w:pStyle w:val="FirstParagraph"/>
      </w:pPr>
      <w:r>
        <w:rPr>
          <w:noProof/>
        </w:rPr>
        <w:drawing>
          <wp:inline distT="0" distB="0" distL="0" distR="0" wp14:anchorId="4EC66773" wp14:editId="2C7B8B2F">
            <wp:extent cx="2133600" cy="2133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ssets/abstract_med.gif"/>
                    <pic:cNvPicPr>
                      <a:picLocks noChangeAspect="1" noChangeArrowheads="1"/>
                    </pic:cNvPicPr>
                  </pic:nvPicPr>
                  <pic:blipFill>
                    <a:blip r:embed="rId8"/>
                    <a:stretch>
                      <a:fillRect/>
                    </a:stretch>
                  </pic:blipFill>
                  <pic:spPr bwMode="auto">
                    <a:xfrm>
                      <a:off x="0" y="0"/>
                      <a:ext cx="2133600" cy="2133600"/>
                    </a:xfrm>
                    <a:prstGeom prst="rect">
                      <a:avLst/>
                    </a:prstGeom>
                    <a:noFill/>
                    <a:ln w="9525">
                      <a:noFill/>
                      <a:headEnd/>
                      <a:tailEnd/>
                    </a:ln>
                  </pic:spPr>
                </pic:pic>
              </a:graphicData>
            </a:graphic>
          </wp:inline>
        </w:drawing>
      </w:r>
    </w:p>
    <w:p w14:paraId="156D92C2" w14:textId="77777777" w:rsidR="00CE64C0" w:rsidRDefault="00000000">
      <w:pPr>
        <w:pStyle w:val="Textkrper"/>
      </w:pPr>
      <w:r>
        <w:t xml:space="preserve">Exposure to the optical environment — often referred to as </w:t>
      </w:r>
      <w:r>
        <w:rPr>
          <w:i/>
          <w:iCs/>
        </w:rPr>
        <w:t>visual experience</w:t>
      </w:r>
      <w:r>
        <w:t xml:space="preserve"> — profoundly influences human physiology and behavior across multiple time scales. Two notable examples, from distinct research domains, can be understood through a common retinally-referenced framework.</w:t>
      </w:r>
    </w:p>
    <w:p w14:paraId="27A3DA85" w14:textId="77777777" w:rsidR="00CE64C0" w:rsidRDefault="00000000">
      <w:pPr>
        <w:pStyle w:val="Textkrper"/>
      </w:pPr>
      <w:r>
        <w:t xml:space="preserve">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w:t>
      </w:r>
      <w:r>
        <w:lastRenderedPageBreak/>
        <w:t>optical environments — has been consistently associated with protective effects on ocular growth and health outcomes (Dahlmann-Noor et al. 2025).</w:t>
      </w:r>
    </w:p>
    <w:p w14:paraId="5402E314" w14:textId="77777777" w:rsidR="00CE64C0" w:rsidRDefault="00000000">
      <w:pPr>
        <w:pStyle w:val="Textkrper"/>
      </w:pPr>
      <w:r>
        <w:t>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ecological visual experience. These tools generate high-dimensional datasets that demand rigorous and flexible analysis strategies.</w:t>
      </w:r>
    </w:p>
    <w:p w14:paraId="0DCE4A0A" w14:textId="77777777" w:rsidR="00CE64C0" w:rsidRDefault="00000000">
      <w:pPr>
        <w:pStyle w:val="Textkrper"/>
      </w:pPr>
      <w:r>
        <w:t>Starting in the 1980s (Okudaira, Kripke, and Webster 1983), technology to measure optical exposure has matured, with miniaturized illuminance sensors now (in 2025) very common in consumer wearables (van Duijnhoven et al. 2025).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both circadian and myopia research (Hönekopp and Weigelt 2023; Hartmeyer and Andersen 2023).</w:t>
      </w:r>
    </w:p>
    <w:p w14:paraId="3DFB17F5" w14:textId="77777777" w:rsidR="00CE64C0" w:rsidRDefault="00000000">
      <w:pPr>
        <w:pStyle w:val="Textkrper"/>
      </w:pPr>
      <w:r>
        <w:t>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It is very common that more time is spent preparing data than gaining insights through rigorous statistical analysis. These preparation tasks are best handled, or at least facilitated, by standardized, transparent, community-based analysis pipelines (J. Zauner, Udovicic, and Spitschan 2024).</w:t>
      </w:r>
    </w:p>
    <w:p w14:paraId="64D2DFED" w14:textId="77777777" w:rsidR="00CE64C0" w:rsidRDefault="00000000">
      <w:pPr>
        <w:pStyle w:val="Textkrper"/>
      </w:pPr>
      <w:r>
        <w:t>In circadian research, the R package LightLogR was developed to address this need (J. Zauner, Hartmeyer, and Spitschan 2025). LightLogR is an open-source, MIT-licensed, community-driven package specifically designed for data from wearable light loggers and optical radiation dosimeters. It contains functions to calculate over sixty different metrics used in the field (Hartmeyer and Andersen 2023). The package functions come with light-related defaults, but they remain fundamentally agnostic to modality. As a result, parameters like viewing distance and light spectra, both highly relevant to myopia research (Hönekopp and Weigelt 2023), can easily be handled.</w:t>
      </w:r>
    </w:p>
    <w:p w14:paraId="08E583B5" w14:textId="77777777" w:rsidR="00CE64C0" w:rsidRDefault="00000000">
      <w:pPr>
        <w:pStyle w:val="Textkrper"/>
      </w:pPr>
      <w:r>
        <w:t xml:space="preserve">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(worn by different individuals and at </w:t>
      </w:r>
      <w:r>
        <w:lastRenderedPageBreak/>
        <w:t xml:space="preserve">different times) to showcase the LightLogR workflow with metrics relevant to myopia research, covering working distance, (day)light exposure, and spectral analysis. Readers are encouraged to recreate the analysis using the provided code. All necessary data and code are openly available in the </w:t>
      </w:r>
      <w:hyperlink r:id="rId9">
        <w:r>
          <w:rPr>
            <w:rStyle w:val="Hyperlink"/>
          </w:rPr>
          <w:t>GitHub repository</w:t>
        </w:r>
      </w:hyperlink>
      <w:r>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71"/>
      </w:tblGrid>
      <w:tr w:rsidR="00CE64C0" w14:paraId="0D2EC695" w14:textId="77777777" w:rsidTr="00CE64C0">
        <w:trPr>
          <w:cantSplit/>
        </w:trPr>
        <w:tc>
          <w:tcPr>
            <w:tcW w:w="0" w:type="auto"/>
            <w:shd w:val="clear" w:color="auto" w:fill="CCF1E3"/>
            <w:tcMar>
              <w:top w:w="92" w:type="dxa"/>
              <w:bottom w:w="92" w:type="dxa"/>
            </w:tcMar>
          </w:tcPr>
          <w:p w14:paraId="67FA6CDA" w14:textId="77777777" w:rsidR="00CE64C0" w:rsidRDefault="00000000">
            <w:pPr>
              <w:pStyle w:val="Textkrper"/>
              <w:spacing w:before="0" w:after="0"/>
              <w:textAlignment w:val="center"/>
            </w:pPr>
            <w:r>
              <w:rPr>
                <w:noProof/>
              </w:rPr>
              <w:drawing>
                <wp:inline distT="0" distB="0" distL="0" distR="0" wp14:anchorId="1A974CD7" wp14:editId="396B8183">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Scope</w:t>
            </w:r>
          </w:p>
        </w:tc>
      </w:tr>
      <w:tr w:rsidR="00CE64C0" w14:paraId="073BBCFC" w14:textId="77777777" w:rsidTr="00CE64C0">
        <w:trPr>
          <w:cantSplit/>
        </w:trPr>
        <w:tc>
          <w:tcPr>
            <w:tcW w:w="0" w:type="auto"/>
            <w:tcMar>
              <w:top w:w="108" w:type="dxa"/>
              <w:bottom w:w="108" w:type="dxa"/>
            </w:tcMar>
          </w:tcPr>
          <w:p w14:paraId="5684FE5F" w14:textId="77777777" w:rsidR="00CE64C0" w:rsidRDefault="00000000">
            <w:pPr>
              <w:pStyle w:val="Textkrper"/>
              <w:spacing w:before="16"/>
            </w:pPr>
            <w: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471F5DD9" w14:textId="77777777" w:rsidR="00CE64C0" w:rsidRDefault="00000000">
            <w:pPr>
              <w:pStyle w:val="Textkrper"/>
            </w:pPr>
            <w:r>
              <w:t>Many relevant considerations arise when collecting data with wearable devices. This article covers only a subset of these. In particular, it does not address:</w:t>
            </w:r>
          </w:p>
          <w:p w14:paraId="196037C9" w14:textId="77777777" w:rsidR="00CE64C0" w:rsidRDefault="00000000">
            <w:pPr>
              <w:pStyle w:val="Compact"/>
              <w:numPr>
                <w:ilvl w:val="0"/>
                <w:numId w:val="2"/>
              </w:numPr>
            </w:pPr>
            <w:r>
              <w:t>device selection (see, e.g., (van Duijnhoven et al. 2025; Johannes Zauner et al. 2025))</w:t>
            </w:r>
          </w:p>
          <w:p w14:paraId="1B48C75B" w14:textId="77777777" w:rsidR="00CE64C0" w:rsidRDefault="00000000">
            <w:pPr>
              <w:pStyle w:val="Compact"/>
              <w:numPr>
                <w:ilvl w:val="0"/>
                <w:numId w:val="2"/>
              </w:numPr>
            </w:pPr>
            <w:r>
              <w:t>measurement accuracy or device calibration</w:t>
            </w:r>
          </w:p>
          <w:p w14:paraId="52149D6A" w14:textId="77777777" w:rsidR="00CE64C0" w:rsidRDefault="00000000">
            <w:pPr>
              <w:pStyle w:val="Compact"/>
              <w:numPr>
                <w:ilvl w:val="0"/>
                <w:numId w:val="2"/>
              </w:numPr>
            </w:pPr>
            <w:r>
              <w:t>auxiliary data such as sleep/wake information (see, e.g., (J. Zauner et al. 2025; Guidolin et al. 2024))</w:t>
            </w:r>
          </w:p>
          <w:p w14:paraId="7BE7BD8D" w14:textId="338F1AD8" w:rsidR="00CE64C0" w:rsidRDefault="00000000">
            <w:pPr>
              <w:pStyle w:val="FirstParagraph"/>
            </w:pPr>
            <w:r>
              <w:t xml:space="preserve">To demonstrate the workflows, this article uses expert-informed definitions of metrics and metric parameters (see, e.g., </w:t>
            </w:r>
            <w:hyperlink w:anchor="tbl-one">
              <w:r>
                <w:rPr>
                  <w:rStyle w:val="Hyperlink"/>
                </w:rPr>
                <w:t>Table 1</w:t>
              </w:r>
            </w:hyperlink>
            <w:r>
              <w:t xml:space="preserve">, </w:t>
            </w:r>
            <w:hyperlink w:anchor="tbl-two">
              <w:r>
                <w:rPr>
                  <w:rStyle w:val="Hyperlink"/>
                </w:rPr>
                <w:t>Table 2</w:t>
              </w:r>
            </w:hyperlink>
            <w:r>
              <w:t xml:space="preserve">, and the non-wear detection rules based on activity data described in </w:t>
            </w:r>
            <w:hyperlink r:id="rId11">
              <w:r>
                <w:rPr>
                  <w:rStyle w:val="Hyperlink"/>
                </w:rPr>
                <w:t>Supplement 1</w:t>
              </w:r>
            </w:hyperlink>
            <w: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p>
          <w:p w14:paraId="045FC675" w14:textId="6009855B" w:rsidR="00CE64C0" w:rsidRDefault="00000000">
            <w:pPr>
              <w:pStyle w:val="Textkrper"/>
            </w:pPr>
            <w:r>
              <w:t xml:space="preserve">Further, the article is split up in the main analysis part, where all metrics are calculated, and the </w:t>
            </w:r>
            <w:hyperlink r:id="rId12">
              <w:r>
                <w:rPr>
                  <w:rStyle w:val="Hyperlink"/>
                </w:rPr>
                <w:t>Supplement 1</w:t>
              </w:r>
            </w:hyperlink>
            <w:r>
              <w:t xml:space="preserve">, where data is imported, screened, and prepared. Thus, the reader is referred to </w:t>
            </w:r>
            <w:hyperlink r:id="rId13">
              <w:r>
                <w:rPr>
                  <w:rStyle w:val="Hyperlink"/>
                </w:rPr>
                <w:t>Supplement 1</w:t>
              </w:r>
            </w:hyperlink>
            <w:r>
              <w:t xml:space="preserve"> for all aspects regarding data formats, preparation steps, and handling of gaps, i.e., missing data.</w:t>
            </w:r>
          </w:p>
          <w:p w14:paraId="694D301F" w14:textId="77777777" w:rsidR="00CE64C0" w:rsidRDefault="00000000">
            <w:pPr>
              <w:pStyle w:val="Textkrper"/>
              <w:spacing w:after="16"/>
            </w:pPr>
            <w:r>
              <w:t>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513C0940" w14:textId="77777777" w:rsidR="00CE64C0" w:rsidRDefault="00CE64C0"/>
        </w:tc>
      </w:tr>
    </w:tbl>
    <w:p w14:paraId="19CDD622" w14:textId="77777777" w:rsidR="00CE64C0" w:rsidRDefault="00000000">
      <w:pPr>
        <w:pStyle w:val="berschrift2"/>
      </w:pPr>
      <w:bookmarkStart w:id="1" w:name="methods-and-materials"/>
      <w:bookmarkEnd w:id="0"/>
      <w:r>
        <w:t>Methods and materials</w:t>
      </w:r>
    </w:p>
    <w:p w14:paraId="089C8DE1" w14:textId="77777777" w:rsidR="00CE64C0" w:rsidRDefault="00000000">
      <w:pPr>
        <w:pStyle w:val="berschrift3"/>
      </w:pPr>
      <w:bookmarkStart w:id="2" w:name="software"/>
      <w:r>
        <w:t>Software</w:t>
      </w:r>
    </w:p>
    <w:p w14:paraId="78FB94B3" w14:textId="77777777" w:rsidR="00CE64C0" w:rsidRDefault="00000000">
      <w:pPr>
        <w:pStyle w:val="FirstParagraph"/>
      </w:pPr>
      <w:r>
        <w:t xml:space="preserve">This tutorial was built with </w:t>
      </w:r>
      <w:r>
        <w:rPr>
          <w:rStyle w:val="VerbatimChar"/>
        </w:rPr>
        <w:t>Quarto</w:t>
      </w:r>
      <w:r>
        <w:t xml:space="preserve">, an open-source scientific and technical publishing system that integrates text, code, and code output into a single document. The source </w:t>
      </w:r>
      <w:r>
        <w:lastRenderedPageBreak/>
        <w:t xml:space="preserve">code to reproduce all results is included and accessible via the Quarto document’s </w:t>
      </w:r>
      <w:r>
        <w:rPr>
          <w:rStyle w:val="VerbatimChar"/>
        </w:rPr>
        <w:t>code tool</w:t>
      </w:r>
      <w:r>
        <w:t xml:space="preserve"> menu. All analyses were conducted in R (version 4.5.0, “How About a Twenty-Six”) using </w:t>
      </w:r>
      <w:r>
        <w:rPr>
          <w:rStyle w:val="VerbatimChar"/>
        </w:rPr>
        <w:t>LightLogR</w:t>
      </w:r>
      <w:r>
        <w:t xml:space="preserve"> (version 0.10.0 “High noon”). We also used the </w:t>
      </w:r>
      <w:r>
        <w:rPr>
          <w:rStyle w:val="VerbatimChar"/>
        </w:rPr>
        <w:t>tidyverse</w:t>
      </w:r>
      <w:r>
        <w:t xml:space="preserve"> suite (version 2.0.0) for data manipulation (which LightLogR follows in its design), and the </w:t>
      </w:r>
      <w:r>
        <w:rPr>
          <w:rStyle w:val="VerbatimChar"/>
        </w:rPr>
        <w:t>gt</w:t>
      </w:r>
      <w:r>
        <w:t xml:space="preserve"> package (version 1.1.0) for generating summary tables. A comprehensive overview of the R computing environment is provided in the session info (see </w:t>
      </w:r>
      <w:hyperlink w:anchor="sessioninfo">
        <w:r>
          <w:rPr>
            <w:rStyle w:val="Hyperlink"/>
          </w:rPr>
          <w:t>Session info</w:t>
        </w:r>
      </w:hyperlink>
      <w:r>
        <w:t xml:space="preserve"> section).</w:t>
      </w:r>
    </w:p>
    <w:p w14:paraId="66849E6C" w14:textId="77777777" w:rsidR="00CE64C0" w:rsidRDefault="00000000">
      <w:pPr>
        <w:pStyle w:val="berschrift3"/>
      </w:pPr>
      <w:bookmarkStart w:id="3" w:name="metric-selection-and-definitions"/>
      <w:bookmarkEnd w:id="2"/>
      <w:r>
        <w:t>Metric selection and definitions</w:t>
      </w:r>
    </w:p>
    <w:p w14:paraId="08BE77C5" w14:textId="77777777" w:rsidR="00CE64C0" w:rsidRDefault="00000000">
      <w:pPr>
        <w:pStyle w:val="FirstParagraph"/>
      </w:pPr>
      <w:r>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hyperlink w:anchor="tbl-one">
        <w:r>
          <w:rPr>
            <w:rStyle w:val="Hyperlink"/>
          </w:rPr>
          <w:t>Table 1</w:t>
        </w:r>
      </w:hyperlink>
      <w:r>
        <w:t>. These include many currently used metrics and definitions (Wen et al. 2020, 2019; Bhandari and Ostrin 2020; Williams et al. 2019),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p>
    <w:tbl>
      <w:tblPr>
        <w:tblStyle w:val="Table"/>
        <w:tblW w:w="5000" w:type="pct"/>
        <w:tblLayout w:type="fixed"/>
        <w:tblLook w:val="0000" w:firstRow="0" w:lastRow="0" w:firstColumn="0" w:lastColumn="0" w:noHBand="0" w:noVBand="0"/>
      </w:tblPr>
      <w:tblGrid>
        <w:gridCol w:w="9406"/>
      </w:tblGrid>
      <w:tr w:rsidR="00CE64C0" w14:paraId="353B0E26" w14:textId="77777777">
        <w:tc>
          <w:tcPr>
            <w:tcW w:w="7920" w:type="dxa"/>
          </w:tcPr>
          <w:p w14:paraId="0E056E93" w14:textId="77777777" w:rsidR="00CE64C0" w:rsidRDefault="00000000">
            <w:pPr>
              <w:pStyle w:val="ImageCaption"/>
              <w:spacing w:before="200"/>
            </w:pPr>
            <w:bookmarkStart w:id="4" w:name="tbl-one"/>
            <w:r>
              <w:t>Table 1: Overview of metrics as they are used in this article. In all cases, the averages for weekday, weekend, and the mean daily value are calculated through [mean_daily](</w:t>
            </w:r>
            <w:hyperlink r:id="rId14">
              <w:r>
                <w:rPr>
                  <w:rStyle w:val="Hyperlink"/>
                </w:rPr>
                <w:t>https://tscnlab.github.io/LightLogR/reference/mean_daily.html</w:t>
              </w:r>
            </w:hyperlink>
            <w:r>
              <w:t>).</w:t>
            </w:r>
          </w:p>
          <w:tbl>
            <w:tblPr>
              <w:tblStyle w:val="Table"/>
              <w:tblW w:w="4977" w:type="pct"/>
              <w:tblLayout w:type="fixed"/>
              <w:tblLook w:val="0020" w:firstRow="1" w:lastRow="0" w:firstColumn="0" w:lastColumn="0" w:noHBand="0" w:noVBand="0"/>
            </w:tblPr>
            <w:tblGrid>
              <w:gridCol w:w="543"/>
              <w:gridCol w:w="3718"/>
              <w:gridCol w:w="4887"/>
            </w:tblGrid>
            <w:tr w:rsidR="00CE64C0" w14:paraId="6F7B1A34" w14:textId="77777777" w:rsidTr="00CE64C0">
              <w:trPr>
                <w:cnfStyle w:val="100000000000" w:firstRow="1" w:lastRow="0" w:firstColumn="0" w:lastColumn="0" w:oddVBand="0" w:evenVBand="0" w:oddHBand="0" w:evenHBand="0" w:firstRowFirstColumn="0" w:firstRowLastColumn="0" w:lastRowFirstColumn="0" w:lastRowLastColumn="0"/>
                <w:tblHeader/>
              </w:trPr>
              <w:tc>
                <w:tcPr>
                  <w:tcW w:w="468" w:type="dxa"/>
                </w:tcPr>
                <w:p w14:paraId="016FC51D" w14:textId="77777777" w:rsidR="00CE64C0" w:rsidRDefault="00000000">
                  <w:pPr>
                    <w:pStyle w:val="Compact"/>
                    <w:jc w:val="center"/>
                  </w:pPr>
                  <w:r>
                    <w:t>No.</w:t>
                  </w:r>
                </w:p>
              </w:tc>
              <w:tc>
                <w:tcPr>
                  <w:tcW w:w="3204" w:type="dxa"/>
                </w:tcPr>
                <w:p w14:paraId="37E9967E" w14:textId="77777777" w:rsidR="00CE64C0" w:rsidRDefault="00000000">
                  <w:pPr>
                    <w:pStyle w:val="Compact"/>
                    <w:jc w:val="center"/>
                  </w:pPr>
                  <w:r>
                    <w:t>Name</w:t>
                  </w:r>
                </w:p>
              </w:tc>
              <w:tc>
                <w:tcPr>
                  <w:tcW w:w="4212" w:type="dxa"/>
                </w:tcPr>
                <w:p w14:paraId="173F3904" w14:textId="77777777" w:rsidR="00CE64C0" w:rsidRDefault="00000000">
                  <w:pPr>
                    <w:pStyle w:val="Compact"/>
                    <w:jc w:val="center"/>
                  </w:pPr>
                  <w:r>
                    <w:t>Implementation</w:t>
                  </w:r>
                  <w:r>
                    <w:rPr>
                      <w:rStyle w:val="Funotenzeichen"/>
                    </w:rPr>
                    <w:footnoteReference w:id="1"/>
                  </w:r>
                </w:p>
              </w:tc>
            </w:tr>
            <w:tr w:rsidR="00CE64C0" w14:paraId="09D83790" w14:textId="77777777">
              <w:tc>
                <w:tcPr>
                  <w:tcW w:w="468" w:type="dxa"/>
                </w:tcPr>
                <w:p w14:paraId="60A92F3B" w14:textId="77777777" w:rsidR="00CE64C0" w:rsidRDefault="00CE64C0">
                  <w:pPr>
                    <w:pStyle w:val="Compact"/>
                  </w:pPr>
                </w:p>
              </w:tc>
              <w:tc>
                <w:tcPr>
                  <w:tcW w:w="3204" w:type="dxa"/>
                </w:tcPr>
                <w:p w14:paraId="5585CB51" w14:textId="77777777" w:rsidR="00CE64C0" w:rsidRDefault="00000000">
                  <w:pPr>
                    <w:pStyle w:val="Compact"/>
                    <w:jc w:val="center"/>
                  </w:pPr>
                  <w:r>
                    <w:rPr>
                      <w:b/>
                      <w:bCs/>
                    </w:rPr>
                    <w:t>Distance</w:t>
                  </w:r>
                </w:p>
              </w:tc>
              <w:tc>
                <w:tcPr>
                  <w:tcW w:w="4212" w:type="dxa"/>
                </w:tcPr>
                <w:p w14:paraId="08D5B6F3" w14:textId="77777777" w:rsidR="00CE64C0" w:rsidRDefault="00CE64C0">
                  <w:pPr>
                    <w:pStyle w:val="Compact"/>
                  </w:pPr>
                </w:p>
              </w:tc>
            </w:tr>
            <w:tr w:rsidR="00CE64C0" w14:paraId="2758A19A" w14:textId="77777777">
              <w:tc>
                <w:tcPr>
                  <w:tcW w:w="468" w:type="dxa"/>
                </w:tcPr>
                <w:p w14:paraId="46D83407" w14:textId="77777777" w:rsidR="00CE64C0" w:rsidRDefault="00000000">
                  <w:pPr>
                    <w:pStyle w:val="Compact"/>
                    <w:jc w:val="center"/>
                  </w:pPr>
                  <w:r>
                    <w:t>1</w:t>
                  </w:r>
                </w:p>
              </w:tc>
              <w:tc>
                <w:tcPr>
                  <w:tcW w:w="3204" w:type="dxa"/>
                </w:tcPr>
                <w:p w14:paraId="6F50CA87" w14:textId="77777777" w:rsidR="00CE64C0" w:rsidRDefault="00000000">
                  <w:pPr>
                    <w:pStyle w:val="Compact"/>
                    <w:jc w:val="center"/>
                  </w:pPr>
                  <w:r>
                    <w:t>Total wear time daily</w:t>
                  </w:r>
                </w:p>
              </w:tc>
              <w:tc>
                <w:tcPr>
                  <w:tcW w:w="4212" w:type="dxa"/>
                </w:tcPr>
                <w:p w14:paraId="0976A305" w14:textId="77777777" w:rsidR="00CE64C0" w:rsidRDefault="00000000">
                  <w:pPr>
                    <w:pStyle w:val="Compact"/>
                    <w:jc w:val="center"/>
                  </w:pPr>
                  <w:hyperlink r:id="rId15">
                    <w:r>
                      <w:rPr>
                        <w:rStyle w:val="Hyperlink"/>
                      </w:rPr>
                      <w:t>durations()</w:t>
                    </w:r>
                  </w:hyperlink>
                </w:p>
              </w:tc>
            </w:tr>
            <w:tr w:rsidR="00CE64C0" w14:paraId="06665C27" w14:textId="77777777">
              <w:tc>
                <w:tcPr>
                  <w:tcW w:w="468" w:type="dxa"/>
                </w:tcPr>
                <w:p w14:paraId="0E3C5FEC" w14:textId="77777777" w:rsidR="00CE64C0" w:rsidRDefault="00000000">
                  <w:pPr>
                    <w:pStyle w:val="Compact"/>
                    <w:jc w:val="center"/>
                  </w:pPr>
                  <w:r>
                    <w:t>2</w:t>
                  </w:r>
                </w:p>
              </w:tc>
              <w:tc>
                <w:tcPr>
                  <w:tcW w:w="3204" w:type="dxa"/>
                </w:tcPr>
                <w:p w14:paraId="3D38A572" w14:textId="77777777" w:rsidR="00CE64C0" w:rsidRDefault="00000000">
                  <w:pPr>
                    <w:jc w:val="center"/>
                  </w:pPr>
                  <w:r>
                    <w:t>Duration of</w:t>
                  </w:r>
                  <w:r>
                    <w:br/>
                  </w:r>
                  <w:r>
                    <w:rPr>
                      <w:i/>
                      <w:iCs/>
                    </w:rPr>
                    <w:t>Near work,</w:t>
                  </w:r>
                  <w:r>
                    <w:br/>
                  </w:r>
                  <w:r>
                    <w:rPr>
                      <w:i/>
                      <w:iCs/>
                    </w:rPr>
                    <w:t>Intermediate Work,</w:t>
                  </w:r>
                  <w:r>
                    <w:br/>
                  </w:r>
                  <w:r>
                    <w:rPr>
                      <w:i/>
                      <w:iCs/>
                    </w:rPr>
                    <w:t>Near + Intermediate Work,</w:t>
                  </w:r>
                  <w:r>
                    <w:t xml:space="preserve"> or</w:t>
                  </w:r>
                </w:p>
                <w:p w14:paraId="412FCF8B" w14:textId="77777777" w:rsidR="00CE64C0" w:rsidRDefault="00000000">
                  <w:pPr>
                    <w:jc w:val="center"/>
                  </w:pPr>
                  <w:r>
                    <w:t xml:space="preserve">per each </w:t>
                  </w:r>
                  <w:r>
                    <w:rPr>
                      <w:i/>
                      <w:iCs/>
                    </w:rPr>
                    <w:t>Distance range</w:t>
                  </w:r>
                  <w:r>
                    <w:br/>
                    <w:t>(10cm steps)</w:t>
                  </w:r>
                </w:p>
              </w:tc>
              <w:tc>
                <w:tcPr>
                  <w:tcW w:w="4212" w:type="dxa"/>
                </w:tcPr>
                <w:p w14:paraId="6239EC1F" w14:textId="77777777" w:rsidR="00CE64C0" w:rsidRDefault="00000000">
                  <w:pPr>
                    <w:jc w:val="center"/>
                  </w:pPr>
                  <w:r>
                    <w:t>filter for distance range +</w:t>
                  </w:r>
                </w:p>
                <w:p w14:paraId="63245F4A" w14:textId="77777777" w:rsidR="00CE64C0" w:rsidRDefault="00000000">
                  <w:pPr>
                    <w:jc w:val="center"/>
                  </w:pPr>
                  <w:hyperlink r:id="rId16">
                    <w:r>
                      <w:rPr>
                        <w:rStyle w:val="Hyperlink"/>
                      </w:rPr>
                      <w:t>durations()</w:t>
                    </w:r>
                  </w:hyperlink>
                  <w:r>
                    <w:t xml:space="preserve"> (for single ranges)</w:t>
                  </w:r>
                </w:p>
                <w:p w14:paraId="056887A8" w14:textId="77777777" w:rsidR="00CE64C0" w:rsidRDefault="00000000">
                  <w:pPr>
                    <w:jc w:val="center"/>
                  </w:pPr>
                  <w:r>
                    <w:t>or</w:t>
                  </w:r>
                </w:p>
                <w:p w14:paraId="1628EF7B" w14:textId="77777777" w:rsidR="00CE64C0" w:rsidRDefault="00000000">
                  <w:pPr>
                    <w:jc w:val="center"/>
                  </w:pPr>
                  <w:r>
                    <w:t>grouping by distance range +</w:t>
                  </w:r>
                </w:p>
                <w:p w14:paraId="3B78050B" w14:textId="77777777" w:rsidR="00CE64C0" w:rsidRDefault="00000000">
                  <w:pPr>
                    <w:jc w:val="center"/>
                  </w:pPr>
                  <w:hyperlink r:id="rId17">
                    <w:r>
                      <w:rPr>
                        <w:rStyle w:val="Hyperlink"/>
                      </w:rPr>
                      <w:t>durations()</w:t>
                    </w:r>
                  </w:hyperlink>
                  <w:r>
                    <w:t xml:space="preserve"> (for all ranges)</w:t>
                  </w:r>
                </w:p>
              </w:tc>
            </w:tr>
            <w:tr w:rsidR="00CE64C0" w14:paraId="693A49F0" w14:textId="77777777">
              <w:tc>
                <w:tcPr>
                  <w:tcW w:w="468" w:type="dxa"/>
                </w:tcPr>
                <w:p w14:paraId="1FE9FFE3" w14:textId="77777777" w:rsidR="00CE64C0" w:rsidRDefault="00000000">
                  <w:pPr>
                    <w:pStyle w:val="Compact"/>
                    <w:jc w:val="center"/>
                  </w:pPr>
                  <w:r>
                    <w:t>3</w:t>
                  </w:r>
                </w:p>
              </w:tc>
              <w:tc>
                <w:tcPr>
                  <w:tcW w:w="3204" w:type="dxa"/>
                </w:tcPr>
                <w:p w14:paraId="6F0A7863" w14:textId="77777777" w:rsidR="00CE64C0" w:rsidRDefault="00000000">
                  <w:pPr>
                    <w:pStyle w:val="Compact"/>
                    <w:jc w:val="center"/>
                  </w:pPr>
                  <w:r>
                    <w:t>Frequency of</w:t>
                  </w:r>
                  <w:r>
                    <w:br/>
                  </w:r>
                  <w:r>
                    <w:rPr>
                      <w:i/>
                      <w:iCs/>
                    </w:rPr>
                    <w:t>Continuous near work</w:t>
                  </w:r>
                </w:p>
              </w:tc>
              <w:tc>
                <w:tcPr>
                  <w:tcW w:w="4212" w:type="dxa"/>
                </w:tcPr>
                <w:p w14:paraId="7FB94E65" w14:textId="77777777" w:rsidR="00CE64C0" w:rsidRDefault="00000000">
                  <w:pPr>
                    <w:jc w:val="center"/>
                  </w:pPr>
                  <w:hyperlink r:id="rId18">
                    <w:r>
                      <w:rPr>
                        <w:rStyle w:val="Hyperlink"/>
                      </w:rPr>
                      <w:t>extract_clusters()</w:t>
                    </w:r>
                  </w:hyperlink>
                  <w:r>
                    <w:t xml:space="preserve"> +</w:t>
                  </w:r>
                </w:p>
                <w:p w14:paraId="03017035" w14:textId="77777777" w:rsidR="00CE64C0" w:rsidRDefault="00000000">
                  <w:pPr>
                    <w:jc w:val="center"/>
                  </w:pPr>
                  <w:hyperlink r:id="rId19">
                    <w:r>
                      <w:rPr>
                        <w:rStyle w:val="Hyperlink"/>
                      </w:rPr>
                      <w:t>summarize_numeric()</w:t>
                    </w:r>
                  </w:hyperlink>
                </w:p>
              </w:tc>
            </w:tr>
            <w:tr w:rsidR="00CE64C0" w14:paraId="17BA6E8D" w14:textId="77777777">
              <w:tc>
                <w:tcPr>
                  <w:tcW w:w="468" w:type="dxa"/>
                </w:tcPr>
                <w:p w14:paraId="7C336E3A" w14:textId="77777777" w:rsidR="00CE64C0" w:rsidRDefault="00000000">
                  <w:pPr>
                    <w:pStyle w:val="Compact"/>
                    <w:jc w:val="center"/>
                  </w:pPr>
                  <w:r>
                    <w:t>4</w:t>
                  </w:r>
                </w:p>
              </w:tc>
              <w:tc>
                <w:tcPr>
                  <w:tcW w:w="3204" w:type="dxa"/>
                </w:tcPr>
                <w:p w14:paraId="5C18A972" w14:textId="77777777" w:rsidR="00CE64C0" w:rsidRDefault="00000000">
                  <w:pPr>
                    <w:pStyle w:val="Compact"/>
                    <w:jc w:val="center"/>
                  </w:pPr>
                  <w:r>
                    <w:t>Frequency,</w:t>
                  </w:r>
                  <w:r>
                    <w:br/>
                  </w:r>
                  <w:r>
                    <w:lastRenderedPageBreak/>
                    <w:t>duration,</w:t>
                  </w:r>
                  <w:r>
                    <w:br/>
                    <w:t>and distances of</w:t>
                  </w:r>
                  <w:r>
                    <w:br/>
                  </w:r>
                  <w:r>
                    <w:rPr>
                      <w:i/>
                      <w:iCs/>
                    </w:rPr>
                    <w:t>Near Work episodes</w:t>
                  </w:r>
                </w:p>
              </w:tc>
              <w:tc>
                <w:tcPr>
                  <w:tcW w:w="4212" w:type="dxa"/>
                </w:tcPr>
                <w:p w14:paraId="3929565A" w14:textId="77777777" w:rsidR="00CE64C0" w:rsidRDefault="00000000">
                  <w:pPr>
                    <w:jc w:val="center"/>
                  </w:pPr>
                  <w:hyperlink r:id="rId20">
                    <w:r>
                      <w:rPr>
                        <w:rStyle w:val="Hyperlink"/>
                      </w:rPr>
                      <w:t>extract_clusters()</w:t>
                    </w:r>
                  </w:hyperlink>
                  <w:r>
                    <w:t xml:space="preserve"> +</w:t>
                  </w:r>
                </w:p>
                <w:p w14:paraId="01E28FAB" w14:textId="77777777" w:rsidR="00CE64C0" w:rsidRDefault="00000000">
                  <w:pPr>
                    <w:jc w:val="center"/>
                  </w:pPr>
                  <w:hyperlink r:id="rId21">
                    <w:r>
                      <w:rPr>
                        <w:rStyle w:val="Hyperlink"/>
                      </w:rPr>
                      <w:t>extract_metric()</w:t>
                    </w:r>
                  </w:hyperlink>
                  <w:r>
                    <w:t xml:space="preserve"> +</w:t>
                  </w:r>
                </w:p>
                <w:p w14:paraId="6BAE45D8" w14:textId="77777777" w:rsidR="00CE64C0" w:rsidRDefault="00000000">
                  <w:pPr>
                    <w:jc w:val="center"/>
                  </w:pPr>
                  <w:hyperlink r:id="rId22">
                    <w:r>
                      <w:rPr>
                        <w:rStyle w:val="Hyperlink"/>
                      </w:rPr>
                      <w:t>summarize_numeric()</w:t>
                    </w:r>
                  </w:hyperlink>
                </w:p>
              </w:tc>
            </w:tr>
            <w:tr w:rsidR="00CE64C0" w14:paraId="00232A8F" w14:textId="77777777">
              <w:tc>
                <w:tcPr>
                  <w:tcW w:w="468" w:type="dxa"/>
                </w:tcPr>
                <w:p w14:paraId="662FE406" w14:textId="77777777" w:rsidR="00CE64C0" w:rsidRDefault="00000000">
                  <w:pPr>
                    <w:pStyle w:val="Compact"/>
                    <w:jc w:val="center"/>
                  </w:pPr>
                  <w:r>
                    <w:lastRenderedPageBreak/>
                    <w:t>5</w:t>
                  </w:r>
                </w:p>
              </w:tc>
              <w:tc>
                <w:tcPr>
                  <w:tcW w:w="3204" w:type="dxa"/>
                </w:tcPr>
                <w:p w14:paraId="564B9AFC" w14:textId="77777777" w:rsidR="00CE64C0" w:rsidRDefault="00000000">
                  <w:pPr>
                    <w:pStyle w:val="Compact"/>
                    <w:jc w:val="center"/>
                  </w:pPr>
                  <w:r>
                    <w:t xml:space="preserve">Frequency and duration of </w:t>
                  </w:r>
                  <w:r>
                    <w:rPr>
                      <w:i/>
                      <w:iCs/>
                    </w:rPr>
                    <w:t>Visual breaks</w:t>
                  </w:r>
                </w:p>
              </w:tc>
              <w:tc>
                <w:tcPr>
                  <w:tcW w:w="4212" w:type="dxa"/>
                </w:tcPr>
                <w:p w14:paraId="2D85A976" w14:textId="77777777" w:rsidR="00CE64C0" w:rsidRDefault="00000000">
                  <w:pPr>
                    <w:jc w:val="center"/>
                  </w:pPr>
                  <w:hyperlink r:id="rId23">
                    <w:r>
                      <w:rPr>
                        <w:rStyle w:val="Hyperlink"/>
                      </w:rPr>
                      <w:t>extract_clusters()</w:t>
                    </w:r>
                  </w:hyperlink>
                  <w:r>
                    <w:t xml:space="preserve"> +</w:t>
                  </w:r>
                </w:p>
                <w:p w14:paraId="7BC2EDA1" w14:textId="77777777" w:rsidR="00CE64C0" w:rsidRDefault="00000000">
                  <w:pPr>
                    <w:jc w:val="center"/>
                  </w:pPr>
                  <w:r>
                    <w:t>filter</w:t>
                  </w:r>
                </w:p>
              </w:tc>
            </w:tr>
            <w:tr w:rsidR="00CE64C0" w14:paraId="5A76E61C" w14:textId="77777777">
              <w:tc>
                <w:tcPr>
                  <w:tcW w:w="468" w:type="dxa"/>
                </w:tcPr>
                <w:p w14:paraId="6024672B" w14:textId="77777777" w:rsidR="00CE64C0" w:rsidRDefault="00CE64C0">
                  <w:pPr>
                    <w:pStyle w:val="Compact"/>
                  </w:pPr>
                </w:p>
              </w:tc>
              <w:tc>
                <w:tcPr>
                  <w:tcW w:w="3204" w:type="dxa"/>
                </w:tcPr>
                <w:p w14:paraId="6F96D7CD" w14:textId="77777777" w:rsidR="00CE64C0" w:rsidRDefault="00000000">
                  <w:pPr>
                    <w:pStyle w:val="Compact"/>
                    <w:jc w:val="center"/>
                  </w:pPr>
                  <w:r>
                    <w:rPr>
                      <w:b/>
                      <w:bCs/>
                    </w:rPr>
                    <w:t>Light</w:t>
                  </w:r>
                </w:p>
              </w:tc>
              <w:tc>
                <w:tcPr>
                  <w:tcW w:w="4212" w:type="dxa"/>
                </w:tcPr>
                <w:p w14:paraId="08E1D361" w14:textId="77777777" w:rsidR="00CE64C0" w:rsidRDefault="00CE64C0">
                  <w:pPr>
                    <w:pStyle w:val="Compact"/>
                  </w:pPr>
                </w:p>
              </w:tc>
            </w:tr>
            <w:tr w:rsidR="00CE64C0" w14:paraId="1F7DC3E9" w14:textId="77777777">
              <w:tc>
                <w:tcPr>
                  <w:tcW w:w="468" w:type="dxa"/>
                </w:tcPr>
                <w:p w14:paraId="1E66B104" w14:textId="77777777" w:rsidR="00CE64C0" w:rsidRDefault="00000000">
                  <w:pPr>
                    <w:pStyle w:val="Compact"/>
                    <w:jc w:val="center"/>
                  </w:pPr>
                  <w:r>
                    <w:t>6</w:t>
                  </w:r>
                </w:p>
              </w:tc>
              <w:tc>
                <w:tcPr>
                  <w:tcW w:w="3204" w:type="dxa"/>
                </w:tcPr>
                <w:p w14:paraId="64A1AF0F" w14:textId="77777777" w:rsidR="00CE64C0" w:rsidRDefault="00000000">
                  <w:pPr>
                    <w:pStyle w:val="Compact"/>
                    <w:jc w:val="center"/>
                  </w:pPr>
                  <w:r>
                    <w:t>Light exposure (in lux)</w:t>
                  </w:r>
                </w:p>
              </w:tc>
              <w:tc>
                <w:tcPr>
                  <w:tcW w:w="4212" w:type="dxa"/>
                </w:tcPr>
                <w:p w14:paraId="29C5ACAA" w14:textId="77777777" w:rsidR="00CE64C0" w:rsidRDefault="00000000">
                  <w:pPr>
                    <w:pStyle w:val="Compact"/>
                    <w:jc w:val="center"/>
                  </w:pPr>
                  <w:hyperlink r:id="rId24">
                    <w:r>
                      <w:rPr>
                        <w:rStyle w:val="Hyperlink"/>
                      </w:rPr>
                      <w:t>summarize_numeric()</w:t>
                    </w:r>
                  </w:hyperlink>
                </w:p>
              </w:tc>
            </w:tr>
            <w:tr w:rsidR="00CE64C0" w14:paraId="3DF6BC3F" w14:textId="77777777">
              <w:tc>
                <w:tcPr>
                  <w:tcW w:w="468" w:type="dxa"/>
                </w:tcPr>
                <w:p w14:paraId="36D1866E" w14:textId="77777777" w:rsidR="00CE64C0" w:rsidRDefault="00000000">
                  <w:pPr>
                    <w:pStyle w:val="Compact"/>
                    <w:jc w:val="center"/>
                  </w:pPr>
                  <w:r>
                    <w:t>7</w:t>
                  </w:r>
                </w:p>
              </w:tc>
              <w:tc>
                <w:tcPr>
                  <w:tcW w:w="3204" w:type="dxa"/>
                </w:tcPr>
                <w:p w14:paraId="1F1EFA10" w14:textId="77777777" w:rsidR="00CE64C0" w:rsidRDefault="00000000">
                  <w:pPr>
                    <w:pStyle w:val="Compact"/>
                    <w:jc w:val="center"/>
                  </w:pPr>
                  <w:r>
                    <w:t xml:space="preserve">Duration per </w:t>
                  </w:r>
                  <w:r>
                    <w:rPr>
                      <w:i/>
                      <w:iCs/>
                    </w:rPr>
                    <w:t>Outdoor range</w:t>
                  </w:r>
                </w:p>
              </w:tc>
              <w:tc>
                <w:tcPr>
                  <w:tcW w:w="4212" w:type="dxa"/>
                </w:tcPr>
                <w:p w14:paraId="026BF1F6" w14:textId="77777777" w:rsidR="00CE64C0" w:rsidRDefault="00000000">
                  <w:pPr>
                    <w:jc w:val="center"/>
                  </w:pPr>
                  <w:r>
                    <w:t>grouping by Outdoor range +</w:t>
                  </w:r>
                </w:p>
                <w:p w14:paraId="022E1C0C" w14:textId="77777777" w:rsidR="00CE64C0" w:rsidRDefault="00000000">
                  <w:pPr>
                    <w:jc w:val="center"/>
                  </w:pPr>
                  <w:hyperlink r:id="rId25">
                    <w:r>
                      <w:rPr>
                        <w:rStyle w:val="Hyperlink"/>
                      </w:rPr>
                      <w:t>durations()</w:t>
                    </w:r>
                  </w:hyperlink>
                </w:p>
              </w:tc>
            </w:tr>
            <w:tr w:rsidR="00CE64C0" w14:paraId="7BB3587D" w14:textId="77777777">
              <w:tc>
                <w:tcPr>
                  <w:tcW w:w="468" w:type="dxa"/>
                </w:tcPr>
                <w:p w14:paraId="3DA09D17" w14:textId="77777777" w:rsidR="00CE64C0" w:rsidRDefault="00000000">
                  <w:pPr>
                    <w:pStyle w:val="Compact"/>
                    <w:jc w:val="center"/>
                  </w:pPr>
                  <w:r>
                    <w:t>8</w:t>
                  </w:r>
                </w:p>
              </w:tc>
              <w:tc>
                <w:tcPr>
                  <w:tcW w:w="3204" w:type="dxa"/>
                </w:tcPr>
                <w:p w14:paraId="55B7563E" w14:textId="77777777" w:rsidR="00CE64C0" w:rsidRDefault="00000000">
                  <w:pPr>
                    <w:pStyle w:val="Compact"/>
                    <w:jc w:val="center"/>
                  </w:pPr>
                  <w:r>
                    <w:t>The number of times light level changes from indoor (&lt;1000 lx) to outdoor (&gt;1000 lx)</w:t>
                  </w:r>
                </w:p>
              </w:tc>
              <w:tc>
                <w:tcPr>
                  <w:tcW w:w="4212" w:type="dxa"/>
                </w:tcPr>
                <w:p w14:paraId="75746F06" w14:textId="77777777" w:rsidR="00CE64C0" w:rsidRDefault="00000000">
                  <w:pPr>
                    <w:jc w:val="center"/>
                  </w:pPr>
                  <w:hyperlink r:id="rId26">
                    <w:r>
                      <w:rPr>
                        <w:rStyle w:val="Hyperlink"/>
                      </w:rPr>
                      <w:t>extract_states()</w:t>
                    </w:r>
                  </w:hyperlink>
                  <w:r>
                    <w:t xml:space="preserve"> +</w:t>
                  </w:r>
                </w:p>
                <w:p w14:paraId="0ED4259B" w14:textId="77777777" w:rsidR="00CE64C0" w:rsidRDefault="00000000">
                  <w:pPr>
                    <w:jc w:val="center"/>
                  </w:pPr>
                  <w:hyperlink r:id="rId27">
                    <w:r>
                      <w:rPr>
                        <w:rStyle w:val="Hyperlink"/>
                      </w:rPr>
                      <w:t>summarize_numeric()</w:t>
                    </w:r>
                  </w:hyperlink>
                </w:p>
              </w:tc>
            </w:tr>
            <w:tr w:rsidR="00CE64C0" w14:paraId="31C0E4CD" w14:textId="77777777">
              <w:tc>
                <w:tcPr>
                  <w:tcW w:w="468" w:type="dxa"/>
                </w:tcPr>
                <w:p w14:paraId="2A56A18E" w14:textId="77777777" w:rsidR="00CE64C0" w:rsidRDefault="00000000">
                  <w:pPr>
                    <w:pStyle w:val="Compact"/>
                    <w:jc w:val="center"/>
                  </w:pPr>
                  <w:r>
                    <w:t>9</w:t>
                  </w:r>
                </w:p>
              </w:tc>
              <w:tc>
                <w:tcPr>
                  <w:tcW w:w="3204" w:type="dxa"/>
                </w:tcPr>
                <w:p w14:paraId="58809EE0" w14:textId="77777777" w:rsidR="00CE64C0" w:rsidRDefault="00000000">
                  <w:pPr>
                    <w:pStyle w:val="Compact"/>
                    <w:jc w:val="center"/>
                  </w:pPr>
                  <w:r>
                    <w:t>Longest period above 1000 lx</w:t>
                  </w:r>
                </w:p>
              </w:tc>
              <w:tc>
                <w:tcPr>
                  <w:tcW w:w="4212" w:type="dxa"/>
                </w:tcPr>
                <w:p w14:paraId="595BCC7E" w14:textId="77777777" w:rsidR="00CE64C0" w:rsidRDefault="00000000">
                  <w:pPr>
                    <w:pStyle w:val="Compact"/>
                    <w:jc w:val="center"/>
                  </w:pPr>
                  <w:hyperlink r:id="rId28">
                    <w:r>
                      <w:rPr>
                        <w:rStyle w:val="Hyperlink"/>
                      </w:rPr>
                      <w:t>period_above_threshold()</w:t>
                    </w:r>
                  </w:hyperlink>
                </w:p>
              </w:tc>
            </w:tr>
            <w:tr w:rsidR="00CE64C0" w14:paraId="5E3891D1" w14:textId="77777777">
              <w:tc>
                <w:tcPr>
                  <w:tcW w:w="468" w:type="dxa"/>
                </w:tcPr>
                <w:p w14:paraId="50165CF2" w14:textId="77777777" w:rsidR="00CE64C0" w:rsidRDefault="00CE64C0">
                  <w:pPr>
                    <w:pStyle w:val="Compact"/>
                  </w:pPr>
                </w:p>
              </w:tc>
              <w:tc>
                <w:tcPr>
                  <w:tcW w:w="3204" w:type="dxa"/>
                </w:tcPr>
                <w:p w14:paraId="04F88CE7" w14:textId="77777777" w:rsidR="00CE64C0" w:rsidRDefault="00000000">
                  <w:pPr>
                    <w:pStyle w:val="Compact"/>
                    <w:jc w:val="center"/>
                  </w:pPr>
                  <w:r>
                    <w:rPr>
                      <w:b/>
                      <w:bCs/>
                    </w:rPr>
                    <w:t>Spectrum</w:t>
                  </w:r>
                </w:p>
              </w:tc>
              <w:tc>
                <w:tcPr>
                  <w:tcW w:w="4212" w:type="dxa"/>
                </w:tcPr>
                <w:p w14:paraId="4E423D5A" w14:textId="77777777" w:rsidR="00CE64C0" w:rsidRDefault="00CE64C0">
                  <w:pPr>
                    <w:pStyle w:val="Compact"/>
                  </w:pPr>
                </w:p>
              </w:tc>
            </w:tr>
            <w:tr w:rsidR="00CE64C0" w14:paraId="0EE86816" w14:textId="77777777">
              <w:tc>
                <w:tcPr>
                  <w:tcW w:w="468" w:type="dxa"/>
                </w:tcPr>
                <w:p w14:paraId="3B3EDCE3" w14:textId="77777777" w:rsidR="00CE64C0" w:rsidRDefault="00000000">
                  <w:pPr>
                    <w:pStyle w:val="Compact"/>
                    <w:jc w:val="center"/>
                  </w:pPr>
                  <w:r>
                    <w:t>10</w:t>
                  </w:r>
                </w:p>
              </w:tc>
              <w:tc>
                <w:tcPr>
                  <w:tcW w:w="3204" w:type="dxa"/>
                </w:tcPr>
                <w:p w14:paraId="75ACC1C2" w14:textId="77777777" w:rsidR="00CE64C0" w:rsidRDefault="00000000">
                  <w:pPr>
                    <w:pStyle w:val="Compact"/>
                    <w:jc w:val="center"/>
                  </w:pPr>
                  <w:r>
                    <w:t>Ratio of short vs. long wavelength light</w:t>
                  </w:r>
                </w:p>
              </w:tc>
              <w:tc>
                <w:tcPr>
                  <w:tcW w:w="4212" w:type="dxa"/>
                </w:tcPr>
                <w:p w14:paraId="7F9232BF" w14:textId="77777777" w:rsidR="00CE64C0" w:rsidRDefault="00000000">
                  <w:pPr>
                    <w:jc w:val="center"/>
                  </w:pPr>
                  <w:hyperlink r:id="rId29">
                    <w:r>
                      <w:rPr>
                        <w:rStyle w:val="Hyperlink"/>
                      </w:rPr>
                      <w:t>spectral_integration()</w:t>
                    </w:r>
                  </w:hyperlink>
                  <w:r>
                    <w:t xml:space="preserve"> +</w:t>
                  </w:r>
                </w:p>
                <w:p w14:paraId="26B1D295" w14:textId="77777777" w:rsidR="00CE64C0" w:rsidRDefault="00000000">
                  <w:pPr>
                    <w:jc w:val="center"/>
                  </w:pPr>
                  <w:hyperlink r:id="rId30">
                    <w:r>
                      <w:rPr>
                        <w:rStyle w:val="Hyperlink"/>
                      </w:rPr>
                      <w:t>summarize_numeric()</w:t>
                    </w:r>
                  </w:hyperlink>
                </w:p>
              </w:tc>
            </w:tr>
            <w:tr w:rsidR="00CE64C0" w14:paraId="708DBD6E" w14:textId="77777777">
              <w:tc>
                <w:tcPr>
                  <w:tcW w:w="468" w:type="dxa"/>
                </w:tcPr>
                <w:p w14:paraId="04EDD230" w14:textId="77777777" w:rsidR="00CE64C0" w:rsidRDefault="00000000">
                  <w:pPr>
                    <w:pStyle w:val="Compact"/>
                    <w:jc w:val="center"/>
                  </w:pPr>
                  <w:r>
                    <w:t>11</w:t>
                  </w:r>
                </w:p>
              </w:tc>
              <w:tc>
                <w:tcPr>
                  <w:tcW w:w="3204" w:type="dxa"/>
                </w:tcPr>
                <w:p w14:paraId="32A525C6" w14:textId="77777777" w:rsidR="00CE64C0" w:rsidRDefault="00000000">
                  <w:pPr>
                    <w:pStyle w:val="Compact"/>
                    <w:jc w:val="center"/>
                  </w:pPr>
                  <w:r>
                    <w:t>Melanopic daylight efficacy ratio (MDER)</w:t>
                  </w:r>
                </w:p>
              </w:tc>
              <w:tc>
                <w:tcPr>
                  <w:tcW w:w="4212" w:type="dxa"/>
                </w:tcPr>
                <w:p w14:paraId="04A6E876" w14:textId="77777777" w:rsidR="00CE64C0" w:rsidRDefault="00000000">
                  <w:pPr>
                    <w:jc w:val="center"/>
                  </w:pPr>
                  <w:hyperlink r:id="rId31">
                    <w:r>
                      <w:rPr>
                        <w:rStyle w:val="Hyperlink"/>
                      </w:rPr>
                      <w:t>spectral_integration()</w:t>
                    </w:r>
                  </w:hyperlink>
                  <w:r>
                    <w:t xml:space="preserve"> +</w:t>
                  </w:r>
                </w:p>
                <w:p w14:paraId="1230ADF1" w14:textId="77777777" w:rsidR="00CE64C0" w:rsidRDefault="00000000">
                  <w:pPr>
                    <w:jc w:val="center"/>
                  </w:pPr>
                  <w:hyperlink r:id="rId32">
                    <w:r>
                      <w:rPr>
                        <w:rStyle w:val="Hyperlink"/>
                      </w:rPr>
                      <w:t>summarize_numeric()</w:t>
                    </w:r>
                  </w:hyperlink>
                </w:p>
              </w:tc>
            </w:tr>
            <w:tr w:rsidR="00CE64C0" w14:paraId="28C97EF9" w14:textId="77777777">
              <w:tc>
                <w:tcPr>
                  <w:tcW w:w="468" w:type="dxa"/>
                </w:tcPr>
                <w:p w14:paraId="08A91EB9" w14:textId="77777777" w:rsidR="00CE64C0" w:rsidRDefault="00000000">
                  <w:pPr>
                    <w:pStyle w:val="Compact"/>
                    <w:jc w:val="center"/>
                  </w:pPr>
                  <w:r>
                    <w:t>12</w:t>
                  </w:r>
                </w:p>
              </w:tc>
              <w:tc>
                <w:tcPr>
                  <w:tcW w:w="3204" w:type="dxa"/>
                </w:tcPr>
                <w:p w14:paraId="5B0C5920" w14:textId="77777777" w:rsidR="00CE64C0" w:rsidRDefault="00000000">
                  <w:pPr>
                    <w:pStyle w:val="Compact"/>
                    <w:jc w:val="center"/>
                  </w:pPr>
                  <w:r>
                    <w:t>Short-wavelength light at certain times of day</w:t>
                  </w:r>
                </w:p>
              </w:tc>
              <w:tc>
                <w:tcPr>
                  <w:tcW w:w="4212" w:type="dxa"/>
                </w:tcPr>
                <w:p w14:paraId="03C40A21" w14:textId="77777777" w:rsidR="00CE64C0" w:rsidRDefault="00000000">
                  <w:pPr>
                    <w:jc w:val="center"/>
                  </w:pPr>
                  <w:hyperlink r:id="rId33">
                    <w:r>
                      <w:rPr>
                        <w:rStyle w:val="Hyperlink"/>
                      </w:rPr>
                      <w:t>spectral_integration()</w:t>
                    </w:r>
                  </w:hyperlink>
                  <w:r>
                    <w:t xml:space="preserve"> +</w:t>
                  </w:r>
                </w:p>
                <w:p w14:paraId="12C53DE0" w14:textId="77777777" w:rsidR="00CE64C0" w:rsidRDefault="00000000">
                  <w:pPr>
                    <w:jc w:val="center"/>
                  </w:pPr>
                  <w:hyperlink r:id="rId34">
                    <w:r>
                      <w:rPr>
                        <w:rStyle w:val="Hyperlink"/>
                      </w:rPr>
                      <w:t>filter_Time()</w:t>
                    </w:r>
                  </w:hyperlink>
                  <w:r>
                    <w:t xml:space="preserve"> (for defined times) or</w:t>
                  </w:r>
                  <w:r>
                    <w:br/>
                  </w:r>
                  <w:hyperlink r:id="rId35">
                    <w:r>
                      <w:rPr>
                        <w:rStyle w:val="Hyperlink"/>
                      </w:rPr>
                      <w:t>cut_Datetime()</w:t>
                    </w:r>
                  </w:hyperlink>
                  <w:r>
                    <w:t xml:space="preserve"> (for regular time intervals) or</w:t>
                  </w:r>
                  <w:r>
                    <w:br/>
                  </w:r>
                  <w:hyperlink r:id="rId36">
                    <w:r>
                      <w:rPr>
                        <w:rStyle w:val="Hyperlink"/>
                      </w:rPr>
                      <w:t>add_photoperiod()</w:t>
                    </w:r>
                  </w:hyperlink>
                  <w:r>
                    <w:t xml:space="preserve"> (for solar times) +</w:t>
                  </w:r>
                </w:p>
                <w:p w14:paraId="33E38275" w14:textId="77777777" w:rsidR="00CE64C0" w:rsidRDefault="00000000">
                  <w:pPr>
                    <w:jc w:val="center"/>
                  </w:pPr>
                  <w:r>
                    <w:t>grouping by time state +</w:t>
                  </w:r>
                </w:p>
                <w:p w14:paraId="3A10924E" w14:textId="77777777" w:rsidR="00CE64C0" w:rsidRDefault="00000000">
                  <w:pPr>
                    <w:jc w:val="center"/>
                  </w:pPr>
                  <w:hyperlink r:id="rId37">
                    <w:r>
                      <w:rPr>
                        <w:rStyle w:val="Hyperlink"/>
                      </w:rPr>
                      <w:t>summarize_numeric()</w:t>
                    </w:r>
                  </w:hyperlink>
                </w:p>
              </w:tc>
            </w:tr>
            <w:bookmarkEnd w:id="4"/>
          </w:tbl>
          <w:p w14:paraId="5518D89E" w14:textId="77777777" w:rsidR="00CE64C0" w:rsidRDefault="00CE64C0"/>
        </w:tc>
      </w:tr>
    </w:tbl>
    <w:p w14:paraId="359A9F19" w14:textId="77777777" w:rsidR="00CE64C0" w:rsidRDefault="00000000">
      <w:pPr>
        <w:pStyle w:val="Textkrper"/>
      </w:pPr>
      <w:hyperlink w:anchor="tbl-two">
        <w:r>
          <w:rPr>
            <w:rStyle w:val="Hyperlink"/>
          </w:rPr>
          <w:t>Table 2</w:t>
        </w:r>
      </w:hyperlink>
      <w:r>
        <w:t xml:space="preserve"> provides definitions for the terms used in </w:t>
      </w:r>
      <w:hyperlink w:anchor="tbl-one">
        <w:r>
          <w:rPr>
            <w:rStyle w:val="Hyperlink"/>
          </w:rPr>
          <w:t>Table 1</w:t>
        </w:r>
      </w:hyperlink>
      <w:r>
        <w:t>. Note that specific definitions may vary depending on the research question or device capabilities.</w:t>
      </w:r>
    </w:p>
    <w:tbl>
      <w:tblPr>
        <w:tblStyle w:val="Table"/>
        <w:tblW w:w="5000" w:type="pct"/>
        <w:tblLayout w:type="fixed"/>
        <w:tblLook w:val="0000" w:firstRow="0" w:lastRow="0" w:firstColumn="0" w:lastColumn="0" w:noHBand="0" w:noVBand="0"/>
      </w:tblPr>
      <w:tblGrid>
        <w:gridCol w:w="9406"/>
      </w:tblGrid>
      <w:tr w:rsidR="00CE64C0" w14:paraId="381EC4FA" w14:textId="77777777">
        <w:tc>
          <w:tcPr>
            <w:tcW w:w="7920" w:type="dxa"/>
          </w:tcPr>
          <w:p w14:paraId="07D64D04" w14:textId="77777777" w:rsidR="00CE64C0" w:rsidRDefault="00000000">
            <w:pPr>
              <w:pStyle w:val="ImageCaption"/>
              <w:spacing w:before="200"/>
            </w:pPr>
            <w:bookmarkStart w:id="5" w:name="tbl-two"/>
            <w:r>
              <w:t>Table 2: Definitions of mean daily and conditions for distance and illuminance calculation as used in the article</w:t>
            </w:r>
          </w:p>
          <w:tbl>
            <w:tblPr>
              <w:tblStyle w:val="Table"/>
              <w:tblW w:w="5000" w:type="pct"/>
              <w:tblLayout w:type="fixed"/>
              <w:tblLook w:val="0020" w:firstRow="1" w:lastRow="0" w:firstColumn="0" w:lastColumn="0" w:noHBand="0" w:noVBand="0"/>
            </w:tblPr>
            <w:tblGrid>
              <w:gridCol w:w="920"/>
              <w:gridCol w:w="8270"/>
            </w:tblGrid>
            <w:tr w:rsidR="00CE64C0" w14:paraId="385F0EDC" w14:textId="77777777" w:rsidTr="00CE64C0">
              <w:trPr>
                <w:cnfStyle w:val="100000000000" w:firstRow="1" w:lastRow="0" w:firstColumn="0" w:lastColumn="0" w:oddVBand="0" w:evenVBand="0" w:oddHBand="0" w:evenHBand="0" w:firstRowFirstColumn="0" w:firstRowLastColumn="0" w:lastRowFirstColumn="0" w:lastRowLastColumn="0"/>
                <w:tblHeader/>
              </w:trPr>
              <w:tc>
                <w:tcPr>
                  <w:tcW w:w="793" w:type="dxa"/>
                </w:tcPr>
                <w:p w14:paraId="43553824" w14:textId="77777777" w:rsidR="00CE64C0" w:rsidRDefault="00000000">
                  <w:pPr>
                    <w:pStyle w:val="Compact"/>
                    <w:jc w:val="center"/>
                  </w:pPr>
                  <w:r>
                    <w:t>Metric</w:t>
                  </w:r>
                </w:p>
              </w:tc>
              <w:tc>
                <w:tcPr>
                  <w:tcW w:w="7126" w:type="dxa"/>
                </w:tcPr>
                <w:p w14:paraId="3757A4EE" w14:textId="77777777" w:rsidR="00CE64C0" w:rsidRDefault="00000000">
                  <w:pPr>
                    <w:pStyle w:val="Compact"/>
                    <w:jc w:val="center"/>
                  </w:pPr>
                  <w:r>
                    <w:t>Description / pseudo formula</w:t>
                  </w:r>
                </w:p>
              </w:tc>
            </w:tr>
            <w:tr w:rsidR="00CE64C0" w14:paraId="3EEC638E" w14:textId="77777777">
              <w:tc>
                <w:tcPr>
                  <w:tcW w:w="793" w:type="dxa"/>
                </w:tcPr>
                <w:p w14:paraId="31C9E3F1" w14:textId="77777777" w:rsidR="00CE64C0" w:rsidRDefault="00000000">
                  <w:pPr>
                    <w:pStyle w:val="Compact"/>
                    <w:jc w:val="center"/>
                  </w:pPr>
                  <w:r>
                    <w:t>Total wear time</w:t>
                  </w:r>
                </w:p>
              </w:tc>
              <w:tc>
                <w:tcPr>
                  <w:tcW w:w="7126" w:type="dxa"/>
                </w:tcPr>
                <w:p w14:paraId="293A5C1C" w14:textId="77777777" w:rsidR="00CE64C0" w:rsidRDefault="00000000">
                  <w:pPr>
                    <w:pStyle w:val="Compact"/>
                    <w:jc w:val="center"/>
                  </w:pPr>
                  <m:oMathPara>
                    <m:oMath>
                      <m:r>
                        <m:rPr>
                          <m:sty m:val="p"/>
                        </m:rPr>
                        <w:rPr>
                          <w:rFonts w:ascii="Cambria Math" w:hAnsi="Cambria Math"/>
                        </w:rPr>
                        <m:t>∑</m:t>
                      </m:r>
                      <m:d>
                        <m:dPr>
                          <m:ctrlPr>
                            <w:ins w:id="6" w:author="Johannes Zauner" w:date="2025-12-13T06:15:00Z" w16du:dateUtc="2025-12-13T05:15:00Z">
                              <w:rPr>
                                <w:rFonts w:ascii="Cambria Math" w:hAnsi="Cambria Math"/>
                              </w:rPr>
                            </w:ins>
                          </m:ctrlPr>
                        </m:dPr>
                        <m:e>
                          <m:r>
                            <w:rPr>
                              <w:rFonts w:ascii="Cambria Math" w:hAnsi="Cambria Math"/>
                            </w:rPr>
                            <m:t>t</m:t>
                          </m:r>
                        </m:e>
                      </m:d>
                      <m:r>
                        <m:rPr>
                          <m:sty m:val="p"/>
                        </m:rPr>
                        <w:rPr>
                          <w:rFonts w:ascii="Cambria Math" w:hAnsi="Cambria Math"/>
                        </w:rPr>
                        <m:t>*</m:t>
                      </m:r>
                      <m:r>
                        <w:rPr>
                          <w:rFonts w:ascii="Cambria Math" w:hAnsi="Cambria Math"/>
                        </w:rPr>
                        <m:t>dt</m:t>
                      </m:r>
                      <m:r>
                        <m:rPr>
                          <m:sty m:val="p"/>
                        </m:rPr>
                        <w:rPr>
                          <w:rFonts w:ascii="Cambria Math" w:hAnsi="Cambria Math"/>
                        </w:rPr>
                        <m:t>,</m:t>
                      </m:r>
                      <m:r>
                        <m:rPr>
                          <m:nor/>
                        </m:rPr>
                        <m:t xml:space="preserve"> where </m:t>
                      </m:r>
                      <m:r>
                        <w:rPr>
                          <w:rFonts w:ascii="Cambria Math" w:hAnsi="Cambria Math"/>
                        </w:rPr>
                        <m:t>t</m:t>
                      </m:r>
                      <m:r>
                        <m:rPr>
                          <m:nor/>
                        </m:rPr>
                        <m:t xml:space="preserve">: valid observations </m:t>
                      </m:r>
                    </m:oMath>
                  </m:oMathPara>
                </w:p>
              </w:tc>
            </w:tr>
            <w:tr w:rsidR="00CE64C0" w14:paraId="58A5644D" w14:textId="77777777">
              <w:tc>
                <w:tcPr>
                  <w:tcW w:w="793" w:type="dxa"/>
                </w:tcPr>
                <w:p w14:paraId="0DB42012" w14:textId="77777777" w:rsidR="00CE64C0" w:rsidRDefault="00000000">
                  <w:pPr>
                    <w:pStyle w:val="Compact"/>
                    <w:jc w:val="center"/>
                  </w:pPr>
                  <w:r>
                    <w:lastRenderedPageBreak/>
                    <w:t>Mean daily</w:t>
                  </w:r>
                </w:p>
              </w:tc>
              <w:tc>
                <w:tcPr>
                  <w:tcW w:w="7126" w:type="dxa"/>
                </w:tcPr>
                <w:p w14:paraId="523F1214" w14:textId="77777777" w:rsidR="00CE64C0" w:rsidRDefault="00000000">
                  <w:pPr>
                    <w:pStyle w:val="Compact"/>
                    <w:jc w:val="center"/>
                  </w:pPr>
                  <m:oMathPara>
                    <m:oMath>
                      <m:f>
                        <m:fPr>
                          <m:ctrlPr>
                            <w:ins w:id="7" w:author="Johannes Zauner" w:date="2025-12-13T06:15:00Z" w16du:dateUtc="2025-12-13T05:15:00Z">
                              <w:rPr>
                                <w:rFonts w:ascii="Cambria Math" w:hAnsi="Cambria Math"/>
                              </w:rPr>
                            </w:ins>
                          </m:ctrlPr>
                        </m:fPr>
                        <m:num>
                          <m:r>
                            <w:rPr>
                              <w:rFonts w:ascii="Cambria Math" w:hAnsi="Cambria Math"/>
                            </w:rPr>
                            <m:t>5</m:t>
                          </m:r>
                          <m:r>
                            <m:rPr>
                              <m:sty m:val="p"/>
                            </m:rPr>
                            <w:rPr>
                              <w:rFonts w:ascii="Cambria Math" w:hAnsi="Cambria Math"/>
                            </w:rPr>
                            <m:t>*</m:t>
                          </m:r>
                          <m:acc>
                            <m:accPr>
                              <m:chr m:val="‾"/>
                              <m:ctrlPr>
                                <w:ins w:id="8" w:author="Johannes Zauner" w:date="2025-12-13T06:15:00Z" w16du:dateUtc="2025-12-13T05:15:00Z">
                                  <w:rPr>
                                    <w:rFonts w:ascii="Cambria Math" w:hAnsi="Cambria Math"/>
                                  </w:rPr>
                                </w:ins>
                              </m:ctrlPr>
                            </m:accPr>
                            <m:e>
                              <m:r>
                                <m:rPr>
                                  <m:nor/>
                                </m:rPr>
                                <m:t>weekday</m:t>
                              </m:r>
                            </m:e>
                          </m:acc>
                          <m:r>
                            <m:rPr>
                              <m:sty m:val="p"/>
                            </m:rPr>
                            <w:rPr>
                              <w:rFonts w:ascii="Cambria Math" w:hAnsi="Cambria Math"/>
                            </w:rPr>
                            <m:t>+</m:t>
                          </m:r>
                          <m:r>
                            <w:rPr>
                              <w:rFonts w:ascii="Cambria Math" w:hAnsi="Cambria Math"/>
                            </w:rPr>
                            <m:t>2</m:t>
                          </m:r>
                          <m:r>
                            <m:rPr>
                              <m:sty m:val="p"/>
                            </m:rPr>
                            <w:rPr>
                              <w:rFonts w:ascii="Cambria Math" w:hAnsi="Cambria Math"/>
                            </w:rPr>
                            <m:t>*</m:t>
                          </m:r>
                          <m:acc>
                            <m:accPr>
                              <m:chr m:val="‾"/>
                              <m:ctrlPr>
                                <w:ins w:id="9" w:author="Johannes Zauner" w:date="2025-12-13T06:15:00Z" w16du:dateUtc="2025-12-13T05:15:00Z">
                                  <w:rPr>
                                    <w:rFonts w:ascii="Cambria Math" w:hAnsi="Cambria Math"/>
                                  </w:rPr>
                                </w:ins>
                              </m:ctrlPr>
                            </m:accPr>
                            <m:e>
                              <m:r>
                                <w:rPr>
                                  <w:rFonts w:ascii="Cambria Math" w:hAnsi="Cambria Math"/>
                                </w:rPr>
                                <m:t>weekend</m:t>
                              </m:r>
                            </m:e>
                          </m:acc>
                        </m:num>
                        <m:den>
                          <m:r>
                            <w:rPr>
                              <w:rFonts w:ascii="Cambria Math" w:hAnsi="Cambria Math"/>
                            </w:rPr>
                            <m:t>7</m:t>
                          </m:r>
                        </m:den>
                      </m:f>
                    </m:oMath>
                  </m:oMathPara>
                </w:p>
              </w:tc>
            </w:tr>
            <w:tr w:rsidR="00CE64C0" w14:paraId="6EDB465F" w14:textId="77777777">
              <w:tc>
                <w:tcPr>
                  <w:tcW w:w="793" w:type="dxa"/>
                </w:tcPr>
                <w:p w14:paraId="5C05D269" w14:textId="77777777" w:rsidR="00CE64C0" w:rsidRDefault="00000000">
                  <w:pPr>
                    <w:pStyle w:val="Compact"/>
                    <w:jc w:val="center"/>
                  </w:pPr>
                  <w:r>
                    <w:t>Near work</w:t>
                  </w:r>
                </w:p>
              </w:tc>
              <w:tc>
                <w:tcPr>
                  <w:tcW w:w="7126" w:type="dxa"/>
                </w:tcPr>
                <w:p w14:paraId="6665EA52" w14:textId="77777777" w:rsidR="00CE64C0" w:rsidRDefault="00000000">
                  <w:pPr>
                    <w:pStyle w:val="Compact"/>
                    <w:jc w:val="center"/>
                  </w:pPr>
                  <m:oMathPara>
                    <m:oMath>
                      <m:r>
                        <m:rPr>
                          <m:nor/>
                        </m:rPr>
                        <m:t>working distance</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oMath>
                  </m:oMathPara>
                </w:p>
              </w:tc>
            </w:tr>
            <w:tr w:rsidR="00CE64C0" w14:paraId="66D5884C" w14:textId="77777777">
              <w:tc>
                <w:tcPr>
                  <w:tcW w:w="793" w:type="dxa"/>
                </w:tcPr>
                <w:p w14:paraId="6D278AA4" w14:textId="77777777" w:rsidR="00CE64C0" w:rsidRDefault="00000000">
                  <w:pPr>
                    <w:pStyle w:val="Compact"/>
                    <w:jc w:val="center"/>
                  </w:pPr>
                  <w:r>
                    <w:t>Intermediate Work</w:t>
                  </w:r>
                </w:p>
              </w:tc>
              <w:tc>
                <w:tcPr>
                  <w:tcW w:w="7126" w:type="dxa"/>
                </w:tcPr>
                <w:p w14:paraId="20FEB795" w14:textId="77777777" w:rsidR="00CE64C0" w:rsidRDefault="00000000">
                  <w:pPr>
                    <w:pStyle w:val="Compact"/>
                    <w:jc w:val="center"/>
                  </w:pPr>
                  <m:oMathPara>
                    <m:oMath>
                      <m:r>
                        <m:rPr>
                          <m:nor/>
                        </m:rPr>
                        <m:t>working distance</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cm</m:t>
                      </m:r>
                    </m:oMath>
                  </m:oMathPara>
                </w:p>
              </w:tc>
            </w:tr>
            <w:tr w:rsidR="00CE64C0" w14:paraId="0ACAB00B" w14:textId="77777777">
              <w:tc>
                <w:tcPr>
                  <w:tcW w:w="793" w:type="dxa"/>
                </w:tcPr>
                <w:p w14:paraId="28DABC27" w14:textId="77777777" w:rsidR="00CE64C0" w:rsidRDefault="00000000">
                  <w:pPr>
                    <w:pStyle w:val="Compact"/>
                    <w:jc w:val="center"/>
                  </w:pPr>
                  <w:r>
                    <w:t>Total work</w:t>
                  </w:r>
                  <w:r>
                    <w:rPr>
                      <w:rStyle w:val="Funotenzeichen"/>
                    </w:rPr>
                    <w:footnoteReference w:id="2"/>
                  </w:r>
                </w:p>
              </w:tc>
              <w:tc>
                <w:tcPr>
                  <w:tcW w:w="7126" w:type="dxa"/>
                </w:tcPr>
                <w:p w14:paraId="6A70F743" w14:textId="77777777" w:rsidR="00CE64C0" w:rsidRDefault="00000000">
                  <w:pPr>
                    <w:pStyle w:val="Compact"/>
                    <w:jc w:val="center"/>
                  </w:pPr>
                  <m:oMathPara>
                    <m:oMath>
                      <m:r>
                        <m:rPr>
                          <m:nor/>
                        </m:rPr>
                        <m:t>working distance</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cm</m:t>
                      </m:r>
                    </m:oMath>
                  </m:oMathPara>
                </w:p>
              </w:tc>
            </w:tr>
            <w:tr w:rsidR="00CE64C0" w14:paraId="197AC520" w14:textId="77777777">
              <w:tc>
                <w:tcPr>
                  <w:tcW w:w="793" w:type="dxa"/>
                </w:tcPr>
                <w:p w14:paraId="1CD03C49" w14:textId="77777777" w:rsidR="00CE64C0" w:rsidRDefault="00000000">
                  <w:pPr>
                    <w:pStyle w:val="Compact"/>
                    <w:jc w:val="center"/>
                  </w:pPr>
                  <w:r>
                    <w:t>Distance range</w:t>
                  </w:r>
                </w:p>
              </w:tc>
              <w:tc>
                <w:tcPr>
                  <w:tcW w:w="7126" w:type="dxa"/>
                </w:tcPr>
                <w:p w14:paraId="7BA58F63" w14:textId="77777777" w:rsidR="00CE64C0" w:rsidRDefault="00000000">
                  <w:pPr>
                    <w:pStyle w:val="Compact"/>
                    <w:jc w:val="center"/>
                  </w:pPr>
                  <w:r>
                    <w:t>$\textrm{working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p>
              </w:tc>
            </w:tr>
            <w:tr w:rsidR="00CE64C0" w14:paraId="34C1BA15" w14:textId="77777777">
              <w:tc>
                <w:tcPr>
                  <w:tcW w:w="793" w:type="dxa"/>
                </w:tcPr>
                <w:p w14:paraId="15E90F5B" w14:textId="77777777" w:rsidR="00CE64C0" w:rsidRDefault="00000000">
                  <w:pPr>
                    <w:pStyle w:val="Compact"/>
                    <w:jc w:val="center"/>
                  </w:pPr>
                  <w:r>
                    <w:t>Continuous near work</w:t>
                  </w:r>
                </w:p>
              </w:tc>
              <w:tc>
                <w:tcPr>
                  <w:tcW w:w="7126" w:type="dxa"/>
                </w:tcPr>
                <w:p w14:paraId="28FEC86A" w14:textId="77777777" w:rsidR="00CE64C0" w:rsidRDefault="00000000">
                  <w:pPr>
                    <w:jc w:val="center"/>
                  </w:pPr>
                  <m:oMathPara>
                    <m:oMath>
                      <m:r>
                        <m:rPr>
                          <m:nor/>
                        </m:rPr>
                        <m:t>working distance</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r>
                        <m:rPr>
                          <m:sty m:val="p"/>
                        </m:rPr>
                        <w:rPr>
                          <w:rFonts w:ascii="Cambria Math" w:hAnsi="Cambria Math"/>
                        </w:rPr>
                        <m:t>,</m:t>
                      </m:r>
                    </m:oMath>
                  </m:oMathPara>
                </w:p>
                <w:p w14:paraId="515B4061" w14:textId="77777777" w:rsidR="00CE64C0" w:rsidRDefault="00000000">
                  <w:pPr>
                    <w:jc w:val="center"/>
                  </w:pPr>
                  <m:oMathPara>
                    <m:oMath>
                      <m:sSub>
                        <m:sSubPr>
                          <m:ctrlPr>
                            <w:ins w:id="10" w:author="Johannes Zauner" w:date="2025-12-13T06:15:00Z" w16du:dateUtc="2025-12-13T05:15:00Z">
                              <w:rPr>
                                <w:rFonts w:ascii="Cambria Math" w:hAnsi="Cambria Math"/>
                              </w:rPr>
                            </w:ins>
                          </m:ctrlPr>
                        </m:sSubPr>
                        <m:e>
                          <m:r>
                            <w:rPr>
                              <w:rFonts w:ascii="Cambria Math" w:hAnsi="Cambria Math"/>
                            </w:rPr>
                            <m:t>T</m:t>
                          </m:r>
                        </m:e>
                        <m:sub>
                          <m:r>
                            <m:rPr>
                              <m:nor/>
                            </m:rPr>
                            <m:t>duration</m:t>
                          </m:r>
                        </m:sub>
                      </m:sSub>
                      <m:r>
                        <m:rPr>
                          <m:sty m:val="p"/>
                        </m:rPr>
                        <w:rPr>
                          <w:rFonts w:ascii="Cambria Math" w:hAnsi="Cambria Math"/>
                        </w:rPr>
                        <m:t>≥</m:t>
                      </m:r>
                      <m:r>
                        <w:rPr>
                          <w:rFonts w:ascii="Cambria Math" w:hAnsi="Cambria Math"/>
                        </w:rPr>
                        <m:t>30minutes</m:t>
                      </m:r>
                      <m:r>
                        <m:rPr>
                          <m:sty m:val="p"/>
                        </m:rPr>
                        <w:rPr>
                          <w:rFonts w:ascii="Cambria Math" w:hAnsi="Cambria Math"/>
                        </w:rPr>
                        <m:t>,</m:t>
                      </m:r>
                      <m:r>
                        <m:rPr>
                          <m:nor/>
                        </m:rPr>
                        <m:t xml:space="preserve"> </m:t>
                      </m:r>
                      <m:sSub>
                        <m:sSubPr>
                          <m:ctrlPr>
                            <w:ins w:id="11" w:author="Johannes Zauner" w:date="2025-12-13T06:15:00Z" w16du:dateUtc="2025-12-13T05:15:00Z">
                              <w:rPr>
                                <w:rFonts w:ascii="Cambria Math" w:hAnsi="Cambria Math"/>
                              </w:rPr>
                            </w:ins>
                          </m:ctrlPr>
                        </m:sSubPr>
                        <m:e>
                          <m:r>
                            <w:rPr>
                              <w:rFonts w:ascii="Cambria Math" w:hAnsi="Cambria Math"/>
                            </w:rPr>
                            <m:t>T</m:t>
                          </m:r>
                        </m:e>
                        <m:sub>
                          <m:r>
                            <w:rPr>
                              <w:rFonts w:ascii="Cambria Math" w:hAnsi="Cambria Math"/>
                            </w:rPr>
                            <m:t>interruptions</m:t>
                          </m:r>
                        </m:sub>
                      </m:sSub>
                      <m:r>
                        <m:rPr>
                          <m:sty m:val="p"/>
                        </m:rPr>
                        <w:rPr>
                          <w:rFonts w:ascii="Cambria Math" w:hAnsi="Cambria Math"/>
                        </w:rPr>
                        <m:t>≤</m:t>
                      </m:r>
                      <m:r>
                        <w:rPr>
                          <w:rFonts w:ascii="Cambria Math" w:hAnsi="Cambria Math"/>
                        </w:rPr>
                        <m:t>1minute</m:t>
                      </m:r>
                    </m:oMath>
                  </m:oMathPara>
                </w:p>
              </w:tc>
            </w:tr>
            <w:tr w:rsidR="00CE64C0" w14:paraId="5A69C44E" w14:textId="77777777">
              <w:tc>
                <w:tcPr>
                  <w:tcW w:w="793" w:type="dxa"/>
                </w:tcPr>
                <w:p w14:paraId="070C803D" w14:textId="77777777" w:rsidR="00CE64C0" w:rsidRDefault="00000000">
                  <w:pPr>
                    <w:pStyle w:val="Compact"/>
                    <w:jc w:val="center"/>
                  </w:pPr>
                  <w:r>
                    <w:t>Near work episodes</w:t>
                  </w:r>
                </w:p>
              </w:tc>
              <w:tc>
                <w:tcPr>
                  <w:tcW w:w="7126" w:type="dxa"/>
                </w:tcPr>
                <w:p w14:paraId="05A05804" w14:textId="77777777" w:rsidR="00CE64C0" w:rsidRDefault="00000000">
                  <w:pPr>
                    <w:jc w:val="center"/>
                  </w:pPr>
                  <m:oMathPara>
                    <m:oMath>
                      <m:r>
                        <m:rPr>
                          <m:nor/>
                        </m:rPr>
                        <m:t>working distance</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r>
                        <m:rPr>
                          <m:sty m:val="p"/>
                        </m:rPr>
                        <w:rPr>
                          <w:rFonts w:ascii="Cambria Math" w:hAnsi="Cambria Math"/>
                        </w:rPr>
                        <m:t>,</m:t>
                      </m:r>
                    </m:oMath>
                  </m:oMathPara>
                </w:p>
                <w:p w14:paraId="735D393D" w14:textId="77777777" w:rsidR="00CE64C0" w:rsidRDefault="00000000">
                  <w:pPr>
                    <w:jc w:val="center"/>
                  </w:pPr>
                  <m:oMathPara>
                    <m:oMath>
                      <m:sSub>
                        <m:sSubPr>
                          <m:ctrlPr>
                            <w:ins w:id="12" w:author="Johannes Zauner" w:date="2025-12-13T06:15:00Z" w16du:dateUtc="2025-12-13T05:15:00Z">
                              <w:rPr>
                                <w:rFonts w:ascii="Cambria Math" w:hAnsi="Cambria Math"/>
                              </w:rPr>
                            </w:ins>
                          </m:ctrlPr>
                        </m:sSubPr>
                        <m:e>
                          <m:r>
                            <w:rPr>
                              <w:rFonts w:ascii="Cambria Math" w:hAnsi="Cambria Math"/>
                            </w:rPr>
                            <m:t>T</m:t>
                          </m:r>
                        </m:e>
                        <m:sub>
                          <m:r>
                            <m:rPr>
                              <m:nor/>
                            </m:rPr>
                            <m:t>interruptions</m:t>
                          </m:r>
                        </m:sub>
                      </m:sSub>
                      <m:r>
                        <m:rPr>
                          <m:sty m:val="p"/>
                        </m:rPr>
                        <w:rPr>
                          <w:rFonts w:ascii="Cambria Math" w:hAnsi="Cambria Math"/>
                        </w:rPr>
                        <m:t>≤</m:t>
                      </m:r>
                      <m:r>
                        <w:rPr>
                          <w:rFonts w:ascii="Cambria Math" w:hAnsi="Cambria Math"/>
                        </w:rPr>
                        <m:t>20seconds</m:t>
                      </m:r>
                    </m:oMath>
                  </m:oMathPara>
                </w:p>
              </w:tc>
            </w:tr>
            <w:tr w:rsidR="00CE64C0" w14:paraId="30F21971" w14:textId="77777777">
              <w:tc>
                <w:tcPr>
                  <w:tcW w:w="793" w:type="dxa"/>
                </w:tcPr>
                <w:p w14:paraId="269CDACD" w14:textId="77777777" w:rsidR="00CE64C0" w:rsidRDefault="00000000">
                  <w:pPr>
                    <w:pStyle w:val="Compact"/>
                    <w:jc w:val="center"/>
                  </w:pPr>
                  <w:r>
                    <w:t>Ratio of daily near work</w:t>
                  </w:r>
                </w:p>
              </w:tc>
              <w:tc>
                <w:tcPr>
                  <w:tcW w:w="7126" w:type="dxa"/>
                </w:tcPr>
                <w:p w14:paraId="6A82A49D" w14:textId="77777777" w:rsidR="00CE64C0" w:rsidRDefault="00000000">
                  <w:pPr>
                    <w:pStyle w:val="Compact"/>
                    <w:jc w:val="center"/>
                  </w:pPr>
                  <m:oMathPara>
                    <m:oMath>
                      <m:f>
                        <m:fPr>
                          <m:ctrlPr>
                            <w:ins w:id="13" w:author="Johannes Zauner" w:date="2025-12-13T06:15:00Z" w16du:dateUtc="2025-12-13T05:15:00Z">
                              <w:rPr>
                                <w:rFonts w:ascii="Cambria Math" w:hAnsi="Cambria Math"/>
                              </w:rPr>
                            </w:ins>
                          </m:ctrlPr>
                        </m:fPr>
                        <m:num>
                          <m:sSub>
                            <m:sSubPr>
                              <m:ctrlPr>
                                <w:ins w:id="14" w:author="Johannes Zauner" w:date="2025-12-13T06:15:00Z" w16du:dateUtc="2025-12-13T05:15:00Z">
                                  <w:rPr>
                                    <w:rFonts w:ascii="Cambria Math" w:hAnsi="Cambria Math"/>
                                  </w:rPr>
                                </w:ins>
                              </m:ctrlPr>
                            </m:sSubPr>
                            <m:e>
                              <m:r>
                                <w:rPr>
                                  <w:rFonts w:ascii="Cambria Math" w:hAnsi="Cambria Math"/>
                                </w:rPr>
                                <m:t>T</m:t>
                              </m:r>
                            </m:e>
                            <m:sub>
                              <m:r>
                                <m:rPr>
                                  <m:nor/>
                                </m:rPr>
                                <m:t>near work</m:t>
                              </m:r>
                            </m:sub>
                          </m:sSub>
                        </m:num>
                        <m:den>
                          <m:sSub>
                            <m:sSubPr>
                              <m:ctrlPr>
                                <w:ins w:id="15" w:author="Johannes Zauner" w:date="2025-12-13T06:15:00Z" w16du:dateUtc="2025-12-13T05:15:00Z">
                                  <w:rPr>
                                    <w:rFonts w:ascii="Cambria Math" w:hAnsi="Cambria Math"/>
                                  </w:rPr>
                                </w:ins>
                              </m:ctrlPr>
                            </m:sSubPr>
                            <m:e>
                              <m:r>
                                <w:rPr>
                                  <w:rFonts w:ascii="Cambria Math" w:hAnsi="Cambria Math"/>
                                </w:rPr>
                                <m:t>T</m:t>
                              </m:r>
                            </m:e>
                            <m:sub>
                              <m:r>
                                <m:rPr>
                                  <m:nor/>
                                </m:rPr>
                                <m:t>total wear</m:t>
                              </m:r>
                            </m:sub>
                          </m:sSub>
                        </m:den>
                      </m:f>
                    </m:oMath>
                  </m:oMathPara>
                </w:p>
              </w:tc>
            </w:tr>
            <w:tr w:rsidR="00CE64C0" w14:paraId="704EE6EC" w14:textId="77777777">
              <w:tc>
                <w:tcPr>
                  <w:tcW w:w="793" w:type="dxa"/>
                </w:tcPr>
                <w:p w14:paraId="52C6C7EF" w14:textId="77777777" w:rsidR="00CE64C0" w:rsidRDefault="00000000">
                  <w:pPr>
                    <w:pStyle w:val="Compact"/>
                    <w:jc w:val="center"/>
                  </w:pPr>
                  <w:r>
                    <w:t>Visual break</w:t>
                  </w:r>
                </w:p>
              </w:tc>
              <w:tc>
                <w:tcPr>
                  <w:tcW w:w="7126" w:type="dxa"/>
                </w:tcPr>
                <w:p w14:paraId="2EF10B65" w14:textId="77777777" w:rsidR="00CE64C0" w:rsidRDefault="00000000">
                  <w:pPr>
                    <w:pStyle w:val="Compact"/>
                    <w:jc w:val="center"/>
                  </w:pPr>
                  <w:r>
                    <w:t>$\textrm{working distance} ≥ 100cm, \\ T_\textrm{duration} ≥ 20 seconds, \textrm{ }T_\textrm{previous episode} ≤ 20 minutes$</w:t>
                  </w:r>
                </w:p>
              </w:tc>
            </w:tr>
            <w:tr w:rsidR="00CE64C0" w14:paraId="625B1D5D" w14:textId="77777777">
              <w:tc>
                <w:tcPr>
                  <w:tcW w:w="793" w:type="dxa"/>
                </w:tcPr>
                <w:p w14:paraId="1DFDE5A5" w14:textId="77777777" w:rsidR="00CE64C0" w:rsidRDefault="00000000">
                  <w:pPr>
                    <w:pStyle w:val="Compact"/>
                    <w:jc w:val="center"/>
                  </w:pPr>
                  <w:r>
                    <w:t>Outdoor range</w:t>
                  </w:r>
                </w:p>
              </w:tc>
              <w:tc>
                <w:tcPr>
                  <w:tcW w:w="7126" w:type="dxa"/>
                </w:tcPr>
                <w:p w14:paraId="305FB2CD" w14:textId="77777777" w:rsidR="00CE64C0" w:rsidRDefault="00000000">
                  <w:pPr>
                    <w:pStyle w:val="Compact"/>
                    <w:jc w:val="center"/>
                  </w:pPr>
                  <w:r>
                    <w:t>$\textrm{illuminance}, {[1000,2000)lx \textrm{,  Outdoor bright} \\ [2000,3000)lx \textrm{,  Outdoor very bright} \\ [3000, \infty) lx \textrm{,  Outdoor extremely bright}}$</w:t>
                  </w:r>
                </w:p>
              </w:tc>
            </w:tr>
            <w:tr w:rsidR="00CE64C0" w14:paraId="2CE6856C" w14:textId="77777777">
              <w:tc>
                <w:tcPr>
                  <w:tcW w:w="793" w:type="dxa"/>
                </w:tcPr>
                <w:p w14:paraId="5C827025" w14:textId="77777777" w:rsidR="00CE64C0" w:rsidRDefault="00000000">
                  <w:pPr>
                    <w:pStyle w:val="Compact"/>
                    <w:jc w:val="center"/>
                  </w:pPr>
                  <w:r>
                    <w:t>Light exposure</w:t>
                  </w:r>
                  <w:r>
                    <w:rPr>
                      <w:rStyle w:val="Funotenzeichen"/>
                    </w:rPr>
                    <w:footnoteReference w:id="3"/>
                  </w:r>
                </w:p>
              </w:tc>
              <w:tc>
                <w:tcPr>
                  <w:tcW w:w="7126" w:type="dxa"/>
                </w:tcPr>
                <w:p w14:paraId="131522D8" w14:textId="77777777" w:rsidR="00CE64C0" w:rsidRDefault="00000000">
                  <w:pPr>
                    <w:pStyle w:val="Compact"/>
                    <w:jc w:val="center"/>
                  </w:pPr>
                  <m:oMathPara>
                    <m:oMath>
                      <m:acc>
                        <m:accPr>
                          <m:chr m:val="‾"/>
                          <m:ctrlPr>
                            <w:ins w:id="16" w:author="Johannes Zauner" w:date="2025-12-13T06:15:00Z" w16du:dateUtc="2025-12-13T05:15:00Z">
                              <w:rPr>
                                <w:rFonts w:ascii="Cambria Math" w:hAnsi="Cambria Math"/>
                              </w:rPr>
                            </w:ins>
                          </m:ctrlPr>
                        </m:accPr>
                        <m:e>
                          <m:r>
                            <w:rPr>
                              <w:rFonts w:ascii="Cambria Math" w:hAnsi="Cambria Math"/>
                            </w:rPr>
                            <m:t>illuminance</m:t>
                          </m:r>
                        </m:e>
                      </m:acc>
                    </m:oMath>
                  </m:oMathPara>
                </w:p>
              </w:tc>
            </w:tr>
            <w:tr w:rsidR="00CE64C0" w14:paraId="6CD2EC44" w14:textId="77777777">
              <w:tc>
                <w:tcPr>
                  <w:tcW w:w="793" w:type="dxa"/>
                </w:tcPr>
                <w:p w14:paraId="2299489E" w14:textId="77777777" w:rsidR="00CE64C0" w:rsidRDefault="00000000">
                  <w:pPr>
                    <w:pStyle w:val="Compact"/>
                    <w:jc w:val="center"/>
                  </w:pPr>
                  <w:r>
                    <w:t>Spectr</w:t>
                  </w:r>
                  <w:r>
                    <w:lastRenderedPageBreak/>
                    <w:t>al bands</w:t>
                  </w:r>
                </w:p>
              </w:tc>
              <w:tc>
                <w:tcPr>
                  <w:tcW w:w="7126" w:type="dxa"/>
                </w:tcPr>
                <w:p w14:paraId="6D839AB4" w14:textId="77777777" w:rsidR="00CE64C0" w:rsidRDefault="00000000">
                  <w:pPr>
                    <w:pStyle w:val="Compact"/>
                    <w:jc w:val="center"/>
                  </w:pPr>
                  <w:r>
                    <w:lastRenderedPageBreak/>
                    <w:t xml:space="preserve">$\textrm{spectral irradiance}, {[380,500]nm \textrm{,  short wavelength light} \\ </w:t>
                  </w:r>
                  <w:r>
                    <w:lastRenderedPageBreak/>
                    <w:t>[600, 780]nm \textrm{,  long wavelength light}}$</w:t>
                  </w:r>
                </w:p>
              </w:tc>
            </w:tr>
            <w:tr w:rsidR="00CE64C0" w14:paraId="2A544757" w14:textId="77777777">
              <w:tc>
                <w:tcPr>
                  <w:tcW w:w="793" w:type="dxa"/>
                </w:tcPr>
                <w:p w14:paraId="72BED6B9" w14:textId="77777777" w:rsidR="00CE64C0" w:rsidRDefault="00000000">
                  <w:pPr>
                    <w:pStyle w:val="Compact"/>
                    <w:jc w:val="center"/>
                  </w:pPr>
                  <w:r>
                    <w:lastRenderedPageBreak/>
                    <w:t>Ratio of short vs. long wavelength light</w:t>
                  </w:r>
                </w:p>
              </w:tc>
              <w:tc>
                <w:tcPr>
                  <w:tcW w:w="7126" w:type="dxa"/>
                </w:tcPr>
                <w:p w14:paraId="1E407850" w14:textId="77777777" w:rsidR="00CE64C0" w:rsidRDefault="00000000">
                  <w:pPr>
                    <w:pStyle w:val="Compact"/>
                    <w:jc w:val="center"/>
                  </w:pPr>
                  <m:oMathPara>
                    <m:oMath>
                      <m:f>
                        <m:fPr>
                          <m:ctrlPr>
                            <w:ins w:id="17" w:author="Johannes Zauner" w:date="2025-12-13T06:15:00Z" w16du:dateUtc="2025-12-13T05:15:00Z">
                              <w:rPr>
                                <w:rFonts w:ascii="Cambria Math" w:hAnsi="Cambria Math"/>
                              </w:rPr>
                            </w:ins>
                          </m:ctrlPr>
                        </m:fPr>
                        <m:num>
                          <m:sSub>
                            <m:sSubPr>
                              <m:ctrlPr>
                                <w:ins w:id="18" w:author="Johannes Zauner" w:date="2025-12-13T06:15:00Z" w16du:dateUtc="2025-12-13T05:15:00Z">
                                  <w:rPr>
                                    <w:rFonts w:ascii="Cambria Math" w:hAnsi="Cambria Math"/>
                                  </w:rPr>
                                </w:ins>
                              </m:ctrlPr>
                            </m:sSubPr>
                            <m:e>
                              <m:r>
                                <w:rPr>
                                  <w:rFonts w:ascii="Cambria Math" w:hAnsi="Cambria Math"/>
                                </w:rPr>
                                <m:t>E</m:t>
                              </m:r>
                            </m:e>
                            <m:sub>
                              <m:r>
                                <w:rPr>
                                  <w:rFonts w:ascii="Cambria Math" w:hAnsi="Cambria Math"/>
                                </w:rPr>
                                <m:t>e</m:t>
                              </m:r>
                              <m:r>
                                <m:rPr>
                                  <m:nor/>
                                </m:rPr>
                                <m:t>,short wavelength</m:t>
                              </m:r>
                            </m:sub>
                          </m:sSub>
                        </m:num>
                        <m:den>
                          <m:sSub>
                            <m:sSubPr>
                              <m:ctrlPr>
                                <w:ins w:id="19" w:author="Johannes Zauner" w:date="2025-12-13T06:15:00Z" w16du:dateUtc="2025-12-13T05:15:00Z">
                                  <w:rPr>
                                    <w:rFonts w:ascii="Cambria Math" w:hAnsi="Cambria Math"/>
                                  </w:rPr>
                                </w:ins>
                              </m:ctrlPr>
                            </m:sSubPr>
                            <m:e>
                              <m:r>
                                <w:rPr>
                                  <w:rFonts w:ascii="Cambria Math" w:hAnsi="Cambria Math"/>
                                </w:rPr>
                                <m:t>E</m:t>
                              </m:r>
                            </m:e>
                            <m:sub>
                              <m:r>
                                <w:rPr>
                                  <w:rFonts w:ascii="Cambria Math" w:hAnsi="Cambria Math"/>
                                </w:rPr>
                                <m:t>e</m:t>
                              </m:r>
                              <m:r>
                                <m:rPr>
                                  <m:nor/>
                                </m:rPr>
                                <m:t>,long wavelength</m:t>
                              </m:r>
                            </m:sub>
                          </m:sSub>
                        </m:den>
                      </m:f>
                    </m:oMath>
                  </m:oMathPara>
                </w:p>
              </w:tc>
            </w:tr>
            <w:bookmarkEnd w:id="5"/>
          </w:tbl>
          <w:p w14:paraId="7E41A9DF" w14:textId="77777777" w:rsidR="00CE64C0" w:rsidRDefault="00CE64C0"/>
        </w:tc>
      </w:tr>
    </w:tbl>
    <w:p w14:paraId="0F777321" w14:textId="77777777" w:rsidR="00CE64C0" w:rsidRDefault="00000000">
      <w:pPr>
        <w:pStyle w:val="Textkrper"/>
      </w:pPr>
      <w:r>
        <w:lastRenderedPageBreak/>
        <w:t xml:space="preserve">It should be noted that although daylight levels can far exceed the thresholds defined in </w:t>
      </w:r>
      <w:hyperlink w:anchor="tbl-two">
        <w:r>
          <w:rPr>
            <w:rStyle w:val="Hyperlink"/>
          </w:rPr>
          <w:t>Table 2</w:t>
        </w:r>
      </w:hyperlink>
      <w:r>
        <w:t xml:space="preserve"> - and may reach or even exceed 10^5 lux - empirical daylight levels measured at eye level are much lower, typically around 10^3 lux, especially when considering aggregated time-series data over minutes to hours.</w:t>
      </w:r>
    </w:p>
    <w:p w14:paraId="74887753" w14:textId="77777777" w:rsidR="00CE64C0" w:rsidRDefault="00000000">
      <w:pPr>
        <w:pStyle w:val="berschrift3"/>
      </w:pPr>
      <w:bookmarkStart w:id="20" w:name="devices"/>
      <w:bookmarkEnd w:id="3"/>
      <w:r>
        <w:t>Devices</w:t>
      </w:r>
    </w:p>
    <w:p w14:paraId="3256B027" w14:textId="77777777" w:rsidR="00CE64C0" w:rsidRDefault="00000000">
      <w:pPr>
        <w:pStyle w:val="FirstParagraph"/>
      </w:pPr>
      <w:r>
        <w:t>Data from two wearable devices are used in this analysis:</w:t>
      </w:r>
    </w:p>
    <w:p w14:paraId="42B08B87" w14:textId="77777777" w:rsidR="00CE64C0" w:rsidRDefault="00000000">
      <w:pPr>
        <w:numPr>
          <w:ilvl w:val="0"/>
          <w:numId w:val="3"/>
        </w:numPr>
      </w:pPr>
      <w:r>
        <w:rPr>
          <w:rStyle w:val="VerbatimChar"/>
        </w:rPr>
        <w:t>Clouclip</w:t>
      </w:r>
      <w:r>
        <w:t>: A wearable device that measures viewing distance and ambient light simultaneously [Glasson Technology Co., Ltd, Hangzhou, China; Wen et al. (2021); Wen et al. (2020)]. The Clouclip provides a simple data output with only distance (working distance, in centimeters) and illuminance (ambient light, in lux). Data in our example were recorded at 5-second intervals. Approximately one week of data (~120,960 observations) is about 1.6 MB in size.</w:t>
      </w:r>
    </w:p>
    <w:p w14:paraId="09E59F33" w14:textId="77777777" w:rsidR="00CE64C0" w:rsidRDefault="00000000">
      <w:pPr>
        <w:numPr>
          <w:ilvl w:val="0"/>
          <w:numId w:val="3"/>
        </w:numPr>
      </w:pPr>
      <w:r>
        <w:rPr>
          <w:rStyle w:val="VerbatimChar"/>
        </w:rPr>
        <w:t>Visual Environment Evaluation Tool</w:t>
      </w:r>
      <w:r>
        <w:t xml:space="preserve"> (VEET): A head-mounted multi-modal device that logs multiple data streams [Reality Labs Research,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p w14:paraId="4919233F" w14:textId="77777777" w:rsidR="00CE64C0" w:rsidRDefault="00000000">
      <w:pPr>
        <w:pStyle w:val="berschrift3"/>
      </w:pPr>
      <w:bookmarkStart w:id="21" w:name="data-processing-summary"/>
      <w:bookmarkEnd w:id="20"/>
      <w:r>
        <w:t>Data processing summary</w:t>
      </w:r>
    </w:p>
    <w:p w14:paraId="6469F8CF" w14:textId="56BCDFEE" w:rsidR="00CE64C0" w:rsidRDefault="00000000">
      <w:pPr>
        <w:pStyle w:val="FirstParagraph"/>
      </w:pPr>
      <w:r>
        <w:t xml:space="preserve">The </w:t>
      </w:r>
      <w:hyperlink w:anchor="results">
        <w:r>
          <w:rPr>
            <w:rStyle w:val="Hyperlink"/>
          </w:rPr>
          <w:t>Results</w:t>
        </w:r>
      </w:hyperlink>
      <w:r>
        <w:t xml:space="preserve"> section uses imported and pre-processed data from the two devices to calculate metrics. </w:t>
      </w:r>
      <w:hyperlink r:id="rId38">
        <w:r>
          <w:rPr>
            <w:rStyle w:val="Hyperlink"/>
          </w:rPr>
          <w:t>Supplement 1</w:t>
        </w:r>
      </w:hyperlink>
      <w:r>
        <w:t xml:space="preserve"> contains the annotated code and description for the steps involved. The following summarizes the steps involved, please refer to the supplement for details:</w:t>
      </w:r>
    </w:p>
    <w:p w14:paraId="507AFDA2" w14:textId="77777777" w:rsidR="00CE64C0" w:rsidRDefault="00000000">
      <w:pPr>
        <w:pStyle w:val="Textkrper"/>
      </w:pPr>
      <w:r>
        <w:rPr>
          <w:b/>
          <w:bCs/>
        </w:rPr>
        <w:t>Data import:</w:t>
      </w:r>
      <w:r>
        <w:t xml:space="preserve"> We imported raw data from the </w:t>
      </w:r>
      <w:r>
        <w:rPr>
          <w:rStyle w:val="VerbatimChar"/>
        </w:rPr>
        <w:t>Clouclip</w:t>
      </w:r>
      <w:r>
        <w:t xml:space="preserve"> and </w:t>
      </w:r>
      <w:r>
        <w:rPr>
          <w:rStyle w:val="VerbatimChar"/>
        </w:rPr>
        <w:t>VEET</w:t>
      </w:r>
      <w:r>
        <w:t xml:space="preserve"> devices using LightLogR’s built-in import functions, which automatically handle device-specific formats and idiosyncrasies.</w:t>
      </w:r>
    </w:p>
    <w:p w14:paraId="196100ED" w14:textId="77777777" w:rsidR="00CE64C0" w:rsidRDefault="00000000">
      <w:pPr>
        <w:pStyle w:val="Textkrper"/>
      </w:pPr>
      <w:r>
        <w:lastRenderedPageBreak/>
        <w:t xml:space="preserve">The </w:t>
      </w:r>
      <w:r>
        <w:rPr>
          <w:rStyle w:val="VerbatimChar"/>
        </w:rPr>
        <w:t>Clouclip</w:t>
      </w:r>
      <w:r>
        <w:t xml:space="preserve"> export file (provided as a tab-delimited text file) contains timestamped records of distance (cm) and illuminance (lux). LightLogR’s </w:t>
      </w:r>
      <w:r>
        <w:rPr>
          <w:rStyle w:val="VerbatimChar"/>
        </w:rPr>
        <w:t>import$Clouclip</w:t>
      </w:r>
      <w:r>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Pr>
          <w:rStyle w:val="VerbatimChar"/>
        </w:rPr>
        <w:t>-1</w:t>
      </w:r>
      <w:r>
        <w:t xml:space="preserve"> (for both distance and lux) as indicating the device’s sleep mode and </w:t>
      </w:r>
      <w:r>
        <w:rPr>
          <w:rStyle w:val="VerbatimChar"/>
        </w:rPr>
        <w:t>204</w:t>
      </w:r>
      <w:r>
        <w:t xml:space="preserve"> (for distance) as indicating the object was beyond the measurable range, replacing these with </w:t>
      </w:r>
      <w:r>
        <w:rPr>
          <w:rStyle w:val="VerbatimChar"/>
        </w:rPr>
        <w:t>NA</w:t>
      </w:r>
      <w:r>
        <w:t xml:space="preserve"> and logging their status in separate columns. The import routine also provides an initial summary of the dataset, including start and end times and any irregular sampling intervals or gaps.</w:t>
      </w:r>
    </w:p>
    <w:p w14:paraId="396D4C1B" w14:textId="77777777" w:rsidR="00CE64C0" w:rsidRDefault="00000000">
      <w:pPr>
        <w:pStyle w:val="Textkrper"/>
      </w:pPr>
      <w:r>
        <w:t xml:space="preserve">For the </w:t>
      </w:r>
      <w:r>
        <w:rPr>
          <w:rStyle w:val="VerbatimChar"/>
        </w:rPr>
        <w:t>VEET</w:t>
      </w:r>
      <w:r>
        <w:t xml:space="preserve"> device, data were provided as CSV logs (zipped on Github, due to size). We focused on the ambient light sensor modality first. Using </w:t>
      </w:r>
      <w:r>
        <w:rPr>
          <w:rStyle w:val="VerbatimChar"/>
        </w:rPr>
        <w:t>import$VEET(..., modality = "ALS")</w:t>
      </w:r>
      <w:r>
        <w:t>, we extracted the illuminance (</w:t>
      </w:r>
      <w:r>
        <w:rPr>
          <w:rStyle w:val="VerbatimChar"/>
        </w:rPr>
        <w:t>Lux</w:t>
      </w:r>
      <w:r>
        <w:t>) data stream and its timestamps. The raw VEET data similarly contains irregular intervals and can contain missing periods (e.g., if the device stopped recording or was reset); the import summary flags these issues.</w:t>
      </w:r>
    </w:p>
    <w:p w14:paraId="310D70A4" w14:textId="77777777" w:rsidR="00CE64C0" w:rsidRDefault="00000000">
      <w:pPr>
        <w:pStyle w:val="Textkrper"/>
      </w:pPr>
      <w:r>
        <w:t xml:space="preserve">Besides the </w:t>
      </w:r>
      <w:r>
        <w:rPr>
          <w:rStyle w:val="VerbatimChar"/>
        </w:rPr>
        <w:t>Clouclip</w:t>
      </w:r>
      <w:r>
        <w:t xml:space="preserve"> and </w:t>
      </w:r>
      <w:r>
        <w:rPr>
          <w:rStyle w:val="VerbatimChar"/>
        </w:rPr>
        <w:t>VEET</w:t>
      </w:r>
      <w:r>
        <w:t xml:space="preserve">, LightLogR 0.10.0 contains import functions for 18 more wearable devices. The package further supports versions due to evolving data formats, and includes documentation for both </w:t>
      </w:r>
      <w:hyperlink r:id="rId39">
        <w:r>
          <w:rPr>
            <w:rStyle w:val="Hyperlink"/>
          </w:rPr>
          <w:t>code-based</w:t>
        </w:r>
      </w:hyperlink>
      <w:r>
        <w:t xml:space="preserve"> and </w:t>
      </w:r>
      <w:hyperlink r:id="rId40" w:anchor="from-which-devices-can-i-import-data">
        <w:r>
          <w:rPr>
            <w:rStyle w:val="Hyperlink"/>
          </w:rPr>
          <w:t>code-less</w:t>
        </w:r>
      </w:hyperlink>
      <w:r>
        <w:t xml:space="preserve"> additions of new device import-functions.</w:t>
      </w:r>
    </w:p>
    <w:p w14:paraId="6BA70C55" w14:textId="77777777" w:rsidR="00CE64C0" w:rsidRDefault="00000000">
      <w:pPr>
        <w:pStyle w:val="Textkrper"/>
      </w:pPr>
      <w:r>
        <w:rPr>
          <w:b/>
          <w:bCs/>
        </w:rPr>
        <w:t>Irregular intervals, gaps, non-wear times:</w:t>
      </w:r>
      <w:r>
        <w:t xml:space="preserve"> Both datasets showed irregular timing and missing data, i.e., gaps. Irregular data means that some observations did not align to the nominal sampling interval (e.g., slight timing drift or pauses in recording). For the </w:t>
      </w:r>
      <w:r>
        <w:rPr>
          <w:rStyle w:val="VerbatimChar"/>
        </w:rPr>
        <w:t>Clouclip</w:t>
      </w:r>
      <w:r>
        <w:t xml:space="preserve"> 5-second data, we detected irregular timestamps spanning all but the first and last day of the recording. Handling such irregularities is important because many downstream analyses assume a regular time series. We evaluated strategies to address this, including:</w:t>
      </w:r>
    </w:p>
    <w:p w14:paraId="02910109" w14:textId="77777777" w:rsidR="00CE64C0" w:rsidRDefault="00000000">
      <w:pPr>
        <w:numPr>
          <w:ilvl w:val="0"/>
          <w:numId w:val="4"/>
        </w:numPr>
      </w:pPr>
      <w:r>
        <w:t>Removing an initial portion of data if irregularities occur mainly during device start-up.</w:t>
      </w:r>
    </w:p>
    <w:p w14:paraId="0FE155D1" w14:textId="77777777" w:rsidR="00CE64C0" w:rsidRDefault="00000000">
      <w:pPr>
        <w:numPr>
          <w:ilvl w:val="0"/>
          <w:numId w:val="4"/>
        </w:numPr>
      </w:pPr>
      <w:r>
        <w:t>Rounding all timestamps to the nearest regular interval (5 s in this case).</w:t>
      </w:r>
    </w:p>
    <w:p w14:paraId="52A5F876" w14:textId="77777777" w:rsidR="00CE64C0" w:rsidRDefault="00000000">
      <w:pPr>
        <w:numPr>
          <w:ilvl w:val="0"/>
          <w:numId w:val="4"/>
        </w:numPr>
      </w:pPr>
      <w:r>
        <w:t>Aggregating to a coarser time interval (with some loss of temporal resolution).</w:t>
      </w:r>
    </w:p>
    <w:p w14:paraId="4439A6ED" w14:textId="77777777" w:rsidR="00CE64C0" w:rsidRDefault="00000000">
      <w:pPr>
        <w:pStyle w:val="FirstParagraph"/>
      </w:pPr>
      <w:r>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72C5A6B0" w14:textId="77777777" w:rsidR="00CE64C0" w:rsidRDefault="00000000">
      <w:pPr>
        <w:pStyle w:val="Textkrper"/>
      </w:pPr>
      <w:r>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to focus on days with substantial wear time. In our </w:t>
      </w:r>
      <w:r>
        <w:rPr>
          <w:rStyle w:val="VerbatimChar"/>
        </w:rPr>
        <w:t>Clouclip</w:t>
      </w:r>
      <w:r>
        <w:t xml:space="preserve"> example, days with &lt;1 hour of recordings were dropped. This threshold should be adjusted based on how much complete days matter for a given analysis at hand. E.g., in circadian science, the </w:t>
      </w:r>
      <w:r>
        <w:lastRenderedPageBreak/>
        <w:t xml:space="preserve">metrics of </w:t>
      </w:r>
      <w:r>
        <w:rPr>
          <w:i/>
          <w:iCs/>
        </w:rPr>
        <w:t>interdaily stability</w:t>
      </w:r>
      <w:r>
        <w:t xml:space="preserve"> and </w:t>
      </w:r>
      <w:r>
        <w:rPr>
          <w:i/>
          <w:iCs/>
        </w:rPr>
        <w:t>intradaily variation</w:t>
      </w:r>
      <w:r>
        <w:t xml:space="preserve"> require measurements for each hour of the day.</w:t>
      </w:r>
    </w:p>
    <w:p w14:paraId="2398B0EA" w14:textId="77777777" w:rsidR="00CE64C0" w:rsidRDefault="00000000">
      <w:pPr>
        <w:pStyle w:val="Textkrper"/>
      </w:pPr>
      <w:r>
        <w:t xml:space="preserve">After these preprocessing steps, the </w:t>
      </w:r>
      <w:r>
        <w:rPr>
          <w:rStyle w:val="VerbatimChar"/>
        </w:rPr>
        <w:t>Clouclip</w:t>
      </w:r>
      <w:r>
        <w:t xml:space="preserve"> dataset had no irregular timestamps remaining and contained explicit markers for all periods of missing data (e.g., times when the device was off or not worn). The distance and illuminance values were now ready for metric calculations. Because the device was put in </w:t>
      </w:r>
      <w:r>
        <w:rPr>
          <w:rStyle w:val="VerbatimChar"/>
        </w:rPr>
        <w:t>sleep mode</w:t>
      </w:r>
      <w:r>
        <w:t xml:space="preserve"> when not worn, there are no measurements during non-wear times.</w:t>
      </w:r>
    </w:p>
    <w:p w14:paraId="33C7C7F7" w14:textId="3DA96148" w:rsidR="00CE64C0" w:rsidRDefault="00000000">
      <w:pPr>
        <w:pStyle w:val="Textkrper"/>
      </w:pPr>
      <w:r>
        <w:t xml:space="preserve">The </w:t>
      </w:r>
      <w:r>
        <w:rPr>
          <w:rStyle w:val="VerbatimChar"/>
        </w:rPr>
        <w:t>VEET</w:t>
      </w:r>
      <w:r>
        <w:t xml:space="preserve"> illuminance data underwent a similar cleaning procedure. To make the </w:t>
      </w:r>
      <w:r>
        <w:rPr>
          <w:rStyle w:val="VerbatimChar"/>
        </w:rPr>
        <w:t>VEET</w:t>
      </w:r>
      <w:r>
        <w:t xml:space="preserve">’s 2-second illuminance data more comparable to the </w:t>
      </w:r>
      <w:r>
        <w:rPr>
          <w:rStyle w:val="VerbatimChar"/>
        </w:rPr>
        <w:t>Clouclip</w:t>
      </w:r>
      <w:r>
        <w:t xml:space="preserve">’s and to reduce computational load, we aggregated the illuminance time series to 5-second intervals. Aggregation was performed with the arithmetic mean of values in a 5-second bin. We then inserted explicit missing entries for each whole day and removed days with more than one hour of missing illuminance data. After cleaning, six days of </w:t>
      </w:r>
      <w:r>
        <w:rPr>
          <w:rStyle w:val="VerbatimChar"/>
        </w:rPr>
        <w:t>VEET</w:t>
      </w:r>
      <w:r>
        <w:t xml:space="preserve"> illuminance data with good coverage remained for analysis (see </w:t>
      </w:r>
      <w:hyperlink r:id="rId41">
        <w:r>
          <w:rPr>
            <w:rStyle w:val="Hyperlink"/>
          </w:rPr>
          <w:t>Supplement 1</w:t>
        </w:r>
      </w:hyperlink>
      <w:r>
        <w:t xml:space="preserve"> for details).</w:t>
      </w:r>
    </w:p>
    <w:p w14:paraId="124F2919" w14:textId="6384EE5B" w:rsidR="00CE64C0" w:rsidRDefault="00000000">
      <w:pPr>
        <w:pStyle w:val="Textkrper"/>
      </w:pPr>
      <w:r>
        <w:t xml:space="preserve">Finally, for spectral analysis, we imported the </w:t>
      </w:r>
      <w:r>
        <w:rPr>
          <w:rStyle w:val="VerbatimChar"/>
        </w:rPr>
        <w:t>VEET</w:t>
      </w:r>
      <w:r>
        <w:t xml:space="preserve">’s spectral sensor modality, and, for the distance analysis, the time-of-flight modality. This required additional processing: the raw spectral data consists of counts from 10 wavelength-specific channels (approximately 415 nm through 940 nm, unequally spaced between 30 and 50 nm, plus one broadband clear channel covering the whole range of individual channels and a dark channel) along with a sensor gain setting. We aggregated the spectral data to 5-minute intervals to focus on broader trends and reduce data volume. Each channel’s counts were normalized by the appropriate gain.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 </w:t>
      </w:r>
      <w:hyperlink r:id="rId42">
        <w:r>
          <w:rPr>
            <w:rStyle w:val="Hyperlink"/>
          </w:rPr>
          <w:t>Supplement 1</w:t>
        </w:r>
      </w:hyperlink>
      <w:r>
        <w:t>. After spectral reconstruction, the dataset was ready for calculating example spectrum-based metrics.</w:t>
      </w:r>
    </w:p>
    <w:p w14:paraId="01E859CF" w14:textId="77777777" w:rsidR="00CE64C0" w:rsidRDefault="00000000">
      <w:pPr>
        <w:pStyle w:val="Textkrper"/>
      </w:pPr>
      <w:r>
        <w:t>Similarly, the time-of-flight modality contains 256 values per observation, encoding an 8x8 grid of distance and confidence measurements for up to two objects (8x8 grid, times two objects, times distance + confidence column for each object and grid point -&gt; 256 values). For computational reasons, only the first object was kept. These data were pivoted into a long format, where each row contains the distance and confidence data for a given position in the grid and a given datetime. After pivoting and converting grid positions into a deviation angle from central view, the dataset was ready to be used for distance analysis.</w:t>
      </w:r>
    </w:p>
    <w:p w14:paraId="49CA16BE" w14:textId="77777777" w:rsidR="00CE64C0" w:rsidRDefault="00000000">
      <w:pPr>
        <w:pStyle w:val="Textkrper"/>
      </w:pPr>
      <w:r>
        <w:t xml:space="preserve">Because the </w:t>
      </w:r>
      <w:r>
        <w:rPr>
          <w:rStyle w:val="VerbatimChar"/>
        </w:rPr>
        <w:t>VEET</w:t>
      </w:r>
      <w: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68D747DF" w14:textId="77777777" w:rsidR="00CE64C0" w:rsidRDefault="00000000">
      <w:pPr>
        <w:pStyle w:val="Textkrper"/>
      </w:pPr>
      <w:r>
        <w:lastRenderedPageBreak/>
        <w:t xml:space="preserve">This tutorial will start by importing a </w:t>
      </w:r>
      <w:r>
        <w:rPr>
          <w:rStyle w:val="VerbatimChar"/>
        </w:rPr>
        <w:t>Clouclip</w:t>
      </w:r>
      <w:r>
        <w:t xml:space="preserve"> dataset and providing an overview of the data. The </w:t>
      </w:r>
      <w:r>
        <w:rPr>
          <w:rStyle w:val="VerbatimChar"/>
        </w:rPr>
        <w:t>Clouclip</w:t>
      </w:r>
      <w:r>
        <w:t xml:space="preserve"> export is considerably simpler compared to the </w:t>
      </w:r>
      <w:r>
        <w:rPr>
          <w:rStyle w:val="VerbatimChar"/>
        </w:rPr>
        <w:t>VEET</w:t>
      </w:r>
      <w:r>
        <w:t xml:space="preserve"> export, only containing </w:t>
      </w:r>
      <w:r>
        <w:rPr>
          <w:rStyle w:val="VerbatimChar"/>
        </w:rPr>
        <w:t>Distance</w:t>
      </w:r>
      <w:r>
        <w:t xml:space="preserve"> and </w:t>
      </w:r>
      <w:r>
        <w:rPr>
          <w:rStyle w:val="VerbatimChar"/>
        </w:rPr>
        <w:t>Illuminance</w:t>
      </w:r>
      <w:r>
        <w:t xml:space="preserve"> measurements. The </w:t>
      </w:r>
      <w:r>
        <w:rPr>
          <w:rStyle w:val="VerbatimChar"/>
        </w:rPr>
        <w:t>VEET</w:t>
      </w:r>
      <w:r>
        <w:t xml:space="preserve"> dataset will be imported later for the spectrum related metrics.</w:t>
      </w:r>
    </w:p>
    <w:p w14:paraId="25ED267B" w14:textId="77777777" w:rsidR="00CE64C0" w:rsidRDefault="00000000">
      <w:pPr>
        <w:pStyle w:val="SourceCode"/>
      </w:pPr>
      <w:r>
        <w:rPr>
          <w:rStyle w:val="FunctionTok"/>
        </w:rPr>
        <w:t>library</w:t>
      </w:r>
      <w:r>
        <w:rPr>
          <w:rStyle w:val="NormalTok"/>
        </w:rPr>
        <w:t>(LightLogR)</w:t>
      </w:r>
      <w:r>
        <w:br/>
      </w:r>
      <w:r>
        <w:rPr>
          <w:rStyle w:val="FunctionTok"/>
        </w:rPr>
        <w:t>library</w:t>
      </w:r>
      <w:r>
        <w:rPr>
          <w:rStyle w:val="NormalTok"/>
        </w:rPr>
        <w:t>(tidyverse)</w:t>
      </w:r>
      <w:r>
        <w:br/>
      </w:r>
      <w:r>
        <w:rPr>
          <w:rStyle w:val="FunctionTok"/>
        </w:rPr>
        <w:t>library</w:t>
      </w:r>
      <w:r>
        <w:rPr>
          <w:rStyle w:val="NormalTok"/>
        </w:rPr>
        <w:t>(gt)</w:t>
      </w:r>
      <w:r>
        <w:br/>
      </w:r>
      <w:r>
        <w:rPr>
          <w:rStyle w:val="FunctionTok"/>
        </w:rPr>
        <w:t>load</w:t>
      </w:r>
      <w:r>
        <w:rPr>
          <w:rStyle w:val="NormalTok"/>
        </w:rPr>
        <w:t>(</w:t>
      </w:r>
      <w:r>
        <w:rPr>
          <w:rStyle w:val="StringTok"/>
        </w:rPr>
        <w:t>"data/cleaned/data.RData"</w:t>
      </w:r>
      <w:r>
        <w:rPr>
          <w:rStyle w:val="NormalTok"/>
        </w:rPr>
        <w:t>)</w:t>
      </w:r>
    </w:p>
    <w:p w14:paraId="15EA08D0" w14:textId="77777777" w:rsidR="00CE64C0" w:rsidRDefault="00000000">
      <w:pPr>
        <w:pStyle w:val="SourceCode"/>
      </w:pPr>
      <w:bookmarkStart w:id="22" w:name="annotated-cell-2"/>
      <w:r>
        <w:rPr>
          <w:rStyle w:val="NormalTok"/>
        </w:rPr>
        <w:t xml:space="preserve">coordinates </w:t>
      </w:r>
      <w:r>
        <w:rPr>
          <w:rStyle w:val="OtherTok"/>
        </w:rPr>
        <w:t>&lt;-</w:t>
      </w:r>
      <w:r>
        <w:rPr>
          <w:rStyle w:val="NormalTok"/>
        </w:rPr>
        <w:t xml:space="preserve"> </w:t>
      </w:r>
      <w:r>
        <w:rPr>
          <w:rStyle w:val="FunctionTok"/>
        </w:rPr>
        <w:t>c</w:t>
      </w:r>
      <w:r>
        <w:rPr>
          <w:rStyle w:val="NormalTok"/>
        </w:rPr>
        <w:t>(</w:t>
      </w:r>
      <w:r>
        <w:rPr>
          <w:rStyle w:val="FloatTok"/>
        </w:rPr>
        <w:t>29.75</w:t>
      </w:r>
      <w:r>
        <w:rPr>
          <w:rStyle w:val="NormalTok"/>
        </w:rPr>
        <w:t xml:space="preserve">, </w:t>
      </w:r>
      <w:r>
        <w:rPr>
          <w:rStyle w:val="SpecialCharTok"/>
        </w:rPr>
        <w:t>-</w:t>
      </w:r>
      <w:r>
        <w:rPr>
          <w:rStyle w:val="FloatTok"/>
        </w:rPr>
        <w:t>95.36</w:t>
      </w:r>
      <w:r>
        <w:rPr>
          <w:rStyle w:val="NormalTok"/>
        </w:rPr>
        <w:t>)</w:t>
      </w:r>
    </w:p>
    <w:bookmarkEnd w:id="22"/>
    <w:p w14:paraId="4E60DC05" w14:textId="77777777" w:rsidR="00CE64C0" w:rsidRDefault="00000000">
      <w:pPr>
        <w:pStyle w:val="DefinitionTerm"/>
      </w:pPr>
      <w:r>
        <w:t>Line 1</w:t>
      </w:r>
    </w:p>
    <w:p w14:paraId="74E57817" w14:textId="77777777" w:rsidR="00CE64C0" w:rsidRDefault="00000000">
      <w:pPr>
        <w:pStyle w:val="Definition"/>
      </w:pPr>
      <w:r>
        <w:t>Coordinates for Houston, Texas; coordinates are important to calculate and visualize photoperiods later</w:t>
      </w:r>
    </w:p>
    <w:p w14:paraId="223D071D" w14:textId="77777777" w:rsidR="00CE64C0" w:rsidRDefault="00000000">
      <w:pPr>
        <w:pStyle w:val="berschrift2"/>
      </w:pPr>
      <w:bookmarkStart w:id="23" w:name="results"/>
      <w:bookmarkEnd w:id="1"/>
      <w:bookmarkEnd w:id="21"/>
      <w:r>
        <w:t>Results</w:t>
      </w:r>
    </w:p>
    <w:p w14:paraId="1A46A7A6" w14:textId="77777777" w:rsidR="00CE64C0" w:rsidRDefault="00000000">
      <w:pPr>
        <w:pStyle w:val="berschrift3"/>
      </w:pPr>
      <w:bookmarkStart w:id="24" w:name="distance"/>
      <w:r>
        <w:t>Distance</w:t>
      </w:r>
    </w:p>
    <w:p w14:paraId="239A430E" w14:textId="77777777" w:rsidR="00CE64C0" w:rsidRDefault="00000000">
      <w:pPr>
        <w:pStyle w:val="FirstParagraph"/>
      </w:pPr>
      <w:r>
        <w:t xml:space="preserve">We first examine metrics related to viewing distance, using the processed </w:t>
      </w:r>
      <w:r>
        <w:rPr>
          <w:rStyle w:val="VerbatimChar"/>
        </w:rPr>
        <w:t>Clouclip</w:t>
      </w:r>
      <w:r>
        <w:t xml:space="preserve"> dataset. Many distance-based metrics are computed for each day and then averaged over weekdays, weekends, or across all days. To facilitate this, we define a helper function that will take daily metric values and calculate the mean values for weekdays, weekends, and the overall daily average:</w:t>
      </w:r>
    </w:p>
    <w:p w14:paraId="700B28F4" w14:textId="77777777" w:rsidR="00CE64C0" w:rsidRDefault="00000000">
      <w:pPr>
        <w:pStyle w:val="SourceCode"/>
      </w:pPr>
      <w:bookmarkStart w:id="25" w:name="annotated-cell-3"/>
      <w:r>
        <w:rPr>
          <w:rStyle w:val="NormalTok"/>
        </w:rPr>
        <w:t xml:space="preserve">to_mean_daily </w:t>
      </w:r>
      <w:r>
        <w:rPr>
          <w:rStyle w:val="OtherTok"/>
        </w:rPr>
        <w:t>&lt;-</w:t>
      </w:r>
      <w:r>
        <w:rPr>
          <w:rStyle w:val="NormalTok"/>
        </w:rPr>
        <w:t xml:space="preserve"> </w:t>
      </w:r>
      <w:r>
        <w:rPr>
          <w:rStyle w:val="ControlFlowTok"/>
        </w:rPr>
        <w:t>function</w:t>
      </w:r>
      <w:r>
        <w:rPr>
          <w:rStyle w:val="NormalTok"/>
        </w:rPr>
        <w:t xml:space="preserve">(data, </w:t>
      </w:r>
      <w:r>
        <w:rPr>
          <w:rStyle w:val="AttributeTok"/>
        </w:rPr>
        <w:t>prefix =</w:t>
      </w:r>
      <w:r>
        <w:rPr>
          <w:rStyle w:val="NormalTok"/>
        </w:rPr>
        <w:t xml:space="preserve"> </w:t>
      </w:r>
      <w:r>
        <w:rPr>
          <w:rStyle w:val="StringTok"/>
        </w:rPr>
        <w:t>"average_"</w:t>
      </w:r>
      <w:r>
        <w:rPr>
          <w:rStyle w:val="NormalTok"/>
        </w:rPr>
        <w:t>) {</w:t>
      </w:r>
      <w:r>
        <w:br/>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(Date)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prefix) </w:t>
      </w:r>
      <w:r>
        <w:rPr>
          <w:rStyle w:val="SpecialCharTok"/>
        </w:rPr>
        <w:t>|&gt;</w:t>
      </w:r>
      <w:r>
        <w:br/>
      </w:r>
      <w:r>
        <w:rPr>
          <w:rStyle w:val="NormalTok"/>
        </w:rPr>
        <w:t xml:space="preserve">    </w:t>
      </w:r>
      <w:r>
        <w:rPr>
          <w:rStyle w:val="FunctionTok"/>
        </w:rPr>
        <w:t>rename_with</w:t>
      </w:r>
      <w:r>
        <w:rPr>
          <w:rStyle w:val="NormalTok"/>
        </w:rPr>
        <w:t>(</w:t>
      </w:r>
      <w:r>
        <w:rPr>
          <w:rStyle w:val="AttributeTok"/>
        </w:rPr>
        <w:t>.fn =</w:t>
      </w:r>
      <w:r>
        <w:rPr>
          <w:rStyle w:val="NormalTok"/>
        </w:rPr>
        <w:t xml:space="preserve"> \(x) </w:t>
      </w:r>
      <w:r>
        <w:rPr>
          <w:rStyle w:val="FunctionTok"/>
        </w:rPr>
        <w:t>str_replace_all</w:t>
      </w:r>
      <w:r>
        <w:rPr>
          <w:rStyle w:val="NormalTok"/>
        </w:rPr>
        <w:t>(x,</w:t>
      </w:r>
      <w:r>
        <w:rPr>
          <w:rStyle w:val="StringTok"/>
        </w:rPr>
        <w:t>"_"</w:t>
      </w:r>
      <w:r>
        <w:rPr>
          <w:rStyle w:val="NormalTok"/>
        </w:rPr>
        <w:t>,</w:t>
      </w:r>
      <w:r>
        <w:rPr>
          <w:rStyle w:val="StringTok"/>
        </w:rPr>
        <w:t>" "</w:t>
      </w:r>
      <w:r>
        <w:rPr>
          <w:rStyle w:val="NormalTok"/>
        </w:rPr>
        <w:t xml:space="preserve">)) </w:t>
      </w:r>
      <w:r>
        <w:rPr>
          <w:rStyle w:val="SpecialCharTok"/>
        </w:rPr>
        <w:t>|&gt;</w:t>
      </w:r>
      <w:r>
        <w:br/>
      </w:r>
      <w:r>
        <w:rPr>
          <w:rStyle w:val="NormalTok"/>
        </w:rPr>
        <w:t xml:space="preserve">    </w:t>
      </w:r>
      <w:r>
        <w:rPr>
          <w:rStyle w:val="FunctionTok"/>
        </w:rPr>
        <w:t>gt</w:t>
      </w:r>
      <w:r>
        <w:rPr>
          <w:rStyle w:val="NormalTok"/>
        </w:rPr>
        <w:t>()</w:t>
      </w:r>
      <w:r>
        <w:br/>
      </w:r>
      <w:r>
        <w:rPr>
          <w:rStyle w:val="NormalTok"/>
        </w:rPr>
        <w:t>}</w:t>
      </w:r>
    </w:p>
    <w:bookmarkEnd w:id="25"/>
    <w:p w14:paraId="772F13AB" w14:textId="77777777" w:rsidR="00CE64C0" w:rsidRDefault="00000000">
      <w:pPr>
        <w:pStyle w:val="DefinitionTerm"/>
      </w:pPr>
      <w:r>
        <w:t>Line 3</w:t>
      </w:r>
    </w:p>
    <w:p w14:paraId="64129110" w14:textId="77777777" w:rsidR="00CE64C0" w:rsidRDefault="00000000">
      <w:pPr>
        <w:pStyle w:val="Definition"/>
      </w:pPr>
      <w:r>
        <w:t>Ungroup by days</w:t>
      </w:r>
    </w:p>
    <w:p w14:paraId="3753FC16" w14:textId="77777777" w:rsidR="00CE64C0" w:rsidRDefault="00000000">
      <w:pPr>
        <w:pStyle w:val="DefinitionTerm"/>
      </w:pPr>
      <w:r>
        <w:t>Line 4</w:t>
      </w:r>
    </w:p>
    <w:p w14:paraId="2BFAB9B3" w14:textId="77777777" w:rsidR="00CE64C0" w:rsidRDefault="00000000">
      <w:pPr>
        <w:pStyle w:val="Definition"/>
      </w:pPr>
      <w:r>
        <w:t>Calculate the averages per grouping</w:t>
      </w:r>
    </w:p>
    <w:p w14:paraId="4CB2DC79" w14:textId="77777777" w:rsidR="00CE64C0" w:rsidRDefault="00000000">
      <w:pPr>
        <w:pStyle w:val="DefinitionTerm"/>
      </w:pPr>
      <w:r>
        <w:t>Line 5</w:t>
      </w:r>
    </w:p>
    <w:p w14:paraId="04C0DCA3" w14:textId="77777777" w:rsidR="00CE64C0" w:rsidRDefault="00000000">
      <w:pPr>
        <w:pStyle w:val="Definition"/>
      </w:pPr>
      <w:r>
        <w:t>Remove underscores in names</w:t>
      </w:r>
    </w:p>
    <w:p w14:paraId="75DD020C" w14:textId="77777777" w:rsidR="00CE64C0" w:rsidRDefault="00000000">
      <w:pPr>
        <w:pStyle w:val="DefinitionTerm"/>
      </w:pPr>
      <w:r>
        <w:t>Line 6</w:t>
      </w:r>
    </w:p>
    <w:p w14:paraId="3AA48656" w14:textId="77777777" w:rsidR="00CE64C0" w:rsidRDefault="00000000">
      <w:pPr>
        <w:pStyle w:val="Definition"/>
      </w:pPr>
      <w:r>
        <w:t>Format as a gt table for display</w:t>
      </w:r>
    </w:p>
    <w:p w14:paraId="54C2745F" w14:textId="77777777" w:rsidR="00CE64C0" w:rsidRDefault="00000000">
      <w:pPr>
        <w:pStyle w:val="berschrift4"/>
      </w:pPr>
      <w:bookmarkStart w:id="26" w:name="total-wear-time-daily"/>
      <w:r>
        <w:t>Total wear time daily</w:t>
      </w:r>
    </w:p>
    <w:p w14:paraId="42F74644" w14:textId="77777777" w:rsidR="00CE64C0" w:rsidRDefault="00000000">
      <w:pPr>
        <w:pStyle w:val="FirstParagraph"/>
      </w:pPr>
      <w:r>
        <w:rPr>
          <w:i/>
          <w:iCs/>
        </w:rPr>
        <w:t>Total wear time daily</w:t>
      </w:r>
      <w:r>
        <w:t xml:space="preserve"> refers to the amount of time the device was actively collecting distance data each day (i.e. the time the device was worn and operational). We compute </w:t>
      </w:r>
      <w:r>
        <w:lastRenderedPageBreak/>
        <w:t xml:space="preserve">this by summing all intervals where a valid distance measurement is present, ignoring periods where data are missing or the device was off. The results are shown in </w:t>
      </w:r>
      <w:hyperlink w:anchor="tbl-wear">
        <w:r>
          <w:rPr>
            <w:rStyle w:val="Hyperlink"/>
          </w:rPr>
          <w:t>Table 3</w:t>
        </w:r>
      </w:hyperlink>
      <w:r>
        <w:t>.</w:t>
      </w:r>
    </w:p>
    <w:p w14:paraId="234F6BCE" w14:textId="77777777" w:rsidR="00CE64C0" w:rsidRDefault="00000000">
      <w:pPr>
        <w:pStyle w:val="SourceCode"/>
      </w:pPr>
      <w:bookmarkStart w:id="27" w:name="annotated-cell-4"/>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(Dis) </w:t>
      </w:r>
      <w:r>
        <w:rPr>
          <w:rStyle w:val="SpecialCharTok"/>
        </w:rPr>
        <w:t>|&gt;</w:t>
      </w:r>
      <w:r>
        <w:br/>
      </w:r>
      <w:r>
        <w:rPr>
          <w:rStyle w:val="NormalTok"/>
        </w:rPr>
        <w:t xml:space="preserve">  </w:t>
      </w:r>
      <w:r>
        <w:rPr>
          <w:rStyle w:val="FunctionTok"/>
        </w:rPr>
        <w:t>to_mean_daily</w:t>
      </w:r>
      <w:r>
        <w:rPr>
          <w:rStyle w:val="NormalTok"/>
        </w:rPr>
        <w:t>(</w:t>
      </w:r>
      <w:r>
        <w:rPr>
          <w:rStyle w:val="StringTok"/>
        </w:rPr>
        <w:t>"Total wear "</w:t>
      </w:r>
      <w:r>
        <w:rPr>
          <w:rStyle w:val="NormalTok"/>
        </w:rPr>
        <w:t>)</w:t>
      </w:r>
    </w:p>
    <w:bookmarkEnd w:id="27"/>
    <w:p w14:paraId="38E79427" w14:textId="77777777" w:rsidR="00CE64C0" w:rsidRDefault="00000000">
      <w:pPr>
        <w:pStyle w:val="DefinitionTerm"/>
      </w:pPr>
      <w:r>
        <w:t>Line 2</w:t>
      </w:r>
    </w:p>
    <w:p w14:paraId="272B7F9A" w14:textId="77777777" w:rsidR="00CE64C0" w:rsidRDefault="00000000">
      <w:pPr>
        <w:pStyle w:val="Definition"/>
      </w:pPr>
      <w:r>
        <w:t>Calculate total duration of data per day</w:t>
      </w:r>
    </w:p>
    <w:p w14:paraId="4ACAEBD8" w14:textId="77777777" w:rsidR="00CE64C0" w:rsidRDefault="00000000">
      <w:pPr>
        <w:pStyle w:val="DefinitionTerm"/>
      </w:pPr>
      <w:r>
        <w:t>Line 3</w:t>
      </w:r>
    </w:p>
    <w:p w14:paraId="65C6A072" w14:textId="77777777" w:rsidR="00CE64C0" w:rsidRDefault="00000000">
      <w:pPr>
        <w:pStyle w:val="Definition"/>
      </w:pPr>
      <w:r>
        <w:t>Using the helper function defined above</w:t>
      </w:r>
    </w:p>
    <w:tbl>
      <w:tblPr>
        <w:tblStyle w:val="Table"/>
        <w:tblW w:w="5000" w:type="pct"/>
        <w:tblLayout w:type="fixed"/>
        <w:tblLook w:val="0000" w:firstRow="0" w:lastRow="0" w:firstColumn="0" w:lastColumn="0" w:noHBand="0" w:noVBand="0"/>
      </w:tblPr>
      <w:tblGrid>
        <w:gridCol w:w="9406"/>
      </w:tblGrid>
      <w:tr w:rsidR="00CE64C0" w14:paraId="46C51143" w14:textId="77777777">
        <w:tc>
          <w:tcPr>
            <w:tcW w:w="7920" w:type="dxa"/>
          </w:tcPr>
          <w:p w14:paraId="10063399" w14:textId="77777777" w:rsidR="00CE64C0" w:rsidRDefault="00000000">
            <w:pPr>
              <w:pStyle w:val="ImageCaption"/>
              <w:spacing w:before="200"/>
            </w:pPr>
            <w:bookmarkStart w:id="28" w:name="tbl-wear"/>
            <w:r>
              <w:t>Table 3: Total wear time per day (average across days)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405D4236" w14:textId="77777777" w:rsidTr="00CE64C0">
              <w:trPr>
                <w:cantSplit/>
                <w:tblHeader/>
                <w:jc w:val="center"/>
              </w:trPr>
              <w:tc>
                <w:tcPr>
                  <w:tcW w:w="360" w:type="dxa"/>
                </w:tcPr>
                <w:p w14:paraId="58F62390" w14:textId="77777777" w:rsidR="00CE64C0" w:rsidRDefault="00000000">
                  <w:pPr>
                    <w:keepNext/>
                    <w:spacing w:after="60"/>
                  </w:pPr>
                  <w:r>
                    <w:rPr>
                      <w:rFonts w:ascii="Calibri" w:hAnsi="Calibri"/>
                      <w:sz w:val="20"/>
                    </w:rPr>
                    <w:t>Date</w:t>
                  </w:r>
                </w:p>
              </w:tc>
              <w:tc>
                <w:tcPr>
                  <w:tcW w:w="360" w:type="dxa"/>
                </w:tcPr>
                <w:p w14:paraId="75BF20E1" w14:textId="77777777" w:rsidR="00CE64C0" w:rsidRDefault="00000000">
                  <w:pPr>
                    <w:keepNext/>
                    <w:spacing w:after="60"/>
                    <w:jc w:val="center"/>
                  </w:pPr>
                  <w:r>
                    <w:rPr>
                      <w:rFonts w:ascii="Calibri" w:hAnsi="Calibri"/>
                      <w:sz w:val="20"/>
                    </w:rPr>
                    <w:t>Total wear duration</w:t>
                  </w:r>
                </w:p>
              </w:tc>
            </w:tr>
            <w:tr w:rsidR="00320661" w14:paraId="2F1971AD" w14:textId="77777777" w:rsidTr="00CE64C0">
              <w:trPr>
                <w:cantSplit/>
                <w:jc w:val="center"/>
              </w:trPr>
              <w:tc>
                <w:tcPr>
                  <w:tcW w:w="720" w:type="dxa"/>
                  <w:gridSpan w:val="2"/>
                  <w:tcMar>
                    <w:top w:w="25" w:type="dxa"/>
                  </w:tcMar>
                </w:tcPr>
                <w:p w14:paraId="54C1EFCD" w14:textId="77777777" w:rsidR="00CE64C0" w:rsidRDefault="00000000">
                  <w:pPr>
                    <w:keepNext/>
                    <w:spacing w:after="60"/>
                  </w:pPr>
                  <w:r>
                    <w:rPr>
                      <w:rFonts w:ascii="Calibri" w:hAnsi="Calibri"/>
                      <w:sz w:val="20"/>
                    </w:rPr>
                    <w:t>Clouclip</w:t>
                  </w:r>
                </w:p>
              </w:tc>
            </w:tr>
            <w:tr w:rsidR="00320661" w14:paraId="79F2679E" w14:textId="77777777" w:rsidTr="00CE64C0">
              <w:trPr>
                <w:cantSplit/>
                <w:jc w:val="center"/>
              </w:trPr>
              <w:tc>
                <w:tcPr>
                  <w:tcW w:w="360" w:type="dxa"/>
                </w:tcPr>
                <w:p w14:paraId="7E2ACA64" w14:textId="77777777" w:rsidR="00CE64C0" w:rsidRDefault="00000000">
                  <w:pPr>
                    <w:keepNext/>
                    <w:spacing w:after="60"/>
                  </w:pPr>
                  <w:r>
                    <w:rPr>
                      <w:rFonts w:ascii="Calibri" w:hAnsi="Calibri"/>
                      <w:sz w:val="20"/>
                    </w:rPr>
                    <w:t>Mean daily</w:t>
                  </w:r>
                </w:p>
              </w:tc>
              <w:tc>
                <w:tcPr>
                  <w:tcW w:w="360" w:type="dxa"/>
                </w:tcPr>
                <w:p w14:paraId="4AA368A5" w14:textId="77777777" w:rsidR="00CE64C0" w:rsidRDefault="00000000">
                  <w:pPr>
                    <w:keepNext/>
                    <w:spacing w:after="60"/>
                    <w:jc w:val="center"/>
                  </w:pPr>
                  <w:r>
                    <w:rPr>
                      <w:rFonts w:ascii="Calibri" w:hAnsi="Calibri"/>
                      <w:sz w:val="20"/>
                    </w:rPr>
                    <w:t>31448s (~8.74 hours)</w:t>
                  </w:r>
                </w:p>
              </w:tc>
            </w:tr>
            <w:tr w:rsidR="00320661" w14:paraId="1E8EC68C" w14:textId="77777777" w:rsidTr="00CE64C0">
              <w:trPr>
                <w:cantSplit/>
                <w:jc w:val="center"/>
              </w:trPr>
              <w:tc>
                <w:tcPr>
                  <w:tcW w:w="360" w:type="dxa"/>
                </w:tcPr>
                <w:p w14:paraId="637E04E5" w14:textId="77777777" w:rsidR="00CE64C0" w:rsidRDefault="00000000">
                  <w:pPr>
                    <w:keepNext/>
                    <w:spacing w:after="60"/>
                  </w:pPr>
                  <w:r>
                    <w:rPr>
                      <w:rFonts w:ascii="Calibri" w:hAnsi="Calibri"/>
                      <w:sz w:val="20"/>
                    </w:rPr>
                    <w:t>Weekday</w:t>
                  </w:r>
                </w:p>
              </w:tc>
              <w:tc>
                <w:tcPr>
                  <w:tcW w:w="360" w:type="dxa"/>
                </w:tcPr>
                <w:p w14:paraId="748E9FA1" w14:textId="77777777" w:rsidR="00CE64C0" w:rsidRDefault="00000000">
                  <w:pPr>
                    <w:keepNext/>
                    <w:spacing w:after="60"/>
                    <w:jc w:val="center"/>
                  </w:pPr>
                  <w:r>
                    <w:rPr>
                      <w:rFonts w:ascii="Calibri" w:hAnsi="Calibri"/>
                      <w:sz w:val="20"/>
                    </w:rPr>
                    <w:t>34460s (~9.57 hours)</w:t>
                  </w:r>
                </w:p>
              </w:tc>
            </w:tr>
            <w:tr w:rsidR="00320661" w14:paraId="04C7172F" w14:textId="77777777" w:rsidTr="00CE64C0">
              <w:trPr>
                <w:cantSplit/>
                <w:jc w:val="center"/>
              </w:trPr>
              <w:tc>
                <w:tcPr>
                  <w:tcW w:w="360" w:type="dxa"/>
                </w:tcPr>
                <w:p w14:paraId="6663A147" w14:textId="77777777" w:rsidR="00CE64C0" w:rsidRDefault="00000000">
                  <w:pPr>
                    <w:keepNext/>
                    <w:spacing w:after="60"/>
                  </w:pPr>
                  <w:r>
                    <w:rPr>
                      <w:rFonts w:ascii="Calibri" w:hAnsi="Calibri"/>
                      <w:sz w:val="20"/>
                    </w:rPr>
                    <w:lastRenderedPageBreak/>
                    <w:t>Weekend</w:t>
                  </w:r>
                </w:p>
              </w:tc>
              <w:tc>
                <w:tcPr>
                  <w:tcW w:w="360" w:type="dxa"/>
                </w:tcPr>
                <w:p w14:paraId="172F1862" w14:textId="77777777" w:rsidR="00CE64C0" w:rsidRDefault="00000000">
                  <w:pPr>
                    <w:keepNext/>
                    <w:spacing w:after="60"/>
                    <w:jc w:val="center"/>
                  </w:pPr>
                  <w:r>
                    <w:rPr>
                      <w:rFonts w:ascii="Calibri" w:hAnsi="Calibri"/>
                      <w:sz w:val="20"/>
                    </w:rPr>
                    <w:t>23918s (~6.64 hours)</w:t>
                  </w:r>
                </w:p>
              </w:tc>
            </w:tr>
            <w:bookmarkEnd w:id="28"/>
          </w:tbl>
          <w:p w14:paraId="64D126A9" w14:textId="77777777" w:rsidR="00000000" w:rsidRDefault="00000000">
            <w:pPr>
              <w:spacing w:after="0"/>
            </w:pPr>
          </w:p>
        </w:tc>
      </w:tr>
    </w:tbl>
    <w:p w14:paraId="11341873" w14:textId="77777777" w:rsidR="00CE64C0" w:rsidRDefault="00000000">
      <w:pPr>
        <w:pStyle w:val="berschrift4"/>
      </w:pPr>
      <w:bookmarkStart w:id="29" w:name="distance-range"/>
      <w:bookmarkEnd w:id="26"/>
      <w:r>
        <w:lastRenderedPageBreak/>
        <w:t>Duration within distance ranges</w:t>
      </w:r>
    </w:p>
    <w:p w14:paraId="169AB6D7" w14:textId="77777777" w:rsidR="00CE64C0" w:rsidRDefault="00000000">
      <w:pPr>
        <w:pStyle w:val="FirstParagraph"/>
      </w:pPr>
      <w:r>
        <w:t xml:space="preserve">Many myopia-relevant metrics concern the time spent at certain viewing distances (e.g., “near work” vs. intermediate or far distances). We calculate the duration of time spent in specific distance ranges. </w:t>
      </w:r>
      <w:hyperlink w:anchor="tbl-nearwork">
        <w:r>
          <w:rPr>
            <w:rStyle w:val="Hyperlink"/>
          </w:rPr>
          <w:t>Table 4</w:t>
        </w:r>
      </w:hyperlink>
      <w:r>
        <w:t xml:space="preserve"> shows the average daily </w:t>
      </w:r>
      <w:r>
        <w:rPr>
          <w:i/>
          <w:iCs/>
        </w:rPr>
        <w:t>duration of near work</w:t>
      </w:r>
      <w:r>
        <w:t xml:space="preserve">, defined here as time viewing at 15–60 cm. </w:t>
      </w:r>
      <w:hyperlink w:anchor="tbl-ranges">
        <w:r>
          <w:rPr>
            <w:rStyle w:val="Hyperlink"/>
          </w:rPr>
          <w:t>Table 5</w:t>
        </w:r>
      </w:hyperlink>
      <w:r>
        <w:t xml:space="preserve"> provides a more detailed breakdown across multiple distance bands.</w:t>
      </w:r>
    </w:p>
    <w:bookmarkEnd w:id="29"/>
    <w:p w14:paraId="48651F63" w14:textId="77777777" w:rsidR="00CE64C0" w:rsidRDefault="00000000">
      <w:pPr>
        <w:pStyle w:val="berschrift4"/>
      </w:pPr>
      <w:r>
        <w:t>Duration of near work</w:t>
      </w:r>
    </w:p>
    <w:p w14:paraId="6A71E52A" w14:textId="77777777" w:rsidR="00CE64C0" w:rsidRDefault="00000000">
      <w:pPr>
        <w:pStyle w:val="SourceCode"/>
      </w:pPr>
      <w:bookmarkStart w:id="30" w:name="annotated-cell-29"/>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(Dis </w:t>
      </w:r>
      <w:r>
        <w:rPr>
          <w:rStyle w:val="SpecialCharTok"/>
        </w:rPr>
        <w:t>&gt;=</w:t>
      </w:r>
      <w:r>
        <w:rPr>
          <w:rStyle w:val="NormalTok"/>
        </w:rPr>
        <w:t xml:space="preserve"> </w:t>
      </w:r>
      <w:r>
        <w:rPr>
          <w:rStyle w:val="DecValTok"/>
        </w:rPr>
        <w:t>15</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SpecialCharTok"/>
        </w:rPr>
        <w:t>|&gt;</w:t>
      </w:r>
      <w:r>
        <w:br/>
      </w:r>
      <w:r>
        <w:rPr>
          <w:rStyle w:val="NormalTok"/>
        </w:rPr>
        <w:t xml:space="preserve">  </w:t>
      </w:r>
      <w:r>
        <w:rPr>
          <w:rStyle w:val="FunctionTok"/>
        </w:rPr>
        <w:t>durations</w:t>
      </w:r>
      <w:r>
        <w:rPr>
          <w:rStyle w:val="NormalTok"/>
        </w:rPr>
        <w:t xml:space="preserve">(Dis) </w:t>
      </w:r>
      <w:r>
        <w:rPr>
          <w:rStyle w:val="SpecialCharTok"/>
        </w:rPr>
        <w:t>|&gt;</w:t>
      </w:r>
      <w:r>
        <w:br/>
      </w:r>
      <w:r>
        <w:rPr>
          <w:rStyle w:val="NormalTok"/>
        </w:rPr>
        <w:t xml:space="preserve">  </w:t>
      </w:r>
      <w:r>
        <w:rPr>
          <w:rStyle w:val="FunctionTok"/>
        </w:rPr>
        <w:t>to_mean_daily</w:t>
      </w:r>
      <w:r>
        <w:rPr>
          <w:rStyle w:val="NormalTok"/>
        </w:rPr>
        <w:t>(</w:t>
      </w:r>
      <w:r>
        <w:rPr>
          <w:rStyle w:val="StringTok"/>
        </w:rPr>
        <w:t>"Near work "</w:t>
      </w:r>
      <w:r>
        <w:rPr>
          <w:rStyle w:val="NormalTok"/>
        </w:rPr>
        <w:t>)</w:t>
      </w:r>
    </w:p>
    <w:bookmarkEnd w:id="30"/>
    <w:p w14:paraId="2E71720C" w14:textId="77777777" w:rsidR="00CE64C0" w:rsidRDefault="00000000">
      <w:pPr>
        <w:pStyle w:val="DefinitionTerm"/>
      </w:pPr>
      <w:r>
        <w:t>Line 2</w:t>
      </w:r>
    </w:p>
    <w:p w14:paraId="5130FE84" w14:textId="77777777" w:rsidR="00CE64C0" w:rsidRDefault="00000000">
      <w:pPr>
        <w:pStyle w:val="Definition"/>
      </w:pPr>
      <w:r>
        <w:t>Consider only distances in [15, 60) cm</w:t>
      </w:r>
    </w:p>
    <w:p w14:paraId="5FA0E4B8" w14:textId="77777777" w:rsidR="00CE64C0" w:rsidRDefault="00000000">
      <w:pPr>
        <w:pStyle w:val="DefinitionTerm"/>
      </w:pPr>
      <w:r>
        <w:t>Line 3</w:t>
      </w:r>
    </w:p>
    <w:p w14:paraId="3A734DB9" w14:textId="77777777" w:rsidR="00CE64C0" w:rsidRDefault="00000000">
      <w:pPr>
        <w:pStyle w:val="Definition"/>
      </w:pPr>
      <w:r>
        <w:t>Total duration in that range per day</w:t>
      </w:r>
    </w:p>
    <w:tbl>
      <w:tblPr>
        <w:tblStyle w:val="Table"/>
        <w:tblW w:w="5000" w:type="pct"/>
        <w:tblLayout w:type="fixed"/>
        <w:tblLook w:val="0000" w:firstRow="0" w:lastRow="0" w:firstColumn="0" w:lastColumn="0" w:noHBand="0" w:noVBand="0"/>
      </w:tblPr>
      <w:tblGrid>
        <w:gridCol w:w="9406"/>
      </w:tblGrid>
      <w:tr w:rsidR="00CE64C0" w14:paraId="18ACC00E" w14:textId="77777777">
        <w:tc>
          <w:tcPr>
            <w:tcW w:w="7920" w:type="dxa"/>
          </w:tcPr>
          <w:p w14:paraId="747974BE" w14:textId="77777777" w:rsidR="00CE64C0" w:rsidRDefault="00000000">
            <w:pPr>
              <w:pStyle w:val="ImageCaption"/>
              <w:spacing w:before="200"/>
            </w:pPr>
            <w:bookmarkStart w:id="31" w:name="tbl-nearwork"/>
            <w:r>
              <w:t>Table 4: Daily duration of near work (15–60 cm viewing distance)</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0E27C8B9" w14:textId="77777777" w:rsidTr="00CE64C0">
              <w:trPr>
                <w:cantSplit/>
                <w:tblHeader/>
                <w:jc w:val="center"/>
              </w:trPr>
              <w:tc>
                <w:tcPr>
                  <w:tcW w:w="360" w:type="dxa"/>
                </w:tcPr>
                <w:p w14:paraId="72808240" w14:textId="77777777" w:rsidR="00CE64C0" w:rsidRDefault="00000000">
                  <w:pPr>
                    <w:keepNext/>
                    <w:spacing w:after="60"/>
                  </w:pPr>
                  <w:r>
                    <w:rPr>
                      <w:rFonts w:ascii="Calibri" w:hAnsi="Calibri"/>
                      <w:sz w:val="20"/>
                    </w:rPr>
                    <w:t>Date</w:t>
                  </w:r>
                </w:p>
              </w:tc>
              <w:tc>
                <w:tcPr>
                  <w:tcW w:w="360" w:type="dxa"/>
                </w:tcPr>
                <w:p w14:paraId="4711BA60" w14:textId="77777777" w:rsidR="00CE64C0" w:rsidRDefault="00000000">
                  <w:pPr>
                    <w:keepNext/>
                    <w:spacing w:after="60"/>
                    <w:jc w:val="center"/>
                  </w:pPr>
                  <w:r>
                    <w:rPr>
                      <w:rFonts w:ascii="Calibri" w:hAnsi="Calibri"/>
                      <w:sz w:val="20"/>
                    </w:rPr>
                    <w:t>Near work duration</w:t>
                  </w:r>
                </w:p>
              </w:tc>
            </w:tr>
            <w:tr w:rsidR="00320661" w14:paraId="2E3ADE4E" w14:textId="77777777" w:rsidTr="00CE64C0">
              <w:trPr>
                <w:cantSplit/>
                <w:jc w:val="center"/>
              </w:trPr>
              <w:tc>
                <w:tcPr>
                  <w:tcW w:w="720" w:type="dxa"/>
                  <w:gridSpan w:val="2"/>
                  <w:tcMar>
                    <w:top w:w="25" w:type="dxa"/>
                  </w:tcMar>
                </w:tcPr>
                <w:p w14:paraId="274C1E80" w14:textId="77777777" w:rsidR="00CE64C0" w:rsidRDefault="00000000">
                  <w:pPr>
                    <w:keepNext/>
                    <w:spacing w:after="60"/>
                  </w:pPr>
                  <w:r>
                    <w:rPr>
                      <w:rFonts w:ascii="Calibri" w:hAnsi="Calibri"/>
                      <w:sz w:val="20"/>
                    </w:rPr>
                    <w:t>Clouclip</w:t>
                  </w:r>
                </w:p>
              </w:tc>
            </w:tr>
            <w:tr w:rsidR="00320661" w14:paraId="0B71CFE9" w14:textId="77777777" w:rsidTr="00CE64C0">
              <w:trPr>
                <w:cantSplit/>
                <w:jc w:val="center"/>
              </w:trPr>
              <w:tc>
                <w:tcPr>
                  <w:tcW w:w="360" w:type="dxa"/>
                </w:tcPr>
                <w:p w14:paraId="236F2CF5" w14:textId="77777777" w:rsidR="00CE64C0" w:rsidRDefault="00000000">
                  <w:pPr>
                    <w:keepNext/>
                    <w:spacing w:after="60"/>
                  </w:pPr>
                  <w:r>
                    <w:rPr>
                      <w:rFonts w:ascii="Calibri" w:hAnsi="Calibri"/>
                      <w:sz w:val="20"/>
                    </w:rPr>
                    <w:lastRenderedPageBreak/>
                    <w:t>Mean daily</w:t>
                  </w:r>
                </w:p>
              </w:tc>
              <w:tc>
                <w:tcPr>
                  <w:tcW w:w="360" w:type="dxa"/>
                </w:tcPr>
                <w:p w14:paraId="7B1C6594" w14:textId="77777777" w:rsidR="00CE64C0" w:rsidRDefault="00000000">
                  <w:pPr>
                    <w:keepNext/>
                    <w:spacing w:after="60"/>
                    <w:jc w:val="center"/>
                  </w:pPr>
                  <w:r>
                    <w:rPr>
                      <w:rFonts w:ascii="Calibri" w:hAnsi="Calibri"/>
                      <w:sz w:val="20"/>
                    </w:rPr>
                    <w:t>17309s (~4.81 hours)</w:t>
                  </w:r>
                </w:p>
              </w:tc>
            </w:tr>
            <w:tr w:rsidR="00320661" w14:paraId="55155DB0" w14:textId="77777777" w:rsidTr="00CE64C0">
              <w:trPr>
                <w:cantSplit/>
                <w:jc w:val="center"/>
              </w:trPr>
              <w:tc>
                <w:tcPr>
                  <w:tcW w:w="360" w:type="dxa"/>
                </w:tcPr>
                <w:p w14:paraId="2841DBC3" w14:textId="77777777" w:rsidR="00CE64C0" w:rsidRDefault="00000000">
                  <w:pPr>
                    <w:keepNext/>
                    <w:spacing w:after="60"/>
                  </w:pPr>
                  <w:r>
                    <w:rPr>
                      <w:rFonts w:ascii="Calibri" w:hAnsi="Calibri"/>
                      <w:sz w:val="20"/>
                    </w:rPr>
                    <w:t>Weekday</w:t>
                  </w:r>
                </w:p>
              </w:tc>
              <w:tc>
                <w:tcPr>
                  <w:tcW w:w="360" w:type="dxa"/>
                </w:tcPr>
                <w:p w14:paraId="01989193" w14:textId="77777777" w:rsidR="00CE64C0" w:rsidRDefault="00000000">
                  <w:pPr>
                    <w:keepNext/>
                    <w:spacing w:after="60"/>
                    <w:jc w:val="center"/>
                  </w:pPr>
                  <w:r>
                    <w:rPr>
                      <w:rFonts w:ascii="Calibri" w:hAnsi="Calibri"/>
                      <w:sz w:val="20"/>
                    </w:rPr>
                    <w:t>21173s (~5.88 hours)</w:t>
                  </w:r>
                </w:p>
              </w:tc>
            </w:tr>
            <w:tr w:rsidR="00320661" w14:paraId="24603BA2" w14:textId="77777777" w:rsidTr="00CE64C0">
              <w:trPr>
                <w:cantSplit/>
                <w:jc w:val="center"/>
              </w:trPr>
              <w:tc>
                <w:tcPr>
                  <w:tcW w:w="360" w:type="dxa"/>
                </w:tcPr>
                <w:p w14:paraId="2FB80600" w14:textId="77777777" w:rsidR="00CE64C0" w:rsidRDefault="00000000">
                  <w:pPr>
                    <w:keepNext/>
                    <w:spacing w:after="60"/>
                  </w:pPr>
                  <w:r>
                    <w:rPr>
                      <w:rFonts w:ascii="Calibri" w:hAnsi="Calibri"/>
                      <w:sz w:val="20"/>
                    </w:rPr>
                    <w:t>Weekend</w:t>
                  </w:r>
                </w:p>
              </w:tc>
              <w:tc>
                <w:tcPr>
                  <w:tcW w:w="360" w:type="dxa"/>
                </w:tcPr>
                <w:p w14:paraId="41CB03DE" w14:textId="77777777" w:rsidR="00CE64C0" w:rsidRDefault="00000000">
                  <w:pPr>
                    <w:keepNext/>
                    <w:spacing w:after="60"/>
                    <w:jc w:val="center"/>
                  </w:pPr>
                  <w:r>
                    <w:rPr>
                      <w:rFonts w:ascii="Calibri" w:hAnsi="Calibri"/>
                      <w:sz w:val="20"/>
                    </w:rPr>
                    <w:t>7648s (~2.12 hours)</w:t>
                  </w:r>
                </w:p>
              </w:tc>
            </w:tr>
            <w:bookmarkEnd w:id="31"/>
          </w:tbl>
          <w:p w14:paraId="1ADC837B" w14:textId="77777777" w:rsidR="00000000" w:rsidRDefault="00000000">
            <w:pPr>
              <w:spacing w:after="0"/>
            </w:pPr>
          </w:p>
        </w:tc>
      </w:tr>
    </w:tbl>
    <w:p w14:paraId="36509FAB" w14:textId="77777777" w:rsidR="00CE64C0" w:rsidRDefault="00000000">
      <w:pPr>
        <w:pStyle w:val="berschrift4"/>
      </w:pPr>
      <w:r>
        <w:lastRenderedPageBreak/>
        <w:t>Duration within distance ranges</w:t>
      </w:r>
    </w:p>
    <w:p w14:paraId="4E0A4101" w14:textId="77777777" w:rsidR="00CE64C0" w:rsidRDefault="00000000">
      <w:pPr>
        <w:pStyle w:val="FirstParagraph"/>
      </w:pPr>
      <w:r>
        <w:t>First, we define a set of distance breakpoints and descriptive labels for each range:</w:t>
      </w:r>
    </w:p>
    <w:p w14:paraId="7A6CB40D" w14:textId="77777777" w:rsidR="00CE64C0" w:rsidRDefault="00000000">
      <w:pPr>
        <w:pStyle w:val="SourceCode"/>
      </w:pPr>
      <w:r>
        <w:rPr>
          <w:rStyle w:val="NormalTok"/>
        </w:rPr>
        <w:t xml:space="preserve">dist_breaks </w:t>
      </w:r>
      <w:r>
        <w:rPr>
          <w:rStyle w:val="OtherTok"/>
        </w:rPr>
        <w:t>&lt;-</w:t>
      </w:r>
      <w:r>
        <w:rPr>
          <w:rStyle w:val="NormalTok"/>
        </w:rPr>
        <w:t xml:space="preserve"> </w:t>
      </w:r>
      <w:r>
        <w:rPr>
          <w:rStyle w:val="FunctionTok"/>
        </w:rPr>
        <w:t>c</w:t>
      </w:r>
      <w:r>
        <w:rPr>
          <w:rStyle w:val="NormalTok"/>
        </w:rPr>
        <w:t>(</w:t>
      </w:r>
      <w:r>
        <w:rPr>
          <w:rStyle w:val="DecValTok"/>
        </w:rPr>
        <w:t>15</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70</w:t>
      </w:r>
      <w:r>
        <w:rPr>
          <w:rStyle w:val="NormalTok"/>
        </w:rPr>
        <w:t xml:space="preserve">, </w:t>
      </w:r>
      <w:r>
        <w:rPr>
          <w:rStyle w:val="DecValTok"/>
        </w:rPr>
        <w:t>80</w:t>
      </w:r>
      <w:r>
        <w:rPr>
          <w:rStyle w:val="NormalTok"/>
        </w:rPr>
        <w:t xml:space="preserve">, </w:t>
      </w:r>
      <w:r>
        <w:rPr>
          <w:rStyle w:val="DecValTok"/>
        </w:rPr>
        <w:t>90</w:t>
      </w:r>
      <w:r>
        <w:rPr>
          <w:rStyle w:val="NormalTok"/>
        </w:rPr>
        <w:t xml:space="preserve">, </w:t>
      </w:r>
      <w:r>
        <w:rPr>
          <w:rStyle w:val="DecValTok"/>
        </w:rPr>
        <w:t>100</w:t>
      </w:r>
      <w:r>
        <w:rPr>
          <w:rStyle w:val="NormalTok"/>
        </w:rPr>
        <w:t xml:space="preserve">, </w:t>
      </w:r>
      <w:r>
        <w:rPr>
          <w:rStyle w:val="ConstantTok"/>
        </w:rPr>
        <w:t>Inf</w:t>
      </w:r>
      <w:r>
        <w:rPr>
          <w:rStyle w:val="NormalTok"/>
        </w:rPr>
        <w:t>)</w:t>
      </w:r>
      <w:r>
        <w:br/>
      </w:r>
      <w:r>
        <w:rPr>
          <w:rStyle w:val="NormalTok"/>
        </w:rPr>
        <w:t xml:space="preserve">dist_labels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"Extremely near"</w:t>
      </w:r>
      <w:r>
        <w:rPr>
          <w:rStyle w:val="NormalTok"/>
        </w:rPr>
        <w:t xml:space="preserve">,          </w:t>
      </w:r>
      <w:r>
        <w:rPr>
          <w:rStyle w:val="CommentTok"/>
        </w:rPr>
        <w:t># [15, 20)</w:t>
      </w:r>
      <w:r>
        <w:br/>
      </w:r>
      <w:r>
        <w:rPr>
          <w:rStyle w:val="NormalTok"/>
        </w:rPr>
        <w:t xml:space="preserve">    </w:t>
      </w:r>
      <w:r>
        <w:rPr>
          <w:rStyle w:val="StringTok"/>
        </w:rPr>
        <w:t>"Very near"</w:t>
      </w:r>
      <w:r>
        <w:rPr>
          <w:rStyle w:val="NormalTok"/>
        </w:rPr>
        <w:t xml:space="preserve">,               </w:t>
      </w:r>
      <w:r>
        <w:rPr>
          <w:rStyle w:val="CommentTok"/>
        </w:rPr>
        <w:t># [20, 30)</w:t>
      </w:r>
      <w:r>
        <w:br/>
      </w:r>
      <w:r>
        <w:rPr>
          <w:rStyle w:val="NormalTok"/>
        </w:rPr>
        <w:t xml:space="preserve">    </w:t>
      </w:r>
      <w:r>
        <w:rPr>
          <w:rStyle w:val="StringTok"/>
        </w:rPr>
        <w:t>"Fairly near"</w:t>
      </w:r>
      <w:r>
        <w:rPr>
          <w:rStyle w:val="NormalTok"/>
        </w:rPr>
        <w:t xml:space="preserve">,             </w:t>
      </w:r>
      <w:r>
        <w:rPr>
          <w:rStyle w:val="CommentTok"/>
        </w:rPr>
        <w:t># [30, 40)</w:t>
      </w:r>
      <w:r>
        <w:br/>
      </w:r>
      <w:r>
        <w:rPr>
          <w:rStyle w:val="NormalTok"/>
        </w:rPr>
        <w:t xml:space="preserve">    </w:t>
      </w:r>
      <w:r>
        <w:rPr>
          <w:rStyle w:val="StringTok"/>
        </w:rPr>
        <w:t>"Near"</w:t>
      </w:r>
      <w:r>
        <w:rPr>
          <w:rStyle w:val="NormalTok"/>
        </w:rPr>
        <w:t xml:space="preserve">,                    </w:t>
      </w:r>
      <w:r>
        <w:rPr>
          <w:rStyle w:val="CommentTok"/>
        </w:rPr>
        <w:t># [40, 50)</w:t>
      </w:r>
      <w:r>
        <w:br/>
      </w:r>
      <w:r>
        <w:rPr>
          <w:rStyle w:val="NormalTok"/>
        </w:rPr>
        <w:t xml:space="preserve">    </w:t>
      </w:r>
      <w:r>
        <w:rPr>
          <w:rStyle w:val="StringTok"/>
        </w:rPr>
        <w:t>"Moderately near"</w:t>
      </w:r>
      <w:r>
        <w:rPr>
          <w:rStyle w:val="NormalTok"/>
        </w:rPr>
        <w:t xml:space="preserve">,         </w:t>
      </w:r>
      <w:r>
        <w:rPr>
          <w:rStyle w:val="CommentTok"/>
        </w:rPr>
        <w:t># [50, 60)</w:t>
      </w:r>
      <w:r>
        <w:br/>
      </w:r>
      <w:r>
        <w:rPr>
          <w:rStyle w:val="NormalTok"/>
        </w:rPr>
        <w:t xml:space="preserve">    </w:t>
      </w:r>
      <w:r>
        <w:rPr>
          <w:rStyle w:val="StringTok"/>
        </w:rPr>
        <w:t>"Near intermediate"</w:t>
      </w:r>
      <w:r>
        <w:rPr>
          <w:rStyle w:val="NormalTok"/>
        </w:rPr>
        <w:t xml:space="preserve">,       </w:t>
      </w:r>
      <w:r>
        <w:rPr>
          <w:rStyle w:val="CommentTok"/>
        </w:rPr>
        <w:t># [60, 70)</w:t>
      </w:r>
      <w:r>
        <w:br/>
      </w:r>
      <w:r>
        <w:rPr>
          <w:rStyle w:val="NormalTok"/>
        </w:rPr>
        <w:t xml:space="preserve">    </w:t>
      </w:r>
      <w:r>
        <w:rPr>
          <w:rStyle w:val="StringTok"/>
        </w:rPr>
        <w:t>"Intermediate"</w:t>
      </w:r>
      <w:r>
        <w:rPr>
          <w:rStyle w:val="NormalTok"/>
        </w:rPr>
        <w:t xml:space="preserve">,            </w:t>
      </w:r>
      <w:r>
        <w:rPr>
          <w:rStyle w:val="CommentTok"/>
        </w:rPr>
        <w:t># [70, 80)</w:t>
      </w:r>
      <w:r>
        <w:br/>
      </w:r>
      <w:r>
        <w:rPr>
          <w:rStyle w:val="NormalTok"/>
        </w:rPr>
        <w:t xml:space="preserve">    </w:t>
      </w:r>
      <w:r>
        <w:rPr>
          <w:rStyle w:val="StringTok"/>
        </w:rPr>
        <w:t>"Moderately intermediate"</w:t>
      </w:r>
      <w:r>
        <w:rPr>
          <w:rStyle w:val="NormalTok"/>
        </w:rPr>
        <w:t xml:space="preserve">, </w:t>
      </w:r>
      <w:r>
        <w:rPr>
          <w:rStyle w:val="CommentTok"/>
        </w:rPr>
        <w:t># [80, 90)</w:t>
      </w:r>
      <w:r>
        <w:br/>
      </w:r>
      <w:r>
        <w:rPr>
          <w:rStyle w:val="NormalTok"/>
        </w:rPr>
        <w:t xml:space="preserve">    </w:t>
      </w:r>
      <w:r>
        <w:rPr>
          <w:rStyle w:val="StringTok"/>
        </w:rPr>
        <w:t>"Far intermediate"</w:t>
      </w:r>
      <w:r>
        <w:rPr>
          <w:rStyle w:val="NormalTok"/>
        </w:rPr>
        <w:t xml:space="preserve">,        </w:t>
      </w:r>
      <w:r>
        <w:rPr>
          <w:rStyle w:val="CommentTok"/>
        </w:rPr>
        <w:t># [90, 100)</w:t>
      </w:r>
      <w:r>
        <w:br/>
      </w:r>
      <w:r>
        <w:rPr>
          <w:rStyle w:val="NormalTok"/>
        </w:rPr>
        <w:t xml:space="preserve">    </w:t>
      </w:r>
      <w:r>
        <w:rPr>
          <w:rStyle w:val="StringTok"/>
        </w:rPr>
        <w:t>"Far"</w:t>
      </w:r>
      <w:r>
        <w:rPr>
          <w:rStyle w:val="NormalTok"/>
        </w:rPr>
        <w:t xml:space="preserve">                      </w:t>
      </w:r>
      <w:r>
        <w:rPr>
          <w:rStyle w:val="CommentTok"/>
        </w:rPr>
        <w:t># [100, Inf)</w:t>
      </w:r>
      <w:r>
        <w:br/>
      </w:r>
      <w:r>
        <w:rPr>
          <w:rStyle w:val="NormalTok"/>
        </w:rPr>
        <w:t xml:space="preserve">  )</w:t>
      </w:r>
    </w:p>
    <w:p w14:paraId="37445E1E" w14:textId="77777777" w:rsidR="00CE64C0" w:rsidRDefault="00000000">
      <w:pPr>
        <w:pStyle w:val="FirstParagraph"/>
      </w:pPr>
      <w:r>
        <w:t>Now we cut the distance data into these ranges and compute the daily duration spent in each range:</w:t>
      </w:r>
    </w:p>
    <w:p w14:paraId="54DB876E" w14:textId="77777777" w:rsidR="00CE64C0" w:rsidRDefault="00000000">
      <w:pPr>
        <w:pStyle w:val="SourceCode"/>
      </w:pPr>
      <w:bookmarkStart w:id="32" w:name="annotated-cell-31"/>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Dis_range =</w:t>
      </w:r>
      <w:r>
        <w:rPr>
          <w:rStyle w:val="NormalTok"/>
        </w:rPr>
        <w:t xml:space="preserve"> </w:t>
      </w:r>
      <w:r>
        <w:rPr>
          <w:rStyle w:val="FunctionTok"/>
        </w:rPr>
        <w:t>cut</w:t>
      </w:r>
      <w:r>
        <w:rPr>
          <w:rStyle w:val="NormalTok"/>
        </w:rPr>
        <w:t xml:space="preserve">(Dis, </w:t>
      </w:r>
      <w:r>
        <w:rPr>
          <w:rStyle w:val="AttributeTok"/>
        </w:rPr>
        <w:t>breaks =</w:t>
      </w:r>
      <w:r>
        <w:rPr>
          <w:rStyle w:val="NormalTok"/>
        </w:rPr>
        <w:t xml:space="preserve"> dist_breaks, </w:t>
      </w:r>
      <w:r>
        <w:rPr>
          <w:rStyle w:val="AttributeTok"/>
        </w:rPr>
        <w:t>labels =</w:t>
      </w:r>
      <w:r>
        <w:rPr>
          <w:rStyle w:val="NormalTok"/>
        </w:rPr>
        <w:t xml:space="preserve"> dist_labels)) </w:t>
      </w:r>
      <w:r>
        <w:rPr>
          <w:rStyle w:val="SpecialCharTok"/>
        </w:rPr>
        <w:t>|&gt;</w:t>
      </w:r>
      <w:r>
        <w:br/>
      </w:r>
      <w:r>
        <w:rPr>
          <w:rStyle w:val="NormalTok"/>
        </w:rPr>
        <w:t xml:space="preserve">  </w:t>
      </w:r>
      <w:r>
        <w:rPr>
          <w:rStyle w:val="FunctionTok"/>
        </w:rPr>
        <w:t>drop_na</w:t>
      </w:r>
      <w:r>
        <w:rPr>
          <w:rStyle w:val="NormalTok"/>
        </w:rPr>
        <w:t xml:space="preserve">(Dis_range) </w:t>
      </w:r>
      <w:r>
        <w:rPr>
          <w:rStyle w:val="SpecialCharTok"/>
        </w:rPr>
        <w:t>|&gt;</w:t>
      </w:r>
      <w:r>
        <w:br/>
      </w:r>
      <w:r>
        <w:rPr>
          <w:rStyle w:val="NormalTok"/>
        </w:rPr>
        <w:t xml:space="preserve">  </w:t>
      </w:r>
      <w:r>
        <w:rPr>
          <w:rStyle w:val="FunctionTok"/>
        </w:rPr>
        <w:t>group_by</w:t>
      </w:r>
      <w:r>
        <w:rPr>
          <w:rStyle w:val="NormalTok"/>
        </w:rPr>
        <w:t xml:space="preserve">(Dis_range,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br/>
      </w:r>
      <w:r>
        <w:rPr>
          <w:rStyle w:val="NormalTok"/>
        </w:rPr>
        <w:lastRenderedPageBreak/>
        <w:t xml:space="preserve">  </w:t>
      </w:r>
      <w:r>
        <w:rPr>
          <w:rStyle w:val="FunctionTok"/>
        </w:rPr>
        <w:t>durations</w:t>
      </w:r>
      <w:r>
        <w:rPr>
          <w:rStyle w:val="NormalTok"/>
        </w:rPr>
        <w:t xml:space="preserve">(Dis)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Dis_range, </w:t>
      </w:r>
      <w:r>
        <w:rPr>
          <w:rStyle w:val="AttributeTok"/>
        </w:rPr>
        <w:t>values_from =</w:t>
      </w:r>
      <w:r>
        <w:rPr>
          <w:rStyle w:val="NormalTok"/>
        </w:rPr>
        <w:t xml:space="preserve"> duration)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SpecialCharTok"/>
        </w:rPr>
        <w:t>-</w:t>
      </w:r>
      <w:r>
        <w:rPr>
          <w:rStyle w:val="NormalTok"/>
        </w:rPr>
        <w:t xml:space="preserve">Date)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Date)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name =</w:t>
      </w:r>
      <w:r>
        <w:rPr>
          <w:rStyle w:val="NormalTok"/>
        </w:rPr>
        <w:t xml:space="preserve"> </w:t>
      </w:r>
      <w:r>
        <w:rPr>
          <w:rStyle w:val="FunctionTok"/>
        </w:rPr>
        <w:t>factor</w:t>
      </w:r>
      <w:r>
        <w:rPr>
          <w:rStyle w:val="NormalTok"/>
        </w:rPr>
        <w:t xml:space="preserve">(name, </w:t>
      </w:r>
      <w:r>
        <w:rPr>
          <w:rStyle w:val="AttributeTok"/>
        </w:rPr>
        <w:t>levels =</w:t>
      </w:r>
      <w:r>
        <w:rPr>
          <w:rStyle w:val="NormalTok"/>
        </w:rPr>
        <w:t xml:space="preserve"> </w:t>
      </w:r>
      <w:r>
        <w:rPr>
          <w:rStyle w:val="FunctionTok"/>
        </w:rPr>
        <w:t>rev</w:t>
      </w:r>
      <w:r>
        <w:rPr>
          <w:rStyle w:val="NormalTok"/>
        </w:rPr>
        <w:t xml:space="preserve">(dist_labels)))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(name)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"minutes"</w:t>
      </w:r>
      <w:r>
        <w:rPr>
          <w:rStyle w:val="NormalTok"/>
        </w:rPr>
        <w:t>)</w:t>
      </w:r>
    </w:p>
    <w:bookmarkEnd w:id="32"/>
    <w:p w14:paraId="04E75B56" w14:textId="77777777" w:rsidR="00CE64C0" w:rsidRDefault="00000000">
      <w:pPr>
        <w:pStyle w:val="DefinitionTerm"/>
      </w:pPr>
      <w:r>
        <w:t>Line 2</w:t>
      </w:r>
    </w:p>
    <w:p w14:paraId="3AA79396" w14:textId="77777777" w:rsidR="00CE64C0" w:rsidRDefault="00000000">
      <w:pPr>
        <w:pStyle w:val="Definition"/>
      </w:pPr>
      <w:r>
        <w:t>Categorize distances</w:t>
      </w:r>
    </w:p>
    <w:p w14:paraId="49D5B4D0" w14:textId="77777777" w:rsidR="00CE64C0" w:rsidRDefault="00000000">
      <w:pPr>
        <w:pStyle w:val="DefinitionTerm"/>
      </w:pPr>
      <w:r>
        <w:t>Line 3</w:t>
      </w:r>
    </w:p>
    <w:p w14:paraId="268668CE" w14:textId="77777777" w:rsidR="00CE64C0" w:rsidRDefault="00000000">
      <w:pPr>
        <w:pStyle w:val="Definition"/>
      </w:pPr>
      <w:r>
        <w:t>Remove intervals with no data</w:t>
      </w:r>
    </w:p>
    <w:p w14:paraId="0D6F6721" w14:textId="77777777" w:rsidR="00CE64C0" w:rsidRDefault="00000000">
      <w:pPr>
        <w:pStyle w:val="DefinitionTerm"/>
      </w:pPr>
      <w:r>
        <w:t>Line 4</w:t>
      </w:r>
    </w:p>
    <w:p w14:paraId="05D40AA0" w14:textId="77777777" w:rsidR="00CE64C0" w:rsidRDefault="00000000">
      <w:pPr>
        <w:pStyle w:val="Definition"/>
      </w:pPr>
      <w:r>
        <w:t>Group by distance range (in addition to the date)</w:t>
      </w:r>
    </w:p>
    <w:p w14:paraId="32A840FE" w14:textId="77777777" w:rsidR="00CE64C0" w:rsidRDefault="00000000">
      <w:pPr>
        <w:pStyle w:val="DefinitionTerm"/>
      </w:pPr>
      <w:r>
        <w:t>Line 5</w:t>
      </w:r>
    </w:p>
    <w:p w14:paraId="7BD211D5" w14:textId="77777777" w:rsidR="00CE64C0" w:rsidRDefault="00000000">
      <w:pPr>
        <w:pStyle w:val="Definition"/>
      </w:pPr>
      <w:r>
        <w:t>Duration per range per day</w:t>
      </w:r>
    </w:p>
    <w:p w14:paraId="4503161C" w14:textId="77777777" w:rsidR="00CE64C0" w:rsidRDefault="00000000">
      <w:pPr>
        <w:pStyle w:val="DefinitionTerm"/>
      </w:pPr>
      <w:r>
        <w:t>Line 6</w:t>
      </w:r>
    </w:p>
    <w:p w14:paraId="22740212" w14:textId="77777777" w:rsidR="00CE64C0" w:rsidRDefault="00000000">
      <w:pPr>
        <w:pStyle w:val="Definition"/>
      </w:pPr>
      <w:r>
        <w:t>Pivot data from long to wide format (ranges as columns)</w:t>
      </w:r>
    </w:p>
    <w:p w14:paraId="57803478" w14:textId="77777777" w:rsidR="00CE64C0" w:rsidRDefault="00000000">
      <w:pPr>
        <w:pStyle w:val="DefinitionTerm"/>
      </w:pPr>
      <w:r>
        <w:t>Line 14</w:t>
      </w:r>
    </w:p>
    <w:p w14:paraId="6C69C7D1" w14:textId="77777777" w:rsidR="00CE64C0" w:rsidRDefault="00000000">
      <w:pPr>
        <w:pStyle w:val="Definition"/>
      </w:pPr>
      <w:r>
        <w:t>Convert seconds to minutes</w:t>
      </w:r>
    </w:p>
    <w:tbl>
      <w:tblPr>
        <w:tblStyle w:val="Table"/>
        <w:tblW w:w="5000" w:type="pct"/>
        <w:tblLayout w:type="fixed"/>
        <w:tblLook w:val="0000" w:firstRow="0" w:lastRow="0" w:firstColumn="0" w:lastColumn="0" w:noHBand="0" w:noVBand="0"/>
      </w:tblPr>
      <w:tblGrid>
        <w:gridCol w:w="9406"/>
      </w:tblGrid>
      <w:tr w:rsidR="00CE64C0" w14:paraId="36EAA496" w14:textId="77777777">
        <w:tc>
          <w:tcPr>
            <w:tcW w:w="7920" w:type="dxa"/>
          </w:tcPr>
          <w:p w14:paraId="3123902B" w14:textId="77777777" w:rsidR="00CE64C0" w:rsidRDefault="00000000">
            <w:pPr>
              <w:pStyle w:val="ImageCaption"/>
              <w:spacing w:before="200"/>
            </w:pPr>
            <w:bookmarkStart w:id="33" w:name="tbl-ranges"/>
            <w:r>
              <w:t>Table 5: Daily duration in each viewing distance range</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320661" w14:paraId="430B71BE" w14:textId="77777777" w:rsidTr="00CE64C0">
              <w:trPr>
                <w:cantSplit/>
                <w:tblHeader/>
                <w:jc w:val="center"/>
              </w:trPr>
              <w:tc>
                <w:tcPr>
                  <w:tcW w:w="360" w:type="dxa"/>
                </w:tcPr>
                <w:p w14:paraId="3C5E8309" w14:textId="77777777" w:rsidR="00CE64C0" w:rsidRDefault="00000000">
                  <w:pPr>
                    <w:keepNext/>
                    <w:spacing w:after="60"/>
                    <w:jc w:val="center"/>
                  </w:pPr>
                  <w:r>
                    <w:rPr>
                      <w:rFonts w:ascii="Calibri" w:hAnsi="Calibri"/>
                      <w:sz w:val="20"/>
                    </w:rPr>
                    <w:t>name</w:t>
                  </w:r>
                </w:p>
              </w:tc>
              <w:tc>
                <w:tcPr>
                  <w:tcW w:w="360" w:type="dxa"/>
                  <w:tcBorders>
                    <w:top w:val="single" w:sz="16" w:space="0" w:color="D3D3D3"/>
                    <w:bottom w:val="single" w:sz="16" w:space="0" w:color="D3D3D3"/>
                  </w:tcBorders>
                </w:tcPr>
                <w:p w14:paraId="10D5B9B4" w14:textId="77777777" w:rsidR="00CE64C0" w:rsidRDefault="00000000">
                  <w:pPr>
                    <w:keepNext/>
                    <w:spacing w:after="60"/>
                    <w:jc w:val="center"/>
                  </w:pPr>
                  <w:r>
                    <w:rPr>
                      <w:rFonts w:ascii="Calibri" w:hAnsi="Calibri"/>
                      <w:sz w:val="20"/>
                    </w:rPr>
                    <w:t>Mean daily</w:t>
                  </w:r>
                </w:p>
              </w:tc>
              <w:tc>
                <w:tcPr>
                  <w:tcW w:w="360" w:type="dxa"/>
                  <w:tcBorders>
                    <w:top w:val="single" w:sz="16" w:space="0" w:color="D3D3D3"/>
                    <w:bottom w:val="single" w:sz="16" w:space="0" w:color="D3D3D3"/>
                  </w:tcBorders>
                </w:tcPr>
                <w:p w14:paraId="7241E22A" w14:textId="77777777" w:rsidR="00CE64C0" w:rsidRDefault="00000000">
                  <w:pPr>
                    <w:keepNext/>
                    <w:spacing w:after="60"/>
                    <w:jc w:val="center"/>
                  </w:pPr>
                  <w:r>
                    <w:rPr>
                      <w:rFonts w:ascii="Calibri" w:hAnsi="Calibri"/>
                      <w:sz w:val="20"/>
                    </w:rPr>
                    <w:t>Weekday</w:t>
                  </w:r>
                </w:p>
              </w:tc>
              <w:tc>
                <w:tcPr>
                  <w:tcW w:w="360" w:type="dxa"/>
                </w:tcPr>
                <w:p w14:paraId="648E52CD" w14:textId="77777777" w:rsidR="00CE64C0" w:rsidRDefault="00000000">
                  <w:pPr>
                    <w:keepNext/>
                    <w:spacing w:after="60"/>
                    <w:jc w:val="center"/>
                  </w:pPr>
                  <w:r>
                    <w:rPr>
                      <w:rFonts w:ascii="Calibri" w:hAnsi="Calibri"/>
                      <w:sz w:val="20"/>
                    </w:rPr>
                    <w:t>Weekend</w:t>
                  </w:r>
                </w:p>
              </w:tc>
            </w:tr>
            <w:tr w:rsidR="00320661" w14:paraId="3749EA4F" w14:textId="77777777" w:rsidTr="00CE64C0">
              <w:trPr>
                <w:cantSplit/>
                <w:jc w:val="center"/>
              </w:trPr>
              <w:tc>
                <w:tcPr>
                  <w:tcW w:w="360" w:type="dxa"/>
                </w:tcPr>
                <w:p w14:paraId="291755C0" w14:textId="77777777" w:rsidR="00CE64C0" w:rsidRDefault="00000000">
                  <w:pPr>
                    <w:keepNext/>
                    <w:spacing w:after="60"/>
                    <w:jc w:val="center"/>
                  </w:pPr>
                  <w:r>
                    <w:rPr>
                      <w:rFonts w:ascii="Calibri" w:hAnsi="Calibri"/>
                      <w:sz w:val="20"/>
                    </w:rPr>
                    <w:t>Far</w:t>
                  </w:r>
                </w:p>
              </w:tc>
              <w:tc>
                <w:tcPr>
                  <w:tcW w:w="360" w:type="dxa"/>
                </w:tcPr>
                <w:p w14:paraId="7F41646A" w14:textId="77777777" w:rsidR="00CE64C0" w:rsidRDefault="00000000">
                  <w:pPr>
                    <w:keepNext/>
                    <w:spacing w:after="60"/>
                    <w:jc w:val="center"/>
                  </w:pPr>
                  <w:r>
                    <w:rPr>
                      <w:rFonts w:ascii="Calibri" w:hAnsi="Calibri"/>
                      <w:sz w:val="20"/>
                    </w:rPr>
                    <w:t>16m</w:t>
                  </w:r>
                </w:p>
              </w:tc>
              <w:tc>
                <w:tcPr>
                  <w:tcW w:w="360" w:type="dxa"/>
                </w:tcPr>
                <w:p w14:paraId="0AB62328" w14:textId="77777777" w:rsidR="00CE64C0" w:rsidRDefault="00000000">
                  <w:pPr>
                    <w:keepNext/>
                    <w:spacing w:after="60"/>
                    <w:jc w:val="center"/>
                  </w:pPr>
                  <w:r>
                    <w:rPr>
                      <w:rFonts w:ascii="Calibri" w:hAnsi="Calibri"/>
                      <w:sz w:val="20"/>
                    </w:rPr>
                    <w:t>20m</w:t>
                  </w:r>
                </w:p>
              </w:tc>
              <w:tc>
                <w:tcPr>
                  <w:tcW w:w="360" w:type="dxa"/>
                </w:tcPr>
                <w:p w14:paraId="086F778C" w14:textId="77777777" w:rsidR="00CE64C0" w:rsidRDefault="00000000">
                  <w:pPr>
                    <w:keepNext/>
                    <w:spacing w:after="60"/>
                    <w:jc w:val="center"/>
                  </w:pPr>
                  <w:r>
                    <w:rPr>
                      <w:rFonts w:ascii="Calibri" w:hAnsi="Calibri"/>
                      <w:sz w:val="20"/>
                    </w:rPr>
                    <w:t>5m</w:t>
                  </w:r>
                </w:p>
              </w:tc>
            </w:tr>
            <w:tr w:rsidR="00320661" w14:paraId="6FC98767" w14:textId="77777777" w:rsidTr="00CE64C0">
              <w:trPr>
                <w:cantSplit/>
                <w:jc w:val="center"/>
              </w:trPr>
              <w:tc>
                <w:tcPr>
                  <w:tcW w:w="360" w:type="dxa"/>
                </w:tcPr>
                <w:p w14:paraId="29AEB83C" w14:textId="77777777" w:rsidR="00CE64C0" w:rsidRDefault="00000000">
                  <w:pPr>
                    <w:keepNext/>
                    <w:spacing w:after="60"/>
                    <w:jc w:val="center"/>
                  </w:pPr>
                  <w:r>
                    <w:rPr>
                      <w:rFonts w:ascii="Calibri" w:hAnsi="Calibri"/>
                      <w:sz w:val="20"/>
                    </w:rPr>
                    <w:t>Far intermediate</w:t>
                  </w:r>
                </w:p>
              </w:tc>
              <w:tc>
                <w:tcPr>
                  <w:tcW w:w="360" w:type="dxa"/>
                </w:tcPr>
                <w:p w14:paraId="2EDE9FFA" w14:textId="77777777" w:rsidR="00CE64C0" w:rsidRDefault="00000000">
                  <w:pPr>
                    <w:keepNext/>
                    <w:spacing w:after="60"/>
                    <w:jc w:val="center"/>
                  </w:pPr>
                  <w:r>
                    <w:rPr>
                      <w:rFonts w:ascii="Calibri" w:hAnsi="Calibri"/>
                      <w:sz w:val="20"/>
                    </w:rPr>
                    <w:t>11m</w:t>
                  </w:r>
                </w:p>
              </w:tc>
              <w:tc>
                <w:tcPr>
                  <w:tcW w:w="360" w:type="dxa"/>
                </w:tcPr>
                <w:p w14:paraId="2DAC0CEB" w14:textId="77777777" w:rsidR="00CE64C0" w:rsidRDefault="00000000">
                  <w:pPr>
                    <w:keepNext/>
                    <w:spacing w:after="60"/>
                    <w:jc w:val="center"/>
                  </w:pPr>
                  <w:r>
                    <w:rPr>
                      <w:rFonts w:ascii="Calibri" w:hAnsi="Calibri"/>
                      <w:sz w:val="20"/>
                    </w:rPr>
                    <w:t>14m</w:t>
                  </w:r>
                </w:p>
              </w:tc>
              <w:tc>
                <w:tcPr>
                  <w:tcW w:w="360" w:type="dxa"/>
                </w:tcPr>
                <w:p w14:paraId="3C7857B5" w14:textId="77777777" w:rsidR="00CE64C0" w:rsidRDefault="00000000">
                  <w:pPr>
                    <w:keepNext/>
                    <w:spacing w:after="60"/>
                    <w:jc w:val="center"/>
                  </w:pPr>
                  <w:r>
                    <w:rPr>
                      <w:rFonts w:ascii="Calibri" w:hAnsi="Calibri"/>
                      <w:sz w:val="20"/>
                    </w:rPr>
                    <w:t>2m</w:t>
                  </w:r>
                </w:p>
              </w:tc>
            </w:tr>
            <w:tr w:rsidR="00320661" w14:paraId="351C2631" w14:textId="77777777" w:rsidTr="00CE64C0">
              <w:trPr>
                <w:cantSplit/>
                <w:jc w:val="center"/>
              </w:trPr>
              <w:tc>
                <w:tcPr>
                  <w:tcW w:w="360" w:type="dxa"/>
                </w:tcPr>
                <w:p w14:paraId="215C73A7" w14:textId="77777777" w:rsidR="00CE64C0" w:rsidRDefault="00000000">
                  <w:pPr>
                    <w:keepNext/>
                    <w:spacing w:after="60"/>
                    <w:jc w:val="center"/>
                  </w:pPr>
                  <w:r>
                    <w:rPr>
                      <w:rFonts w:ascii="Calibri" w:hAnsi="Calibri"/>
                      <w:sz w:val="20"/>
                    </w:rPr>
                    <w:lastRenderedPageBreak/>
                    <w:t>Moderately intermediate</w:t>
                  </w:r>
                </w:p>
              </w:tc>
              <w:tc>
                <w:tcPr>
                  <w:tcW w:w="360" w:type="dxa"/>
                </w:tcPr>
                <w:p w14:paraId="72CDA375" w14:textId="77777777" w:rsidR="00CE64C0" w:rsidRDefault="00000000">
                  <w:pPr>
                    <w:keepNext/>
                    <w:spacing w:after="60"/>
                    <w:jc w:val="center"/>
                  </w:pPr>
                  <w:r>
                    <w:rPr>
                      <w:rFonts w:ascii="Calibri" w:hAnsi="Calibri"/>
                      <w:sz w:val="20"/>
                    </w:rPr>
                    <w:t>5m</w:t>
                  </w:r>
                </w:p>
              </w:tc>
              <w:tc>
                <w:tcPr>
                  <w:tcW w:w="360" w:type="dxa"/>
                </w:tcPr>
                <w:p w14:paraId="5604BEE2" w14:textId="77777777" w:rsidR="00CE64C0" w:rsidRDefault="00000000">
                  <w:pPr>
                    <w:keepNext/>
                    <w:spacing w:after="60"/>
                    <w:jc w:val="center"/>
                  </w:pPr>
                  <w:r>
                    <w:rPr>
                      <w:rFonts w:ascii="Calibri" w:hAnsi="Calibri"/>
                      <w:sz w:val="20"/>
                    </w:rPr>
                    <w:t>6m</w:t>
                  </w:r>
                </w:p>
              </w:tc>
              <w:tc>
                <w:tcPr>
                  <w:tcW w:w="360" w:type="dxa"/>
                </w:tcPr>
                <w:p w14:paraId="0F1BB5DA" w14:textId="77777777" w:rsidR="00CE64C0" w:rsidRDefault="00000000">
                  <w:pPr>
                    <w:keepNext/>
                    <w:spacing w:after="60"/>
                    <w:jc w:val="center"/>
                  </w:pPr>
                  <w:r>
                    <w:rPr>
                      <w:rFonts w:ascii="Calibri" w:hAnsi="Calibri"/>
                      <w:sz w:val="20"/>
                    </w:rPr>
                    <w:t>3m</w:t>
                  </w:r>
                </w:p>
              </w:tc>
            </w:tr>
            <w:tr w:rsidR="00320661" w14:paraId="7D505419" w14:textId="77777777" w:rsidTr="00CE64C0">
              <w:trPr>
                <w:cantSplit/>
                <w:jc w:val="center"/>
              </w:trPr>
              <w:tc>
                <w:tcPr>
                  <w:tcW w:w="360" w:type="dxa"/>
                </w:tcPr>
                <w:p w14:paraId="13F1EFE8" w14:textId="77777777" w:rsidR="00CE64C0" w:rsidRDefault="00000000">
                  <w:pPr>
                    <w:keepNext/>
                    <w:spacing w:after="60"/>
                    <w:jc w:val="center"/>
                  </w:pPr>
                  <w:r>
                    <w:rPr>
                      <w:rFonts w:ascii="Calibri" w:hAnsi="Calibri"/>
                      <w:sz w:val="20"/>
                    </w:rPr>
                    <w:t>Intermediate</w:t>
                  </w:r>
                </w:p>
              </w:tc>
              <w:tc>
                <w:tcPr>
                  <w:tcW w:w="360" w:type="dxa"/>
                </w:tcPr>
                <w:p w14:paraId="438D6369" w14:textId="77777777" w:rsidR="00CE64C0" w:rsidRDefault="00000000">
                  <w:pPr>
                    <w:keepNext/>
                    <w:spacing w:after="60"/>
                    <w:jc w:val="center"/>
                  </w:pPr>
                  <w:r>
                    <w:rPr>
                      <w:rFonts w:ascii="Calibri" w:hAnsi="Calibri"/>
                      <w:sz w:val="20"/>
                    </w:rPr>
                    <w:t>4m</w:t>
                  </w:r>
                </w:p>
              </w:tc>
              <w:tc>
                <w:tcPr>
                  <w:tcW w:w="360" w:type="dxa"/>
                </w:tcPr>
                <w:p w14:paraId="222B7B9A" w14:textId="77777777" w:rsidR="00CE64C0" w:rsidRDefault="00000000">
                  <w:pPr>
                    <w:keepNext/>
                    <w:spacing w:after="60"/>
                    <w:jc w:val="center"/>
                  </w:pPr>
                  <w:r>
                    <w:rPr>
                      <w:rFonts w:ascii="Calibri" w:hAnsi="Calibri"/>
                      <w:sz w:val="20"/>
                    </w:rPr>
                    <w:t>6m</w:t>
                  </w:r>
                </w:p>
              </w:tc>
              <w:tc>
                <w:tcPr>
                  <w:tcW w:w="360" w:type="dxa"/>
                </w:tcPr>
                <w:p w14:paraId="79318F38" w14:textId="77777777" w:rsidR="00CE64C0" w:rsidRDefault="00000000">
                  <w:pPr>
                    <w:keepNext/>
                    <w:spacing w:after="60"/>
                    <w:jc w:val="center"/>
                  </w:pPr>
                  <w:r>
                    <w:rPr>
                      <w:rFonts w:ascii="Calibri" w:hAnsi="Calibri"/>
                      <w:sz w:val="20"/>
                    </w:rPr>
                    <w:t>1m</w:t>
                  </w:r>
                </w:p>
              </w:tc>
            </w:tr>
            <w:tr w:rsidR="00320661" w14:paraId="75BCF37D" w14:textId="77777777" w:rsidTr="00CE64C0">
              <w:trPr>
                <w:cantSplit/>
                <w:jc w:val="center"/>
              </w:trPr>
              <w:tc>
                <w:tcPr>
                  <w:tcW w:w="360" w:type="dxa"/>
                </w:tcPr>
                <w:p w14:paraId="0DB72D8F" w14:textId="77777777" w:rsidR="00CE64C0" w:rsidRDefault="00000000">
                  <w:pPr>
                    <w:keepNext/>
                    <w:spacing w:after="60"/>
                    <w:jc w:val="center"/>
                  </w:pPr>
                  <w:r>
                    <w:rPr>
                      <w:rFonts w:ascii="Calibri" w:hAnsi="Calibri"/>
                      <w:sz w:val="20"/>
                    </w:rPr>
                    <w:t>Near intermediate</w:t>
                  </w:r>
                </w:p>
              </w:tc>
              <w:tc>
                <w:tcPr>
                  <w:tcW w:w="360" w:type="dxa"/>
                </w:tcPr>
                <w:p w14:paraId="475B7EC5" w14:textId="77777777" w:rsidR="00CE64C0" w:rsidRDefault="00000000">
                  <w:pPr>
                    <w:keepNext/>
                    <w:spacing w:after="60"/>
                    <w:jc w:val="center"/>
                  </w:pPr>
                  <w:r>
                    <w:rPr>
                      <w:rFonts w:ascii="Calibri" w:hAnsi="Calibri"/>
                      <w:sz w:val="20"/>
                    </w:rPr>
                    <w:t>7m</w:t>
                  </w:r>
                </w:p>
              </w:tc>
              <w:tc>
                <w:tcPr>
                  <w:tcW w:w="360" w:type="dxa"/>
                </w:tcPr>
                <w:p w14:paraId="1C1B31C5" w14:textId="77777777" w:rsidR="00CE64C0" w:rsidRDefault="00000000">
                  <w:pPr>
                    <w:keepNext/>
                    <w:spacing w:after="60"/>
                    <w:jc w:val="center"/>
                  </w:pPr>
                  <w:r>
                    <w:rPr>
                      <w:rFonts w:ascii="Calibri" w:hAnsi="Calibri"/>
                      <w:sz w:val="20"/>
                    </w:rPr>
                    <w:t>7m</w:t>
                  </w:r>
                </w:p>
              </w:tc>
              <w:tc>
                <w:tcPr>
                  <w:tcW w:w="360" w:type="dxa"/>
                </w:tcPr>
                <w:p w14:paraId="5A51231D" w14:textId="77777777" w:rsidR="00CE64C0" w:rsidRDefault="00000000">
                  <w:pPr>
                    <w:keepNext/>
                    <w:spacing w:after="60"/>
                    <w:jc w:val="center"/>
                  </w:pPr>
                  <w:r>
                    <w:rPr>
                      <w:rFonts w:ascii="Calibri" w:hAnsi="Calibri"/>
                      <w:sz w:val="20"/>
                    </w:rPr>
                    <w:t>8m</w:t>
                  </w:r>
                </w:p>
              </w:tc>
            </w:tr>
            <w:tr w:rsidR="00320661" w14:paraId="37628558" w14:textId="77777777" w:rsidTr="00CE64C0">
              <w:trPr>
                <w:cantSplit/>
                <w:jc w:val="center"/>
              </w:trPr>
              <w:tc>
                <w:tcPr>
                  <w:tcW w:w="360" w:type="dxa"/>
                </w:tcPr>
                <w:p w14:paraId="6CD5E816" w14:textId="77777777" w:rsidR="00CE64C0" w:rsidRDefault="00000000">
                  <w:pPr>
                    <w:keepNext/>
                    <w:spacing w:after="60"/>
                    <w:jc w:val="center"/>
                  </w:pPr>
                  <w:r>
                    <w:rPr>
                      <w:rFonts w:ascii="Calibri" w:hAnsi="Calibri"/>
                      <w:sz w:val="20"/>
                    </w:rPr>
                    <w:t>Moderately near</w:t>
                  </w:r>
                </w:p>
              </w:tc>
              <w:tc>
                <w:tcPr>
                  <w:tcW w:w="360" w:type="dxa"/>
                </w:tcPr>
                <w:p w14:paraId="65358090" w14:textId="77777777" w:rsidR="00CE64C0" w:rsidRDefault="00000000">
                  <w:pPr>
                    <w:keepNext/>
                    <w:spacing w:after="60"/>
                    <w:jc w:val="center"/>
                  </w:pPr>
                  <w:r>
                    <w:rPr>
                      <w:rFonts w:ascii="Calibri" w:hAnsi="Calibri"/>
                      <w:sz w:val="20"/>
                    </w:rPr>
                    <w:t>13m</w:t>
                  </w:r>
                </w:p>
              </w:tc>
              <w:tc>
                <w:tcPr>
                  <w:tcW w:w="360" w:type="dxa"/>
                </w:tcPr>
                <w:p w14:paraId="5091F5CB" w14:textId="77777777" w:rsidR="00CE64C0" w:rsidRDefault="00000000">
                  <w:pPr>
                    <w:keepNext/>
                    <w:spacing w:after="60"/>
                    <w:jc w:val="center"/>
                  </w:pPr>
                  <w:r>
                    <w:rPr>
                      <w:rFonts w:ascii="Calibri" w:hAnsi="Calibri"/>
                      <w:sz w:val="20"/>
                    </w:rPr>
                    <w:t>16m</w:t>
                  </w:r>
                </w:p>
              </w:tc>
              <w:tc>
                <w:tcPr>
                  <w:tcW w:w="360" w:type="dxa"/>
                </w:tcPr>
                <w:p w14:paraId="0A8F52A7" w14:textId="77777777" w:rsidR="00CE64C0" w:rsidRDefault="00000000">
                  <w:pPr>
                    <w:keepNext/>
                    <w:spacing w:after="60"/>
                    <w:jc w:val="center"/>
                  </w:pPr>
                  <w:r>
                    <w:rPr>
                      <w:rFonts w:ascii="Calibri" w:hAnsi="Calibri"/>
                      <w:sz w:val="20"/>
                    </w:rPr>
                    <w:t>5m</w:t>
                  </w:r>
                </w:p>
              </w:tc>
            </w:tr>
            <w:tr w:rsidR="00320661" w14:paraId="3925A5C3" w14:textId="77777777" w:rsidTr="00CE64C0">
              <w:trPr>
                <w:cantSplit/>
                <w:jc w:val="center"/>
              </w:trPr>
              <w:tc>
                <w:tcPr>
                  <w:tcW w:w="360" w:type="dxa"/>
                </w:tcPr>
                <w:p w14:paraId="59A24F0B" w14:textId="77777777" w:rsidR="00CE64C0" w:rsidRDefault="00000000">
                  <w:pPr>
                    <w:keepNext/>
                    <w:spacing w:after="60"/>
                    <w:jc w:val="center"/>
                  </w:pPr>
                  <w:r>
                    <w:rPr>
                      <w:rFonts w:ascii="Calibri" w:hAnsi="Calibri"/>
                      <w:sz w:val="20"/>
                    </w:rPr>
                    <w:t>Near</w:t>
                  </w:r>
                </w:p>
              </w:tc>
              <w:tc>
                <w:tcPr>
                  <w:tcW w:w="360" w:type="dxa"/>
                </w:tcPr>
                <w:p w14:paraId="42BF3D2D" w14:textId="77777777" w:rsidR="00CE64C0" w:rsidRDefault="00000000">
                  <w:pPr>
                    <w:keepNext/>
                    <w:spacing w:after="60"/>
                    <w:jc w:val="center"/>
                  </w:pPr>
                  <w:r>
                    <w:rPr>
                      <w:rFonts w:ascii="Calibri" w:hAnsi="Calibri"/>
                      <w:sz w:val="20"/>
                    </w:rPr>
                    <w:t>27m</w:t>
                  </w:r>
                </w:p>
              </w:tc>
              <w:tc>
                <w:tcPr>
                  <w:tcW w:w="360" w:type="dxa"/>
                </w:tcPr>
                <w:p w14:paraId="3D9ABB91" w14:textId="77777777" w:rsidR="00CE64C0" w:rsidRDefault="00000000">
                  <w:pPr>
                    <w:keepNext/>
                    <w:spacing w:after="60"/>
                    <w:jc w:val="center"/>
                  </w:pPr>
                  <w:r>
                    <w:rPr>
                      <w:rFonts w:ascii="Calibri" w:hAnsi="Calibri"/>
                      <w:sz w:val="20"/>
                    </w:rPr>
                    <w:t>36m</w:t>
                  </w:r>
                </w:p>
              </w:tc>
              <w:tc>
                <w:tcPr>
                  <w:tcW w:w="360" w:type="dxa"/>
                </w:tcPr>
                <w:p w14:paraId="741A89CE" w14:textId="77777777" w:rsidR="00CE64C0" w:rsidRDefault="00000000">
                  <w:pPr>
                    <w:keepNext/>
                    <w:spacing w:after="60"/>
                    <w:jc w:val="center"/>
                  </w:pPr>
                  <w:r>
                    <w:rPr>
                      <w:rFonts w:ascii="Calibri" w:hAnsi="Calibri"/>
                      <w:sz w:val="20"/>
                    </w:rPr>
                    <w:t>5m</w:t>
                  </w:r>
                </w:p>
              </w:tc>
            </w:tr>
            <w:tr w:rsidR="00320661" w14:paraId="73AB0CFA" w14:textId="77777777" w:rsidTr="00CE64C0">
              <w:trPr>
                <w:cantSplit/>
                <w:jc w:val="center"/>
              </w:trPr>
              <w:tc>
                <w:tcPr>
                  <w:tcW w:w="360" w:type="dxa"/>
                </w:tcPr>
                <w:p w14:paraId="74550254" w14:textId="77777777" w:rsidR="00CE64C0" w:rsidRDefault="00000000">
                  <w:pPr>
                    <w:keepNext/>
                    <w:spacing w:after="60"/>
                    <w:jc w:val="center"/>
                  </w:pPr>
                  <w:r>
                    <w:rPr>
                      <w:rFonts w:ascii="Calibri" w:hAnsi="Calibri"/>
                      <w:sz w:val="20"/>
                    </w:rPr>
                    <w:t>Fairly near</w:t>
                  </w:r>
                </w:p>
              </w:tc>
              <w:tc>
                <w:tcPr>
                  <w:tcW w:w="360" w:type="dxa"/>
                </w:tcPr>
                <w:p w14:paraId="7C473E35" w14:textId="77777777" w:rsidR="00CE64C0" w:rsidRDefault="00000000">
                  <w:pPr>
                    <w:keepNext/>
                    <w:spacing w:after="60"/>
                    <w:jc w:val="center"/>
                  </w:pPr>
                  <w:r>
                    <w:rPr>
                      <w:rFonts w:ascii="Calibri" w:hAnsi="Calibri"/>
                      <w:sz w:val="20"/>
                    </w:rPr>
                    <w:t>46m</w:t>
                  </w:r>
                </w:p>
              </w:tc>
              <w:tc>
                <w:tcPr>
                  <w:tcW w:w="360" w:type="dxa"/>
                </w:tcPr>
                <w:p w14:paraId="542A7475" w14:textId="77777777" w:rsidR="00CE64C0" w:rsidRDefault="00000000">
                  <w:pPr>
                    <w:keepNext/>
                    <w:spacing w:after="60"/>
                    <w:jc w:val="center"/>
                  </w:pPr>
                  <w:r>
                    <w:rPr>
                      <w:rFonts w:ascii="Calibri" w:hAnsi="Calibri"/>
                      <w:sz w:val="20"/>
                    </w:rPr>
                    <w:t>60m</w:t>
                  </w:r>
                </w:p>
              </w:tc>
              <w:tc>
                <w:tcPr>
                  <w:tcW w:w="360" w:type="dxa"/>
                </w:tcPr>
                <w:p w14:paraId="7BC29A6C" w14:textId="77777777" w:rsidR="00CE64C0" w:rsidRDefault="00000000">
                  <w:pPr>
                    <w:keepNext/>
                    <w:spacing w:after="60"/>
                    <w:jc w:val="center"/>
                  </w:pPr>
                  <w:r>
                    <w:rPr>
                      <w:rFonts w:ascii="Calibri" w:hAnsi="Calibri"/>
                      <w:sz w:val="20"/>
                    </w:rPr>
                    <w:t>12m</w:t>
                  </w:r>
                </w:p>
              </w:tc>
            </w:tr>
            <w:tr w:rsidR="00320661" w14:paraId="17B72070" w14:textId="77777777" w:rsidTr="00CE64C0">
              <w:trPr>
                <w:cantSplit/>
                <w:jc w:val="center"/>
              </w:trPr>
              <w:tc>
                <w:tcPr>
                  <w:tcW w:w="360" w:type="dxa"/>
                </w:tcPr>
                <w:p w14:paraId="041DDAAB" w14:textId="77777777" w:rsidR="00CE64C0" w:rsidRDefault="00000000">
                  <w:pPr>
                    <w:keepNext/>
                    <w:spacing w:after="60"/>
                    <w:jc w:val="center"/>
                  </w:pPr>
                  <w:r>
                    <w:rPr>
                      <w:rFonts w:ascii="Calibri" w:hAnsi="Calibri"/>
                      <w:sz w:val="20"/>
                    </w:rPr>
                    <w:t>Very near</w:t>
                  </w:r>
                </w:p>
              </w:tc>
              <w:tc>
                <w:tcPr>
                  <w:tcW w:w="360" w:type="dxa"/>
                </w:tcPr>
                <w:p w14:paraId="085A91BD" w14:textId="77777777" w:rsidR="00CE64C0" w:rsidRDefault="00000000">
                  <w:pPr>
                    <w:keepNext/>
                    <w:spacing w:after="60"/>
                    <w:jc w:val="center"/>
                  </w:pPr>
                  <w:r>
                    <w:rPr>
                      <w:rFonts w:ascii="Calibri" w:hAnsi="Calibri"/>
                      <w:sz w:val="20"/>
                    </w:rPr>
                    <w:t>102m</w:t>
                  </w:r>
                </w:p>
              </w:tc>
              <w:tc>
                <w:tcPr>
                  <w:tcW w:w="360" w:type="dxa"/>
                </w:tcPr>
                <w:p w14:paraId="1595BB4E" w14:textId="77777777" w:rsidR="00CE64C0" w:rsidRDefault="00000000">
                  <w:pPr>
                    <w:keepNext/>
                    <w:spacing w:after="60"/>
                    <w:jc w:val="center"/>
                  </w:pPr>
                  <w:r>
                    <w:rPr>
                      <w:rFonts w:ascii="Calibri" w:hAnsi="Calibri"/>
                      <w:sz w:val="20"/>
                    </w:rPr>
                    <w:t>128m</w:t>
                  </w:r>
                </w:p>
              </w:tc>
              <w:tc>
                <w:tcPr>
                  <w:tcW w:w="360" w:type="dxa"/>
                </w:tcPr>
                <w:p w14:paraId="2C3F694B" w14:textId="77777777" w:rsidR="00CE64C0" w:rsidRDefault="00000000">
                  <w:pPr>
                    <w:keepNext/>
                    <w:spacing w:after="60"/>
                    <w:jc w:val="center"/>
                  </w:pPr>
                  <w:r>
                    <w:rPr>
                      <w:rFonts w:ascii="Calibri" w:hAnsi="Calibri"/>
                      <w:sz w:val="20"/>
                    </w:rPr>
                    <w:t>38m</w:t>
                  </w:r>
                </w:p>
              </w:tc>
            </w:tr>
            <w:tr w:rsidR="00320661" w14:paraId="73AC4CE4" w14:textId="77777777" w:rsidTr="00CE64C0">
              <w:trPr>
                <w:cantSplit/>
                <w:jc w:val="center"/>
              </w:trPr>
              <w:tc>
                <w:tcPr>
                  <w:tcW w:w="360" w:type="dxa"/>
                </w:tcPr>
                <w:p w14:paraId="67643962" w14:textId="77777777" w:rsidR="00CE64C0" w:rsidRDefault="00000000">
                  <w:pPr>
                    <w:keepNext/>
                    <w:spacing w:after="60"/>
                    <w:jc w:val="center"/>
                  </w:pPr>
                  <w:r>
                    <w:rPr>
                      <w:rFonts w:ascii="Calibri" w:hAnsi="Calibri"/>
                      <w:sz w:val="20"/>
                    </w:rPr>
                    <w:t>Extremely near</w:t>
                  </w:r>
                </w:p>
              </w:tc>
              <w:tc>
                <w:tcPr>
                  <w:tcW w:w="360" w:type="dxa"/>
                </w:tcPr>
                <w:p w14:paraId="0AFA567F" w14:textId="77777777" w:rsidR="00CE64C0" w:rsidRDefault="00000000">
                  <w:pPr>
                    <w:keepNext/>
                    <w:spacing w:after="60"/>
                    <w:jc w:val="center"/>
                  </w:pPr>
                  <w:r>
                    <w:rPr>
                      <w:rFonts w:ascii="Calibri" w:hAnsi="Calibri"/>
                      <w:sz w:val="20"/>
                    </w:rPr>
                    <w:t>74m</w:t>
                  </w:r>
                </w:p>
              </w:tc>
              <w:tc>
                <w:tcPr>
                  <w:tcW w:w="360" w:type="dxa"/>
                </w:tcPr>
                <w:p w14:paraId="40D4FD36" w14:textId="77777777" w:rsidR="00CE64C0" w:rsidRDefault="00000000">
                  <w:pPr>
                    <w:keepNext/>
                    <w:spacing w:after="60"/>
                    <w:jc w:val="center"/>
                  </w:pPr>
                  <w:r>
                    <w:rPr>
                      <w:rFonts w:ascii="Calibri" w:hAnsi="Calibri"/>
                      <w:sz w:val="20"/>
                    </w:rPr>
                    <w:t>88m</w:t>
                  </w:r>
                </w:p>
              </w:tc>
              <w:tc>
                <w:tcPr>
                  <w:tcW w:w="360" w:type="dxa"/>
                </w:tcPr>
                <w:p w14:paraId="4602C780" w14:textId="77777777" w:rsidR="00CE64C0" w:rsidRDefault="00000000">
                  <w:pPr>
                    <w:keepNext/>
                    <w:spacing w:after="60"/>
                    <w:jc w:val="center"/>
                  </w:pPr>
                  <w:r>
                    <w:rPr>
                      <w:rFonts w:ascii="Calibri" w:hAnsi="Calibri"/>
                      <w:sz w:val="20"/>
                    </w:rPr>
                    <w:t>40m</w:t>
                  </w:r>
                </w:p>
              </w:tc>
            </w:tr>
            <w:bookmarkEnd w:id="33"/>
          </w:tbl>
          <w:p w14:paraId="340ECD66" w14:textId="77777777" w:rsidR="00000000" w:rsidRDefault="00000000">
            <w:pPr>
              <w:spacing w:after="0"/>
            </w:pPr>
          </w:p>
        </w:tc>
      </w:tr>
    </w:tbl>
    <w:p w14:paraId="62B8E2DC" w14:textId="77777777" w:rsidR="00CE64C0" w:rsidRDefault="00000000">
      <w:pPr>
        <w:pStyle w:val="Textkrper"/>
      </w:pPr>
      <w:r>
        <w:lastRenderedPageBreak/>
        <w:t xml:space="preserve">To visualize this, </w:t>
      </w:r>
      <w:hyperlink w:anchor="fig-ranges">
        <w:r>
          <w:rPr>
            <w:rStyle w:val="Hyperlink"/>
          </w:rPr>
          <w:t>Figure 1</w:t>
        </w:r>
      </w:hyperlink>
      <w:r>
        <w:t xml:space="preserve"> illustrates the relative proportion of time spent in each distance range:</w:t>
      </w:r>
    </w:p>
    <w:tbl>
      <w:tblPr>
        <w:tblStyle w:val="Table"/>
        <w:tblW w:w="5000" w:type="pct"/>
        <w:tblLayout w:type="fixed"/>
        <w:tblLook w:val="0000" w:firstRow="0" w:lastRow="0" w:firstColumn="0" w:lastColumn="0" w:noHBand="0" w:noVBand="0"/>
      </w:tblPr>
      <w:tblGrid>
        <w:gridCol w:w="9406"/>
      </w:tblGrid>
      <w:tr w:rsidR="00CE64C0" w14:paraId="42984E75" w14:textId="77777777">
        <w:tc>
          <w:tcPr>
            <w:tcW w:w="7920" w:type="dxa"/>
          </w:tcPr>
          <w:p w14:paraId="69E3FFFD" w14:textId="77777777" w:rsidR="00CE64C0" w:rsidRDefault="00000000">
            <w:pPr>
              <w:pStyle w:val="Compact"/>
              <w:jc w:val="center"/>
            </w:pPr>
            <w:bookmarkStart w:id="34" w:name="fig-ranges"/>
            <w:r>
              <w:rPr>
                <w:noProof/>
              </w:rPr>
              <w:lastRenderedPageBreak/>
              <w:drawing>
                <wp:inline distT="0" distB="0" distL="0" distR="0" wp14:anchorId="6C545B46" wp14:editId="7B3E80B7">
                  <wp:extent cx="5334000" cy="42672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dex_files/figure-docx/fig-ranges-1.png"/>
                          <pic:cNvPicPr>
                            <a:picLocks noChangeAspect="1" noChangeArrowheads="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14:paraId="6AE08697" w14:textId="77777777" w:rsidR="00CE64C0" w:rsidRDefault="00000000">
            <w:pPr>
              <w:pStyle w:val="ImageCaption"/>
              <w:spacing w:before="200"/>
            </w:pPr>
            <w:r>
              <w:t>Figure 1: Percentage of total time spent in each viewing distance range</w:t>
            </w:r>
          </w:p>
        </w:tc>
        <w:bookmarkEnd w:id="34"/>
      </w:tr>
    </w:tbl>
    <w:p w14:paraId="6806C53A" w14:textId="77777777" w:rsidR="00CE64C0" w:rsidRDefault="00000000">
      <w:pPr>
        <w:pStyle w:val="Compact"/>
        <w:numPr>
          <w:ilvl w:val="0"/>
          <w:numId w:val="5"/>
        </w:numPr>
      </w:pPr>
      <w:r>
        <w:t>Broadly, this portion repeats the prior code cell</w:t>
      </w:r>
    </w:p>
    <w:p w14:paraId="66C94365" w14:textId="77777777" w:rsidR="00CE64C0" w:rsidRDefault="00000000">
      <w:pPr>
        <w:pStyle w:val="Compact"/>
        <w:numPr>
          <w:ilvl w:val="0"/>
          <w:numId w:val="5"/>
        </w:numPr>
      </w:pPr>
      <w:r>
        <w:t>convert to percentage of daily total</w:t>
      </w:r>
    </w:p>
    <w:p w14:paraId="522B6729" w14:textId="77777777" w:rsidR="00CE64C0" w:rsidRDefault="00000000">
      <w:pPr>
        <w:pStyle w:val="berschrift4"/>
      </w:pPr>
      <w:bookmarkStart w:id="35" w:name="frequency-of-continuous-near-work"/>
      <w:r>
        <w:t>Frequency of continuous near work</w:t>
      </w:r>
    </w:p>
    <w:p w14:paraId="66217831" w14:textId="77777777" w:rsidR="00CE64C0" w:rsidRDefault="00000000">
      <w:pPr>
        <w:pStyle w:val="FirstParagraph"/>
      </w:pPr>
      <w:r>
        <w:t xml:space="preserve">Continuous near-work can be understood as sustained viewing within a near distance for some minimum duration, allowing only brief interruptions. We use LightLogR’s </w:t>
      </w:r>
      <w:r>
        <w:rPr>
          <w:rStyle w:val="VerbatimChar"/>
        </w:rPr>
        <w:t>cluster</w:t>
      </w:r>
      <w:r>
        <w:t xml:space="preserve"> function to identify episodes of continuous near work. Here, we define a near-work episode as viewing distance between 20 cm and 60 cm that lasts at least 30 minutes, with interruptions of up to 1 minute allowed (meaning short breaks ≤1 min do not end the episode). Using </w:t>
      </w:r>
      <w:hyperlink r:id="rId44">
        <w:r>
          <w:rPr>
            <w:rStyle w:val="Hyperlink"/>
          </w:rPr>
          <w:t>extract_clusters()</w:t>
        </w:r>
      </w:hyperlink>
      <w:r>
        <w:t xml:space="preserve"> with those parameters, we count how many such episodes occur per day.</w:t>
      </w:r>
    </w:p>
    <w:p w14:paraId="2D0CEA03" w14:textId="77777777" w:rsidR="00CE64C0" w:rsidRDefault="00000000">
      <w:pPr>
        <w:pStyle w:val="Textkrper"/>
      </w:pPr>
      <w:hyperlink w:anchor="tbl-continuousnear">
        <w:r>
          <w:rPr>
            <w:rStyle w:val="Hyperlink"/>
          </w:rPr>
          <w:t>Table 6</w:t>
        </w:r>
      </w:hyperlink>
      <w:r>
        <w:t xml:space="preserve"> summarizes the average frequency of continuous near-work episodes per day, and </w:t>
      </w:r>
      <w:hyperlink w:anchor="fig-visbreak">
        <w:r>
          <w:rPr>
            <w:rStyle w:val="Hyperlink"/>
          </w:rPr>
          <w:t>Figure 2</w:t>
        </w:r>
      </w:hyperlink>
      <w:r>
        <w:t xml:space="preserve"> provides an example visualization of these episodes on the distance time series.</w:t>
      </w:r>
    </w:p>
    <w:p w14:paraId="637A3261" w14:textId="77777777" w:rsidR="00CE64C0" w:rsidRDefault="00000000">
      <w:pPr>
        <w:pStyle w:val="SourceCode"/>
      </w:pPr>
      <w:bookmarkStart w:id="36" w:name="annotated-cell-5"/>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"30 mins"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"1 min"</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lastRenderedPageBreak/>
        <w:t xml:space="preserve">  )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"Frequency of "</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 xml:space="preserve">() </w:t>
      </w:r>
    </w:p>
    <w:bookmarkEnd w:id="36"/>
    <w:p w14:paraId="61EBA367" w14:textId="77777777" w:rsidR="00CE64C0" w:rsidRDefault="00000000">
      <w:pPr>
        <w:pStyle w:val="DefinitionTerm"/>
      </w:pPr>
      <w:r>
        <w:t>Line 3</w:t>
      </w:r>
    </w:p>
    <w:p w14:paraId="27E8A366" w14:textId="77777777" w:rsidR="00CE64C0" w:rsidRDefault="00000000">
      <w:pPr>
        <w:pStyle w:val="Definition"/>
      </w:pPr>
      <w:r>
        <w:t>condition: near-work distance</w:t>
      </w:r>
    </w:p>
    <w:p w14:paraId="22D158FF" w14:textId="77777777" w:rsidR="00CE64C0" w:rsidRDefault="00000000">
      <w:pPr>
        <w:pStyle w:val="DefinitionTerm"/>
      </w:pPr>
      <w:r>
        <w:t>Line 4</w:t>
      </w:r>
    </w:p>
    <w:p w14:paraId="544FF96A" w14:textId="77777777" w:rsidR="00CE64C0" w:rsidRDefault="00000000">
      <w:pPr>
        <w:pStyle w:val="Definition"/>
      </w:pPr>
      <w:r>
        <w:t>minimum duration of a continuous episode</w:t>
      </w:r>
    </w:p>
    <w:p w14:paraId="1B203BFD" w14:textId="77777777" w:rsidR="00CE64C0" w:rsidRDefault="00000000">
      <w:pPr>
        <w:pStyle w:val="DefinitionTerm"/>
      </w:pPr>
      <w:r>
        <w:t>Line 5</w:t>
      </w:r>
    </w:p>
    <w:p w14:paraId="3EAA22A4" w14:textId="77777777" w:rsidR="00CE64C0" w:rsidRDefault="00000000">
      <w:pPr>
        <w:pStyle w:val="Definition"/>
      </w:pPr>
      <w:r>
        <w:t>maximum gap allowed within an episode</w:t>
      </w:r>
    </w:p>
    <w:p w14:paraId="1FFFBD3B" w14:textId="77777777" w:rsidR="00CE64C0" w:rsidRDefault="00000000">
      <w:pPr>
        <w:pStyle w:val="DefinitionTerm"/>
      </w:pPr>
      <w:r>
        <w:t>Line 6</w:t>
      </w:r>
    </w:p>
    <w:p w14:paraId="310B3722" w14:textId="77777777" w:rsidR="00CE64C0" w:rsidRDefault="00000000">
      <w:pPr>
        <w:pStyle w:val="Definition"/>
      </w:pPr>
      <w:r>
        <w:t>keep days with zero episodes in output</w:t>
      </w:r>
    </w:p>
    <w:p w14:paraId="164EDDC2" w14:textId="77777777" w:rsidR="00CE64C0" w:rsidRDefault="00000000">
      <w:pPr>
        <w:pStyle w:val="DefinitionTerm"/>
      </w:pPr>
      <w:r>
        <w:t>Line 9</w:t>
      </w:r>
    </w:p>
    <w:p w14:paraId="6A9E1D1D" w14:textId="77777777" w:rsidR="00CE64C0" w:rsidRDefault="00000000">
      <w:pPr>
        <w:pStyle w:val="Definition"/>
      </w:pPr>
      <w:r>
        <w:t>count number of episodes per day</w:t>
      </w:r>
    </w:p>
    <w:p w14:paraId="4ECFBFDF" w14:textId="77777777" w:rsidR="00CE64C0" w:rsidRDefault="00000000">
      <w:pPr>
        <w:pStyle w:val="DefinitionTerm"/>
      </w:pPr>
      <w:r>
        <w:t>Line 10</w:t>
      </w:r>
    </w:p>
    <w:p w14:paraId="13009BCA" w14:textId="77777777" w:rsidR="00CE64C0" w:rsidRDefault="00000000">
      <w:pPr>
        <w:pStyle w:val="Definition"/>
      </w:pPr>
      <w:r>
        <w:t>compute daily mean frequency</w:t>
      </w:r>
    </w:p>
    <w:tbl>
      <w:tblPr>
        <w:tblStyle w:val="Table"/>
        <w:tblW w:w="5000" w:type="pct"/>
        <w:tblLayout w:type="fixed"/>
        <w:tblLook w:val="0000" w:firstRow="0" w:lastRow="0" w:firstColumn="0" w:lastColumn="0" w:noHBand="0" w:noVBand="0"/>
      </w:tblPr>
      <w:tblGrid>
        <w:gridCol w:w="9406"/>
      </w:tblGrid>
      <w:tr w:rsidR="00CE64C0" w14:paraId="001094FA" w14:textId="77777777">
        <w:tc>
          <w:tcPr>
            <w:tcW w:w="7920" w:type="dxa"/>
          </w:tcPr>
          <w:p w14:paraId="19655CB1" w14:textId="77777777" w:rsidR="00CE64C0" w:rsidRDefault="00000000">
            <w:pPr>
              <w:pStyle w:val="ImageCaption"/>
              <w:spacing w:before="200"/>
            </w:pPr>
            <w:bookmarkStart w:id="37" w:name="tbl-continuousnear"/>
            <w:r>
              <w:t>Table 6: Frequency of continuous near-work episodes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147E9B45" w14:textId="77777777" w:rsidTr="00CE64C0">
              <w:trPr>
                <w:cantSplit/>
                <w:tblHeader/>
                <w:jc w:val="center"/>
              </w:trPr>
              <w:tc>
                <w:tcPr>
                  <w:tcW w:w="360" w:type="dxa"/>
                </w:tcPr>
                <w:p w14:paraId="60A1B0A4" w14:textId="77777777" w:rsidR="00CE64C0" w:rsidRDefault="00000000">
                  <w:pPr>
                    <w:keepNext/>
                    <w:spacing w:after="60"/>
                  </w:pPr>
                  <w:r>
                    <w:rPr>
                      <w:rFonts w:ascii="Calibri" w:hAnsi="Calibri"/>
                      <w:sz w:val="20"/>
                    </w:rPr>
                    <w:t>Date</w:t>
                  </w:r>
                </w:p>
              </w:tc>
              <w:tc>
                <w:tcPr>
                  <w:tcW w:w="360" w:type="dxa"/>
                </w:tcPr>
                <w:p w14:paraId="36026237" w14:textId="77777777" w:rsidR="00CE64C0" w:rsidRDefault="00000000">
                  <w:pPr>
                    <w:keepNext/>
                    <w:spacing w:after="60"/>
                    <w:jc w:val="right"/>
                  </w:pPr>
                  <w:r>
                    <w:rPr>
                      <w:rFonts w:ascii="Calibri" w:hAnsi="Calibri"/>
                      <w:sz w:val="20"/>
                    </w:rPr>
                    <w:t>Frequency of episodes</w:t>
                  </w:r>
                </w:p>
              </w:tc>
            </w:tr>
            <w:tr w:rsidR="00320661" w14:paraId="1379B3AC" w14:textId="77777777" w:rsidTr="00CE64C0">
              <w:trPr>
                <w:cantSplit/>
                <w:jc w:val="center"/>
              </w:trPr>
              <w:tc>
                <w:tcPr>
                  <w:tcW w:w="720" w:type="dxa"/>
                  <w:gridSpan w:val="2"/>
                  <w:tcMar>
                    <w:top w:w="25" w:type="dxa"/>
                  </w:tcMar>
                </w:tcPr>
                <w:p w14:paraId="58175DE3" w14:textId="77777777" w:rsidR="00CE64C0" w:rsidRDefault="00000000">
                  <w:pPr>
                    <w:keepNext/>
                    <w:spacing w:after="60"/>
                  </w:pPr>
                  <w:r>
                    <w:rPr>
                      <w:rFonts w:ascii="Calibri" w:hAnsi="Calibri"/>
                      <w:sz w:val="20"/>
                    </w:rPr>
                    <w:t>Clouclip</w:t>
                  </w:r>
                </w:p>
              </w:tc>
            </w:tr>
            <w:tr w:rsidR="00320661" w14:paraId="6FBC2194" w14:textId="77777777" w:rsidTr="00CE64C0">
              <w:trPr>
                <w:cantSplit/>
                <w:jc w:val="center"/>
              </w:trPr>
              <w:tc>
                <w:tcPr>
                  <w:tcW w:w="360" w:type="dxa"/>
                </w:tcPr>
                <w:p w14:paraId="3EEE77AB" w14:textId="77777777" w:rsidR="00CE64C0" w:rsidRDefault="00000000">
                  <w:pPr>
                    <w:keepNext/>
                    <w:spacing w:after="60"/>
                  </w:pPr>
                  <w:r>
                    <w:rPr>
                      <w:rFonts w:ascii="Calibri" w:hAnsi="Calibri"/>
                      <w:sz w:val="20"/>
                    </w:rPr>
                    <w:t>Mean daily</w:t>
                  </w:r>
                </w:p>
              </w:tc>
              <w:tc>
                <w:tcPr>
                  <w:tcW w:w="360" w:type="dxa"/>
                </w:tcPr>
                <w:p w14:paraId="5D71BF13" w14:textId="77777777" w:rsidR="00CE64C0" w:rsidRDefault="00000000">
                  <w:pPr>
                    <w:keepNext/>
                    <w:spacing w:after="60"/>
                    <w:jc w:val="right"/>
                  </w:pPr>
                  <w:r>
                    <w:rPr>
                      <w:rFonts w:ascii="Calibri" w:hAnsi="Calibri"/>
                      <w:sz w:val="20"/>
                    </w:rPr>
                    <w:t>0.86</w:t>
                  </w:r>
                </w:p>
              </w:tc>
            </w:tr>
            <w:tr w:rsidR="00320661" w14:paraId="52899859" w14:textId="77777777" w:rsidTr="00CE64C0">
              <w:trPr>
                <w:cantSplit/>
                <w:jc w:val="center"/>
              </w:trPr>
              <w:tc>
                <w:tcPr>
                  <w:tcW w:w="360" w:type="dxa"/>
                </w:tcPr>
                <w:p w14:paraId="1F611744" w14:textId="77777777" w:rsidR="00CE64C0" w:rsidRDefault="00000000">
                  <w:pPr>
                    <w:keepNext/>
                    <w:spacing w:after="60"/>
                  </w:pPr>
                  <w:r>
                    <w:rPr>
                      <w:rFonts w:ascii="Calibri" w:hAnsi="Calibri"/>
                      <w:sz w:val="20"/>
                    </w:rPr>
                    <w:t>Weekday</w:t>
                  </w:r>
                </w:p>
              </w:tc>
              <w:tc>
                <w:tcPr>
                  <w:tcW w:w="360" w:type="dxa"/>
                </w:tcPr>
                <w:p w14:paraId="6AC63FC7" w14:textId="77777777" w:rsidR="00CE64C0" w:rsidRDefault="00000000">
                  <w:pPr>
                    <w:keepNext/>
                    <w:spacing w:after="60"/>
                    <w:jc w:val="right"/>
                  </w:pPr>
                  <w:r>
                    <w:rPr>
                      <w:rFonts w:ascii="Calibri" w:hAnsi="Calibri"/>
                      <w:sz w:val="20"/>
                    </w:rPr>
                    <w:t>1.20</w:t>
                  </w:r>
                </w:p>
              </w:tc>
            </w:tr>
            <w:tr w:rsidR="00320661" w14:paraId="11602035" w14:textId="77777777" w:rsidTr="00CE64C0">
              <w:trPr>
                <w:cantSplit/>
                <w:jc w:val="center"/>
              </w:trPr>
              <w:tc>
                <w:tcPr>
                  <w:tcW w:w="360" w:type="dxa"/>
                </w:tcPr>
                <w:p w14:paraId="03A66D1F" w14:textId="77777777" w:rsidR="00CE64C0" w:rsidRDefault="00000000">
                  <w:pPr>
                    <w:keepNext/>
                    <w:spacing w:after="60"/>
                  </w:pPr>
                  <w:r>
                    <w:rPr>
                      <w:rFonts w:ascii="Calibri" w:hAnsi="Calibri"/>
                      <w:sz w:val="20"/>
                    </w:rPr>
                    <w:t>Weekend</w:t>
                  </w:r>
                </w:p>
              </w:tc>
              <w:tc>
                <w:tcPr>
                  <w:tcW w:w="360" w:type="dxa"/>
                </w:tcPr>
                <w:p w14:paraId="22B4E91F" w14:textId="77777777" w:rsidR="00CE64C0" w:rsidRDefault="00000000">
                  <w:pPr>
                    <w:keepNext/>
                    <w:spacing w:after="60"/>
                    <w:jc w:val="right"/>
                  </w:pPr>
                  <w:r>
                    <w:rPr>
                      <w:rFonts w:ascii="Calibri" w:hAnsi="Calibri"/>
                      <w:sz w:val="20"/>
                    </w:rPr>
                    <w:t>0.00</w:t>
                  </w:r>
                </w:p>
              </w:tc>
            </w:tr>
            <w:bookmarkEnd w:id="37"/>
          </w:tbl>
          <w:p w14:paraId="2FC051D8" w14:textId="77777777" w:rsidR="00000000" w:rsidRDefault="00000000">
            <w:pPr>
              <w:spacing w:after="0"/>
            </w:pPr>
          </w:p>
        </w:tc>
      </w:tr>
    </w:tbl>
    <w:p w14:paraId="172FF591" w14:textId="77777777" w:rsidR="00CE64C0" w:rsidRDefault="00000000">
      <w:pPr>
        <w:pStyle w:val="SourceCode"/>
      </w:pPr>
      <w:bookmarkStart w:id="38" w:name="annotated-cell-6"/>
      <w:r>
        <w:rPr>
          <w:rStyle w:val="NormalTok"/>
        </w:rPr>
        <w:lastRenderedPageBreak/>
        <w:t xml:space="preserve">dataCC </w:t>
      </w:r>
      <w:r>
        <w:rPr>
          <w:rStyle w:val="SpecialCharTok"/>
        </w:rPr>
        <w:t>|&gt;</w:t>
      </w:r>
      <w:r>
        <w:br/>
      </w:r>
      <w:r>
        <w:rPr>
          <w:rStyle w:val="NormalTok"/>
        </w:rPr>
        <w:t xml:space="preserve">  </w:t>
      </w:r>
      <w:r>
        <w:rPr>
          <w:rStyle w:val="FunctionTok"/>
        </w:rPr>
        <w:t>add_clusters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"30 mins"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"1 min"</w:t>
      </w:r>
      <w:r>
        <w:br/>
      </w:r>
      <w:r>
        <w:rPr>
          <w:rStyle w:val="NormalTok"/>
        </w:rPr>
        <w:t xml:space="preserve">  )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 </w:t>
      </w:r>
      <w:r>
        <w:rPr>
          <w:rStyle w:val="AttributeTok"/>
        </w:rPr>
        <w:t>y.axis.label =</w:t>
      </w:r>
      <w:r>
        <w:rPr>
          <w:rStyle w:val="NormalTok"/>
        </w:rPr>
        <w:t xml:space="preserve"> </w:t>
      </w:r>
      <w:r>
        <w:rPr>
          <w:rStyle w:val="StringTok"/>
        </w:rPr>
        <w:t>"Distance (cm)"</w:t>
      </w:r>
      <w:r>
        <w:rPr>
          <w:rStyle w:val="NormalTok"/>
        </w:rPr>
        <w:t xml:space="preserve">, </w:t>
      </w:r>
      <w:r>
        <w:rPr>
          <w:rStyle w:val="AttributeTok"/>
        </w:rPr>
        <w:t>geom =</w:t>
      </w:r>
      <w:r>
        <w:rPr>
          <w:rStyle w:val="NormalTok"/>
        </w:rPr>
        <w:t xml:space="preserve"> </w:t>
      </w:r>
      <w:r>
        <w:rPr>
          <w:rStyle w:val="StringTok"/>
        </w:rPr>
        <w:t>"line"</w:t>
      </w:r>
      <w:r>
        <w:rPr>
          <w:rStyle w:val="NormalTok"/>
        </w:rPr>
        <w:t>,</w:t>
      </w:r>
      <w:r>
        <w:br/>
      </w:r>
      <w:r>
        <w:rPr>
          <w:rStyle w:val="NormalTok"/>
        </w:rPr>
        <w:t xml:space="preserve">         </w:t>
      </w:r>
      <w:r>
        <w:rPr>
          <w:rStyle w:val="AttributeTok"/>
        </w:rPr>
        <w:t>y.scale =</w:t>
      </w:r>
      <w:r>
        <w:rPr>
          <w:rStyle w:val="NormalTok"/>
        </w:rPr>
        <w:t xml:space="preserve"> </w:t>
      </w:r>
      <w:r>
        <w:rPr>
          <w:rStyle w:val="StringTok"/>
        </w:rPr>
        <w:t>"identity"</w:t>
      </w:r>
      <w:r>
        <w:rPr>
          <w:rStyle w:val="NormalTok"/>
        </w:rPr>
        <w:t xml:space="preserve">, </w:t>
      </w:r>
      <w:r>
        <w:rPr>
          <w:rStyle w:val="AttributeTok"/>
        </w:rPr>
        <w:t>y.axis.breaks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100</w:t>
      </w:r>
      <w:r>
        <w:rPr>
          <w:rStyle w:val="NormalTok"/>
        </w:rPr>
        <w:t xml:space="preserve">, </w:t>
      </w:r>
      <w:r>
        <w:rPr>
          <w:rStyle w:val="AttributeTok"/>
        </w:rPr>
        <w:t>by =</w:t>
      </w:r>
      <w:r>
        <w:rPr>
          <w:rStyle w:val="NormalTok"/>
        </w:rPr>
        <w:t xml:space="preserve"> </w:t>
      </w:r>
      <w:r>
        <w:rPr>
          <w:rStyle w:val="DecValTok"/>
        </w:rPr>
        <w:t>20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gg_photoperiod</w:t>
      </w:r>
      <w:r>
        <w:rPr>
          <w:rStyle w:val="NormalTok"/>
        </w:rPr>
        <w:t xml:space="preserve">(coordinates) </w:t>
      </w:r>
      <w:r>
        <w:rPr>
          <w:rStyle w:val="SpecialCharTok"/>
        </w:rPr>
        <w:t>|&gt;</w:t>
      </w:r>
      <w:r>
        <w:br/>
      </w:r>
      <w:r>
        <w:rPr>
          <w:rStyle w:val="NormalTok"/>
        </w:rPr>
        <w:t xml:space="preserve">  </w:t>
      </w:r>
      <w:r>
        <w:rPr>
          <w:rStyle w:val="FunctionTok"/>
        </w:rPr>
        <w:t>gg_state</w:t>
      </w:r>
      <w:r>
        <w:rPr>
          <w:rStyle w:val="NormalTok"/>
        </w:rPr>
        <w:t xml:space="preserve">(state, </w:t>
      </w:r>
      <w:r>
        <w:rPr>
          <w:rStyle w:val="AttributeTok"/>
        </w:rPr>
        <w:t>fill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60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100</w:t>
      </w:r>
      <w:r>
        <w:rPr>
          <w:rStyle w:val="NormalTok"/>
        </w:rPr>
        <w:t>))</w:t>
      </w:r>
    </w:p>
    <w:bookmarkEnd w:id="38"/>
    <w:p w14:paraId="25EC7EBD" w14:textId="77777777" w:rsidR="00CE64C0" w:rsidRDefault="00000000">
      <w:pPr>
        <w:pStyle w:val="DefinitionTerm"/>
      </w:pPr>
      <w:r>
        <w:t>Lines 1-6</w:t>
      </w:r>
    </w:p>
    <w:p w14:paraId="7CC6EF98" w14:textId="77777777" w:rsidR="00CE64C0" w:rsidRDefault="00000000">
      <w:pPr>
        <w:pStyle w:val="Definition"/>
      </w:pPr>
      <w:r>
        <w:t>As in code cell above</w:t>
      </w:r>
    </w:p>
    <w:p w14:paraId="76E28733" w14:textId="77777777" w:rsidR="00CE64C0" w:rsidRDefault="00000000">
      <w:pPr>
        <w:pStyle w:val="DefinitionTerm"/>
      </w:pPr>
      <w:r>
        <w:t>Line 9</w:t>
      </w:r>
    </w:p>
    <w:p w14:paraId="6B69A40A" w14:textId="77777777" w:rsidR="00CE64C0" w:rsidRDefault="00000000">
      <w:pPr>
        <w:pStyle w:val="Definition"/>
      </w:pPr>
      <w:r>
        <w:t>Add photoperiod information</w:t>
      </w:r>
    </w:p>
    <w:p w14:paraId="4EC6FEDB" w14:textId="77777777" w:rsidR="00CE64C0" w:rsidRDefault="00000000">
      <w:pPr>
        <w:pStyle w:val="DefinitionTerm"/>
      </w:pPr>
      <w:r>
        <w:t>Line 10</w:t>
      </w:r>
    </w:p>
    <w:p w14:paraId="432BEEB3" w14:textId="77777777" w:rsidR="00CE64C0" w:rsidRDefault="00000000">
      <w:pPr>
        <w:pStyle w:val="Definition"/>
      </w:pPr>
      <w:r>
        <w:t>Add state bands</w:t>
      </w:r>
    </w:p>
    <w:tbl>
      <w:tblPr>
        <w:tblStyle w:val="Table"/>
        <w:tblW w:w="5000" w:type="pct"/>
        <w:tblLayout w:type="fixed"/>
        <w:tblLook w:val="0000" w:firstRow="0" w:lastRow="0" w:firstColumn="0" w:lastColumn="0" w:noHBand="0" w:noVBand="0"/>
      </w:tblPr>
      <w:tblGrid>
        <w:gridCol w:w="9406"/>
      </w:tblGrid>
      <w:tr w:rsidR="00CE64C0" w14:paraId="42F75B4B" w14:textId="77777777">
        <w:tc>
          <w:tcPr>
            <w:tcW w:w="7920" w:type="dxa"/>
          </w:tcPr>
          <w:p w14:paraId="07712C63" w14:textId="77777777" w:rsidR="00CE64C0" w:rsidRDefault="00000000">
            <w:pPr>
              <w:pStyle w:val="Compact"/>
              <w:jc w:val="center"/>
            </w:pPr>
            <w:bookmarkStart w:id="39" w:name="fig-visbreak"/>
            <w:r>
              <w:rPr>
                <w:noProof/>
              </w:rPr>
              <w:lastRenderedPageBreak/>
              <w:drawing>
                <wp:inline distT="0" distB="0" distL="0" distR="0" wp14:anchorId="27DCE917" wp14:editId="60E6CD87">
                  <wp:extent cx="5334000" cy="85344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index_files/figure-docx/fig-visbreak-1.png"/>
                          <pic:cNvPicPr>
                            <a:picLocks noChangeAspect="1" noChangeArrowheads="1"/>
                          </pic:cNvPicPr>
                        </pic:nvPicPr>
                        <pic:blipFill>
                          <a:blip r:embed="rId45"/>
                          <a:stretch>
                            <a:fillRect/>
                          </a:stretch>
                        </pic:blipFill>
                        <pic:spPr bwMode="auto">
                          <a:xfrm>
                            <a:off x="0" y="0"/>
                            <a:ext cx="5334000" cy="8534400"/>
                          </a:xfrm>
                          <a:prstGeom prst="rect">
                            <a:avLst/>
                          </a:prstGeom>
                          <a:noFill/>
                          <a:ln w="9525">
                            <a:noFill/>
                            <a:headEnd/>
                            <a:tailEnd/>
                          </a:ln>
                        </pic:spPr>
                      </pic:pic>
                    </a:graphicData>
                  </a:graphic>
                </wp:inline>
              </w:drawing>
            </w:r>
          </w:p>
          <w:p w14:paraId="1BC07FE6" w14:textId="77777777" w:rsidR="00CE64C0" w:rsidRDefault="00000000">
            <w:pPr>
              <w:pStyle w:val="ImageCaption"/>
              <w:spacing w:before="200"/>
            </w:pPr>
            <w:r>
              <w:t>Figure 2: Example of continuous near-work episodes. Red shaded areas indicate periods of continuous near work (20–60 cm for ≥30 min, allowing ≤1 min interruptions). Black trace is viewing distance over time; red dashed lines mark the 20 cm and 60 cm boundaries. Grey shaded areas indicate nighttime.</w:t>
            </w:r>
          </w:p>
        </w:tc>
        <w:bookmarkEnd w:id="39"/>
      </w:tr>
    </w:tbl>
    <w:p w14:paraId="267623B0" w14:textId="77777777" w:rsidR="00CE64C0" w:rsidRDefault="00000000">
      <w:pPr>
        <w:pStyle w:val="berschrift4"/>
      </w:pPr>
      <w:bookmarkStart w:id="40" w:name="near-work-episodes"/>
      <w:bookmarkEnd w:id="35"/>
      <w:r>
        <w:lastRenderedPageBreak/>
        <w:t>Near-work episodes</w:t>
      </w:r>
    </w:p>
    <w:p w14:paraId="1D43EFCE" w14:textId="77777777" w:rsidR="00CE64C0" w:rsidRDefault="00000000">
      <w:pPr>
        <w:pStyle w:val="FirstParagraph"/>
      </w:pPr>
      <w:r>
        <w:t>Beyond frequency, we can characterize near-work episodes by their duration and typical viewing distance. This section extracts all near-work episodes (using a 5-second minimum duration to capture more routine near-work bouts) and summarizes three aspects:</w:t>
      </w:r>
    </w:p>
    <w:p w14:paraId="525375A5" w14:textId="77777777" w:rsidR="00CE64C0" w:rsidRDefault="00000000">
      <w:pPr>
        <w:pStyle w:val="Compact"/>
        <w:numPr>
          <w:ilvl w:val="0"/>
          <w:numId w:val="6"/>
        </w:numPr>
      </w:pPr>
      <w:r>
        <w:t>frequency (count of episodes per day),</w:t>
      </w:r>
    </w:p>
    <w:p w14:paraId="66D5238A" w14:textId="77777777" w:rsidR="00CE64C0" w:rsidRDefault="00000000">
      <w:pPr>
        <w:pStyle w:val="Compact"/>
        <w:numPr>
          <w:ilvl w:val="0"/>
          <w:numId w:val="6"/>
        </w:numPr>
      </w:pPr>
      <w:r>
        <w:t>average duration of episodes, and</w:t>
      </w:r>
    </w:p>
    <w:p w14:paraId="19C154DB" w14:textId="77777777" w:rsidR="00CE64C0" w:rsidRDefault="00000000">
      <w:pPr>
        <w:pStyle w:val="Compact"/>
        <w:numPr>
          <w:ilvl w:val="0"/>
          <w:numId w:val="6"/>
        </w:numPr>
      </w:pPr>
      <w:r>
        <w:t>average distance during those episodes.</w:t>
      </w:r>
    </w:p>
    <w:p w14:paraId="28E1025E" w14:textId="77777777" w:rsidR="00CE64C0" w:rsidRDefault="00000000">
      <w:pPr>
        <w:pStyle w:val="FirstParagraph"/>
      </w:pPr>
      <w:r>
        <w:t xml:space="preserve">These results are combined in </w:t>
      </w:r>
      <w:hyperlink w:anchor="tbl-nearworkepisodes">
        <w:r>
          <w:rPr>
            <w:rStyle w:val="Hyperlink"/>
          </w:rPr>
          <w:t>Table 7</w:t>
        </w:r>
      </w:hyperlink>
      <w:r>
        <w:t>.</w:t>
      </w:r>
    </w:p>
    <w:p w14:paraId="5B249B73" w14:textId="77777777" w:rsidR="00CE64C0" w:rsidRDefault="00000000">
      <w:pPr>
        <w:pStyle w:val="SourceCode"/>
      </w:pPr>
      <w:bookmarkStart w:id="41" w:name="annotated-cell-7"/>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"5 secs"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extract_metric</w:t>
      </w:r>
      <w:r>
        <w:rPr>
          <w:rStyle w:val="NormalTok"/>
        </w:rPr>
        <w:t xml:space="preserve">(dataCC, </w:t>
      </w:r>
      <w:r>
        <w:rPr>
          <w:rStyle w:val="AttributeTok"/>
        </w:rPr>
        <w:t>distance =</w:t>
      </w:r>
      <w:r>
        <w:rPr>
          <w:rStyle w:val="NormalTok"/>
        </w:rPr>
        <w:t xml:space="preserve"> </w:t>
      </w:r>
      <w:r>
        <w:rPr>
          <w:rStyle w:val="FunctionTok"/>
        </w:rPr>
        <w:t>mean</w:t>
      </w:r>
      <w:r>
        <w:rPr>
          <w:rStyle w:val="NormalTok"/>
        </w:rPr>
        <w:t xml:space="preserve">(Dis,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w:t>
      </w:r>
      <w:r>
        <w:br/>
      </w:r>
      <w:r>
        <w:rPr>
          <w:rStyle w:val="NormalTok"/>
        </w:rPr>
        <w:t xml:space="preserve">                    </w:t>
      </w:r>
      <w:r>
        <w:rPr>
          <w:rStyle w:val="AttributeTok"/>
        </w:rPr>
        <w:t>prefix =</w:t>
      </w:r>
      <w:r>
        <w:rPr>
          <w:rStyle w:val="NormalTok"/>
        </w:rPr>
        <w:t xml:space="preserve"> </w:t>
      </w:r>
      <w:r>
        <w:rPr>
          <w:rStyle w:val="StringTok"/>
        </w:rPr>
        <w:t>""</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FunctionTok"/>
        </w:rPr>
        <w:t>c</w:t>
      </w:r>
      <w:r>
        <w:rPr>
          <w:rStyle w:val="NormalTok"/>
        </w:rPr>
        <w:t xml:space="preserve">(distance, episodes), </w:t>
      </w:r>
      <w:r>
        <w:rPr>
          <w:rStyle w:val="AttributeTok"/>
        </w:rPr>
        <w:t>decimals =</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cols_units</w:t>
      </w:r>
      <w:r>
        <w:rPr>
          <w:rStyle w:val="NormalTok"/>
        </w:rPr>
        <w:t>(</w:t>
      </w:r>
      <w:r>
        <w:rPr>
          <w:rStyle w:val="AttributeTok"/>
        </w:rPr>
        <w:t>distance =</w:t>
      </w:r>
      <w:r>
        <w:rPr>
          <w:rStyle w:val="NormalTok"/>
        </w:rPr>
        <w:t xml:space="preserve"> </w:t>
      </w:r>
      <w:r>
        <w:rPr>
          <w:rStyle w:val="StringTok"/>
        </w:rPr>
        <w:t>"cm"</w:t>
      </w:r>
      <w:r>
        <w:rPr>
          <w:rStyle w:val="NormalTok"/>
        </w:rPr>
        <w:t>)</w:t>
      </w:r>
    </w:p>
    <w:bookmarkEnd w:id="41"/>
    <w:p w14:paraId="266C79AC" w14:textId="77777777" w:rsidR="00CE64C0" w:rsidRDefault="00000000">
      <w:pPr>
        <w:pStyle w:val="DefinitionTerm"/>
      </w:pPr>
      <w:r>
        <w:t>Line 4</w:t>
      </w:r>
    </w:p>
    <w:p w14:paraId="2A848EBB" w14:textId="77777777" w:rsidR="00CE64C0" w:rsidRDefault="00000000">
      <w:pPr>
        <w:pStyle w:val="Definition"/>
      </w:pPr>
      <w:r>
        <w:t xml:space="preserve">Minimal duration to count as an episode (set to interval level of </w:t>
      </w:r>
      <w:r>
        <w:rPr>
          <w:rStyle w:val="VerbatimChar"/>
        </w:rPr>
        <w:t>dataCC</w:t>
      </w:r>
      <w:r>
        <w:t>)</w:t>
      </w:r>
    </w:p>
    <w:p w14:paraId="3A646E35" w14:textId="77777777" w:rsidR="00CE64C0" w:rsidRDefault="00000000">
      <w:pPr>
        <w:pStyle w:val="DefinitionTerm"/>
      </w:pPr>
      <w:r>
        <w:t>Line 8</w:t>
      </w:r>
    </w:p>
    <w:p w14:paraId="39E4ABAA" w14:textId="77777777" w:rsidR="00CE64C0" w:rsidRDefault="00000000">
      <w:pPr>
        <w:pStyle w:val="Definition"/>
      </w:pPr>
      <w:r>
        <w:t>Calculate mean distance during each episode</w:t>
      </w:r>
    </w:p>
    <w:p w14:paraId="149A6C61" w14:textId="77777777" w:rsidR="00CE64C0" w:rsidRDefault="00000000">
      <w:pPr>
        <w:pStyle w:val="DefinitionTerm"/>
      </w:pPr>
      <w:r>
        <w:t>Lines 9-11</w:t>
      </w:r>
    </w:p>
    <w:p w14:paraId="033C93FE" w14:textId="77777777" w:rsidR="00CE64C0" w:rsidRDefault="00000000">
      <w:pPr>
        <w:pStyle w:val="Definition"/>
      </w:pPr>
      <w:r>
        <w:t>Calculate averages for all numeric columns per group</w:t>
      </w:r>
    </w:p>
    <w:p w14:paraId="46062714" w14:textId="77777777" w:rsidR="00CE64C0" w:rsidRDefault="00000000">
      <w:pPr>
        <w:pStyle w:val="DefinitionTerm"/>
      </w:pPr>
      <w:r>
        <w:t>Line 12</w:t>
      </w:r>
    </w:p>
    <w:p w14:paraId="7515FFC2" w14:textId="77777777" w:rsidR="00CE64C0" w:rsidRDefault="00000000">
      <w:pPr>
        <w:pStyle w:val="Definition"/>
      </w:pPr>
      <w:r>
        <w:t>Daily averages for each metric</w:t>
      </w:r>
    </w:p>
    <w:p w14:paraId="6801AFFB" w14:textId="77777777" w:rsidR="00CE64C0" w:rsidRDefault="00000000">
      <w:pPr>
        <w:pStyle w:val="DefinitionTerm"/>
      </w:pPr>
      <w:r>
        <w:t>Lines 13-15</w:t>
      </w:r>
    </w:p>
    <w:p w14:paraId="23C92FCA" w14:textId="77777777" w:rsidR="00CE64C0" w:rsidRDefault="00000000">
      <w:pPr>
        <w:pStyle w:val="Definition"/>
      </w:pPr>
      <w:r>
        <w:t>Table generation</w:t>
      </w:r>
    </w:p>
    <w:tbl>
      <w:tblPr>
        <w:tblStyle w:val="Table"/>
        <w:tblW w:w="5000" w:type="pct"/>
        <w:tblLayout w:type="fixed"/>
        <w:tblLook w:val="0000" w:firstRow="0" w:lastRow="0" w:firstColumn="0" w:lastColumn="0" w:noHBand="0" w:noVBand="0"/>
      </w:tblPr>
      <w:tblGrid>
        <w:gridCol w:w="9406"/>
      </w:tblGrid>
      <w:tr w:rsidR="00CE64C0" w14:paraId="2CD5FC02" w14:textId="77777777">
        <w:tc>
          <w:tcPr>
            <w:tcW w:w="7920" w:type="dxa"/>
          </w:tcPr>
          <w:p w14:paraId="783B18AB" w14:textId="77777777" w:rsidR="00CE64C0" w:rsidRDefault="00000000">
            <w:pPr>
              <w:pStyle w:val="ImageCaption"/>
              <w:spacing w:before="200"/>
            </w:pPr>
            <w:bookmarkStart w:id="42" w:name="tbl-nearworkepisodes"/>
            <w:r>
              <w:t>Table 7: Near-work episodes: frequency, mean duration, and mean viewing distance</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320661" w14:paraId="53DE80E1" w14:textId="77777777" w:rsidTr="00CE64C0">
              <w:trPr>
                <w:cantSplit/>
                <w:tblHeader/>
                <w:jc w:val="center"/>
              </w:trPr>
              <w:tc>
                <w:tcPr>
                  <w:tcW w:w="360" w:type="dxa"/>
                </w:tcPr>
                <w:p w14:paraId="0E2E527B" w14:textId="77777777" w:rsidR="00CE64C0" w:rsidRDefault="00000000">
                  <w:pPr>
                    <w:keepNext/>
                    <w:spacing w:after="60"/>
                  </w:pPr>
                  <w:r>
                    <w:rPr>
                      <w:rFonts w:ascii="Calibri" w:hAnsi="Calibri"/>
                      <w:sz w:val="20"/>
                    </w:rPr>
                    <w:lastRenderedPageBreak/>
                    <w:t>Date</w:t>
                  </w:r>
                </w:p>
              </w:tc>
              <w:tc>
                <w:tcPr>
                  <w:tcW w:w="360" w:type="dxa"/>
                  <w:tcBorders>
                    <w:top w:val="single" w:sz="16" w:space="0" w:color="D3D3D3"/>
                    <w:bottom w:val="single" w:sz="16" w:space="0" w:color="D3D3D3"/>
                  </w:tcBorders>
                </w:tcPr>
                <w:p w14:paraId="221F03FD" w14:textId="77777777" w:rsidR="00CE64C0" w:rsidRDefault="00000000">
                  <w:pPr>
                    <w:keepNext/>
                    <w:spacing w:after="60"/>
                    <w:jc w:val="center"/>
                  </w:pPr>
                  <w:r>
                    <w:rPr>
                      <w:rFonts w:ascii="Calibri" w:hAnsi="Calibri"/>
                      <w:sz w:val="20"/>
                    </w:rPr>
                    <w:t>duration</w:t>
                  </w:r>
                </w:p>
              </w:tc>
              <w:tc>
                <w:tcPr>
                  <w:tcW w:w="360" w:type="dxa"/>
                  <w:tcBorders>
                    <w:top w:val="single" w:sz="16" w:space="0" w:color="D3D3D3"/>
                    <w:bottom w:val="single" w:sz="16" w:space="0" w:color="D3D3D3"/>
                  </w:tcBorders>
                </w:tcPr>
                <w:p w14:paraId="1AE8C971" w14:textId="77777777" w:rsidR="00CE64C0" w:rsidRDefault="00000000">
                  <w:pPr>
                    <w:keepNext/>
                    <w:spacing w:after="60"/>
                    <w:jc w:val="right"/>
                  </w:pPr>
                  <w:r>
                    <w:rPr>
                      <w:rFonts w:ascii="Calibri" w:hAnsi="Calibri"/>
                      <w:sz w:val="20"/>
                    </w:rPr>
                    <w:t>distance, cm</w:t>
                  </w:r>
                </w:p>
              </w:tc>
              <w:tc>
                <w:tcPr>
                  <w:tcW w:w="360" w:type="dxa"/>
                </w:tcPr>
                <w:p w14:paraId="6F84C74B" w14:textId="77777777" w:rsidR="00CE64C0" w:rsidRDefault="00000000">
                  <w:pPr>
                    <w:keepNext/>
                    <w:spacing w:after="60"/>
                    <w:jc w:val="right"/>
                  </w:pPr>
                  <w:r>
                    <w:rPr>
                      <w:rFonts w:ascii="Calibri" w:hAnsi="Calibri"/>
                      <w:sz w:val="20"/>
                    </w:rPr>
                    <w:t>episodes</w:t>
                  </w:r>
                </w:p>
              </w:tc>
            </w:tr>
            <w:tr w:rsidR="00320661" w14:paraId="054FCF37" w14:textId="77777777" w:rsidTr="00CE64C0">
              <w:trPr>
                <w:cantSplit/>
                <w:jc w:val="center"/>
              </w:trPr>
              <w:tc>
                <w:tcPr>
                  <w:tcW w:w="1440" w:type="dxa"/>
                  <w:gridSpan w:val="4"/>
                  <w:tcMar>
                    <w:top w:w="25" w:type="dxa"/>
                  </w:tcMar>
                </w:tcPr>
                <w:p w14:paraId="1A032284" w14:textId="77777777" w:rsidR="00CE64C0" w:rsidRDefault="00000000">
                  <w:pPr>
                    <w:keepNext/>
                    <w:spacing w:after="60"/>
                  </w:pPr>
                  <w:r>
                    <w:rPr>
                      <w:rFonts w:ascii="Calibri" w:hAnsi="Calibri"/>
                      <w:sz w:val="20"/>
                    </w:rPr>
                    <w:t>Clouclip</w:t>
                  </w:r>
                </w:p>
              </w:tc>
            </w:tr>
            <w:tr w:rsidR="00320661" w14:paraId="6E9DA29A" w14:textId="77777777" w:rsidTr="00CE64C0">
              <w:trPr>
                <w:cantSplit/>
                <w:jc w:val="center"/>
              </w:trPr>
              <w:tc>
                <w:tcPr>
                  <w:tcW w:w="360" w:type="dxa"/>
                </w:tcPr>
                <w:p w14:paraId="61CD195D" w14:textId="77777777" w:rsidR="00CE64C0" w:rsidRDefault="00000000">
                  <w:pPr>
                    <w:keepNext/>
                    <w:spacing w:after="60"/>
                  </w:pPr>
                  <w:r>
                    <w:rPr>
                      <w:rFonts w:ascii="Calibri" w:hAnsi="Calibri"/>
                      <w:sz w:val="20"/>
                    </w:rPr>
                    <w:t>Mean daily</w:t>
                  </w:r>
                </w:p>
              </w:tc>
              <w:tc>
                <w:tcPr>
                  <w:tcW w:w="360" w:type="dxa"/>
                </w:tcPr>
                <w:p w14:paraId="14530152" w14:textId="77777777" w:rsidR="00CE64C0" w:rsidRDefault="00000000">
                  <w:pPr>
                    <w:keepNext/>
                    <w:spacing w:after="60"/>
                    <w:jc w:val="center"/>
                  </w:pPr>
                  <w:r>
                    <w:rPr>
                      <w:rFonts w:ascii="Calibri" w:hAnsi="Calibri"/>
                      <w:sz w:val="20"/>
                    </w:rPr>
                    <w:t>233s (~3.88 minutes)</w:t>
                  </w:r>
                </w:p>
              </w:tc>
              <w:tc>
                <w:tcPr>
                  <w:tcW w:w="360" w:type="dxa"/>
                </w:tcPr>
                <w:p w14:paraId="4F6655EB" w14:textId="77777777" w:rsidR="00CE64C0" w:rsidRDefault="00000000">
                  <w:pPr>
                    <w:keepNext/>
                    <w:spacing w:after="60"/>
                    <w:jc w:val="right"/>
                  </w:pPr>
                  <w:r>
                    <w:rPr>
                      <w:rFonts w:ascii="Calibri" w:hAnsi="Calibri"/>
                      <w:sz w:val="20"/>
                    </w:rPr>
                    <w:t>32</w:t>
                  </w:r>
                </w:p>
              </w:tc>
              <w:tc>
                <w:tcPr>
                  <w:tcW w:w="360" w:type="dxa"/>
                </w:tcPr>
                <w:p w14:paraId="23FAFBE1" w14:textId="77777777" w:rsidR="00CE64C0" w:rsidRDefault="00000000">
                  <w:pPr>
                    <w:keepNext/>
                    <w:spacing w:after="60"/>
                    <w:jc w:val="right"/>
                  </w:pPr>
                  <w:r>
                    <w:rPr>
                      <w:rFonts w:ascii="Calibri" w:hAnsi="Calibri"/>
                      <w:sz w:val="20"/>
                    </w:rPr>
                    <w:t>57</w:t>
                  </w:r>
                </w:p>
              </w:tc>
            </w:tr>
            <w:tr w:rsidR="00320661" w14:paraId="77A36371" w14:textId="77777777" w:rsidTr="00CE64C0">
              <w:trPr>
                <w:cantSplit/>
                <w:jc w:val="center"/>
              </w:trPr>
              <w:tc>
                <w:tcPr>
                  <w:tcW w:w="360" w:type="dxa"/>
                </w:tcPr>
                <w:p w14:paraId="3073F32B" w14:textId="77777777" w:rsidR="00CE64C0" w:rsidRDefault="00000000">
                  <w:pPr>
                    <w:keepNext/>
                    <w:spacing w:after="60"/>
                  </w:pPr>
                  <w:r>
                    <w:rPr>
                      <w:rFonts w:ascii="Calibri" w:hAnsi="Calibri"/>
                      <w:sz w:val="20"/>
                    </w:rPr>
                    <w:t>Weekday</w:t>
                  </w:r>
                </w:p>
              </w:tc>
              <w:tc>
                <w:tcPr>
                  <w:tcW w:w="360" w:type="dxa"/>
                </w:tcPr>
                <w:p w14:paraId="6B4490CF" w14:textId="77777777" w:rsidR="00CE64C0" w:rsidRDefault="00000000">
                  <w:pPr>
                    <w:keepNext/>
                    <w:spacing w:after="60"/>
                    <w:jc w:val="center"/>
                  </w:pPr>
                  <w:r>
                    <w:rPr>
                      <w:rFonts w:ascii="Calibri" w:hAnsi="Calibri"/>
                      <w:sz w:val="20"/>
                    </w:rPr>
                    <w:t>284s (~4.73 minutes)</w:t>
                  </w:r>
                </w:p>
              </w:tc>
              <w:tc>
                <w:tcPr>
                  <w:tcW w:w="360" w:type="dxa"/>
                </w:tcPr>
                <w:p w14:paraId="40744D62" w14:textId="77777777" w:rsidR="00CE64C0" w:rsidRDefault="00000000">
                  <w:pPr>
                    <w:keepNext/>
                    <w:spacing w:after="60"/>
                    <w:jc w:val="right"/>
                  </w:pPr>
                  <w:r>
                    <w:rPr>
                      <w:rFonts w:ascii="Calibri" w:hAnsi="Calibri"/>
                      <w:sz w:val="20"/>
                    </w:rPr>
                    <w:t>32</w:t>
                  </w:r>
                </w:p>
              </w:tc>
              <w:tc>
                <w:tcPr>
                  <w:tcW w:w="360" w:type="dxa"/>
                </w:tcPr>
                <w:p w14:paraId="48C98FED" w14:textId="77777777" w:rsidR="00CE64C0" w:rsidRDefault="00000000">
                  <w:pPr>
                    <w:keepNext/>
                    <w:spacing w:after="60"/>
                    <w:jc w:val="right"/>
                  </w:pPr>
                  <w:r>
                    <w:rPr>
                      <w:rFonts w:ascii="Calibri" w:hAnsi="Calibri"/>
                      <w:sz w:val="20"/>
                    </w:rPr>
                    <w:t>64</w:t>
                  </w:r>
                </w:p>
              </w:tc>
            </w:tr>
            <w:tr w:rsidR="00320661" w14:paraId="60150149" w14:textId="77777777" w:rsidTr="00CE64C0">
              <w:trPr>
                <w:cantSplit/>
                <w:jc w:val="center"/>
              </w:trPr>
              <w:tc>
                <w:tcPr>
                  <w:tcW w:w="360" w:type="dxa"/>
                </w:tcPr>
                <w:p w14:paraId="522AD8EA" w14:textId="77777777" w:rsidR="00CE64C0" w:rsidRDefault="00000000">
                  <w:pPr>
                    <w:keepNext/>
                    <w:spacing w:after="60"/>
                  </w:pPr>
                  <w:r>
                    <w:rPr>
                      <w:rFonts w:ascii="Calibri" w:hAnsi="Calibri"/>
                      <w:sz w:val="20"/>
                    </w:rPr>
                    <w:t>Weekend</w:t>
                  </w:r>
                </w:p>
              </w:tc>
              <w:tc>
                <w:tcPr>
                  <w:tcW w:w="360" w:type="dxa"/>
                </w:tcPr>
                <w:p w14:paraId="50D07461" w14:textId="77777777" w:rsidR="00CE64C0" w:rsidRDefault="00000000">
                  <w:pPr>
                    <w:keepNext/>
                    <w:spacing w:after="60"/>
                    <w:jc w:val="center"/>
                  </w:pPr>
                  <w:r>
                    <w:rPr>
                      <w:rFonts w:ascii="Calibri" w:hAnsi="Calibri"/>
                      <w:sz w:val="20"/>
                    </w:rPr>
                    <w:t>104s (~1.73 minutes)</w:t>
                  </w:r>
                </w:p>
              </w:tc>
              <w:tc>
                <w:tcPr>
                  <w:tcW w:w="360" w:type="dxa"/>
                </w:tcPr>
                <w:p w14:paraId="680D923D" w14:textId="77777777" w:rsidR="00CE64C0" w:rsidRDefault="00000000">
                  <w:pPr>
                    <w:keepNext/>
                    <w:spacing w:after="60"/>
                    <w:jc w:val="right"/>
                  </w:pPr>
                  <w:r>
                    <w:rPr>
                      <w:rFonts w:ascii="Calibri" w:hAnsi="Calibri"/>
                      <w:sz w:val="20"/>
                    </w:rPr>
                    <w:t>32</w:t>
                  </w:r>
                </w:p>
              </w:tc>
              <w:tc>
                <w:tcPr>
                  <w:tcW w:w="360" w:type="dxa"/>
                </w:tcPr>
                <w:p w14:paraId="6BB028AA" w14:textId="77777777" w:rsidR="00CE64C0" w:rsidRDefault="00000000">
                  <w:pPr>
                    <w:keepNext/>
                    <w:spacing w:after="60"/>
                    <w:jc w:val="right"/>
                  </w:pPr>
                  <w:r>
                    <w:rPr>
                      <w:rFonts w:ascii="Calibri" w:hAnsi="Calibri"/>
                      <w:sz w:val="20"/>
                    </w:rPr>
                    <w:t>40</w:t>
                  </w:r>
                </w:p>
              </w:tc>
            </w:tr>
            <w:bookmarkEnd w:id="42"/>
          </w:tbl>
          <w:p w14:paraId="20DF2D35" w14:textId="77777777" w:rsidR="00000000" w:rsidRDefault="00000000">
            <w:pPr>
              <w:spacing w:after="0"/>
            </w:pPr>
          </w:p>
        </w:tc>
      </w:tr>
    </w:tbl>
    <w:p w14:paraId="2831A395" w14:textId="77777777" w:rsidR="00CE64C0" w:rsidRDefault="00000000">
      <w:pPr>
        <w:pStyle w:val="Blocktext"/>
      </w:pPr>
      <w:r>
        <w:lastRenderedPageBreak/>
        <w:t xml:space="preserve">In the code cell above, </w:t>
      </w:r>
      <w:r>
        <w:rPr>
          <w:rStyle w:val="VerbatimChar"/>
        </w:rPr>
        <w:t>extract_metric(..., distance = mean(Dis, ...))</w:t>
      </w:r>
      <w:r>
        <w:t xml:space="preserve"> computes the mean viewing distance during each episode, and the subsequent </w:t>
      </w:r>
      <w:r>
        <w:rPr>
          <w:rStyle w:val="VerbatimChar"/>
        </w:rPr>
        <w:t>summarize_numeric</w:t>
      </w:r>
      <w:r>
        <w:t xml:space="preserve"> and </w:t>
      </w:r>
      <w:r>
        <w:rPr>
          <w:rStyle w:val="VerbatimChar"/>
        </w:rPr>
        <w:t>mean_daily</w:t>
      </w:r>
      <w:r>
        <w:t xml:space="preserve"> steps derive daily averages of episode count, duration, and distance.</w:t>
      </w:r>
    </w:p>
    <w:p w14:paraId="135D5037" w14:textId="77777777" w:rsidR="00CE64C0" w:rsidRDefault="00000000">
      <w:pPr>
        <w:pStyle w:val="berschrift4"/>
      </w:pPr>
      <w:bookmarkStart w:id="43" w:name="visual-breaks"/>
      <w:bookmarkEnd w:id="40"/>
      <w:r>
        <w:t>Visual breaks</w:t>
      </w:r>
    </w:p>
    <w:p w14:paraId="7DDB1396" w14:textId="77777777" w:rsidR="00CE64C0" w:rsidRDefault="00000000">
      <w:pPr>
        <w:pStyle w:val="FirstParagraph"/>
      </w:pPr>
      <w:r>
        <w:rPr>
          <w:rStyle w:val="VerbatimChar"/>
        </w:rPr>
        <w:t>Visual breaks</w:t>
      </w:r>
      <w:r>
        <w:t xml:space="preserve"> as defined in this article, require a minimum break-length, and the previous episode is important. This leads to a two step process, where we first extract instances of </w:t>
      </w:r>
      <w:r>
        <w:rPr>
          <w:rStyle w:val="VerbatimChar"/>
        </w:rPr>
        <w:t>Distance</w:t>
      </w:r>
      <w:r>
        <w:t xml:space="preserve"> above 100 cm for at least 20 seconds, before we filter for a previous duration of at maximum 20 minutes. </w:t>
      </w:r>
      <w:hyperlink w:anchor="tbl-visualbreaks">
        <w:r>
          <w:rPr>
            <w:rStyle w:val="Hyperlink"/>
          </w:rPr>
          <w:t>Table 8</w:t>
        </w:r>
      </w:hyperlink>
      <w:r>
        <w:t xml:space="preserve"> provides the daily frequency of visual breaks.</w:t>
      </w:r>
    </w:p>
    <w:p w14:paraId="588B57E1" w14:textId="77777777" w:rsidR="00CE64C0" w:rsidRDefault="00000000">
      <w:pPr>
        <w:pStyle w:val="SourceCode"/>
      </w:pPr>
      <w:bookmarkStart w:id="44" w:name="annotated-cell-8"/>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 xml:space="preserve">(Dis </w:t>
      </w:r>
      <w:r>
        <w:rPr>
          <w:rStyle w:val="SpecialCharTok"/>
        </w:rPr>
        <w:t>&gt;=</w:t>
      </w:r>
      <w:r>
        <w:rPr>
          <w:rStyle w:val="NormalTok"/>
        </w:rPr>
        <w:t xml:space="preserve"> </w:t>
      </w:r>
      <w:r>
        <w:rPr>
          <w:rStyle w:val="DecValTok"/>
        </w:rPr>
        <w:t>100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return.only.clusters =</w:t>
      </w:r>
      <w:r>
        <w:rPr>
          <w:rStyle w:val="NormalTok"/>
        </w:rPr>
        <w:t xml:space="preserve"> </w:t>
      </w:r>
      <w:r>
        <w:rPr>
          <w:rStyle w:val="ConstantTok"/>
        </w:rPr>
        <w:t>FALSE</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lastRenderedPageBreak/>
        <w:t xml:space="preserve">                   )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is.cluster) </w:t>
      </w:r>
      <w:r>
        <w:rPr>
          <w:rStyle w:val="SpecialCharTok"/>
        </w:rPr>
        <w:t>|&gt;</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 xml:space="preserve">, </w:t>
      </w:r>
      <w:r>
        <w:rPr>
          <w:rStyle w:val="StringTok"/>
        </w:rPr>
        <w:t>"is.cluster"</w:t>
      </w:r>
      <w:r>
        <w:rPr>
          <w:rStyle w:val="NormalTok"/>
        </w:rPr>
        <w:t xml:space="preserve">, </w:t>
      </w:r>
      <w:r>
        <w:rPr>
          <w:rStyle w:val="StringTok"/>
        </w:rPr>
        <w:t>"duration"</w:t>
      </w:r>
      <w:r>
        <w:rPr>
          <w:rStyle w:val="NormalTok"/>
        </w:rPr>
        <w:t>),</w:t>
      </w:r>
      <w:r>
        <w:br/>
      </w:r>
      <w:r>
        <w:rPr>
          <w:rStyle w:val="NormalTok"/>
        </w:rPr>
        <w:t xml:space="preserve">                    </w:t>
      </w:r>
      <w:r>
        <w:rPr>
          <w:rStyle w:val="AttributeTok"/>
        </w:rPr>
        <w:t>prefix =</w:t>
      </w:r>
      <w:r>
        <w:rPr>
          <w:rStyle w:val="NormalTok"/>
        </w:rPr>
        <w:t xml:space="preserve"> </w:t>
      </w:r>
      <w:r>
        <w:rPr>
          <w:rStyle w:val="StringTok"/>
        </w:rPr>
        <w:t>""</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"Daily "</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w:t>
      </w:r>
    </w:p>
    <w:bookmarkEnd w:id="44"/>
    <w:p w14:paraId="74B72C46" w14:textId="77777777" w:rsidR="00CE64C0" w:rsidRDefault="00000000">
      <w:pPr>
        <w:pStyle w:val="DefinitionTerm"/>
      </w:pPr>
      <w:r>
        <w:t>Line 2</w:t>
      </w:r>
    </w:p>
    <w:p w14:paraId="322A7BF5" w14:textId="77777777" w:rsidR="00CE64C0" w:rsidRDefault="00000000">
      <w:pPr>
        <w:pStyle w:val="Definition"/>
      </w:pPr>
      <w:r>
        <w:t>Define the condition, greater 100 cm away</w:t>
      </w:r>
    </w:p>
    <w:p w14:paraId="22E22984" w14:textId="77777777" w:rsidR="00CE64C0" w:rsidRDefault="00000000">
      <w:pPr>
        <w:pStyle w:val="DefinitionTerm"/>
      </w:pPr>
      <w:r>
        <w:t>Line 3</w:t>
      </w:r>
    </w:p>
    <w:p w14:paraId="595F79AE" w14:textId="77777777" w:rsidR="00CE64C0" w:rsidRDefault="00000000">
      <w:pPr>
        <w:pStyle w:val="Definition"/>
      </w:pPr>
      <w:r>
        <w:t>Define the minimum duration</w:t>
      </w:r>
    </w:p>
    <w:p w14:paraId="3ECBE20D" w14:textId="77777777" w:rsidR="00CE64C0" w:rsidRDefault="00000000">
      <w:pPr>
        <w:pStyle w:val="DefinitionTerm"/>
      </w:pPr>
      <w:r>
        <w:t>Line 4</w:t>
      </w:r>
    </w:p>
    <w:p w14:paraId="2EABDE65" w14:textId="77777777" w:rsidR="00CE64C0" w:rsidRDefault="00000000">
      <w:pPr>
        <w:pStyle w:val="Definition"/>
      </w:pPr>
      <w:r>
        <w:t>Return non-clusters as well</w:t>
      </w:r>
    </w:p>
    <w:p w14:paraId="127FA215" w14:textId="77777777" w:rsidR="00CE64C0" w:rsidRDefault="00000000">
      <w:pPr>
        <w:pStyle w:val="DefinitionTerm"/>
      </w:pPr>
      <w:r>
        <w:t>Line 5</w:t>
      </w:r>
    </w:p>
    <w:p w14:paraId="4579CDDB" w14:textId="77777777" w:rsidR="00CE64C0" w:rsidRDefault="00000000">
      <w:pPr>
        <w:pStyle w:val="Definition"/>
      </w:pPr>
      <w:r>
        <w:t>Keep all days, even without clusters</w:t>
      </w:r>
    </w:p>
    <w:p w14:paraId="6CDB164F" w14:textId="77777777" w:rsidR="00CE64C0" w:rsidRDefault="00000000">
      <w:pPr>
        <w:pStyle w:val="DefinitionTerm"/>
      </w:pPr>
      <w:r>
        <w:t>Line 7</w:t>
      </w:r>
    </w:p>
    <w:p w14:paraId="2BF3C70B" w14:textId="77777777" w:rsidR="00CE64C0" w:rsidRDefault="00000000">
      <w:pPr>
        <w:pStyle w:val="Definition"/>
      </w:pPr>
      <w:r>
        <w:t>Return only clusters with previous episode lengths of maximum 20 minutes:</w:t>
      </w:r>
    </w:p>
    <w:p w14:paraId="4227AB84" w14:textId="77777777" w:rsidR="00CE64C0" w:rsidRDefault="00000000">
      <w:pPr>
        <w:pStyle w:val="DefinitionTerm"/>
      </w:pPr>
      <w:r>
        <w:t>Lines 8-10</w:t>
      </w:r>
    </w:p>
    <w:p w14:paraId="06EBBB7A" w14:textId="77777777" w:rsidR="00CE64C0" w:rsidRDefault="00000000">
      <w:pPr>
        <w:pStyle w:val="Definition"/>
      </w:pPr>
      <w:r>
        <w:t>Count the number of episodes</w:t>
      </w:r>
    </w:p>
    <w:p w14:paraId="1C83E69A" w14:textId="77777777" w:rsidR="00CE64C0" w:rsidRDefault="00000000">
      <w:pPr>
        <w:pStyle w:val="DefinitionTerm"/>
      </w:pPr>
      <w:r>
        <w:t>Line 11</w:t>
      </w:r>
    </w:p>
    <w:p w14:paraId="0B326D07" w14:textId="77777777" w:rsidR="00CE64C0" w:rsidRDefault="00000000">
      <w:pPr>
        <w:pStyle w:val="Definition"/>
      </w:pPr>
      <w:r>
        <w:t>Calculate daily means</w:t>
      </w:r>
    </w:p>
    <w:p w14:paraId="288D592C" w14:textId="77777777" w:rsidR="00CE64C0" w:rsidRDefault="00000000">
      <w:pPr>
        <w:pStyle w:val="DefinitionTerm"/>
      </w:pPr>
      <w:r>
        <w:t>Lines 12-13</w:t>
      </w:r>
    </w:p>
    <w:p w14:paraId="51A2A63B" w14:textId="77777777" w:rsidR="00CE64C0" w:rsidRDefault="00000000">
      <w:pPr>
        <w:pStyle w:val="Definition"/>
      </w:pPr>
      <w:r>
        <w:t>Table generation</w:t>
      </w:r>
    </w:p>
    <w:tbl>
      <w:tblPr>
        <w:tblStyle w:val="Table"/>
        <w:tblW w:w="5000" w:type="pct"/>
        <w:tblLayout w:type="fixed"/>
        <w:tblLook w:val="0000" w:firstRow="0" w:lastRow="0" w:firstColumn="0" w:lastColumn="0" w:noHBand="0" w:noVBand="0"/>
      </w:tblPr>
      <w:tblGrid>
        <w:gridCol w:w="9406"/>
      </w:tblGrid>
      <w:tr w:rsidR="00CE64C0" w14:paraId="52810314" w14:textId="77777777">
        <w:tc>
          <w:tcPr>
            <w:tcW w:w="7920" w:type="dxa"/>
          </w:tcPr>
          <w:p w14:paraId="67CFF694" w14:textId="77777777" w:rsidR="00CE64C0" w:rsidRDefault="00000000">
            <w:pPr>
              <w:pStyle w:val="ImageCaption"/>
              <w:spacing w:before="200"/>
            </w:pPr>
            <w:bookmarkStart w:id="45" w:name="tbl-visualbreaks"/>
            <w:r>
              <w:t>Table 8: Frequency of visual breaks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0CC99073" w14:textId="77777777" w:rsidTr="00CE64C0">
              <w:trPr>
                <w:cantSplit/>
                <w:tblHeader/>
                <w:jc w:val="center"/>
              </w:trPr>
              <w:tc>
                <w:tcPr>
                  <w:tcW w:w="360" w:type="dxa"/>
                </w:tcPr>
                <w:p w14:paraId="3033811B" w14:textId="77777777" w:rsidR="00CE64C0" w:rsidRDefault="00000000">
                  <w:pPr>
                    <w:keepNext/>
                    <w:spacing w:after="60"/>
                  </w:pPr>
                  <w:r>
                    <w:rPr>
                      <w:rFonts w:ascii="Calibri" w:hAnsi="Calibri"/>
                      <w:sz w:val="20"/>
                    </w:rPr>
                    <w:t>Date</w:t>
                  </w:r>
                </w:p>
              </w:tc>
              <w:tc>
                <w:tcPr>
                  <w:tcW w:w="360" w:type="dxa"/>
                </w:tcPr>
                <w:p w14:paraId="42ECAD85" w14:textId="77777777" w:rsidR="00CE64C0" w:rsidRDefault="00000000">
                  <w:pPr>
                    <w:keepNext/>
                    <w:spacing w:after="60"/>
                    <w:jc w:val="right"/>
                  </w:pPr>
                  <w:r>
                    <w:rPr>
                      <w:rFonts w:ascii="Calibri" w:hAnsi="Calibri"/>
                      <w:sz w:val="20"/>
                    </w:rPr>
                    <w:t>Daily episodes</w:t>
                  </w:r>
                </w:p>
              </w:tc>
            </w:tr>
            <w:tr w:rsidR="00320661" w14:paraId="31A05FAA" w14:textId="77777777" w:rsidTr="00CE64C0">
              <w:trPr>
                <w:cantSplit/>
                <w:jc w:val="center"/>
              </w:trPr>
              <w:tc>
                <w:tcPr>
                  <w:tcW w:w="720" w:type="dxa"/>
                  <w:gridSpan w:val="2"/>
                  <w:tcMar>
                    <w:top w:w="25" w:type="dxa"/>
                  </w:tcMar>
                </w:tcPr>
                <w:p w14:paraId="2BB74A0B" w14:textId="77777777" w:rsidR="00CE64C0" w:rsidRDefault="00000000">
                  <w:pPr>
                    <w:keepNext/>
                    <w:spacing w:after="60"/>
                  </w:pPr>
                  <w:r>
                    <w:rPr>
                      <w:rFonts w:ascii="Calibri" w:hAnsi="Calibri"/>
                      <w:sz w:val="20"/>
                    </w:rPr>
                    <w:t>Clouclip</w:t>
                  </w:r>
                </w:p>
              </w:tc>
            </w:tr>
            <w:tr w:rsidR="00320661" w14:paraId="667B3EE6" w14:textId="77777777" w:rsidTr="00CE64C0">
              <w:trPr>
                <w:cantSplit/>
                <w:jc w:val="center"/>
              </w:trPr>
              <w:tc>
                <w:tcPr>
                  <w:tcW w:w="360" w:type="dxa"/>
                </w:tcPr>
                <w:p w14:paraId="7082C429" w14:textId="77777777" w:rsidR="00CE64C0" w:rsidRDefault="00000000">
                  <w:pPr>
                    <w:keepNext/>
                    <w:spacing w:after="60"/>
                  </w:pPr>
                  <w:r>
                    <w:rPr>
                      <w:rFonts w:ascii="Calibri" w:hAnsi="Calibri"/>
                      <w:sz w:val="20"/>
                    </w:rPr>
                    <w:t>Mean daily</w:t>
                  </w:r>
                </w:p>
              </w:tc>
              <w:tc>
                <w:tcPr>
                  <w:tcW w:w="360" w:type="dxa"/>
                </w:tcPr>
                <w:p w14:paraId="63AC5D11" w14:textId="77777777" w:rsidR="00CE64C0" w:rsidRDefault="00000000">
                  <w:pPr>
                    <w:keepNext/>
                    <w:spacing w:after="60"/>
                    <w:jc w:val="right"/>
                  </w:pPr>
                  <w:r>
                    <w:rPr>
                      <w:rFonts w:ascii="Calibri" w:hAnsi="Calibri"/>
                      <w:sz w:val="20"/>
                    </w:rPr>
                    <w:t>5.9</w:t>
                  </w:r>
                </w:p>
              </w:tc>
            </w:tr>
            <w:tr w:rsidR="00320661" w14:paraId="3ECEB1AA" w14:textId="77777777" w:rsidTr="00CE64C0">
              <w:trPr>
                <w:cantSplit/>
                <w:jc w:val="center"/>
              </w:trPr>
              <w:tc>
                <w:tcPr>
                  <w:tcW w:w="360" w:type="dxa"/>
                </w:tcPr>
                <w:p w14:paraId="2128E2B6" w14:textId="77777777" w:rsidR="00CE64C0" w:rsidRDefault="00000000">
                  <w:pPr>
                    <w:keepNext/>
                    <w:spacing w:after="60"/>
                  </w:pPr>
                  <w:r>
                    <w:rPr>
                      <w:rFonts w:ascii="Calibri" w:hAnsi="Calibri"/>
                      <w:sz w:val="20"/>
                    </w:rPr>
                    <w:lastRenderedPageBreak/>
                    <w:t>Weekday</w:t>
                  </w:r>
                </w:p>
              </w:tc>
              <w:tc>
                <w:tcPr>
                  <w:tcW w:w="360" w:type="dxa"/>
                </w:tcPr>
                <w:p w14:paraId="388E1BD6" w14:textId="77777777" w:rsidR="00CE64C0" w:rsidRDefault="00000000">
                  <w:pPr>
                    <w:keepNext/>
                    <w:spacing w:after="60"/>
                    <w:jc w:val="right"/>
                  </w:pPr>
                  <w:r>
                    <w:rPr>
                      <w:rFonts w:ascii="Calibri" w:hAnsi="Calibri"/>
                      <w:sz w:val="20"/>
                    </w:rPr>
                    <w:t>6.2</w:t>
                  </w:r>
                </w:p>
              </w:tc>
            </w:tr>
            <w:tr w:rsidR="00320661" w14:paraId="4E510061" w14:textId="77777777" w:rsidTr="00CE64C0">
              <w:trPr>
                <w:cantSplit/>
                <w:jc w:val="center"/>
              </w:trPr>
              <w:tc>
                <w:tcPr>
                  <w:tcW w:w="360" w:type="dxa"/>
                </w:tcPr>
                <w:p w14:paraId="1A82A731" w14:textId="77777777" w:rsidR="00CE64C0" w:rsidRDefault="00000000">
                  <w:pPr>
                    <w:keepNext/>
                    <w:spacing w:after="60"/>
                  </w:pPr>
                  <w:r>
                    <w:rPr>
                      <w:rFonts w:ascii="Calibri" w:hAnsi="Calibri"/>
                      <w:sz w:val="20"/>
                    </w:rPr>
                    <w:t>Weekend</w:t>
                  </w:r>
                </w:p>
              </w:tc>
              <w:tc>
                <w:tcPr>
                  <w:tcW w:w="360" w:type="dxa"/>
                </w:tcPr>
                <w:p w14:paraId="2154D3E0" w14:textId="77777777" w:rsidR="00CE64C0" w:rsidRDefault="00000000">
                  <w:pPr>
                    <w:keepNext/>
                    <w:spacing w:after="60"/>
                    <w:jc w:val="right"/>
                  </w:pPr>
                  <w:r>
                    <w:rPr>
                      <w:rFonts w:ascii="Calibri" w:hAnsi="Calibri"/>
                      <w:sz w:val="20"/>
                    </w:rPr>
                    <w:t>5.0</w:t>
                  </w:r>
                </w:p>
              </w:tc>
            </w:tr>
            <w:bookmarkEnd w:id="45"/>
          </w:tbl>
          <w:p w14:paraId="1488786F" w14:textId="77777777" w:rsidR="00000000" w:rsidRDefault="00000000">
            <w:pPr>
              <w:spacing w:after="0"/>
            </w:pPr>
          </w:p>
        </w:tc>
      </w:tr>
    </w:tbl>
    <w:p w14:paraId="3A5FFE6B" w14:textId="77777777" w:rsidR="00CE64C0" w:rsidRDefault="00000000">
      <w:pPr>
        <w:pStyle w:val="SourceCode"/>
      </w:pPr>
      <w:bookmarkStart w:id="46" w:name="annotated-cell-9"/>
      <w:r>
        <w:rPr>
          <w:rStyle w:val="NormalTok"/>
        </w:rPr>
        <w:lastRenderedPageBreak/>
        <w:t xml:space="preserve">dataCC </w:t>
      </w:r>
      <w:r>
        <w:rPr>
          <w:rStyle w:val="SpecialCharTok"/>
        </w:rPr>
        <w:t>|&gt;</w:t>
      </w:r>
      <w:r>
        <w:br/>
      </w:r>
      <w:r>
        <w:rPr>
          <w:rStyle w:val="NormalTok"/>
        </w:rPr>
        <w:t xml:space="preserve">    </w:t>
      </w:r>
      <w:r>
        <w:rPr>
          <w:rStyle w:val="FunctionTok"/>
        </w:rPr>
        <w:t>extract_clusters</w:t>
      </w:r>
      <w:r>
        <w:rPr>
          <w:rStyle w:val="NormalTok"/>
        </w:rPr>
        <w:t xml:space="preserve">(Dis </w:t>
      </w:r>
      <w:r>
        <w:rPr>
          <w:rStyle w:val="SpecialCharTok"/>
        </w:rPr>
        <w:t>&gt;=</w:t>
      </w:r>
      <w:r>
        <w:rPr>
          <w:rStyle w:val="NormalTok"/>
        </w:rPr>
        <w:t xml:space="preserve"> </w:t>
      </w:r>
      <w:r>
        <w:rPr>
          <w:rStyle w:val="DecValTok"/>
        </w:rPr>
        <w:t>100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return.only.clusters =</w:t>
      </w:r>
      <w:r>
        <w:rPr>
          <w:rStyle w:val="NormalTok"/>
        </w:rPr>
        <w:t xml:space="preserve"> </w:t>
      </w:r>
      <w:r>
        <w:rPr>
          <w:rStyle w:val="ConstantTok"/>
        </w:rPr>
        <w:t>FALSE</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is.cluster) </w:t>
      </w:r>
      <w:r>
        <w:rPr>
          <w:rStyle w:val="SpecialCharTok"/>
        </w:rPr>
        <w:t>%&gt;%</w:t>
      </w:r>
      <w:r>
        <w:br/>
      </w:r>
      <w:r>
        <w:rPr>
          <w:rStyle w:val="NormalTok"/>
        </w:rPr>
        <w:t xml:space="preserve">  </w:t>
      </w:r>
      <w:r>
        <w:rPr>
          <w:rStyle w:val="FunctionTok"/>
        </w:rPr>
        <w:t>add_states</w:t>
      </w:r>
      <w:r>
        <w:rPr>
          <w:rStyle w:val="NormalTok"/>
        </w:rPr>
        <w:t xml:space="preserve">(dataCC, ., )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 </w:t>
      </w:r>
      <w:r>
        <w:rPr>
          <w:rStyle w:val="AttributeTok"/>
        </w:rPr>
        <w:t>y.axis.label =</w:t>
      </w:r>
      <w:r>
        <w:rPr>
          <w:rStyle w:val="NormalTok"/>
        </w:rPr>
        <w:t xml:space="preserve"> </w:t>
      </w:r>
      <w:r>
        <w:rPr>
          <w:rStyle w:val="StringTok"/>
        </w:rPr>
        <w:t>"Distance (cm)"</w:t>
      </w:r>
      <w:r>
        <w:rPr>
          <w:rStyle w:val="NormalTok"/>
        </w:rPr>
        <w:t xml:space="preserve">, </w:t>
      </w:r>
      <w:r>
        <w:rPr>
          <w:rStyle w:val="AttributeTok"/>
        </w:rPr>
        <w:t>geom =</w:t>
      </w:r>
      <w:r>
        <w:rPr>
          <w:rStyle w:val="NormalTok"/>
        </w:rPr>
        <w:t xml:space="preserve"> </w:t>
      </w:r>
      <w:r>
        <w:rPr>
          <w:rStyle w:val="StringTok"/>
        </w:rPr>
        <w:t>"line"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gg_photoperiod</w:t>
      </w:r>
      <w:r>
        <w:rPr>
          <w:rStyle w:val="NormalTok"/>
        </w:rPr>
        <w:t xml:space="preserve">(coordinates)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\(x) </w:t>
      </w:r>
      <w:r>
        <w:rPr>
          <w:rStyle w:val="FunctionTok"/>
        </w:rPr>
        <w:t>filter</w:t>
      </w:r>
      <w:r>
        <w:rPr>
          <w:rStyle w:val="NormalTok"/>
        </w:rPr>
        <w:t xml:space="preserve">(x, is.cluster), </w:t>
      </w:r>
      <w:r>
        <w:rPr>
          <w:rStyle w:val="AttributeTok"/>
        </w:rPr>
        <w:t>col =</w:t>
      </w:r>
      <w:r>
        <w:rPr>
          <w:rStyle w:val="NormalTok"/>
        </w:rPr>
        <w:t xml:space="preserve"> </w:t>
      </w:r>
      <w:r>
        <w:rPr>
          <w:rStyle w:val="StringTok"/>
        </w:rPr>
        <w:t>"red"</w:t>
      </w:r>
      <w:r>
        <w:rPr>
          <w:rStyle w:val="NormalTok"/>
        </w:rPr>
        <w:t>)</w:t>
      </w:r>
    </w:p>
    <w:bookmarkEnd w:id="46"/>
    <w:p w14:paraId="0FB014C8" w14:textId="77777777" w:rsidR="00CE64C0" w:rsidRDefault="00000000">
      <w:pPr>
        <w:pStyle w:val="DefinitionTerm"/>
      </w:pPr>
      <w:r>
        <w:t>Lines 1-7</w:t>
      </w:r>
    </w:p>
    <w:p w14:paraId="711A0230" w14:textId="77777777" w:rsidR="00CE64C0" w:rsidRDefault="00000000">
      <w:pPr>
        <w:pStyle w:val="Definition"/>
      </w:pPr>
      <w:r>
        <w:t>As in the code cell above</w:t>
      </w:r>
    </w:p>
    <w:p w14:paraId="0DD2DADC" w14:textId="77777777" w:rsidR="00CE64C0" w:rsidRDefault="00000000">
      <w:pPr>
        <w:pStyle w:val="DefinitionTerm"/>
      </w:pPr>
      <w:r>
        <w:t>Line 8</w:t>
      </w:r>
    </w:p>
    <w:p w14:paraId="6D22E14B" w14:textId="77777777" w:rsidR="00CE64C0" w:rsidRDefault="00000000">
      <w:pPr>
        <w:pStyle w:val="Definition"/>
      </w:pPr>
      <w:r>
        <w:t>Add the resulting states</w:t>
      </w:r>
    </w:p>
    <w:p w14:paraId="6E29DD00" w14:textId="77777777" w:rsidR="00CE64C0" w:rsidRDefault="00000000">
      <w:pPr>
        <w:pStyle w:val="DefinitionTerm"/>
      </w:pPr>
      <w:r>
        <w:t>Line 10</w:t>
      </w:r>
    </w:p>
    <w:p w14:paraId="57103246" w14:textId="77777777" w:rsidR="00CE64C0" w:rsidRDefault="00000000">
      <w:pPr>
        <w:pStyle w:val="Definition"/>
      </w:pPr>
      <w:r>
        <w:t>Add photoperiod information to the plot</w:t>
      </w:r>
    </w:p>
    <w:tbl>
      <w:tblPr>
        <w:tblStyle w:val="Table"/>
        <w:tblW w:w="5000" w:type="pct"/>
        <w:tblLayout w:type="fixed"/>
        <w:tblLook w:val="0000" w:firstRow="0" w:lastRow="0" w:firstColumn="0" w:lastColumn="0" w:noHBand="0" w:noVBand="0"/>
      </w:tblPr>
      <w:tblGrid>
        <w:gridCol w:w="9406"/>
      </w:tblGrid>
      <w:tr w:rsidR="00CE64C0" w14:paraId="0599D577" w14:textId="77777777">
        <w:tc>
          <w:tcPr>
            <w:tcW w:w="7920" w:type="dxa"/>
          </w:tcPr>
          <w:p w14:paraId="23658937" w14:textId="77777777" w:rsidR="00CE64C0" w:rsidRDefault="00000000">
            <w:pPr>
              <w:pStyle w:val="Compact"/>
              <w:jc w:val="center"/>
            </w:pPr>
            <w:bookmarkStart w:id="47" w:name="fig-cluster"/>
            <w:r>
              <w:rPr>
                <w:noProof/>
              </w:rPr>
              <w:lastRenderedPageBreak/>
              <w:drawing>
                <wp:inline distT="0" distB="0" distL="0" distR="0" wp14:anchorId="11679A66" wp14:editId="4E9AF32D">
                  <wp:extent cx="5334000" cy="85344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ndex_files/figure-docx/fig-cluster-1.png"/>
                          <pic:cNvPicPr>
                            <a:picLocks noChangeAspect="1" noChangeArrowheads="1"/>
                          </pic:cNvPicPr>
                        </pic:nvPicPr>
                        <pic:blipFill>
                          <a:blip r:embed="rId46"/>
                          <a:stretch>
                            <a:fillRect/>
                          </a:stretch>
                        </pic:blipFill>
                        <pic:spPr bwMode="auto">
                          <a:xfrm>
                            <a:off x="0" y="0"/>
                            <a:ext cx="5334000" cy="8534400"/>
                          </a:xfrm>
                          <a:prstGeom prst="rect">
                            <a:avLst/>
                          </a:prstGeom>
                          <a:noFill/>
                          <a:ln w="9525">
                            <a:noFill/>
                            <a:headEnd/>
                            <a:tailEnd/>
                          </a:ln>
                        </pic:spPr>
                      </pic:pic>
                    </a:graphicData>
                  </a:graphic>
                </wp:inline>
              </w:drawing>
            </w:r>
          </w:p>
          <w:p w14:paraId="094DB809" w14:textId="77777777" w:rsidR="00CE64C0" w:rsidRDefault="00000000">
            <w:pPr>
              <w:pStyle w:val="ImageCaption"/>
              <w:spacing w:before="200"/>
            </w:pPr>
            <w:r>
              <w:t>Figure 3: Plot of visual breaks (red dots). Black traces show distance measurement data. Grey shaded areas show nighttime between civil dusk and civil dawn</w:t>
            </w:r>
          </w:p>
        </w:tc>
        <w:bookmarkEnd w:id="47"/>
      </w:tr>
    </w:tbl>
    <w:p w14:paraId="799EDF70" w14:textId="77777777" w:rsidR="00CE64C0" w:rsidRDefault="00000000">
      <w:pPr>
        <w:pStyle w:val="berschrift4"/>
      </w:pPr>
      <w:bookmarkStart w:id="48" w:name="distance-with-spatial-distribution"/>
      <w:bookmarkEnd w:id="43"/>
      <w:r>
        <w:lastRenderedPageBreak/>
        <w:t>Distance with spatial distribution</w:t>
      </w:r>
    </w:p>
    <w:p w14:paraId="5EEEC824" w14:textId="77777777" w:rsidR="00CE64C0" w:rsidRDefault="00000000">
      <w:pPr>
        <w:pStyle w:val="FirstParagraph"/>
      </w:pPr>
      <w:r>
        <w:t xml:space="preserve">The </w:t>
      </w:r>
      <w:r>
        <w:rPr>
          <w:rStyle w:val="VerbatimChar"/>
        </w:rPr>
        <w:t>Clouclip</w:t>
      </w:r>
      <w:r>
        <w:t xml:space="preserve"> device outputs a singular measure for distance, while the visual environment in natural conditions contains many distances, depending on the solid angle and direction of the measurement. A device like the </w:t>
      </w:r>
      <w:r>
        <w:rPr>
          <w:rStyle w:val="VerbatimChar"/>
        </w:rPr>
        <w:t>VEET</w:t>
      </w:r>
      <w:r>
        <w:t xml:space="preserve"> increases the spatial resolution of these measurements, allowing for more in-depth analyses of the size and position of an object within the field of view. In the case of the </w:t>
      </w:r>
      <w:r>
        <w:rPr>
          <w:rStyle w:val="VerbatimChar"/>
        </w:rPr>
        <w:t>VEET</w:t>
      </w:r>
      <w:r>
        <w:t>, data are collected from an 8x8 measurement grid, spanning 52° vertically and 41° horizontally. Here are sample observations from six different days at the same time.</w:t>
      </w:r>
    </w:p>
    <w:p w14:paraId="0981020B" w14:textId="77777777" w:rsidR="00CE64C0" w:rsidRDefault="00000000">
      <w:pPr>
        <w:pStyle w:val="SourceCode"/>
      </w:pPr>
      <w:bookmarkStart w:id="49" w:name="annotated-cell-11"/>
      <w:r>
        <w:rPr>
          <w:rStyle w:val="NormalTok"/>
        </w:rPr>
        <w:t xml:space="preserve">dataVEET3 </w:t>
      </w:r>
      <w:r>
        <w:rPr>
          <w:rStyle w:val="SpecialCharTok"/>
        </w:rPr>
        <w:t>|&gt;</w:t>
      </w:r>
      <w:r>
        <w:rPr>
          <w:rStyle w:val="NormalTok"/>
        </w:rPr>
        <w:t xml:space="preserve"> </w:t>
      </w:r>
      <w:r>
        <w:br/>
      </w:r>
      <w:r>
        <w:rPr>
          <w:rStyle w:val="NormalTok"/>
        </w:rPr>
        <w:t xml:space="preserve">  </w:t>
      </w:r>
      <w:r>
        <w:rPr>
          <w:rStyle w:val="FunctionTok"/>
        </w:rPr>
        <w:t>filter_Time</w:t>
      </w:r>
      <w:r>
        <w:rPr>
          <w:rStyle w:val="NormalTok"/>
        </w:rPr>
        <w:t>(</w:t>
      </w:r>
      <w:r>
        <w:rPr>
          <w:rStyle w:val="AttributeTok"/>
        </w:rPr>
        <w:t>start =</w:t>
      </w:r>
      <w:r>
        <w:rPr>
          <w:rStyle w:val="NormalTok"/>
        </w:rPr>
        <w:t xml:space="preserve"> </w:t>
      </w:r>
      <w:r>
        <w:rPr>
          <w:rStyle w:val="StringTok"/>
        </w:rPr>
        <w:t>"13:14:02"</w:t>
      </w:r>
      <w:r>
        <w:rPr>
          <w:rStyle w:val="NormalTok"/>
        </w:rPr>
        <w:t xml:space="preserve">, </w:t>
      </w:r>
      <w:r>
        <w:rPr>
          <w:rStyle w:val="AttributeTok"/>
        </w:rPr>
        <w:t>length =</w:t>
      </w:r>
      <w:r>
        <w:rPr>
          <w:rStyle w:val="NormalTok"/>
        </w:rPr>
        <w:t xml:space="preserve"> </w:t>
      </w:r>
      <w:r>
        <w:rPr>
          <w:rStyle w:val="StringTok"/>
        </w:rPr>
        <w:t>"00:00:05"</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dist1 =</w:t>
      </w:r>
      <w:r>
        <w:rPr>
          <w:rStyle w:val="NormalTok"/>
        </w:rPr>
        <w:t xml:space="preserve"> </w:t>
      </w:r>
      <w:r>
        <w:rPr>
          <w:rStyle w:val="FunctionTok"/>
        </w:rPr>
        <w:t>ifelse</w:t>
      </w:r>
      <w:r>
        <w:rPr>
          <w:rStyle w:val="NormalTok"/>
        </w:rPr>
        <w:t xml:space="preserve">(dist1 </w:t>
      </w:r>
      <w:r>
        <w:rPr>
          <w:rStyle w:val="SpecialCharTok"/>
        </w:rPr>
        <w:t>==</w:t>
      </w:r>
      <w:r>
        <w:rPr>
          <w:rStyle w:val="NormalTok"/>
        </w:rPr>
        <w:t xml:space="preserve"> </w:t>
      </w:r>
      <w:r>
        <w:rPr>
          <w:rStyle w:val="DecValTok"/>
        </w:rPr>
        <w:t>0</w:t>
      </w:r>
      <w:r>
        <w:rPr>
          <w:rStyle w:val="NormalTok"/>
        </w:rPr>
        <w:t xml:space="preserve">, </w:t>
      </w:r>
      <w:r>
        <w:rPr>
          <w:rStyle w:val="ConstantTok"/>
        </w:rPr>
        <w:t>Inf</w:t>
      </w:r>
      <w:r>
        <w:rPr>
          <w:rStyle w:val="NormalTok"/>
        </w:rPr>
        <w:t xml:space="preserve">, dist1)) </w:t>
      </w:r>
      <w:r>
        <w:rPr>
          <w:rStyle w:val="SpecialCharTok"/>
        </w:rPr>
        <w:t>|&gt;</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w:t>
      </w:r>
      <w:r>
        <w:rPr>
          <w:rStyle w:val="NormalTok"/>
        </w:rPr>
        <w:t xml:space="preserve"> dist1 </w:t>
      </w:r>
      <w:r>
        <w:rPr>
          <w:rStyle w:val="SpecialCharTok"/>
        </w:rPr>
        <w:t>==</w:t>
      </w:r>
      <w:r>
        <w:rPr>
          <w:rStyle w:val="NormalTok"/>
        </w:rPr>
        <w:t xml:space="preserve"> </w:t>
      </w:r>
      <w:r>
        <w:rPr>
          <w:rStyle w:val="ConstantTok"/>
        </w:rPr>
        <w:t>Inf</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x.pos, </w:t>
      </w:r>
      <w:r>
        <w:rPr>
          <w:rStyle w:val="AttributeTok"/>
        </w:rPr>
        <w:t>y=</w:t>
      </w:r>
      <w:r>
        <w:rPr>
          <w:rStyle w:val="NormalTok"/>
        </w:rPr>
        <w:t xml:space="preserve">y.pos, </w:t>
      </w:r>
      <w:r>
        <w:rPr>
          <w:rStyle w:val="AttributeTok"/>
        </w:rPr>
        <w:t>fill =</w:t>
      </w:r>
      <w:r>
        <w:rPr>
          <w:rStyle w:val="NormalTok"/>
        </w:rPr>
        <w:t xml:space="preserve"> dist1</w:t>
      </w:r>
      <w:r>
        <w:rPr>
          <w:rStyle w:val="SpecialCharTok"/>
        </w:rPr>
        <w:t>/</w:t>
      </w:r>
      <w:r>
        <w:rPr>
          <w:rStyle w:val="DecValTok"/>
        </w:rPr>
        <w:t>10</w:t>
      </w:r>
      <w:r>
        <w:rPr>
          <w:rStyle w:val="NormalTok"/>
        </w:rPr>
        <w:t>))</w:t>
      </w:r>
      <w:r>
        <w:rPr>
          <w:rStyle w:val="SpecialCharTok"/>
        </w:rPr>
        <w:t>+</w:t>
      </w:r>
      <w:r>
        <w:br/>
      </w:r>
      <w:r>
        <w:rPr>
          <w:rStyle w:val="NormalTok"/>
        </w:rPr>
        <w:t xml:space="preserve">  extras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Datetime)</w:t>
      </w:r>
    </w:p>
    <w:bookmarkEnd w:id="49"/>
    <w:p w14:paraId="3538283A" w14:textId="77777777" w:rsidR="00CE64C0" w:rsidRDefault="00000000">
      <w:pPr>
        <w:pStyle w:val="DefinitionTerm"/>
      </w:pPr>
      <w:r>
        <w:t>Line 2</w:t>
      </w:r>
    </w:p>
    <w:p w14:paraId="466C16CE" w14:textId="77777777" w:rsidR="00CE64C0" w:rsidRDefault="00000000">
      <w:pPr>
        <w:pStyle w:val="Definition"/>
      </w:pPr>
      <w:r>
        <w:t>Choose a particular observation</w:t>
      </w:r>
    </w:p>
    <w:p w14:paraId="3BB3BF98" w14:textId="77777777" w:rsidR="00CE64C0" w:rsidRDefault="00000000">
      <w:pPr>
        <w:pStyle w:val="DefinitionTerm"/>
      </w:pPr>
      <w:r>
        <w:t>Line 3</w:t>
      </w:r>
    </w:p>
    <w:p w14:paraId="79C9ED20" w14:textId="77777777" w:rsidR="00CE64C0" w:rsidRDefault="00000000">
      <w:pPr>
        <w:pStyle w:val="Definition"/>
      </w:pPr>
      <w:r>
        <w:t>Replace 0 distances with infinity</w:t>
      </w:r>
    </w:p>
    <w:p w14:paraId="529AECB2" w14:textId="77777777" w:rsidR="00CE64C0" w:rsidRDefault="00000000">
      <w:pPr>
        <w:pStyle w:val="DefinitionTerm"/>
      </w:pPr>
      <w:r>
        <w:t>Line 4</w:t>
      </w:r>
    </w:p>
    <w:p w14:paraId="1C773D1C" w14:textId="77777777" w:rsidR="00CE64C0" w:rsidRDefault="00000000">
      <w:pPr>
        <w:pStyle w:val="Definition"/>
      </w:pPr>
      <w:r>
        <w:t>Remove data that has less than 10% confidence</w:t>
      </w:r>
    </w:p>
    <w:p w14:paraId="257029D9" w14:textId="77777777" w:rsidR="00CE64C0" w:rsidRDefault="00000000">
      <w:pPr>
        <w:pStyle w:val="DefinitionTerm"/>
      </w:pPr>
      <w:r>
        <w:t>Line 5</w:t>
      </w:r>
    </w:p>
    <w:p w14:paraId="5B023908" w14:textId="77777777" w:rsidR="00CE64C0" w:rsidRDefault="00000000">
      <w:pPr>
        <w:pStyle w:val="Definition"/>
      </w:pPr>
      <w:r>
        <w:t>Plot the data and add the plot partials from the code cell above</w:t>
      </w:r>
    </w:p>
    <w:p w14:paraId="7F52C184" w14:textId="77777777" w:rsidR="00CE64C0" w:rsidRDefault="00000000">
      <w:pPr>
        <w:pStyle w:val="DefinitionTerm"/>
      </w:pPr>
      <w:r>
        <w:t>Lines 6-7</w:t>
      </w:r>
    </w:p>
    <w:p w14:paraId="24D6EE73" w14:textId="77777777" w:rsidR="00CE64C0" w:rsidRDefault="00000000">
      <w:pPr>
        <w:pStyle w:val="Definition"/>
      </w:pPr>
      <w:r>
        <w:t>Show one plot per day</w:t>
      </w:r>
    </w:p>
    <w:tbl>
      <w:tblPr>
        <w:tblStyle w:val="Table"/>
        <w:tblW w:w="5000" w:type="pct"/>
        <w:tblLayout w:type="fixed"/>
        <w:tblLook w:val="0000" w:firstRow="0" w:lastRow="0" w:firstColumn="0" w:lastColumn="0" w:noHBand="0" w:noVBand="0"/>
      </w:tblPr>
      <w:tblGrid>
        <w:gridCol w:w="9406"/>
      </w:tblGrid>
      <w:tr w:rsidR="00CE64C0" w14:paraId="389C386A" w14:textId="77777777">
        <w:tc>
          <w:tcPr>
            <w:tcW w:w="7920" w:type="dxa"/>
          </w:tcPr>
          <w:p w14:paraId="6486713D" w14:textId="77777777" w:rsidR="00CE64C0" w:rsidRDefault="00000000">
            <w:pPr>
              <w:pStyle w:val="Compact"/>
              <w:jc w:val="center"/>
            </w:pPr>
            <w:bookmarkStart w:id="50" w:name="fig-VEET-distance"/>
            <w:r>
              <w:rPr>
                <w:noProof/>
              </w:rPr>
              <w:drawing>
                <wp:inline distT="0" distB="0" distL="0" distR="0" wp14:anchorId="296FE110" wp14:editId="4419E2E0">
                  <wp:extent cx="5334000" cy="22225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index_files/figure-docx/fig-VEET-distance-1.png"/>
                          <pic:cNvPicPr>
                            <a:picLocks noChangeAspect="1" noChangeArrowheads="1"/>
                          </pic:cNvPicPr>
                        </pic:nvPicPr>
                        <pic:blipFill>
                          <a:blip r:embed="rId47"/>
                          <a:stretch>
                            <a:fillRect/>
                          </a:stretch>
                        </pic:blipFill>
                        <pic:spPr bwMode="auto">
                          <a:xfrm>
                            <a:off x="0" y="0"/>
                            <a:ext cx="5334000" cy="2222500"/>
                          </a:xfrm>
                          <a:prstGeom prst="rect">
                            <a:avLst/>
                          </a:prstGeom>
                          <a:noFill/>
                          <a:ln w="9525">
                            <a:noFill/>
                            <a:headEnd/>
                            <a:tailEnd/>
                          </a:ln>
                        </pic:spPr>
                      </pic:pic>
                    </a:graphicData>
                  </a:graphic>
                </wp:inline>
              </w:drawing>
            </w:r>
          </w:p>
          <w:p w14:paraId="14B32B99" w14:textId="77777777" w:rsidR="00CE64C0" w:rsidRDefault="00000000">
            <w:pPr>
              <w:pStyle w:val="ImageCaption"/>
              <w:spacing w:before="200"/>
            </w:pPr>
            <w:r>
              <w:t xml:space="preserve">Figure 4: Example observations of the measurement grid at 1:14 p.m. for each measurement day. Text values show distance in cm. Empty grid points show values with low confidence. Zero-distance values were replaced with infinite distance and plotted </w:t>
            </w:r>
            <w:r>
              <w:lastRenderedPageBreak/>
              <w:t>despite low confidence.</w:t>
            </w:r>
          </w:p>
        </w:tc>
        <w:bookmarkEnd w:id="50"/>
      </w:tr>
    </w:tbl>
    <w:p w14:paraId="5C2D1E50" w14:textId="77777777" w:rsidR="00CE64C0" w:rsidRDefault="00000000">
      <w:pPr>
        <w:pStyle w:val="Textkrper"/>
      </w:pPr>
      <w:r>
        <w:lastRenderedPageBreak/>
        <w:t xml:space="preserve">To use these distance data in the framework shown above for the </w:t>
      </w:r>
      <w:r>
        <w:rPr>
          <w:rStyle w:val="VerbatimChar"/>
        </w:rPr>
        <w:t>Clouclip</w:t>
      </w:r>
      <w:r>
        <w:t xml:space="preserve"> device, a sensible method to condense the data has to be applied. There are many ways how a spatially resolved distance measure could be utilized for analysis:</w:t>
      </w:r>
    </w:p>
    <w:p w14:paraId="49F0BACE" w14:textId="77777777" w:rsidR="00CE64C0" w:rsidRDefault="00000000">
      <w:pPr>
        <w:pStyle w:val="Compact"/>
        <w:numPr>
          <w:ilvl w:val="0"/>
          <w:numId w:val="7"/>
        </w:numPr>
      </w:pPr>
      <w:r>
        <w:t>Where in the field of view are objects in close range?</w:t>
      </w:r>
    </w:p>
    <w:p w14:paraId="333B3F36" w14:textId="77777777" w:rsidR="00CE64C0" w:rsidRDefault="00000000">
      <w:pPr>
        <w:pStyle w:val="Compact"/>
        <w:numPr>
          <w:ilvl w:val="0"/>
          <w:numId w:val="7"/>
        </w:numPr>
      </w:pPr>
      <w:r>
        <w:t>How large are near objects in the field of view?</w:t>
      </w:r>
    </w:p>
    <w:p w14:paraId="02F4D44F" w14:textId="77777777" w:rsidR="00CE64C0" w:rsidRDefault="00000000">
      <w:pPr>
        <w:pStyle w:val="Compact"/>
        <w:numPr>
          <w:ilvl w:val="0"/>
          <w:numId w:val="7"/>
        </w:numPr>
      </w:pPr>
      <w:r>
        <w:t>How varied are distances within the field of view?</w:t>
      </w:r>
    </w:p>
    <w:p w14:paraId="05819E70" w14:textId="77777777" w:rsidR="00CE64C0" w:rsidRDefault="00000000">
      <w:pPr>
        <w:pStyle w:val="Compact"/>
        <w:numPr>
          <w:ilvl w:val="0"/>
          <w:numId w:val="7"/>
        </w:numPr>
      </w:pPr>
      <w:r>
        <w:t>How close are objects / is viewing distance in a region of interest within the field of view?</w:t>
      </w:r>
    </w:p>
    <w:p w14:paraId="58A7E9F5" w14:textId="77777777" w:rsidR="00CE64C0" w:rsidRDefault="00000000">
      <w:pPr>
        <w:pStyle w:val="FirstParagraph"/>
      </w:pPr>
      <w:r>
        <w:t>Possible methods include:</w:t>
      </w:r>
    </w:p>
    <w:p w14:paraId="3CC7407B" w14:textId="77777777" w:rsidR="00CE64C0" w:rsidRDefault="00000000">
      <w:pPr>
        <w:pStyle w:val="Compact"/>
        <w:numPr>
          <w:ilvl w:val="0"/>
          <w:numId w:val="8"/>
        </w:numPr>
      </w:pPr>
      <w:r>
        <w:t>average across all (high confidence) distance values within the grid</w:t>
      </w:r>
    </w:p>
    <w:p w14:paraId="430170C5" w14:textId="77777777" w:rsidR="00CE64C0" w:rsidRDefault="00000000">
      <w:pPr>
        <w:pStyle w:val="Compact"/>
        <w:numPr>
          <w:ilvl w:val="0"/>
          <w:numId w:val="8"/>
        </w:numPr>
      </w:pPr>
      <w:r>
        <w:t>closest (high confidence) distance within the grid</w:t>
      </w:r>
    </w:p>
    <w:p w14:paraId="29501759" w14:textId="77777777" w:rsidR="00CE64C0" w:rsidRDefault="00000000">
      <w:pPr>
        <w:pStyle w:val="Compact"/>
        <w:numPr>
          <w:ilvl w:val="0"/>
          <w:numId w:val="8"/>
        </w:numPr>
      </w:pPr>
      <w:r>
        <w:t>(high confidence) values at or around a given grid position, e.g., ±10 degrees around the central view (0°)</w:t>
      </w:r>
    </w:p>
    <w:p w14:paraId="009C8CC0" w14:textId="77777777" w:rsidR="00CE64C0" w:rsidRDefault="00000000">
      <w:pPr>
        <w:pStyle w:val="FirstParagraph"/>
      </w:pPr>
      <w:r>
        <w:t>Many more options are available based on the spatial dataset, e.g., condensation rules based on the number of points in the grid with a given condition, or the variation within the grid.</w:t>
      </w:r>
    </w:p>
    <w:p w14:paraId="10D045F2" w14:textId="77777777" w:rsidR="00CE64C0" w:rsidRDefault="00000000">
      <w:pPr>
        <w:pStyle w:val="Textkrper"/>
      </w:pPr>
      <w:r>
        <w:t>We will demonstrate these three methods for a single day (</w:t>
      </w:r>
      <w:r>
        <w:rPr>
          <w:rStyle w:val="VerbatimChar"/>
        </w:rPr>
        <w:t>2024-06-10</w:t>
      </w:r>
      <w:r>
        <w:t xml:space="preserve">), all leading to a data structure akin to the </w:t>
      </w:r>
      <w:r>
        <w:rPr>
          <w:rStyle w:val="VerbatimChar"/>
        </w:rPr>
        <w:t>Clouclip</w:t>
      </w:r>
      <w:r>
        <w:t>, i.e., to be used for further calculation of visual experience metrics.</w:t>
      </w:r>
    </w:p>
    <w:p w14:paraId="2117FE21" w14:textId="77777777" w:rsidR="00CE64C0" w:rsidRDefault="00000000">
      <w:pPr>
        <w:pStyle w:val="SourceCode"/>
      </w:pPr>
      <w:bookmarkStart w:id="51" w:name="annotated-cell-12"/>
      <w:r>
        <w:rPr>
          <w:rStyle w:val="NormalTok"/>
        </w:rPr>
        <w:t xml:space="preserve">dataVEET3_part </w:t>
      </w:r>
      <w:r>
        <w:rPr>
          <w:rStyle w:val="OtherTok"/>
        </w:rPr>
        <w:t>&lt;-</w:t>
      </w:r>
      <w:r>
        <w:br/>
      </w:r>
      <w:r>
        <w:rPr>
          <w:rStyle w:val="NormalTok"/>
        </w:rPr>
        <w:t xml:space="preserve">dataVEET3 </w:t>
      </w:r>
      <w:r>
        <w:rPr>
          <w:rStyle w:val="SpecialCharTok"/>
        </w:rPr>
        <w:t>|&gt;</w:t>
      </w:r>
      <w:r>
        <w:br/>
      </w:r>
      <w:r>
        <w:rPr>
          <w:rStyle w:val="NormalTok"/>
        </w:rPr>
        <w:t xml:space="preserve">  </w:t>
      </w:r>
      <w:r>
        <w:rPr>
          <w:rStyle w:val="FunctionTok"/>
        </w:rPr>
        <w:t>filter_Date</w:t>
      </w:r>
      <w:r>
        <w:rPr>
          <w:rStyle w:val="NormalTok"/>
        </w:rPr>
        <w:t>(</w:t>
      </w:r>
      <w:r>
        <w:rPr>
          <w:rStyle w:val="AttributeTok"/>
        </w:rPr>
        <w:t>start =</w:t>
      </w:r>
      <w:r>
        <w:rPr>
          <w:rStyle w:val="NormalTok"/>
        </w:rPr>
        <w:t xml:space="preserve"> </w:t>
      </w:r>
      <w:r>
        <w:rPr>
          <w:rStyle w:val="StringTok"/>
        </w:rPr>
        <w:t>"2024-06-10"</w:t>
      </w:r>
      <w:r>
        <w:rPr>
          <w:rStyle w:val="NormalTok"/>
        </w:rPr>
        <w:t xml:space="preserve">, </w:t>
      </w:r>
      <w:r>
        <w:rPr>
          <w:rStyle w:val="AttributeTok"/>
        </w:rPr>
        <w:t>length =</w:t>
      </w:r>
      <w:r>
        <w:rPr>
          <w:rStyle w:val="NormalTok"/>
        </w:rPr>
        <w:t xml:space="preserve"> </w:t>
      </w:r>
      <w:r>
        <w:rPr>
          <w:rStyle w:val="StringTok"/>
        </w:rPr>
        <w:t>"1 day"</w:t>
      </w:r>
      <w:r>
        <w:rPr>
          <w:rStyle w:val="NormalTok"/>
        </w:rPr>
        <w:t>)</w:t>
      </w:r>
      <w:r>
        <w:br/>
      </w:r>
      <w:r>
        <w:br/>
      </w:r>
      <w:r>
        <w:rPr>
          <w:rStyle w:val="NormalTok"/>
        </w:rPr>
        <w:t xml:space="preserve">dataVEET3_condensed </w:t>
      </w:r>
      <w:r>
        <w:rPr>
          <w:rStyle w:val="OtherTok"/>
        </w:rPr>
        <w:t>&lt;-</w:t>
      </w:r>
      <w:r>
        <w:rPr>
          <w:rStyle w:val="NormalTok"/>
        </w:rPr>
        <w:t xml:space="preserve"> </w:t>
      </w:r>
      <w:r>
        <w:br/>
      </w:r>
      <w:r>
        <w:rPr>
          <w:rStyle w:val="NormalTok"/>
        </w:rPr>
        <w:t xml:space="preserve">dataVEET3_part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(Datetime,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distance_mean =</w:t>
      </w:r>
      <w:r>
        <w:rPr>
          <w:rStyle w:val="NormalTok"/>
        </w:rPr>
        <w:t xml:space="preserve"> </w:t>
      </w:r>
      <w:r>
        <w:rPr>
          <w:rStyle w:val="FunctionTok"/>
        </w:rPr>
        <w:t>mean</w:t>
      </w:r>
      <w:r>
        <w:rPr>
          <w:rStyle w:val="NormalTok"/>
        </w:rPr>
        <w:t>(dist1),</w:t>
      </w:r>
      <w:r>
        <w:br/>
      </w:r>
      <w:r>
        <w:rPr>
          <w:rStyle w:val="NormalTok"/>
        </w:rPr>
        <w:t xml:space="preserve">    </w:t>
      </w:r>
      <w:r>
        <w:rPr>
          <w:rStyle w:val="AttributeTok"/>
        </w:rPr>
        <w:t>distance_min =</w:t>
      </w:r>
      <w:r>
        <w:rPr>
          <w:rStyle w:val="NormalTok"/>
        </w:rPr>
        <w:t xml:space="preserve"> </w:t>
      </w:r>
      <w:r>
        <w:rPr>
          <w:rStyle w:val="FunctionTok"/>
        </w:rPr>
        <w:t>min</w:t>
      </w:r>
      <w:r>
        <w:rPr>
          <w:rStyle w:val="NormalTok"/>
        </w:rPr>
        <w:t>(dist1),</w:t>
      </w:r>
      <w:r>
        <w:br/>
      </w:r>
      <w:r>
        <w:rPr>
          <w:rStyle w:val="NormalTok"/>
        </w:rPr>
        <w:t xml:space="preserve">    </w:t>
      </w:r>
      <w:r>
        <w:rPr>
          <w:rStyle w:val="AttributeTok"/>
        </w:rPr>
        <w:t>distance_central =</w:t>
      </w:r>
      <w:r>
        <w:rPr>
          <w:rStyle w:val="NormalTok"/>
        </w:rPr>
        <w:t xml:space="preserve"> </w:t>
      </w:r>
      <w:r>
        <w:rPr>
          <w:rStyle w:val="FunctionTok"/>
        </w:rPr>
        <w:t>mean</w:t>
      </w:r>
      <w:r>
        <w:rPr>
          <w:rStyle w:val="NormalTok"/>
        </w:rPr>
        <w:t>(dist1[</w:t>
      </w:r>
      <w:r>
        <w:rPr>
          <w:rStyle w:val="FunctionTok"/>
        </w:rPr>
        <w:t>between</w:t>
      </w:r>
      <w:r>
        <w:rPr>
          <w:rStyle w:val="NormalTok"/>
        </w:rPr>
        <w:t xml:space="preserve">(x.pos, </w:t>
      </w:r>
      <w:r>
        <w:rPr>
          <w:rStyle w:val="SpecialCharTok"/>
        </w:rPr>
        <w:t>-</w:t>
      </w:r>
      <w:r>
        <w:rPr>
          <w:rStyle w:val="DecValTok"/>
        </w:rPr>
        <w:t>10</w:t>
      </w:r>
      <w:r>
        <w:rPr>
          <w:rStyle w:val="NormalTok"/>
        </w:rPr>
        <w:t>,</w:t>
      </w:r>
      <w:r>
        <w:rPr>
          <w:rStyle w:val="DecValTok"/>
        </w:rPr>
        <w:t>10</w:t>
      </w:r>
      <w:r>
        <w:rPr>
          <w:rStyle w:val="NormalTok"/>
        </w:rPr>
        <w:t xml:space="preserve">) </w:t>
      </w:r>
      <w:r>
        <w:rPr>
          <w:rStyle w:val="SpecialCharTok"/>
        </w:rPr>
        <w:t>&amp;</w:t>
      </w:r>
      <w:r>
        <w:rPr>
          <w:rStyle w:val="NormalTok"/>
        </w:rPr>
        <w:t xml:space="preserve"> </w:t>
      </w:r>
      <w:r>
        <w:rPr>
          <w:rStyle w:val="FunctionTok"/>
        </w:rPr>
        <w:t>between</w:t>
      </w:r>
      <w:r>
        <w:rPr>
          <w:rStyle w:val="NormalTok"/>
        </w:rPr>
        <w:t xml:space="preserve">(y.pos, </w:t>
      </w:r>
      <w:r>
        <w:rPr>
          <w:rStyle w:val="SpecialCharTok"/>
        </w:rPr>
        <w:t>-</w:t>
      </w:r>
      <w:r>
        <w:rPr>
          <w:rStyle w:val="DecValTok"/>
        </w:rPr>
        <w:t>10</w:t>
      </w:r>
      <w:r>
        <w:rPr>
          <w:rStyle w:val="NormalTok"/>
        </w:rPr>
        <w:t>,</w:t>
      </w:r>
      <w:r>
        <w:rPr>
          <w:rStyle w:val="DecValTok"/>
        </w:rPr>
        <w:t>10</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"drop_last"</w:t>
      </w:r>
      <w:r>
        <w:br/>
      </w:r>
      <w:r>
        <w:rPr>
          <w:rStyle w:val="NormalTok"/>
        </w:rPr>
        <w:t xml:space="preserve">  )</w:t>
      </w:r>
      <w:r>
        <w:br/>
      </w:r>
      <w:r>
        <w:br/>
      </w:r>
      <w:r>
        <w:rPr>
          <w:rStyle w:val="NormalTok"/>
        </w:rPr>
        <w:t xml:space="preserve">dataVEET3_condensed </w:t>
      </w:r>
      <w:r>
        <w:rPr>
          <w:rStyle w:val="SpecialCharTok"/>
        </w:rPr>
        <w:t>|&gt;</w:t>
      </w:r>
      <w:r>
        <w:rPr>
          <w:rStyle w:val="NormalTok"/>
        </w:rPr>
        <w:t xml:space="preserve"> </w:t>
      </w:r>
      <w:r>
        <w:br/>
      </w:r>
      <w:r>
        <w:rPr>
          <w:rStyle w:val="NormalTok"/>
        </w:rPr>
        <w:t xml:space="preserve">  </w:t>
      </w:r>
      <w:r>
        <w:rPr>
          <w:rStyle w:val="FunctionTok"/>
        </w:rPr>
        <w:t>aggregate_Datetime</w:t>
      </w:r>
      <w:r>
        <w:rPr>
          <w:rStyle w:val="NormalTok"/>
        </w:rPr>
        <w:t>(</w:t>
      </w:r>
      <w:r>
        <w:rPr>
          <w:rStyle w:val="StringTok"/>
        </w:rPr>
        <w:t>"15 mins"</w:t>
      </w:r>
      <w:r>
        <w:rPr>
          <w:rStyle w:val="NormalTok"/>
        </w:rPr>
        <w:t xml:space="preserve">, </w:t>
      </w:r>
      <w:r>
        <w:rPr>
          <w:rStyle w:val="AttributeTok"/>
        </w:rPr>
        <w:t>numeric.handler =</w:t>
      </w:r>
      <w:r>
        <w:rPr>
          <w:rStyle w:val="NormalTok"/>
        </w:rPr>
        <w:t xml:space="preserve"> \(x)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remove_partial_data</w:t>
      </w:r>
      <w:r>
        <w:rPr>
          <w:rStyle w:val="NormalTok"/>
        </w:rPr>
        <w:t>(</w:t>
      </w:r>
      <w:r>
        <w:rPr>
          <w:rStyle w:val="AttributeTok"/>
        </w:rPr>
        <w:t>by.date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contains</w:t>
      </w:r>
      <w:r>
        <w:rPr>
          <w:rStyle w:val="NormalTok"/>
        </w:rPr>
        <w:t>(</w:t>
      </w:r>
      <w:r>
        <w:rPr>
          <w:rStyle w:val="StringTok"/>
        </w:rPr>
        <w:t>"distance"</w:t>
      </w:r>
      <w:r>
        <w:rPr>
          <w:rStyle w:val="NormalTok"/>
        </w:rPr>
        <w:t>),</w:t>
      </w:r>
      <w:r>
        <w:br/>
      </w:r>
      <w:r>
        <w:rPr>
          <w:rStyle w:val="NormalTok"/>
        </w:rPr>
        <w:lastRenderedPageBreak/>
        <w:t xml:space="preserve">               </w:t>
      </w:r>
      <w:r>
        <w:rPr>
          <w:rStyle w:val="AttributeTok"/>
        </w:rPr>
        <w:t>names_to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"method"</w:t>
      </w:r>
      <w:r>
        <w:rPr>
          <w:rStyle w:val="NormalTok"/>
        </w:rPr>
        <w:t>),</w:t>
      </w:r>
      <w:r>
        <w:br/>
      </w:r>
      <w:r>
        <w:rPr>
          <w:rStyle w:val="NormalTok"/>
        </w:rPr>
        <w:t xml:space="preserve">    </w:t>
      </w:r>
      <w:r>
        <w:rPr>
          <w:rStyle w:val="AttributeTok"/>
        </w:rPr>
        <w:t>names_pattern =</w:t>
      </w:r>
      <w:r>
        <w:rPr>
          <w:rStyle w:val="NormalTok"/>
        </w:rPr>
        <w:t xml:space="preserve"> </w:t>
      </w:r>
      <w:r>
        <w:rPr>
          <w:rStyle w:val="StringTok"/>
        </w:rPr>
        <w:t>"(distance)_(mean|min|max|central)"</w:t>
      </w:r>
      <w:r>
        <w:br/>
      </w:r>
      <w:r>
        <w:rPr>
          <w:rStyle w:val="NormalTok"/>
        </w:rPr>
        <w:t xml:space="preserve">    )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distance</w:t>
      </w:r>
      <w:r>
        <w:rPr>
          <w:rStyle w:val="SpecialCharTok"/>
        </w:rPr>
        <w:t>/</w:t>
      </w:r>
      <w:r>
        <w:rPr>
          <w:rStyle w:val="DecValTok"/>
        </w:rPr>
        <w:t>10</w:t>
      </w:r>
      <w:r>
        <w:rPr>
          <w:rStyle w:val="NormalTok"/>
        </w:rPr>
        <w:t>,</w:t>
      </w:r>
      <w:r>
        <w:br/>
      </w:r>
      <w:r>
        <w:rPr>
          <w:rStyle w:val="NormalTok"/>
        </w:rPr>
        <w:t xml:space="preserve">         </w:t>
      </w:r>
      <w:r>
        <w:rPr>
          <w:rStyle w:val="AttributeTok"/>
        </w:rPr>
        <w:t>geom =</w:t>
      </w:r>
      <w:r>
        <w:rPr>
          <w:rStyle w:val="NormalTok"/>
        </w:rPr>
        <w:t xml:space="preserve"> </w:t>
      </w:r>
      <w:r>
        <w:rPr>
          <w:rStyle w:val="StringTok"/>
        </w:rPr>
        <w:t>"line"</w:t>
      </w:r>
      <w:r>
        <w:rPr>
          <w:rStyle w:val="NormalTok"/>
        </w:rPr>
        <w:t>,</w:t>
      </w:r>
      <w:r>
        <w:br/>
      </w:r>
      <w:r>
        <w:rPr>
          <w:rStyle w:val="NormalTok"/>
        </w:rPr>
        <w:t xml:space="preserve">         </w:t>
      </w:r>
      <w:r>
        <w:rPr>
          <w:rStyle w:val="AttributeTok"/>
        </w:rPr>
        <w:t>aes_col =</w:t>
      </w:r>
      <w:r>
        <w:rPr>
          <w:rStyle w:val="NormalTok"/>
        </w:rPr>
        <w:t xml:space="preserve"> method,</w:t>
      </w:r>
      <w:r>
        <w:br/>
      </w:r>
      <w:r>
        <w:rPr>
          <w:rStyle w:val="NormalTok"/>
        </w:rPr>
        <w:t xml:space="preserve">         </w:t>
      </w:r>
      <w:r>
        <w:rPr>
          <w:rStyle w:val="AttributeTok"/>
        </w:rPr>
        <w:t>group =</w:t>
      </w:r>
      <w:r>
        <w:rPr>
          <w:rStyle w:val="NormalTok"/>
        </w:rPr>
        <w:t xml:space="preserve"> method,</w:t>
      </w:r>
      <w:r>
        <w:br/>
      </w:r>
      <w:r>
        <w:rPr>
          <w:rStyle w:val="NormalTok"/>
        </w:rPr>
        <w:t xml:space="preserve">         </w:t>
      </w:r>
      <w:r>
        <w:rPr>
          <w:rStyle w:val="AttributeTok"/>
        </w:rPr>
        <w:t>linewidth =</w:t>
      </w:r>
      <w:r>
        <w:rPr>
          <w:rStyle w:val="NormalTok"/>
        </w:rPr>
        <w:t xml:space="preserve"> </w:t>
      </w:r>
      <w:r>
        <w:rPr>
          <w:rStyle w:val="DecValTok"/>
        </w:rPr>
        <w:t>1</w:t>
      </w:r>
      <w:r>
        <w:rPr>
          <w:rStyle w:val="NormalTok"/>
        </w:rPr>
        <w:t>,</w:t>
      </w:r>
      <w:r>
        <w:br/>
      </w:r>
      <w:r>
        <w:rPr>
          <w:rStyle w:val="NormalTok"/>
        </w:rPr>
        <w:t xml:space="preserve">         </w:t>
      </w:r>
      <w:r>
        <w:rPr>
          <w:rStyle w:val="AttributeTok"/>
        </w:rPr>
        <w:t>alpha =</w:t>
      </w:r>
      <w:r>
        <w:rPr>
          <w:rStyle w:val="NormalTok"/>
        </w:rPr>
        <w:t xml:space="preserve"> </w:t>
      </w:r>
      <w:r>
        <w:rPr>
          <w:rStyle w:val="FloatTok"/>
        </w:rPr>
        <w:t>0.75</w:t>
      </w:r>
      <w:r>
        <w:rPr>
          <w:rStyle w:val="NormalTok"/>
        </w:rPr>
        <w:t>,</w:t>
      </w:r>
      <w:r>
        <w:br/>
      </w:r>
      <w:r>
        <w:rPr>
          <w:rStyle w:val="NormalTok"/>
        </w:rPr>
        <w:t xml:space="preserve">         </w:t>
      </w:r>
      <w:r>
        <w:rPr>
          <w:rStyle w:val="AttributeTok"/>
        </w:rPr>
        <w:t>y.scale =</w:t>
      </w:r>
      <w:r>
        <w:rPr>
          <w:rStyle w:val="NormalTok"/>
        </w:rPr>
        <w:t xml:space="preserve"> </w:t>
      </w:r>
      <w:r>
        <w:rPr>
          <w:rStyle w:val="StringTok"/>
        </w:rPr>
        <w:t>"identity"</w:t>
      </w:r>
      <w:r>
        <w:rPr>
          <w:rStyle w:val="NormalTok"/>
        </w:rPr>
        <w:t>,</w:t>
      </w:r>
      <w:r>
        <w:br/>
      </w:r>
      <w:r>
        <w:rPr>
          <w:rStyle w:val="NormalTok"/>
        </w:rPr>
        <w:t xml:space="preserve">         </w:t>
      </w:r>
      <w:r>
        <w:rPr>
          <w:rStyle w:val="AttributeTok"/>
        </w:rPr>
        <w:t>y.axis.breaks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150</w:t>
      </w:r>
      <w:r>
        <w:rPr>
          <w:rStyle w:val="NormalTok"/>
        </w:rPr>
        <w:t xml:space="preserve">, </w:t>
      </w:r>
      <w:r>
        <w:rPr>
          <w:rStyle w:val="AttributeTok"/>
        </w:rPr>
        <w:t>by =</w:t>
      </w:r>
      <w:r>
        <w:rPr>
          <w:rStyle w:val="NormalTok"/>
        </w:rPr>
        <w:t xml:space="preserve"> </w:t>
      </w:r>
      <w:r>
        <w:rPr>
          <w:rStyle w:val="DecValTok"/>
        </w:rPr>
        <w:t>20</w:t>
      </w:r>
      <w:r>
        <w:rPr>
          <w:rStyle w:val="NormalTok"/>
        </w:rPr>
        <w:t>),</w:t>
      </w:r>
      <w:r>
        <w:br/>
      </w:r>
      <w:r>
        <w:rPr>
          <w:rStyle w:val="NormalTok"/>
        </w:rPr>
        <w:t xml:space="preserve">         </w:t>
      </w:r>
      <w:r>
        <w:rPr>
          <w:rStyle w:val="AttributeTok"/>
        </w:rPr>
        <w:t>y.axis.label =</w:t>
      </w:r>
      <w:r>
        <w:rPr>
          <w:rStyle w:val="NormalTok"/>
        </w:rPr>
        <w:t xml:space="preserve"> </w:t>
      </w:r>
      <w:r>
        <w:rPr>
          <w:rStyle w:val="StringTok"/>
        </w:rPr>
        <w:t>"Distance (cm)"</w:t>
      </w:r>
      <w:r>
        <w:br/>
      </w:r>
      <w:r>
        <w:rPr>
          <w:rStyle w:val="NormalTok"/>
        </w:rPr>
        <w:t xml:space="preserve">         ) </w:t>
      </w:r>
      <w:r>
        <w:rPr>
          <w:rStyle w:val="SpecialCharTok"/>
        </w:rPr>
        <w:t>|&gt;</w:t>
      </w:r>
      <w:r>
        <w:br/>
      </w:r>
      <w:r>
        <w:rPr>
          <w:rStyle w:val="NormalTok"/>
        </w:rPr>
        <w:t xml:space="preserve">  </w:t>
      </w:r>
      <w:r>
        <w:rPr>
          <w:rStyle w:val="FunctionTok"/>
        </w:rPr>
        <w:t>gg_photoperiod</w:t>
      </w:r>
      <w:r>
        <w:rPr>
          <w:rStyle w:val="NormalTok"/>
        </w:rPr>
        <w:t>(coordinates)</w:t>
      </w:r>
    </w:p>
    <w:bookmarkEnd w:id="51"/>
    <w:p w14:paraId="307CF338" w14:textId="77777777" w:rsidR="00CE64C0" w:rsidRDefault="00000000">
      <w:pPr>
        <w:pStyle w:val="DefinitionTerm"/>
      </w:pPr>
      <w:r>
        <w:t>Lines 1-3</w:t>
      </w:r>
    </w:p>
    <w:p w14:paraId="448B8884" w14:textId="77777777" w:rsidR="00CE64C0" w:rsidRDefault="00000000">
      <w:pPr>
        <w:pStyle w:val="Definition"/>
      </w:pPr>
      <w:r>
        <w:t>Filter one day</w:t>
      </w:r>
    </w:p>
    <w:p w14:paraId="380117FE" w14:textId="77777777" w:rsidR="00CE64C0" w:rsidRDefault="00000000">
      <w:pPr>
        <w:pStyle w:val="DefinitionTerm"/>
      </w:pPr>
      <w:r>
        <w:t>Line 7</w:t>
      </w:r>
    </w:p>
    <w:p w14:paraId="1D0239F3" w14:textId="77777777" w:rsidR="00CE64C0" w:rsidRDefault="00000000">
      <w:pPr>
        <w:pStyle w:val="Definition"/>
      </w:pPr>
      <w:r>
        <w:t>Group additionally by every observation</w:t>
      </w:r>
    </w:p>
    <w:p w14:paraId="7975EE79" w14:textId="77777777" w:rsidR="00CE64C0" w:rsidRDefault="00000000">
      <w:pPr>
        <w:pStyle w:val="DefinitionTerm"/>
      </w:pPr>
      <w:r>
        <w:t>Line 8</w:t>
      </w:r>
    </w:p>
    <w:p w14:paraId="3C4A97EF" w14:textId="77777777" w:rsidR="00CE64C0" w:rsidRDefault="00000000">
      <w:pPr>
        <w:pStyle w:val="Definition"/>
      </w:pPr>
      <w:r>
        <w:t>Remove data with low confidence</w:t>
      </w:r>
    </w:p>
    <w:p w14:paraId="14B38EF5" w14:textId="77777777" w:rsidR="00CE64C0" w:rsidRDefault="00000000">
      <w:pPr>
        <w:pStyle w:val="DefinitionTerm"/>
      </w:pPr>
      <w:r>
        <w:t>Line 10</w:t>
      </w:r>
    </w:p>
    <w:p w14:paraId="47800C65" w14:textId="77777777" w:rsidR="00CE64C0" w:rsidRDefault="00000000">
      <w:pPr>
        <w:pStyle w:val="Definition"/>
      </w:pPr>
      <w:r>
        <w:t>Average across all distance values</w:t>
      </w:r>
    </w:p>
    <w:p w14:paraId="16684BCC" w14:textId="77777777" w:rsidR="00CE64C0" w:rsidRDefault="00000000">
      <w:pPr>
        <w:pStyle w:val="DefinitionTerm"/>
      </w:pPr>
      <w:r>
        <w:t>Line 11</w:t>
      </w:r>
    </w:p>
    <w:p w14:paraId="3A308110" w14:textId="77777777" w:rsidR="00CE64C0" w:rsidRDefault="00000000">
      <w:pPr>
        <w:pStyle w:val="Definition"/>
      </w:pPr>
      <w:r>
        <w:t>Closest across all distance values</w:t>
      </w:r>
    </w:p>
    <w:p w14:paraId="71D4263D" w14:textId="77777777" w:rsidR="00CE64C0" w:rsidRDefault="00000000">
      <w:pPr>
        <w:pStyle w:val="DefinitionTerm"/>
      </w:pPr>
      <w:r>
        <w:t>Line 12</w:t>
      </w:r>
    </w:p>
    <w:p w14:paraId="72CBF3C9" w14:textId="77777777" w:rsidR="00CE64C0" w:rsidRDefault="00000000">
      <w:pPr>
        <w:pStyle w:val="Definition"/>
      </w:pPr>
      <w:r>
        <w:t>Central distance</w:t>
      </w:r>
    </w:p>
    <w:p w14:paraId="15544901" w14:textId="77777777" w:rsidR="00CE64C0" w:rsidRDefault="00000000">
      <w:pPr>
        <w:pStyle w:val="DefinitionTerm"/>
      </w:pPr>
      <w:r>
        <w:t>Line 13</w:t>
      </w:r>
    </w:p>
    <w:p w14:paraId="5D815CE4" w14:textId="77777777" w:rsidR="00CE64C0" w:rsidRDefault="00000000">
      <w:pPr>
        <w:pStyle w:val="Definition"/>
      </w:pPr>
      <w:r>
        <w:t>Number of (valid) grid points</w:t>
      </w:r>
    </w:p>
    <w:p w14:paraId="46D57324" w14:textId="77777777" w:rsidR="00CE64C0" w:rsidRDefault="00000000">
      <w:pPr>
        <w:pStyle w:val="DefinitionTerm"/>
      </w:pPr>
      <w:r>
        <w:t>Line 18</w:t>
      </w:r>
    </w:p>
    <w:p w14:paraId="05AEFD87" w14:textId="77777777" w:rsidR="00CE64C0" w:rsidRDefault="00000000">
      <w:pPr>
        <w:pStyle w:val="Definition"/>
      </w:pPr>
      <w:r>
        <w:t>Aggregate to 15 minute data</w:t>
      </w:r>
    </w:p>
    <w:p w14:paraId="2540E888" w14:textId="77777777" w:rsidR="00CE64C0" w:rsidRDefault="00000000">
      <w:pPr>
        <w:pStyle w:val="DefinitionTerm"/>
      </w:pPr>
      <w:r>
        <w:t>Line 19</w:t>
      </w:r>
    </w:p>
    <w:p w14:paraId="46255DA2" w14:textId="77777777" w:rsidR="00CE64C0" w:rsidRDefault="00000000">
      <w:pPr>
        <w:pStyle w:val="Definition"/>
      </w:pPr>
      <w:r>
        <w:t>Remove data points that fall exactly on midnight of the following day</w:t>
      </w:r>
    </w:p>
    <w:p w14:paraId="2285DA7B" w14:textId="77777777" w:rsidR="00CE64C0" w:rsidRDefault="00000000">
      <w:pPr>
        <w:pStyle w:val="DefinitionTerm"/>
      </w:pPr>
      <w:r>
        <w:t>Lines 20-23</w:t>
      </w:r>
    </w:p>
    <w:p w14:paraId="041B773B" w14:textId="77777777" w:rsidR="00CE64C0" w:rsidRDefault="00000000">
      <w:pPr>
        <w:pStyle w:val="Definition"/>
      </w:pPr>
      <w:r>
        <w:t>Pivoting the method results from wide to long for plotting</w:t>
      </w:r>
    </w:p>
    <w:p w14:paraId="2CB9BE0B" w14:textId="77777777" w:rsidR="00CE64C0" w:rsidRDefault="00000000">
      <w:pPr>
        <w:pStyle w:val="DefinitionTerm"/>
      </w:pPr>
      <w:r>
        <w:t>Lines 24-34</w:t>
      </w:r>
    </w:p>
    <w:p w14:paraId="6CBC7AE5" w14:textId="77777777" w:rsidR="00CE64C0" w:rsidRDefault="00000000">
      <w:pPr>
        <w:pStyle w:val="Definition"/>
      </w:pPr>
      <w:r>
        <w:t>Setting up the plot for distance.</w:t>
      </w:r>
    </w:p>
    <w:tbl>
      <w:tblPr>
        <w:tblStyle w:val="Table"/>
        <w:tblW w:w="5000" w:type="pct"/>
        <w:tblLayout w:type="fixed"/>
        <w:tblLook w:val="0000" w:firstRow="0" w:lastRow="0" w:firstColumn="0" w:lastColumn="0" w:noHBand="0" w:noVBand="0"/>
      </w:tblPr>
      <w:tblGrid>
        <w:gridCol w:w="9406"/>
      </w:tblGrid>
      <w:tr w:rsidR="00CE64C0" w14:paraId="34474B2D" w14:textId="77777777">
        <w:tc>
          <w:tcPr>
            <w:tcW w:w="7920" w:type="dxa"/>
          </w:tcPr>
          <w:p w14:paraId="15C3874C" w14:textId="77777777" w:rsidR="00CE64C0" w:rsidRDefault="00000000">
            <w:pPr>
              <w:pStyle w:val="Compact"/>
              <w:jc w:val="center"/>
            </w:pPr>
            <w:bookmarkStart w:id="52" w:name="fig-VEET-distance_methods"/>
            <w:r>
              <w:rPr>
                <w:noProof/>
              </w:rPr>
              <w:lastRenderedPageBreak/>
              <w:drawing>
                <wp:inline distT="0" distB="0" distL="0" distR="0" wp14:anchorId="302190D4" wp14:editId="12BDEC9C">
                  <wp:extent cx="5334000" cy="333375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ndex_files/figure-docx/fig-VEET-distance_methods-1.png"/>
                          <pic:cNvPicPr>
                            <a:picLocks noChangeAspect="1" noChangeArrowheads="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14:paraId="092A3BDD" w14:textId="77777777" w:rsidR="00CE64C0" w:rsidRDefault="00000000">
            <w:pPr>
              <w:pStyle w:val="ImageCaption"/>
              <w:spacing w:before="200"/>
            </w:pPr>
            <w:r>
              <w:t>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tc>
        <w:bookmarkEnd w:id="52"/>
      </w:tr>
    </w:tbl>
    <w:p w14:paraId="2E1BD889" w14:textId="77777777" w:rsidR="00CE64C0" w:rsidRDefault="00000000">
      <w:pPr>
        <w:pStyle w:val="Textkrper"/>
      </w:pPr>
      <w:r>
        <w:t xml:space="preserve">As can be seen in </w:t>
      </w:r>
      <w:hyperlink w:anchor="fig-VEET-distance_methods">
        <w:r>
          <w:rPr>
            <w:rStyle w:val="Hyperlink"/>
          </w:rPr>
          <w:t>Figure 5</w:t>
        </w:r>
      </w:hyperlink>
      <w:r>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Pr>
          <w:rStyle w:val="VerbatimChar"/>
        </w:rPr>
        <w:t>frequency of continuous near work</w:t>
      </w:r>
      <w:r>
        <w:t xml:space="preserve">, </w:t>
      </w:r>
      <w:r>
        <w:rPr>
          <w:rStyle w:val="VerbatimChar"/>
        </w:rPr>
        <w:t>visual breaks</w:t>
      </w:r>
      <w:r>
        <w:t xml:space="preserve">, or </w:t>
      </w:r>
      <w:r>
        <w:rPr>
          <w:rStyle w:val="VerbatimChar"/>
        </w:rPr>
        <w:t>near-work episodes</w:t>
      </w:r>
      <w:r>
        <w:t xml:space="preserve"> as described above.</w:t>
      </w:r>
    </w:p>
    <w:p w14:paraId="7D4EDBC7" w14:textId="77777777" w:rsidR="00CE64C0" w:rsidRDefault="00000000">
      <w:pPr>
        <w:pStyle w:val="berschrift3"/>
      </w:pPr>
      <w:bookmarkStart w:id="53" w:name="light"/>
      <w:bookmarkEnd w:id="24"/>
      <w:bookmarkEnd w:id="48"/>
      <w:r>
        <w:t>Light</w:t>
      </w:r>
    </w:p>
    <w:p w14:paraId="55526398" w14:textId="77777777" w:rsidR="00CE64C0" w:rsidRDefault="00000000">
      <w:pPr>
        <w:pStyle w:val="FirstParagraph"/>
      </w:pPr>
      <w:r>
        <w:t xml:space="preserve">The </w:t>
      </w:r>
      <w:r>
        <w:rPr>
          <w:rStyle w:val="VerbatimChar"/>
        </w:rPr>
        <w:t>Clouclip</w:t>
      </w:r>
      <w:r>
        <w:t xml:space="preserve"> illuminance data in our example cover indoor environments and are thus comparatively low, which would make certain daylight exposure summaries trivial or not meaningful. To better illustrate light exposure metrics, we turn to a different dataset, this one taken from the </w:t>
      </w:r>
      <w:r>
        <w:rPr>
          <w:rStyle w:val="VerbatimChar"/>
        </w:rPr>
        <w:t>VEET</w:t>
      </w:r>
      <w:r>
        <w:t xml:space="preserve"> device’s illuminance data, which capture a broader range of lighting conditions (though both device types are able to capture broadly the same range of illuminance). We import the </w:t>
      </w:r>
      <w:r>
        <w:rPr>
          <w:rStyle w:val="VerbatimChar"/>
        </w:rPr>
        <w:t>VEET</w:t>
      </w:r>
      <w:r>
        <w:t xml:space="preserve"> ambient light data (already preprocessed to have regular 5-second intervals as described above) and briefly examine its distribution.</w:t>
      </w:r>
    </w:p>
    <w:p w14:paraId="54C39343" w14:textId="77777777" w:rsidR="00CE64C0" w:rsidRDefault="00000000">
      <w:pPr>
        <w:pStyle w:val="Textkrper"/>
      </w:pPr>
      <w:r>
        <w:rPr>
          <w:b/>
          <w:bCs/>
        </w:rPr>
        <w:t>Illuminance distribution</w:t>
      </w:r>
      <w:r>
        <w:t xml:space="preserve">: The illuminance values from the </w:t>
      </w:r>
      <w:r>
        <w:rPr>
          <w:rStyle w:val="VerbatimChar"/>
        </w:rPr>
        <w:t>Clouclip</w:t>
      </w:r>
      <w:r>
        <w:t xml:space="preserve"> were comparatively low, while the </w:t>
      </w:r>
      <w:r>
        <w:rPr>
          <w:rStyle w:val="VerbatimChar"/>
        </w:rPr>
        <w:t>VEET</w:t>
      </w:r>
      <w:r>
        <w:t xml:space="preserve"> data include outdoor exposures up to several thousand lux. The contrast is evident from comparing histograms of the two datasets’ lux values (</w:t>
      </w:r>
      <w:r>
        <w:rPr>
          <w:rStyle w:val="VerbatimChar"/>
        </w:rPr>
        <w:t>Clouclip</w:t>
      </w:r>
      <w:r>
        <w:t xml:space="preserve"> vs. </w:t>
      </w:r>
      <w:r>
        <w:rPr>
          <w:rStyle w:val="VerbatimChar"/>
        </w:rPr>
        <w:t>VEET</w:t>
      </w:r>
      <w:r>
        <w:t xml:space="preserve">), where the main peak is similarly positioned between 10 and 100 lx, but the tails differ. The </w:t>
      </w:r>
      <w:r>
        <w:rPr>
          <w:rStyle w:val="VerbatimChar"/>
        </w:rPr>
        <w:t>VEET</w:t>
      </w:r>
      <w:r>
        <w:t xml:space="preserve"> illuminance histogram (see </w:t>
      </w:r>
      <w:hyperlink w:anchor="fig-hist-VEETlight">
        <w:r>
          <w:rPr>
            <w:rStyle w:val="Hyperlink"/>
          </w:rPr>
          <w:t>Figure 7</w:t>
        </w:r>
      </w:hyperlink>
      <w:r>
        <w:t xml:space="preserve">) shows a heavily skewed distribution </w:t>
      </w:r>
      <w:r>
        <w:lastRenderedPageBreak/>
        <w:t>with a considerable number of zero lx values (indicating intervals of complete darkness or the sensor being covered) and a long tail extending to very high lux values. Such zero-inflated and skewed data are common in wearable light measurements (J. Zauner, Guidolin, and Spitschan).</w:t>
      </w:r>
    </w:p>
    <w:tbl>
      <w:tblPr>
        <w:tblStyle w:val="Table"/>
        <w:tblW w:w="5000" w:type="pct"/>
        <w:tblLayout w:type="fixed"/>
        <w:tblLook w:val="0000" w:firstRow="0" w:lastRow="0" w:firstColumn="0" w:lastColumn="0" w:noHBand="0" w:noVBand="0"/>
      </w:tblPr>
      <w:tblGrid>
        <w:gridCol w:w="9406"/>
      </w:tblGrid>
      <w:tr w:rsidR="00CE64C0" w14:paraId="0213DEFF" w14:textId="77777777">
        <w:tc>
          <w:tcPr>
            <w:tcW w:w="7920" w:type="dxa"/>
          </w:tcPr>
          <w:p w14:paraId="6DF55165" w14:textId="77777777" w:rsidR="00CE64C0" w:rsidRDefault="00000000">
            <w:pPr>
              <w:pStyle w:val="Compact"/>
              <w:jc w:val="center"/>
            </w:pPr>
            <w:bookmarkStart w:id="54" w:name="fig-hist-CClight"/>
            <w:r>
              <w:rPr>
                <w:noProof/>
              </w:rPr>
              <w:drawing>
                <wp:inline distT="0" distB="0" distL="0" distR="0" wp14:anchorId="1B2ADD1D" wp14:editId="56715D1A">
                  <wp:extent cx="5334000" cy="42672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ndex_files/figure-docx/fig-hist-CClight-1.png"/>
                          <pic:cNvPicPr>
                            <a:picLocks noChangeAspect="1" noChangeArrowheads="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14:paraId="77408AA5" w14:textId="77777777" w:rsidR="00CE64C0" w:rsidRDefault="00000000">
            <w:pPr>
              <w:pStyle w:val="ImageCaption"/>
              <w:spacing w:before="200"/>
            </w:pPr>
            <w:r>
              <w:t>Figure 6: Histogram of illuminance values from the Clouclip dataset (5-second data). The values are very low and are typical of indoor conditions.</w:t>
            </w:r>
          </w:p>
        </w:tc>
        <w:bookmarkEnd w:id="54"/>
      </w:tr>
      <w:tr w:rsidR="00CE64C0" w14:paraId="7EA6D8EB" w14:textId="77777777">
        <w:tc>
          <w:tcPr>
            <w:tcW w:w="7920" w:type="dxa"/>
          </w:tcPr>
          <w:p w14:paraId="4F5E8446" w14:textId="77777777" w:rsidR="00CE64C0" w:rsidRDefault="00000000">
            <w:pPr>
              <w:pStyle w:val="Compact"/>
              <w:jc w:val="center"/>
            </w:pPr>
            <w:bookmarkStart w:id="55" w:name="fig-hist-VEETlight"/>
            <w:r>
              <w:rPr>
                <w:noProof/>
              </w:rPr>
              <w:lastRenderedPageBreak/>
              <w:drawing>
                <wp:inline distT="0" distB="0" distL="0" distR="0" wp14:anchorId="560D97CB" wp14:editId="62852F6B">
                  <wp:extent cx="5334000" cy="42672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index_files/figure-docx/fig-hist-VEETlight-1.png"/>
                          <pic:cNvPicPr>
                            <a:picLocks noChangeAspect="1" noChangeArrowheads="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14:paraId="78054EA4" w14:textId="77777777" w:rsidR="00CE64C0" w:rsidRDefault="00000000">
            <w:pPr>
              <w:pStyle w:val="ImageCaption"/>
              <w:spacing w:before="200"/>
            </w:pPr>
            <w:r>
              <w:t>Figure 7: Histogram of illuminance values from the VEET dataset (aggregated to 5 s). Note the logarithmic x-axis: the distribution is highly skewed with many low values (including zeros) and a long tail of high lux readings. Outdoor light exposures in bright conditions are distinguishable around 10^3 to 10^4 lx.</w:t>
            </w:r>
          </w:p>
        </w:tc>
        <w:bookmarkEnd w:id="55"/>
      </w:tr>
    </w:tbl>
    <w:p w14:paraId="61DCAC6D" w14:textId="0631FCB2" w:rsidR="00CE64C0" w:rsidRDefault="00000000">
      <w:pPr>
        <w:pStyle w:val="Textkrper"/>
      </w:pPr>
      <w:r>
        <w:t xml:space="preserve">After confirming that the </w:t>
      </w:r>
      <w:r>
        <w:rPr>
          <w:rStyle w:val="VerbatimChar"/>
        </w:rPr>
        <w:t>VEET</w:t>
      </w:r>
      <w:r>
        <w:t xml:space="preserve"> data cover a broad dynamic range of lighting, we proceed with calculating light exposure metrics. (The VEET data had been cleaned for gaps and irregularities as described earlier, and non-wear times were removed; see </w:t>
      </w:r>
      <w:hyperlink r:id="rId51">
        <w:r>
          <w:rPr>
            <w:rStyle w:val="Hyperlink"/>
          </w:rPr>
          <w:t>Supplement 1</w:t>
        </w:r>
      </w:hyperlink>
      <w:r>
        <w:t xml:space="preserve"> for the details.)</w:t>
      </w:r>
    </w:p>
    <w:p w14:paraId="69CFB194" w14:textId="77777777" w:rsidR="00CE64C0" w:rsidRDefault="00000000">
      <w:pPr>
        <w:pStyle w:val="berschrift4"/>
      </w:pPr>
      <w:bookmarkStart w:id="56" w:name="sec-avelight"/>
      <w:r>
        <w:t>Average light exposure</w:t>
      </w:r>
    </w:p>
    <w:p w14:paraId="5FDC6EC1" w14:textId="77777777" w:rsidR="00CE64C0" w:rsidRDefault="00000000">
      <w:pPr>
        <w:pStyle w:val="FirstParagraph"/>
      </w:pPr>
      <w:r>
        <w:t xml:space="preserve">A basic metric is the average illuminance over the day. </w:t>
      </w:r>
      <w:hyperlink w:anchor="tbl-lightexposure">
        <w:r>
          <w:rPr>
            <w:rStyle w:val="Hyperlink"/>
          </w:rPr>
          <w:t>Table 9</w:t>
        </w:r>
      </w:hyperlink>
      <w:r>
        <w:t xml:space="preserve"> shows the mean illuminance (in lux) for weekdays, weekends, and the overall daily mean, calculated directly from the raw lux values.</w:t>
      </w:r>
    </w:p>
    <w:p w14:paraId="2691C2D9"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Lux)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w:t>
      </w:r>
      <w:r>
        <w:rPr>
          <w:rStyle w:val="StringTok"/>
        </w:rPr>
        <w:t>`</w:t>
      </w:r>
      <w:r>
        <w:rPr>
          <w:rStyle w:val="AttributeTok"/>
        </w:rPr>
        <w:t>average episodes</w:t>
      </w:r>
      <w:r>
        <w:rPr>
          <w:rStyle w:val="StringTok"/>
        </w:rPr>
        <w:t>`</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rPr>
          <w:rStyle w:val="StringTok"/>
        </w:rPr>
        <w:t>`</w:t>
      </w:r>
      <w:r>
        <w:rPr>
          <w:rStyle w:val="AttributeTok"/>
        </w:rPr>
        <w:t>average 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tbl>
      <w:tblPr>
        <w:tblStyle w:val="Table"/>
        <w:tblW w:w="5000" w:type="pct"/>
        <w:tblLayout w:type="fixed"/>
        <w:tblLook w:val="0000" w:firstRow="0" w:lastRow="0" w:firstColumn="0" w:lastColumn="0" w:noHBand="0" w:noVBand="0"/>
      </w:tblPr>
      <w:tblGrid>
        <w:gridCol w:w="9406"/>
      </w:tblGrid>
      <w:tr w:rsidR="00CE64C0" w14:paraId="5106C257" w14:textId="77777777">
        <w:tc>
          <w:tcPr>
            <w:tcW w:w="7920" w:type="dxa"/>
          </w:tcPr>
          <w:p w14:paraId="40ECC56A" w14:textId="77777777" w:rsidR="00CE64C0" w:rsidRDefault="00000000">
            <w:pPr>
              <w:pStyle w:val="ImageCaption"/>
              <w:spacing w:before="200"/>
            </w:pPr>
            <w:bookmarkStart w:id="57" w:name="tbl-lightexposure"/>
            <w:r>
              <w:lastRenderedPageBreak/>
              <w:t>Table 9: Mean light exposure (illuminance)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7A3B52D8" w14:textId="77777777" w:rsidTr="00CE64C0">
              <w:trPr>
                <w:cantSplit/>
                <w:tblHeader/>
                <w:jc w:val="center"/>
              </w:trPr>
              <w:tc>
                <w:tcPr>
                  <w:tcW w:w="360" w:type="dxa"/>
                </w:tcPr>
                <w:p w14:paraId="565E5164" w14:textId="77777777" w:rsidR="00CE64C0" w:rsidRDefault="00000000">
                  <w:pPr>
                    <w:keepNext/>
                    <w:spacing w:after="60"/>
                  </w:pPr>
                  <w:r>
                    <w:rPr>
                      <w:rFonts w:ascii="Calibri" w:hAnsi="Calibri"/>
                      <w:sz w:val="20"/>
                    </w:rPr>
                    <w:t>Date</w:t>
                  </w:r>
                </w:p>
              </w:tc>
              <w:tc>
                <w:tcPr>
                  <w:tcW w:w="360" w:type="dxa"/>
                </w:tcPr>
                <w:p w14:paraId="7B655A04" w14:textId="77777777" w:rsidR="00CE64C0" w:rsidRDefault="00000000">
                  <w:pPr>
                    <w:keepNext/>
                    <w:spacing w:after="60"/>
                    <w:jc w:val="right"/>
                  </w:pPr>
                  <w:r>
                    <w:rPr>
                      <w:rFonts w:ascii="Calibri" w:hAnsi="Calibri"/>
                      <w:sz w:val="20"/>
                    </w:rPr>
                    <w:t>Mean photopic illuminance (lx)</w:t>
                  </w:r>
                </w:p>
              </w:tc>
            </w:tr>
            <w:tr w:rsidR="00320661" w14:paraId="2A00913B" w14:textId="77777777" w:rsidTr="00CE64C0">
              <w:trPr>
                <w:cantSplit/>
                <w:jc w:val="center"/>
              </w:trPr>
              <w:tc>
                <w:tcPr>
                  <w:tcW w:w="720" w:type="dxa"/>
                  <w:gridSpan w:val="2"/>
                  <w:tcMar>
                    <w:top w:w="25" w:type="dxa"/>
                  </w:tcMar>
                </w:tcPr>
                <w:p w14:paraId="50E6315D" w14:textId="77777777" w:rsidR="00CE64C0" w:rsidRDefault="00000000">
                  <w:pPr>
                    <w:keepNext/>
                    <w:spacing w:after="60"/>
                  </w:pPr>
                  <w:r>
                    <w:rPr>
                      <w:rFonts w:ascii="Calibri" w:hAnsi="Calibri"/>
                      <w:sz w:val="20"/>
                    </w:rPr>
                    <w:t>VEET</w:t>
                  </w:r>
                </w:p>
              </w:tc>
            </w:tr>
            <w:tr w:rsidR="00320661" w14:paraId="56469E33" w14:textId="77777777" w:rsidTr="00CE64C0">
              <w:trPr>
                <w:cantSplit/>
                <w:jc w:val="center"/>
              </w:trPr>
              <w:tc>
                <w:tcPr>
                  <w:tcW w:w="360" w:type="dxa"/>
                </w:tcPr>
                <w:p w14:paraId="72D0531B" w14:textId="77777777" w:rsidR="00CE64C0" w:rsidRDefault="00000000">
                  <w:pPr>
                    <w:keepNext/>
                    <w:spacing w:after="60"/>
                  </w:pPr>
                  <w:r>
                    <w:rPr>
                      <w:rFonts w:ascii="Calibri" w:hAnsi="Calibri"/>
                      <w:sz w:val="20"/>
                    </w:rPr>
                    <w:t>Mean daily</w:t>
                  </w:r>
                </w:p>
              </w:tc>
              <w:tc>
                <w:tcPr>
                  <w:tcW w:w="360" w:type="dxa"/>
                </w:tcPr>
                <w:p w14:paraId="3D11285F" w14:textId="77777777" w:rsidR="00CE64C0" w:rsidRDefault="00000000">
                  <w:pPr>
                    <w:keepNext/>
                    <w:spacing w:after="60"/>
                    <w:jc w:val="right"/>
                  </w:pPr>
                  <w:r>
                    <w:rPr>
                      <w:rFonts w:ascii="Calibri" w:hAnsi="Calibri"/>
                      <w:sz w:val="20"/>
                    </w:rPr>
                    <w:t>481.8</w:t>
                  </w:r>
                </w:p>
              </w:tc>
            </w:tr>
            <w:tr w:rsidR="00320661" w14:paraId="66DA0306" w14:textId="77777777" w:rsidTr="00CE64C0">
              <w:trPr>
                <w:cantSplit/>
                <w:jc w:val="center"/>
              </w:trPr>
              <w:tc>
                <w:tcPr>
                  <w:tcW w:w="360" w:type="dxa"/>
                </w:tcPr>
                <w:p w14:paraId="6E2FF4A0" w14:textId="77777777" w:rsidR="00CE64C0" w:rsidRDefault="00000000">
                  <w:pPr>
                    <w:keepNext/>
                    <w:spacing w:after="60"/>
                  </w:pPr>
                  <w:r>
                    <w:rPr>
                      <w:rFonts w:ascii="Calibri" w:hAnsi="Calibri"/>
                      <w:sz w:val="20"/>
                    </w:rPr>
                    <w:t>Weekday</w:t>
                  </w:r>
                </w:p>
              </w:tc>
              <w:tc>
                <w:tcPr>
                  <w:tcW w:w="360" w:type="dxa"/>
                </w:tcPr>
                <w:p w14:paraId="40C87FC2" w14:textId="77777777" w:rsidR="00CE64C0" w:rsidRDefault="00000000">
                  <w:pPr>
                    <w:keepNext/>
                    <w:spacing w:after="60"/>
                    <w:jc w:val="right"/>
                  </w:pPr>
                  <w:r>
                    <w:rPr>
                      <w:rFonts w:ascii="Calibri" w:hAnsi="Calibri"/>
                      <w:sz w:val="20"/>
                    </w:rPr>
                    <w:t>538.1</w:t>
                  </w:r>
                </w:p>
              </w:tc>
            </w:tr>
            <w:tr w:rsidR="00320661" w14:paraId="03466EEF" w14:textId="77777777" w:rsidTr="00CE64C0">
              <w:trPr>
                <w:cantSplit/>
                <w:jc w:val="center"/>
              </w:trPr>
              <w:tc>
                <w:tcPr>
                  <w:tcW w:w="360" w:type="dxa"/>
                </w:tcPr>
                <w:p w14:paraId="54B2FD4E" w14:textId="77777777" w:rsidR="00CE64C0" w:rsidRDefault="00000000">
                  <w:pPr>
                    <w:keepNext/>
                    <w:spacing w:after="60"/>
                  </w:pPr>
                  <w:r>
                    <w:rPr>
                      <w:rFonts w:ascii="Calibri" w:hAnsi="Calibri"/>
                      <w:sz w:val="20"/>
                    </w:rPr>
                    <w:t>Weekend</w:t>
                  </w:r>
                </w:p>
              </w:tc>
              <w:tc>
                <w:tcPr>
                  <w:tcW w:w="360" w:type="dxa"/>
                </w:tcPr>
                <w:p w14:paraId="71AC8A66" w14:textId="77777777" w:rsidR="00CE64C0" w:rsidRDefault="00000000">
                  <w:pPr>
                    <w:keepNext/>
                    <w:spacing w:after="60"/>
                    <w:jc w:val="right"/>
                  </w:pPr>
                  <w:r>
                    <w:rPr>
                      <w:rFonts w:ascii="Calibri" w:hAnsi="Calibri"/>
                      <w:sz w:val="20"/>
                    </w:rPr>
                    <w:t>341.1</w:t>
                  </w:r>
                </w:p>
              </w:tc>
            </w:tr>
            <w:bookmarkEnd w:id="57"/>
          </w:tbl>
          <w:p w14:paraId="401A6E50" w14:textId="77777777" w:rsidR="00000000" w:rsidRDefault="00000000">
            <w:pPr>
              <w:spacing w:after="0"/>
            </w:pPr>
          </w:p>
        </w:tc>
      </w:tr>
    </w:tbl>
    <w:p w14:paraId="0B5A54D5" w14:textId="15E0B7EB" w:rsidR="00CE64C0" w:rsidRDefault="00000000">
      <w:pPr>
        <w:pStyle w:val="Textkrper"/>
      </w:pPr>
      <w:r>
        <w:t xml:space="preserve">However, because illuminance data tend to be extremely skewed and contain many zero values (periods of darkness), the arithmetic mean can be </w:t>
      </w:r>
      <w:hyperlink r:id="rId52">
        <w:r>
          <w:rPr>
            <w:rStyle w:val="Hyperlink"/>
          </w:rPr>
          <w:t>misleading</w:t>
        </w:r>
      </w:hyperlink>
      <w:r>
        <w:t xml:space="preserve">. A common approach is to apply a logarithmic transform to illuminance before averaging, which down-weights extreme values and accounts for the multiplicative nature of light intensity effects. LightLogR provides helper functions </w:t>
      </w:r>
      <w:hyperlink r:id="rId53">
        <w:r>
          <w:rPr>
            <w:rStyle w:val="VerbatimChar"/>
          </w:rPr>
          <w:t>log_zero_inflated()</w:t>
        </w:r>
      </w:hyperlink>
      <w:r>
        <w:t xml:space="preserve"> and its inverse </w:t>
      </w:r>
      <w:hyperlink r:id="rId54">
        <w:r>
          <w:rPr>
            <w:rStyle w:val="VerbatimChar"/>
          </w:rPr>
          <w:t>exp_zero_inflated()</w:t>
        </w:r>
      </w:hyperlink>
      <w:r>
        <w:t xml:space="preserve"> to handle log-transformation when zeros are present (by adding a small offset before log, and back-transforming after averaging). Using this approach, we recompute the daily mean illuminance. The results in </w:t>
      </w:r>
      <w:hyperlink w:anchor="tbl-lightexposure2">
        <w:r>
          <w:rPr>
            <w:rStyle w:val="Hyperlink"/>
          </w:rPr>
          <w:t>Table 10</w:t>
        </w:r>
      </w:hyperlink>
      <w:r>
        <w:t xml:space="preserve"> show that the log-transformed mean (back-transformed to lux) is much lower, reflecting the fact that for much of the time illuminance was near zero. This transformed mean is often more representative of typical exposure for skewed data.</w:t>
      </w:r>
    </w:p>
    <w:p w14:paraId="23751EF6" w14:textId="77777777" w:rsidR="00CE64C0" w:rsidRDefault="00000000">
      <w:pPr>
        <w:pStyle w:val="SourceCode"/>
      </w:pPr>
      <w:bookmarkStart w:id="58" w:name="annotated-cell-14"/>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Lux)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r>
        <w:rPr>
          <w:rStyle w:val="FunctionTok"/>
        </w:rPr>
        <w:t>log_zero_inflated</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r>
        <w:rPr>
          <w:rStyle w:val="FunctionTok"/>
        </w:rPr>
        <w:t>exp_zero_inflated</w:t>
      </w:r>
      <w:r>
        <w:rPr>
          <w:rStyle w:val="NormalTok"/>
        </w:rPr>
        <w:t xml:space="preserve">()) </w:t>
      </w:r>
      <w:r>
        <w:rPr>
          <w:rStyle w:val="SpecialCharTok"/>
        </w:rPr>
        <w:t>|&gt;</w:t>
      </w:r>
      <w:r>
        <w:br/>
      </w:r>
      <w:r>
        <w:rPr>
          <w:rStyle w:val="NormalTok"/>
        </w:rPr>
        <w:lastRenderedPageBreak/>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FunctionTok"/>
        </w:rPr>
        <w:t>cols_hide</w:t>
      </w:r>
      <w:r>
        <w:rPr>
          <w:rStyle w:val="NormalTok"/>
        </w:rPr>
        <w:t xml:space="preserve">(episodes) </w:t>
      </w:r>
      <w:r>
        <w:rPr>
          <w:rStyle w:val="SpecialCharTok"/>
        </w:rPr>
        <w:t>|&gt;</w:t>
      </w:r>
      <w:r>
        <w:rPr>
          <w:rStyle w:val="NormalTok"/>
        </w:rPr>
        <w:t xml:space="preserve"> </w:t>
      </w:r>
      <w:r>
        <w:br/>
      </w:r>
      <w:r>
        <w:rPr>
          <w:rStyle w:val="NormalTok"/>
        </w:rPr>
        <w:t xml:space="preserve">  </w:t>
      </w:r>
      <w:r>
        <w:rPr>
          <w:rStyle w:val="FunctionTok"/>
        </w:rPr>
        <w:t>cols_label</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bookmarkEnd w:id="58"/>
    <w:p w14:paraId="5F3183F4" w14:textId="77777777" w:rsidR="00CE64C0" w:rsidRDefault="00000000">
      <w:pPr>
        <w:pStyle w:val="DefinitionTerm"/>
      </w:pPr>
      <w:r>
        <w:t>Line 3</w:t>
      </w:r>
    </w:p>
    <w:p w14:paraId="09A01783" w14:textId="77777777" w:rsidR="00CE64C0" w:rsidRDefault="00000000">
      <w:pPr>
        <w:pStyle w:val="Definition"/>
      </w:pPr>
      <w:r>
        <w:t>Log transform with zero handling (base 10)</w:t>
      </w:r>
    </w:p>
    <w:p w14:paraId="5DB2B755" w14:textId="77777777" w:rsidR="00CE64C0" w:rsidRDefault="00000000">
      <w:pPr>
        <w:pStyle w:val="DefinitionTerm"/>
      </w:pPr>
      <w:r>
        <w:t>Line 5</w:t>
      </w:r>
    </w:p>
    <w:p w14:paraId="2C30214E" w14:textId="77777777" w:rsidR="00CE64C0" w:rsidRDefault="00000000">
      <w:pPr>
        <w:pStyle w:val="Definition"/>
      </w:pPr>
      <w:r>
        <w:t>Calculate daily mean of log-lux</w:t>
      </w:r>
    </w:p>
    <w:p w14:paraId="4D7A769E" w14:textId="77777777" w:rsidR="00CE64C0" w:rsidRDefault="00000000">
      <w:pPr>
        <w:pStyle w:val="DefinitionTerm"/>
      </w:pPr>
      <w:r>
        <w:t>Line 6</w:t>
      </w:r>
    </w:p>
    <w:p w14:paraId="6E255799" w14:textId="77777777" w:rsidR="00CE64C0" w:rsidRDefault="00000000">
      <w:pPr>
        <w:pStyle w:val="Definition"/>
      </w:pPr>
      <w:r>
        <w:t>Back-transform to lux</w:t>
      </w:r>
    </w:p>
    <w:tbl>
      <w:tblPr>
        <w:tblStyle w:val="Table"/>
        <w:tblW w:w="5000" w:type="pct"/>
        <w:tblLayout w:type="fixed"/>
        <w:tblLook w:val="0000" w:firstRow="0" w:lastRow="0" w:firstColumn="0" w:lastColumn="0" w:noHBand="0" w:noVBand="0"/>
      </w:tblPr>
      <w:tblGrid>
        <w:gridCol w:w="9406"/>
      </w:tblGrid>
      <w:tr w:rsidR="00CE64C0" w14:paraId="31DEB664" w14:textId="77777777">
        <w:tc>
          <w:tcPr>
            <w:tcW w:w="7920" w:type="dxa"/>
          </w:tcPr>
          <w:p w14:paraId="299E7E5F" w14:textId="77777777" w:rsidR="00CE64C0" w:rsidRDefault="00000000">
            <w:pPr>
              <w:pStyle w:val="ImageCaption"/>
              <w:spacing w:before="200"/>
            </w:pPr>
            <w:bookmarkStart w:id="59" w:name="tbl-lightexposure2"/>
            <w:r>
              <w:t>Table 10: Mean light exposure per day (after logarithmic transformation to account for zero inflation and skewness)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605E6357" w14:textId="77777777" w:rsidTr="00CE64C0">
              <w:trPr>
                <w:cantSplit/>
                <w:tblHeader/>
                <w:jc w:val="center"/>
              </w:trPr>
              <w:tc>
                <w:tcPr>
                  <w:tcW w:w="360" w:type="dxa"/>
                </w:tcPr>
                <w:p w14:paraId="4062CAAB" w14:textId="77777777" w:rsidR="00CE64C0" w:rsidRDefault="00000000">
                  <w:pPr>
                    <w:keepNext/>
                    <w:spacing w:after="60"/>
                  </w:pPr>
                  <w:r>
                    <w:rPr>
                      <w:rFonts w:ascii="Calibri" w:hAnsi="Calibri"/>
                      <w:sz w:val="20"/>
                    </w:rPr>
                    <w:t>Date</w:t>
                  </w:r>
                </w:p>
              </w:tc>
              <w:tc>
                <w:tcPr>
                  <w:tcW w:w="360" w:type="dxa"/>
                </w:tcPr>
                <w:p w14:paraId="2905D8E4" w14:textId="77777777" w:rsidR="00CE64C0" w:rsidRDefault="00000000">
                  <w:pPr>
                    <w:keepNext/>
                    <w:spacing w:after="60"/>
                    <w:jc w:val="right"/>
                  </w:pPr>
                  <w:r>
                    <w:rPr>
                      <w:rFonts w:ascii="Calibri" w:hAnsi="Calibri"/>
                      <w:sz w:val="20"/>
                    </w:rPr>
                    <w:t>Mean photopic illuminance (lx)</w:t>
                  </w:r>
                </w:p>
              </w:tc>
            </w:tr>
            <w:tr w:rsidR="00320661" w14:paraId="03ABDF18" w14:textId="77777777" w:rsidTr="00CE64C0">
              <w:trPr>
                <w:cantSplit/>
                <w:jc w:val="center"/>
              </w:trPr>
              <w:tc>
                <w:tcPr>
                  <w:tcW w:w="720" w:type="dxa"/>
                  <w:gridSpan w:val="2"/>
                  <w:tcMar>
                    <w:top w:w="25" w:type="dxa"/>
                  </w:tcMar>
                </w:tcPr>
                <w:p w14:paraId="2015E982" w14:textId="77777777" w:rsidR="00CE64C0" w:rsidRDefault="00000000">
                  <w:pPr>
                    <w:keepNext/>
                    <w:spacing w:after="60"/>
                  </w:pPr>
                  <w:r>
                    <w:rPr>
                      <w:rFonts w:ascii="Calibri" w:hAnsi="Calibri"/>
                      <w:sz w:val="20"/>
                    </w:rPr>
                    <w:t>VEET</w:t>
                  </w:r>
                </w:p>
              </w:tc>
            </w:tr>
            <w:tr w:rsidR="00320661" w14:paraId="08989D04" w14:textId="77777777" w:rsidTr="00CE64C0">
              <w:trPr>
                <w:cantSplit/>
                <w:jc w:val="center"/>
              </w:trPr>
              <w:tc>
                <w:tcPr>
                  <w:tcW w:w="360" w:type="dxa"/>
                </w:tcPr>
                <w:p w14:paraId="739A5E67" w14:textId="77777777" w:rsidR="00CE64C0" w:rsidRDefault="00000000">
                  <w:pPr>
                    <w:keepNext/>
                    <w:spacing w:after="60"/>
                  </w:pPr>
                  <w:r>
                    <w:rPr>
                      <w:rFonts w:ascii="Calibri" w:hAnsi="Calibri"/>
                      <w:sz w:val="20"/>
                    </w:rPr>
                    <w:t>Mean daily</w:t>
                  </w:r>
                </w:p>
              </w:tc>
              <w:tc>
                <w:tcPr>
                  <w:tcW w:w="360" w:type="dxa"/>
                </w:tcPr>
                <w:p w14:paraId="04248896" w14:textId="77777777" w:rsidR="00CE64C0" w:rsidRDefault="00000000">
                  <w:pPr>
                    <w:keepNext/>
                    <w:spacing w:after="60"/>
                    <w:jc w:val="right"/>
                  </w:pPr>
                  <w:r>
                    <w:rPr>
                      <w:rFonts w:ascii="Calibri" w:hAnsi="Calibri"/>
                      <w:sz w:val="20"/>
                    </w:rPr>
                    <w:t>57.0</w:t>
                  </w:r>
                </w:p>
              </w:tc>
            </w:tr>
            <w:tr w:rsidR="00320661" w14:paraId="27BF5C81" w14:textId="77777777" w:rsidTr="00CE64C0">
              <w:trPr>
                <w:cantSplit/>
                <w:jc w:val="center"/>
              </w:trPr>
              <w:tc>
                <w:tcPr>
                  <w:tcW w:w="360" w:type="dxa"/>
                </w:tcPr>
                <w:p w14:paraId="61CC509B" w14:textId="77777777" w:rsidR="00CE64C0" w:rsidRDefault="00000000">
                  <w:pPr>
                    <w:keepNext/>
                    <w:spacing w:after="60"/>
                  </w:pPr>
                  <w:r>
                    <w:rPr>
                      <w:rFonts w:ascii="Calibri" w:hAnsi="Calibri"/>
                      <w:sz w:val="20"/>
                    </w:rPr>
                    <w:t>Weekday</w:t>
                  </w:r>
                </w:p>
              </w:tc>
              <w:tc>
                <w:tcPr>
                  <w:tcW w:w="360" w:type="dxa"/>
                </w:tcPr>
                <w:p w14:paraId="763D4650" w14:textId="77777777" w:rsidR="00CE64C0" w:rsidRDefault="00000000">
                  <w:pPr>
                    <w:keepNext/>
                    <w:spacing w:after="60"/>
                    <w:jc w:val="right"/>
                  </w:pPr>
                  <w:r>
                    <w:rPr>
                      <w:rFonts w:ascii="Calibri" w:hAnsi="Calibri"/>
                      <w:sz w:val="20"/>
                    </w:rPr>
                    <w:t>70.1</w:t>
                  </w:r>
                </w:p>
              </w:tc>
            </w:tr>
            <w:tr w:rsidR="00320661" w14:paraId="3809BBFC" w14:textId="77777777" w:rsidTr="00CE64C0">
              <w:trPr>
                <w:cantSplit/>
                <w:jc w:val="center"/>
              </w:trPr>
              <w:tc>
                <w:tcPr>
                  <w:tcW w:w="360" w:type="dxa"/>
                </w:tcPr>
                <w:p w14:paraId="734C9AD9" w14:textId="77777777" w:rsidR="00CE64C0" w:rsidRDefault="00000000">
                  <w:pPr>
                    <w:keepNext/>
                    <w:spacing w:after="60"/>
                  </w:pPr>
                  <w:r>
                    <w:rPr>
                      <w:rFonts w:ascii="Calibri" w:hAnsi="Calibri"/>
                      <w:sz w:val="20"/>
                    </w:rPr>
                    <w:t>Weekend</w:t>
                  </w:r>
                </w:p>
              </w:tc>
              <w:tc>
                <w:tcPr>
                  <w:tcW w:w="360" w:type="dxa"/>
                </w:tcPr>
                <w:p w14:paraId="5CDD7CCD" w14:textId="77777777" w:rsidR="00CE64C0" w:rsidRDefault="00000000">
                  <w:pPr>
                    <w:keepNext/>
                    <w:spacing w:after="60"/>
                    <w:jc w:val="right"/>
                  </w:pPr>
                  <w:r>
                    <w:rPr>
                      <w:rFonts w:ascii="Calibri" w:hAnsi="Calibri"/>
                      <w:sz w:val="20"/>
                    </w:rPr>
                    <w:t>33.9</w:t>
                  </w:r>
                </w:p>
              </w:tc>
            </w:tr>
            <w:bookmarkEnd w:id="59"/>
          </w:tbl>
          <w:p w14:paraId="687D8185" w14:textId="77777777" w:rsidR="00000000" w:rsidRDefault="00000000">
            <w:pPr>
              <w:spacing w:after="0"/>
            </w:pPr>
          </w:p>
        </w:tc>
      </w:tr>
    </w:tbl>
    <w:p w14:paraId="4807E375" w14:textId="77777777" w:rsidR="00CE64C0" w:rsidRDefault="00000000">
      <w:pPr>
        <w:pStyle w:val="berschrift4"/>
      </w:pPr>
      <w:bookmarkStart w:id="60" w:name="sec-outdoorlight"/>
      <w:bookmarkEnd w:id="56"/>
      <w:r>
        <w:t>Duration in high-light (outdoor) conditions</w:t>
      </w:r>
    </w:p>
    <w:p w14:paraId="71ADE421" w14:textId="77777777" w:rsidR="00CE64C0" w:rsidRDefault="00000000">
      <w:pPr>
        <w:pStyle w:val="FirstParagraph"/>
      </w:pPr>
      <w:r>
        <w:t xml:space="preserve">Another important metric is the amount of time spent under bright light, often used as a proxy for outdoor exposure. We define thresholds corresponding to outdoor light levels (e.g. 1000 lx and above). Here, we categorize each 5-second interval of illuminance into </w:t>
      </w:r>
      <w:r>
        <w:lastRenderedPageBreak/>
        <w:t>bands: Outdoor bright (≥1000 lx), Outdoor very bright (≥2000 lx), and Outdoor extremely bright (≥3000 lx). We then sum the duration in each category per day.</w:t>
      </w:r>
    </w:p>
    <w:p w14:paraId="3715C405" w14:textId="77777777" w:rsidR="00CE64C0" w:rsidRDefault="00000000">
      <w:pPr>
        <w:pStyle w:val="Textkrper"/>
      </w:pPr>
      <w: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hyperlink w:anchor="fig-hist-VEETlight">
        <w:r>
          <w:rPr>
            <w:rStyle w:val="Hyperlink"/>
          </w:rPr>
          <w:t>Figure 7</w:t>
        </w:r>
      </w:hyperlink>
      <w: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p>
    <w:p w14:paraId="590DBB39" w14:textId="77777777" w:rsidR="00CE64C0" w:rsidRDefault="00000000">
      <w:pPr>
        <w:pStyle w:val="SourceCode"/>
      </w:pPr>
      <w:r>
        <w:rPr>
          <w:rStyle w:val="NormalTok"/>
        </w:rPr>
        <w:t xml:space="preserve">out_breaks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1e3</w:t>
      </w:r>
      <w:r>
        <w:rPr>
          <w:rStyle w:val="NormalTok"/>
        </w:rPr>
        <w:t xml:space="preserve">, </w:t>
      </w:r>
      <w:r>
        <w:rPr>
          <w:rStyle w:val="FloatTok"/>
        </w:rPr>
        <w:t>2e3</w:t>
      </w:r>
      <w:r>
        <w:rPr>
          <w:rStyle w:val="NormalTok"/>
        </w:rPr>
        <w:t xml:space="preserve">, </w:t>
      </w:r>
      <w:r>
        <w:rPr>
          <w:rStyle w:val="FloatTok"/>
        </w:rPr>
        <w:t>3e3</w:t>
      </w:r>
      <w:r>
        <w:rPr>
          <w:rStyle w:val="NormalTok"/>
        </w:rPr>
        <w:t xml:space="preserve">, </w:t>
      </w:r>
      <w:r>
        <w:rPr>
          <w:rStyle w:val="ConstantTok"/>
        </w:rPr>
        <w:t>Inf</w:t>
      </w:r>
      <w:r>
        <w:rPr>
          <w:rStyle w:val="NormalTok"/>
        </w:rPr>
        <w:t>)</w:t>
      </w:r>
      <w:r>
        <w:br/>
      </w:r>
      <w:r>
        <w:rPr>
          <w:rStyle w:val="NormalTok"/>
        </w:rPr>
        <w:t xml:space="preserve">out_labels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"Indoor"</w:t>
      </w:r>
      <w:r>
        <w:rPr>
          <w:rStyle w:val="NormalTok"/>
        </w:rPr>
        <w:t xml:space="preserve">,                  </w:t>
      </w:r>
      <w:r>
        <w:rPr>
          <w:rStyle w:val="CommentTok"/>
        </w:rPr>
        <w:t># [0, 1000) lx</w:t>
      </w:r>
      <w:r>
        <w:br/>
      </w:r>
      <w:r>
        <w:rPr>
          <w:rStyle w:val="NormalTok"/>
        </w:rPr>
        <w:t xml:space="preserve">    </w:t>
      </w:r>
      <w:r>
        <w:rPr>
          <w:rStyle w:val="StringTok"/>
        </w:rPr>
        <w:t>"Outdoor bright"</w:t>
      </w:r>
      <w:r>
        <w:rPr>
          <w:rStyle w:val="NormalTok"/>
        </w:rPr>
        <w:t xml:space="preserve">,          </w:t>
      </w:r>
      <w:r>
        <w:rPr>
          <w:rStyle w:val="CommentTok"/>
        </w:rPr>
        <w:t># [1000, 2000) lx</w:t>
      </w:r>
      <w:r>
        <w:br/>
      </w:r>
      <w:r>
        <w:rPr>
          <w:rStyle w:val="NormalTok"/>
        </w:rPr>
        <w:t xml:space="preserve">    </w:t>
      </w:r>
      <w:r>
        <w:rPr>
          <w:rStyle w:val="StringTok"/>
        </w:rPr>
        <w:t>"Outdoor very bright"</w:t>
      </w:r>
      <w:r>
        <w:rPr>
          <w:rStyle w:val="NormalTok"/>
        </w:rPr>
        <w:t xml:space="preserve">,     </w:t>
      </w:r>
      <w:r>
        <w:rPr>
          <w:rStyle w:val="CommentTok"/>
        </w:rPr>
        <w:t># [2000, 3000) lx</w:t>
      </w:r>
      <w:r>
        <w:br/>
      </w:r>
      <w:r>
        <w:rPr>
          <w:rStyle w:val="NormalTok"/>
        </w:rPr>
        <w:t xml:space="preserve">    </w:t>
      </w:r>
      <w:r>
        <w:rPr>
          <w:rStyle w:val="StringTok"/>
        </w:rPr>
        <w:t>"Outdoor extremely bright"</w:t>
      </w:r>
      <w:r>
        <w:rPr>
          <w:rStyle w:val="NormalTok"/>
        </w:rPr>
        <w:t xml:space="preserve"> </w:t>
      </w:r>
      <w:r>
        <w:rPr>
          <w:rStyle w:val="CommentTok"/>
        </w:rPr>
        <w:t># [3000, ∞) lx</w:t>
      </w:r>
      <w:r>
        <w:br/>
      </w:r>
      <w:r>
        <w:rPr>
          <w:rStyle w:val="NormalTok"/>
        </w:rPr>
        <w:t xml:space="preserve">  )</w:t>
      </w:r>
      <w:r>
        <w:br/>
      </w:r>
      <w:r>
        <w:br/>
      </w:r>
      <w:r>
        <w:rPr>
          <w:rStyle w:val="NormalTok"/>
        </w:rPr>
        <w:t xml:space="preserve">dataVEET </w:t>
      </w:r>
      <w:r>
        <w:rPr>
          <w:rStyle w:val="OtherTok"/>
        </w:rPr>
        <w:t>&lt;-</w:t>
      </w:r>
      <w:r>
        <w:rPr>
          <w:rStyle w:val="NormalTok"/>
        </w:rPr>
        <w:t xml:space="preserve"> dataVEET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Lux_range =</w:t>
      </w:r>
      <w:r>
        <w:rPr>
          <w:rStyle w:val="NormalTok"/>
        </w:rPr>
        <w:t xml:space="preserve"> </w:t>
      </w:r>
      <w:r>
        <w:rPr>
          <w:rStyle w:val="FunctionTok"/>
        </w:rPr>
        <w:t>cut</w:t>
      </w:r>
      <w:r>
        <w:rPr>
          <w:rStyle w:val="NormalTok"/>
        </w:rPr>
        <w:t xml:space="preserve">(Lux, </w:t>
      </w:r>
      <w:r>
        <w:rPr>
          <w:rStyle w:val="AttributeTok"/>
        </w:rPr>
        <w:t>breaks =</w:t>
      </w:r>
      <w:r>
        <w:rPr>
          <w:rStyle w:val="NormalTok"/>
        </w:rPr>
        <w:t xml:space="preserve"> out_breaks, </w:t>
      </w:r>
      <w:r>
        <w:rPr>
          <w:rStyle w:val="AttributeTok"/>
        </w:rPr>
        <w:t>labels =</w:t>
      </w:r>
      <w:r>
        <w:rPr>
          <w:rStyle w:val="NormalTok"/>
        </w:rPr>
        <w:t xml:space="preserve"> out_labels))</w:t>
      </w:r>
    </w:p>
    <w:p w14:paraId="7ED45784" w14:textId="77777777" w:rsidR="00CE64C0" w:rsidRDefault="00000000">
      <w:pPr>
        <w:pStyle w:val="FirstParagraph"/>
      </w:pPr>
      <w:r>
        <w:t>Now we compute the mean daily duration spent in each of these outdoor light ranges (</w:t>
      </w:r>
      <w:hyperlink w:anchor="tbl-outdoor">
        <w:r>
          <w:rPr>
            <w:rStyle w:val="Hyperlink"/>
          </w:rPr>
          <w:t>Table 11</w:t>
        </w:r>
      </w:hyperlink>
      <w:r>
        <w:t>):</w:t>
      </w:r>
    </w:p>
    <w:p w14:paraId="332E4CAE"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drop_na</w:t>
      </w:r>
      <w:r>
        <w:rPr>
          <w:rStyle w:val="NormalTok"/>
        </w:rPr>
        <w:t xml:space="preserve">(Lux_range)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(Lux_range,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(Lux)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Lux_range, </w:t>
      </w:r>
      <w:r>
        <w:rPr>
          <w:rStyle w:val="AttributeTok"/>
        </w:rPr>
        <w:t>values_from =</w:t>
      </w:r>
      <w:r>
        <w:rPr>
          <w:rStyle w:val="NormalTok"/>
        </w:rPr>
        <w:t xml:space="preserve"> duration)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"minutes"</w:t>
      </w:r>
      <w:r>
        <w:rPr>
          <w:rStyle w:val="NormalTok"/>
        </w:rPr>
        <w:t>)</w:t>
      </w:r>
    </w:p>
    <w:tbl>
      <w:tblPr>
        <w:tblStyle w:val="Table"/>
        <w:tblW w:w="5000" w:type="pct"/>
        <w:tblLayout w:type="fixed"/>
        <w:tblLook w:val="0000" w:firstRow="0" w:lastRow="0" w:firstColumn="0" w:lastColumn="0" w:noHBand="0" w:noVBand="0"/>
      </w:tblPr>
      <w:tblGrid>
        <w:gridCol w:w="9406"/>
      </w:tblGrid>
      <w:tr w:rsidR="00CE64C0" w14:paraId="7F003579" w14:textId="77777777">
        <w:tc>
          <w:tcPr>
            <w:tcW w:w="7920" w:type="dxa"/>
          </w:tcPr>
          <w:p w14:paraId="12406E14" w14:textId="77777777" w:rsidR="00CE64C0" w:rsidRDefault="00000000">
            <w:pPr>
              <w:pStyle w:val="ImageCaption"/>
              <w:spacing w:before="200"/>
            </w:pPr>
            <w:bookmarkStart w:id="61" w:name="tbl-outdoor"/>
            <w:r>
              <w:t>Table 11: Average daily duration in outdoor-equivalent light conditions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tblGrid>
            <w:tr w:rsidR="00320661" w14:paraId="5E0DC2E9" w14:textId="77777777" w:rsidTr="00CE64C0">
              <w:trPr>
                <w:cantSplit/>
                <w:tblHeader/>
                <w:jc w:val="center"/>
              </w:trPr>
              <w:tc>
                <w:tcPr>
                  <w:tcW w:w="360" w:type="dxa"/>
                </w:tcPr>
                <w:p w14:paraId="4CCBB7F4" w14:textId="77777777" w:rsidR="00CE64C0"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3E5CD871" w14:textId="77777777" w:rsidR="00CE64C0" w:rsidRDefault="00000000">
                  <w:pPr>
                    <w:keepNext/>
                    <w:spacing w:after="60"/>
                    <w:jc w:val="center"/>
                  </w:pPr>
                  <w:r>
                    <w:rPr>
                      <w:rFonts w:ascii="Calibri" w:hAnsi="Calibri"/>
                      <w:sz w:val="20"/>
                    </w:rPr>
                    <w:t>Indoor</w:t>
                  </w:r>
                </w:p>
              </w:tc>
              <w:tc>
                <w:tcPr>
                  <w:tcW w:w="360" w:type="dxa"/>
                  <w:tcBorders>
                    <w:top w:val="single" w:sz="16" w:space="0" w:color="D3D3D3"/>
                    <w:bottom w:val="single" w:sz="16" w:space="0" w:color="D3D3D3"/>
                  </w:tcBorders>
                </w:tcPr>
                <w:p w14:paraId="0AE847DD" w14:textId="77777777" w:rsidR="00CE64C0" w:rsidRDefault="00000000">
                  <w:pPr>
                    <w:keepNext/>
                    <w:spacing w:after="60"/>
                    <w:jc w:val="center"/>
                  </w:pPr>
                  <w:r>
                    <w:rPr>
                      <w:rFonts w:ascii="Calibri" w:hAnsi="Calibri"/>
                      <w:sz w:val="20"/>
                    </w:rPr>
                    <w:t>Outdoor bright</w:t>
                  </w:r>
                </w:p>
              </w:tc>
              <w:tc>
                <w:tcPr>
                  <w:tcW w:w="360" w:type="dxa"/>
                  <w:tcBorders>
                    <w:top w:val="single" w:sz="16" w:space="0" w:color="D3D3D3"/>
                    <w:bottom w:val="single" w:sz="16" w:space="0" w:color="D3D3D3"/>
                  </w:tcBorders>
                </w:tcPr>
                <w:p w14:paraId="0C19907A" w14:textId="77777777" w:rsidR="00CE64C0" w:rsidRDefault="00000000">
                  <w:pPr>
                    <w:keepNext/>
                    <w:spacing w:after="60"/>
                    <w:jc w:val="center"/>
                  </w:pPr>
                  <w:r>
                    <w:rPr>
                      <w:rFonts w:ascii="Calibri" w:hAnsi="Calibri"/>
                      <w:sz w:val="20"/>
                    </w:rPr>
                    <w:t>Outdoor very bright</w:t>
                  </w:r>
                </w:p>
              </w:tc>
              <w:tc>
                <w:tcPr>
                  <w:tcW w:w="360" w:type="dxa"/>
                </w:tcPr>
                <w:p w14:paraId="4BC84BB9" w14:textId="77777777" w:rsidR="00CE64C0" w:rsidRDefault="00000000">
                  <w:pPr>
                    <w:keepNext/>
                    <w:spacing w:after="60"/>
                    <w:jc w:val="center"/>
                  </w:pPr>
                  <w:r>
                    <w:rPr>
                      <w:rFonts w:ascii="Calibri" w:hAnsi="Calibri"/>
                      <w:sz w:val="20"/>
                    </w:rPr>
                    <w:t>Outdoor extremely bright</w:t>
                  </w:r>
                </w:p>
              </w:tc>
            </w:tr>
            <w:tr w:rsidR="00320661" w14:paraId="5225C662" w14:textId="77777777" w:rsidTr="00CE64C0">
              <w:trPr>
                <w:cantSplit/>
                <w:jc w:val="center"/>
              </w:trPr>
              <w:tc>
                <w:tcPr>
                  <w:tcW w:w="1800" w:type="dxa"/>
                  <w:gridSpan w:val="5"/>
                  <w:tcMar>
                    <w:top w:w="25" w:type="dxa"/>
                  </w:tcMar>
                </w:tcPr>
                <w:p w14:paraId="50FB4228" w14:textId="77777777" w:rsidR="00CE64C0" w:rsidRDefault="00000000">
                  <w:pPr>
                    <w:keepNext/>
                    <w:spacing w:after="60"/>
                  </w:pPr>
                  <w:r>
                    <w:rPr>
                      <w:rFonts w:ascii="Calibri" w:hAnsi="Calibri"/>
                      <w:sz w:val="20"/>
                    </w:rPr>
                    <w:t>VEET</w:t>
                  </w:r>
                </w:p>
              </w:tc>
            </w:tr>
            <w:tr w:rsidR="00320661" w14:paraId="7ED4AACE" w14:textId="77777777" w:rsidTr="00CE64C0">
              <w:trPr>
                <w:cantSplit/>
                <w:jc w:val="center"/>
              </w:trPr>
              <w:tc>
                <w:tcPr>
                  <w:tcW w:w="360" w:type="dxa"/>
                </w:tcPr>
                <w:p w14:paraId="0E386CE1" w14:textId="77777777" w:rsidR="00CE64C0" w:rsidRDefault="00000000">
                  <w:pPr>
                    <w:keepNext/>
                    <w:spacing w:after="60"/>
                  </w:pPr>
                  <w:r>
                    <w:rPr>
                      <w:rFonts w:ascii="Calibri" w:hAnsi="Calibri"/>
                      <w:sz w:val="20"/>
                    </w:rPr>
                    <w:lastRenderedPageBreak/>
                    <w:t>Mean daily</w:t>
                  </w:r>
                </w:p>
              </w:tc>
              <w:tc>
                <w:tcPr>
                  <w:tcW w:w="360" w:type="dxa"/>
                </w:tcPr>
                <w:p w14:paraId="25B5ADF6" w14:textId="77777777" w:rsidR="00CE64C0" w:rsidRDefault="00000000">
                  <w:pPr>
                    <w:keepNext/>
                    <w:spacing w:after="60"/>
                    <w:jc w:val="center"/>
                  </w:pPr>
                  <w:r>
                    <w:rPr>
                      <w:rFonts w:ascii="Calibri" w:hAnsi="Calibri"/>
                      <w:sz w:val="20"/>
                    </w:rPr>
                    <w:t>663m</w:t>
                  </w:r>
                </w:p>
              </w:tc>
              <w:tc>
                <w:tcPr>
                  <w:tcW w:w="360" w:type="dxa"/>
                </w:tcPr>
                <w:p w14:paraId="45DF6F03" w14:textId="77777777" w:rsidR="00CE64C0" w:rsidRDefault="00000000">
                  <w:pPr>
                    <w:keepNext/>
                    <w:spacing w:after="60"/>
                    <w:jc w:val="center"/>
                  </w:pPr>
                  <w:r>
                    <w:rPr>
                      <w:rFonts w:ascii="Calibri" w:hAnsi="Calibri"/>
                      <w:sz w:val="20"/>
                    </w:rPr>
                    <w:t>24m</w:t>
                  </w:r>
                </w:p>
              </w:tc>
              <w:tc>
                <w:tcPr>
                  <w:tcW w:w="360" w:type="dxa"/>
                </w:tcPr>
                <w:p w14:paraId="27B2AC38" w14:textId="77777777" w:rsidR="00CE64C0" w:rsidRDefault="00000000">
                  <w:pPr>
                    <w:keepNext/>
                    <w:spacing w:after="60"/>
                    <w:jc w:val="center"/>
                  </w:pPr>
                  <w:r>
                    <w:rPr>
                      <w:rFonts w:ascii="Calibri" w:hAnsi="Calibri"/>
                      <w:sz w:val="20"/>
                    </w:rPr>
                    <w:t>28m</w:t>
                  </w:r>
                </w:p>
              </w:tc>
              <w:tc>
                <w:tcPr>
                  <w:tcW w:w="360" w:type="dxa"/>
                </w:tcPr>
                <w:p w14:paraId="0C85A9ED" w14:textId="77777777" w:rsidR="00CE64C0" w:rsidRDefault="00000000">
                  <w:pPr>
                    <w:keepNext/>
                    <w:spacing w:after="60"/>
                    <w:jc w:val="center"/>
                  </w:pPr>
                  <w:r>
                    <w:rPr>
                      <w:rFonts w:ascii="Calibri" w:hAnsi="Calibri"/>
                      <w:sz w:val="20"/>
                    </w:rPr>
                    <w:t>42m</w:t>
                  </w:r>
                </w:p>
              </w:tc>
            </w:tr>
            <w:tr w:rsidR="00320661" w14:paraId="23935FF3" w14:textId="77777777" w:rsidTr="00CE64C0">
              <w:trPr>
                <w:cantSplit/>
                <w:jc w:val="center"/>
              </w:trPr>
              <w:tc>
                <w:tcPr>
                  <w:tcW w:w="360" w:type="dxa"/>
                </w:tcPr>
                <w:p w14:paraId="3FA9AC81" w14:textId="77777777" w:rsidR="00CE64C0" w:rsidRDefault="00000000">
                  <w:pPr>
                    <w:keepNext/>
                    <w:spacing w:after="60"/>
                  </w:pPr>
                  <w:r>
                    <w:rPr>
                      <w:rFonts w:ascii="Calibri" w:hAnsi="Calibri"/>
                      <w:sz w:val="20"/>
                    </w:rPr>
                    <w:t>Weekday</w:t>
                  </w:r>
                </w:p>
              </w:tc>
              <w:tc>
                <w:tcPr>
                  <w:tcW w:w="360" w:type="dxa"/>
                </w:tcPr>
                <w:p w14:paraId="6B4B9A84" w14:textId="77777777" w:rsidR="00CE64C0" w:rsidRDefault="00000000">
                  <w:pPr>
                    <w:keepNext/>
                    <w:spacing w:after="60"/>
                    <w:jc w:val="center"/>
                  </w:pPr>
                  <w:r>
                    <w:rPr>
                      <w:rFonts w:ascii="Calibri" w:hAnsi="Calibri"/>
                      <w:sz w:val="20"/>
                    </w:rPr>
                    <w:t>688m</w:t>
                  </w:r>
                </w:p>
              </w:tc>
              <w:tc>
                <w:tcPr>
                  <w:tcW w:w="360" w:type="dxa"/>
                </w:tcPr>
                <w:p w14:paraId="4E73A8FF" w14:textId="77777777" w:rsidR="00CE64C0" w:rsidRDefault="00000000">
                  <w:pPr>
                    <w:keepNext/>
                    <w:spacing w:after="60"/>
                    <w:jc w:val="center"/>
                  </w:pPr>
                  <w:r>
                    <w:rPr>
                      <w:rFonts w:ascii="Calibri" w:hAnsi="Calibri"/>
                      <w:sz w:val="20"/>
                    </w:rPr>
                    <w:t>29m</w:t>
                  </w:r>
                </w:p>
              </w:tc>
              <w:tc>
                <w:tcPr>
                  <w:tcW w:w="360" w:type="dxa"/>
                </w:tcPr>
                <w:p w14:paraId="46271FD2" w14:textId="77777777" w:rsidR="00CE64C0" w:rsidRDefault="00000000">
                  <w:pPr>
                    <w:keepNext/>
                    <w:spacing w:after="60"/>
                    <w:jc w:val="center"/>
                  </w:pPr>
                  <w:r>
                    <w:rPr>
                      <w:rFonts w:ascii="Calibri" w:hAnsi="Calibri"/>
                      <w:sz w:val="20"/>
                    </w:rPr>
                    <w:t>35m</w:t>
                  </w:r>
                </w:p>
              </w:tc>
              <w:tc>
                <w:tcPr>
                  <w:tcW w:w="360" w:type="dxa"/>
                </w:tcPr>
                <w:p w14:paraId="65FC8551" w14:textId="77777777" w:rsidR="00CE64C0" w:rsidRDefault="00000000">
                  <w:pPr>
                    <w:keepNext/>
                    <w:spacing w:after="60"/>
                    <w:jc w:val="center"/>
                  </w:pPr>
                  <w:r>
                    <w:rPr>
                      <w:rFonts w:ascii="Calibri" w:hAnsi="Calibri"/>
                      <w:sz w:val="20"/>
                    </w:rPr>
                    <w:t>48m</w:t>
                  </w:r>
                </w:p>
              </w:tc>
            </w:tr>
            <w:tr w:rsidR="00320661" w14:paraId="25421157" w14:textId="77777777" w:rsidTr="00CE64C0">
              <w:trPr>
                <w:cantSplit/>
                <w:jc w:val="center"/>
              </w:trPr>
              <w:tc>
                <w:tcPr>
                  <w:tcW w:w="360" w:type="dxa"/>
                </w:tcPr>
                <w:p w14:paraId="67D4B9DA" w14:textId="77777777" w:rsidR="00CE64C0" w:rsidRDefault="00000000">
                  <w:pPr>
                    <w:keepNext/>
                    <w:spacing w:after="60"/>
                  </w:pPr>
                  <w:r>
                    <w:rPr>
                      <w:rFonts w:ascii="Calibri" w:hAnsi="Calibri"/>
                      <w:sz w:val="20"/>
                    </w:rPr>
                    <w:t>Weekend</w:t>
                  </w:r>
                </w:p>
              </w:tc>
              <w:tc>
                <w:tcPr>
                  <w:tcW w:w="360" w:type="dxa"/>
                </w:tcPr>
                <w:p w14:paraId="66EAD275" w14:textId="77777777" w:rsidR="00CE64C0" w:rsidRDefault="00000000">
                  <w:pPr>
                    <w:keepNext/>
                    <w:spacing w:after="60"/>
                    <w:jc w:val="center"/>
                  </w:pPr>
                  <w:r>
                    <w:rPr>
                      <w:rFonts w:ascii="Calibri" w:hAnsi="Calibri"/>
                      <w:sz w:val="20"/>
                    </w:rPr>
                    <w:t>602m</w:t>
                  </w:r>
                </w:p>
              </w:tc>
              <w:tc>
                <w:tcPr>
                  <w:tcW w:w="360" w:type="dxa"/>
                </w:tcPr>
                <w:p w14:paraId="5998D2C8" w14:textId="77777777" w:rsidR="00CE64C0" w:rsidRDefault="00000000">
                  <w:pPr>
                    <w:keepNext/>
                    <w:spacing w:after="60"/>
                    <w:jc w:val="center"/>
                  </w:pPr>
                  <w:r>
                    <w:rPr>
                      <w:rFonts w:ascii="Calibri" w:hAnsi="Calibri"/>
                      <w:sz w:val="20"/>
                    </w:rPr>
                    <w:t>10m</w:t>
                  </w:r>
                </w:p>
              </w:tc>
              <w:tc>
                <w:tcPr>
                  <w:tcW w:w="360" w:type="dxa"/>
                </w:tcPr>
                <w:p w14:paraId="56DB1B4C" w14:textId="77777777" w:rsidR="00CE64C0" w:rsidRDefault="00000000">
                  <w:pPr>
                    <w:keepNext/>
                    <w:spacing w:after="60"/>
                    <w:jc w:val="center"/>
                  </w:pPr>
                  <w:r>
                    <w:rPr>
                      <w:rFonts w:ascii="Calibri" w:hAnsi="Calibri"/>
                      <w:sz w:val="20"/>
                    </w:rPr>
                    <w:t>10m</w:t>
                  </w:r>
                </w:p>
              </w:tc>
              <w:tc>
                <w:tcPr>
                  <w:tcW w:w="360" w:type="dxa"/>
                </w:tcPr>
                <w:p w14:paraId="2EB307E1" w14:textId="77777777" w:rsidR="00CE64C0" w:rsidRDefault="00000000">
                  <w:pPr>
                    <w:keepNext/>
                    <w:spacing w:after="60"/>
                    <w:jc w:val="center"/>
                  </w:pPr>
                  <w:r>
                    <w:rPr>
                      <w:rFonts w:ascii="Calibri" w:hAnsi="Calibri"/>
                      <w:sz w:val="20"/>
                    </w:rPr>
                    <w:t>28m</w:t>
                  </w:r>
                </w:p>
              </w:tc>
            </w:tr>
            <w:bookmarkEnd w:id="61"/>
          </w:tbl>
          <w:p w14:paraId="729FFED5" w14:textId="77777777" w:rsidR="00000000" w:rsidRDefault="00000000">
            <w:pPr>
              <w:spacing w:after="0"/>
            </w:pPr>
          </w:p>
        </w:tc>
      </w:tr>
    </w:tbl>
    <w:p w14:paraId="46106C27" w14:textId="77777777" w:rsidR="00CE64C0" w:rsidRDefault="00000000">
      <w:pPr>
        <w:pStyle w:val="Textkrper"/>
      </w:pPr>
      <w:r>
        <w:lastRenderedPageBreak/>
        <w:t xml:space="preserve">It is also informative to visualize when these high-light conditions occurred. </w:t>
      </w:r>
      <w:hyperlink w:anchor="fig-outdoor">
        <w:r>
          <w:rPr>
            <w:rStyle w:val="Hyperlink"/>
          </w:rPr>
          <w:t>Figure 8</w:t>
        </w:r>
      </w:hyperlink>
      <w:r>
        <w:t xml:space="preserve"> shows a timeline plot with periods of outdoor-level illuminance highlighted in color. In this example, violet denotes ≥1000 lx, green ≥2000 lx, and yellow ≥3000 lx. Grey shading indicates nighttime (from civil dusk to dawn) for context.</w:t>
      </w:r>
    </w:p>
    <w:p w14:paraId="7F11DE1E" w14:textId="77777777" w:rsidR="00CE64C0" w:rsidRDefault="00000000">
      <w:pPr>
        <w:pStyle w:val="SourceCode"/>
      </w:pPr>
      <w:bookmarkStart w:id="62" w:name="annotated-cell-17"/>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aggregate_Datetime</w:t>
      </w:r>
      <w:r>
        <w:rPr>
          <w:rStyle w:val="NormalTok"/>
        </w:rPr>
        <w:t>(</w:t>
      </w:r>
      <w:r>
        <w:rPr>
          <w:rStyle w:val="StringTok"/>
        </w:rPr>
        <w:t>"2 mins"</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Lux_range =</w:t>
      </w:r>
      <w:r>
        <w:rPr>
          <w:rStyle w:val="NormalTok"/>
        </w:rPr>
        <w:t xml:space="preserve"> </w:t>
      </w:r>
      <w:r>
        <w:rPr>
          <w:rStyle w:val="FunctionTok"/>
        </w:rPr>
        <w:t>na_if</w:t>
      </w:r>
      <w:r>
        <w:rPr>
          <w:rStyle w:val="NormalTok"/>
        </w:rPr>
        <w:t xml:space="preserve">(Lux_range, </w:t>
      </w:r>
      <w:r>
        <w:rPr>
          <w:rStyle w:val="StringTok"/>
        </w:rPr>
        <w:t>"Indoor"</w:t>
      </w:r>
      <w:r>
        <w:rPr>
          <w:rStyle w:val="NormalTok"/>
        </w:rPr>
        <w:t xml:space="preserve">))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Lux,</w:t>
      </w:r>
      <w:r>
        <w:br/>
      </w:r>
      <w:r>
        <w:rPr>
          <w:rStyle w:val="NormalTok"/>
        </w:rPr>
        <w:t xml:space="preserve">         </w:t>
      </w:r>
      <w:r>
        <w:rPr>
          <w:rStyle w:val="AttributeTok"/>
        </w:rPr>
        <w:t>y.axis.label =</w:t>
      </w:r>
      <w:r>
        <w:rPr>
          <w:rStyle w:val="NormalTok"/>
        </w:rPr>
        <w:t xml:space="preserve"> </w:t>
      </w:r>
      <w:r>
        <w:rPr>
          <w:rStyle w:val="StringTok"/>
        </w:rPr>
        <w:t>"Photopic illuminance (lx)"</w:t>
      </w:r>
      <w:r>
        <w:rPr>
          <w:rStyle w:val="NormalTok"/>
        </w:rPr>
        <w:t>,</w:t>
      </w:r>
      <w:r>
        <w:br/>
      </w:r>
      <w:r>
        <w:rPr>
          <w:rStyle w:val="NormalTok"/>
        </w:rPr>
        <w:t xml:space="preserve">         </w:t>
      </w:r>
      <w:r>
        <w:rPr>
          <w:rStyle w:val="AttributeTok"/>
        </w:rPr>
        <w:t>geom =</w:t>
      </w:r>
      <w:r>
        <w:rPr>
          <w:rStyle w:val="NormalTok"/>
        </w:rPr>
        <w:t xml:space="preserve"> </w:t>
      </w:r>
      <w:r>
        <w:rPr>
          <w:rStyle w:val="StringTok"/>
        </w:rPr>
        <w:t>"line"</w:t>
      </w:r>
      <w:r>
        <w:rPr>
          <w:rStyle w:val="NormalTok"/>
        </w:rPr>
        <w:t>,</w:t>
      </w:r>
      <w:r>
        <w:br/>
      </w:r>
      <w:r>
        <w:rPr>
          <w:rStyle w:val="NormalTok"/>
        </w:rPr>
        <w:t xml:space="preserve">         </w:t>
      </w:r>
      <w:r>
        <w:rPr>
          <w:rStyle w:val="AttributeTok"/>
        </w:rPr>
        <w:t>jco_color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gg_state</w:t>
      </w:r>
      <w:r>
        <w:rPr>
          <w:rStyle w:val="NormalTok"/>
        </w:rPr>
        <w:t xml:space="preserve">(Lux_range, </w:t>
      </w:r>
      <w:r>
        <w:rPr>
          <w:rStyle w:val="AttributeTok"/>
        </w:rPr>
        <w:t>aes_fill =</w:t>
      </w:r>
      <w:r>
        <w:rPr>
          <w:rStyle w:val="NormalTok"/>
        </w:rPr>
        <w:t xml:space="preserve"> Lux_range,</w:t>
      </w:r>
      <w:r>
        <w:br/>
      </w:r>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AttributeTok"/>
        </w:rPr>
        <w:t>ymin =</w:t>
      </w:r>
      <w:r>
        <w:rPr>
          <w:rStyle w:val="NormalTok"/>
        </w:rPr>
        <w:t xml:space="preserve"> </w:t>
      </w:r>
      <w:r>
        <w:rPr>
          <w:rStyle w:val="DecValTok"/>
        </w:rPr>
        <w:t>10</w:t>
      </w:r>
      <w:r>
        <w:rPr>
          <w:rStyle w:val="SpecialCharTok"/>
        </w:rPr>
        <w:t>^</w:t>
      </w:r>
      <w:r>
        <w:rPr>
          <w:rStyle w:val="DecValTok"/>
        </w:rPr>
        <w:t>3</w:t>
      </w:r>
      <w:r>
        <w:rPr>
          <w:rStyle w:val="NormalTok"/>
        </w:rPr>
        <w:t xml:space="preserve">, </w:t>
      </w:r>
      <w:r>
        <w:rPr>
          <w:rStyle w:val="AttributeTok"/>
        </w:rPr>
        <w:t>ymax =</w:t>
      </w:r>
      <w:r>
        <w:rPr>
          <w:rStyle w:val="NormalTok"/>
        </w:rPr>
        <w:t xml:space="preserve"> </w:t>
      </w:r>
      <w:r>
        <w:rPr>
          <w:rStyle w:val="DecValTok"/>
        </w:rPr>
        <w:t>10</w:t>
      </w:r>
      <w:r>
        <w:rPr>
          <w:rStyle w:val="SpecialCharTok"/>
        </w:rPr>
        <w:t>^</w:t>
      </w:r>
      <w:r>
        <w:rPr>
          <w:rStyle w:val="DecValTok"/>
        </w:rPr>
        <w:t>4</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fill =</w:t>
      </w:r>
      <w:r>
        <w:rPr>
          <w:rStyle w:val="NormalTok"/>
        </w:rPr>
        <w:t xml:space="preserve"> </w:t>
      </w:r>
      <w:r>
        <w:rPr>
          <w:rStyle w:val="StringTok"/>
        </w:rPr>
        <w:t>"Illuminance range"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xlim =</w:t>
      </w:r>
      <w:r>
        <w:rPr>
          <w:rStyle w:val="NormalTok"/>
        </w:rPr>
        <w:t xml:space="preserve"> </w:t>
      </w:r>
      <w:r>
        <w:rPr>
          <w:rStyle w:val="FunctionTok"/>
        </w:rPr>
        <w:t>c</w:t>
      </w:r>
      <w:r>
        <w:rPr>
          <w:rStyle w:val="NormalTok"/>
        </w:rPr>
        <w:t>(</w:t>
      </w:r>
      <w:r>
        <w:rPr>
          <w:rStyle w:val="DecValTok"/>
        </w:rPr>
        <w:t>8</w:t>
      </w:r>
      <w:r>
        <w:rPr>
          <w:rStyle w:val="NormalTok"/>
        </w:rPr>
        <w:t xml:space="preserve">, </w:t>
      </w:r>
      <w:r>
        <w:rPr>
          <w:rStyle w:val="FloatTok"/>
        </w:rPr>
        <w:t>19.5</w:t>
      </w:r>
      <w:r>
        <w:rPr>
          <w:rStyle w:val="NormalTok"/>
        </w:rPr>
        <w:t>)</w:t>
      </w:r>
      <w:r>
        <w:rPr>
          <w:rStyle w:val="SpecialCharTok"/>
        </w:rPr>
        <w:t>*</w:t>
      </w:r>
      <w:r>
        <w:rPr>
          <w:rStyle w:val="DecValTok"/>
        </w:rPr>
        <w:t>3600</w:t>
      </w:r>
      <w:r>
        <w:rPr>
          <w:rStyle w:val="NormalTok"/>
        </w:rPr>
        <w:t>)</w:t>
      </w:r>
    </w:p>
    <w:bookmarkEnd w:id="62"/>
    <w:p w14:paraId="6B832FD0" w14:textId="77777777" w:rsidR="00CE64C0" w:rsidRDefault="00000000">
      <w:pPr>
        <w:pStyle w:val="DefinitionTerm"/>
      </w:pPr>
      <w:r>
        <w:t>Line 2</w:t>
      </w:r>
    </w:p>
    <w:p w14:paraId="22CE35A0" w14:textId="77777777" w:rsidR="00CE64C0" w:rsidRDefault="00000000">
      <w:pPr>
        <w:pStyle w:val="Definition"/>
      </w:pPr>
      <w:r>
        <w:t>Aggregating data to 5-minute bins</w:t>
      </w:r>
    </w:p>
    <w:p w14:paraId="5BEC06BA" w14:textId="77777777" w:rsidR="00CE64C0" w:rsidRDefault="00000000">
      <w:pPr>
        <w:pStyle w:val="DefinitionTerm"/>
      </w:pPr>
      <w:r>
        <w:t>Line 3</w:t>
      </w:r>
    </w:p>
    <w:p w14:paraId="08CAF1FA" w14:textId="77777777" w:rsidR="00CE64C0" w:rsidRDefault="00000000">
      <w:pPr>
        <w:pStyle w:val="Definition"/>
      </w:pPr>
      <w:r>
        <w:t>Removing the indoor condition</w:t>
      </w:r>
    </w:p>
    <w:p w14:paraId="6CB1C694" w14:textId="77777777" w:rsidR="00CE64C0" w:rsidRDefault="00000000">
      <w:pPr>
        <w:pStyle w:val="DefinitionTerm"/>
      </w:pPr>
      <w:r>
        <w:t>Lines 4-7</w:t>
      </w:r>
    </w:p>
    <w:p w14:paraId="7B1C15E5" w14:textId="77777777" w:rsidR="00CE64C0" w:rsidRDefault="00000000">
      <w:pPr>
        <w:pStyle w:val="Definition"/>
      </w:pPr>
      <w:r>
        <w:t>Setting up the basic plot</w:t>
      </w:r>
    </w:p>
    <w:p w14:paraId="7F80F53D" w14:textId="77777777" w:rsidR="00CE64C0" w:rsidRDefault="00000000">
      <w:pPr>
        <w:pStyle w:val="DefinitionTerm"/>
      </w:pPr>
      <w:r>
        <w:t>Lines 8-9</w:t>
      </w:r>
    </w:p>
    <w:p w14:paraId="114D1987" w14:textId="77777777" w:rsidR="00CE64C0" w:rsidRDefault="00000000">
      <w:pPr>
        <w:pStyle w:val="Definition"/>
      </w:pPr>
      <w:r>
        <w:t>Adding state information on the illuminance ranges</w:t>
      </w:r>
    </w:p>
    <w:p w14:paraId="55D906F7" w14:textId="77777777" w:rsidR="00CE64C0" w:rsidRDefault="00000000">
      <w:pPr>
        <w:pStyle w:val="DefinitionTerm"/>
      </w:pPr>
      <w:r>
        <w:t>Line 13</w:t>
      </w:r>
    </w:p>
    <w:p w14:paraId="01ED110B" w14:textId="77777777" w:rsidR="00CE64C0" w:rsidRDefault="00000000">
      <w:pPr>
        <w:pStyle w:val="Definition"/>
      </w:pPr>
      <w:r>
        <w:t>Setting the x-axis limits to cover daytime hours</w:t>
      </w:r>
    </w:p>
    <w:tbl>
      <w:tblPr>
        <w:tblStyle w:val="Table"/>
        <w:tblW w:w="5000" w:type="pct"/>
        <w:tblLayout w:type="fixed"/>
        <w:tblLook w:val="0000" w:firstRow="0" w:lastRow="0" w:firstColumn="0" w:lastColumn="0" w:noHBand="0" w:noVBand="0"/>
      </w:tblPr>
      <w:tblGrid>
        <w:gridCol w:w="9406"/>
      </w:tblGrid>
      <w:tr w:rsidR="00CE64C0" w14:paraId="62F17B2E" w14:textId="77777777">
        <w:tc>
          <w:tcPr>
            <w:tcW w:w="7920" w:type="dxa"/>
          </w:tcPr>
          <w:p w14:paraId="7EB38844" w14:textId="77777777" w:rsidR="00CE64C0" w:rsidRDefault="00000000">
            <w:pPr>
              <w:pStyle w:val="Compact"/>
              <w:jc w:val="center"/>
            </w:pPr>
            <w:bookmarkStart w:id="63" w:name="fig-outdoor"/>
            <w:r>
              <w:rPr>
                <w:noProof/>
              </w:rPr>
              <w:lastRenderedPageBreak/>
              <w:drawing>
                <wp:inline distT="0" distB="0" distL="0" distR="0" wp14:anchorId="2A79128F" wp14:editId="01C9C701">
                  <wp:extent cx="5334000" cy="4741333"/>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index_files/figure-docx/fig-outdoor-1.png"/>
                          <pic:cNvPicPr>
                            <a:picLocks noChangeAspect="1" noChangeArrowheads="1"/>
                          </pic:cNvPicPr>
                        </pic:nvPicPr>
                        <pic:blipFill>
                          <a:blip r:embed="rId55"/>
                          <a:stretch>
                            <a:fillRect/>
                          </a:stretch>
                        </pic:blipFill>
                        <pic:spPr bwMode="auto">
                          <a:xfrm>
                            <a:off x="0" y="0"/>
                            <a:ext cx="5334000" cy="4741333"/>
                          </a:xfrm>
                          <a:prstGeom prst="rect">
                            <a:avLst/>
                          </a:prstGeom>
                          <a:noFill/>
                          <a:ln w="9525">
                            <a:noFill/>
                            <a:headEnd/>
                            <a:tailEnd/>
                          </a:ln>
                        </pic:spPr>
                      </pic:pic>
                    </a:graphicData>
                  </a:graphic>
                </wp:inline>
              </w:drawing>
            </w:r>
          </w:p>
          <w:p w14:paraId="487F9E87" w14:textId="77777777" w:rsidR="00CE64C0" w:rsidRDefault="00000000">
            <w:pPr>
              <w:pStyle w:val="ImageCaption"/>
              <w:spacing w:before="200"/>
            </w:pPr>
            <w:r>
              <w:t>Figure 8: Outdoor light exposure over time. Colored bands indicate periods when illuminance exceeded outdoor thresholds: violet for ≥1000 lx, green for ≥2000 lx, and yellow for ≥3000 lx. Grey shaded regions denote night (from civil dusk to dawn).</w:t>
            </w:r>
          </w:p>
        </w:tc>
        <w:bookmarkEnd w:id="63"/>
      </w:tr>
    </w:tbl>
    <w:p w14:paraId="650F8141" w14:textId="77777777" w:rsidR="00CE64C0" w:rsidRDefault="00000000">
      <w:pPr>
        <w:pStyle w:val="berschrift4"/>
      </w:pPr>
      <w:bookmarkStart w:id="64" w:name="Xe956c63c688b119a4f591fc9aa43a2e7ac8102b"/>
      <w:bookmarkEnd w:id="60"/>
      <w:r>
        <w:t>Frequency of transitions from indoor to outdoor light</w:t>
      </w:r>
    </w:p>
    <w:p w14:paraId="1EDE89E2" w14:textId="77777777" w:rsidR="00CE64C0" w:rsidRDefault="00000000">
      <w:pPr>
        <w:pStyle w:val="FirstParagraph"/>
      </w:pPr>
      <w:r>
        <w:t xml:space="preserve">We next consider how often the subject moved from an indoor light environment to an outdoor-equivalent environment. We operationally define an “outdoor transition” as a change from &lt;1000 lx to ≥1000 lx. Using the cleaned </w:t>
      </w:r>
      <w:r>
        <w:rPr>
          <w:rStyle w:val="VerbatimChar"/>
        </w:rPr>
        <w:t>VEET</w:t>
      </w:r>
      <w:r>
        <w:t xml:space="preserve"> data, we extract all instances where illuminance crosses that threshold from below to above.</w:t>
      </w:r>
    </w:p>
    <w:p w14:paraId="5A5C72D3" w14:textId="77777777" w:rsidR="00CE64C0" w:rsidRDefault="00000000">
      <w:pPr>
        <w:pStyle w:val="Textkrper"/>
      </w:pPr>
      <w:hyperlink w:anchor="tbl-changesoutdoor">
        <w:r>
          <w:rPr>
            <w:rStyle w:val="Hyperlink"/>
          </w:rPr>
          <w:t>Table 12</w:t>
        </w:r>
      </w:hyperlink>
      <w:r>
        <w:t xml:space="preserve"> 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p w14:paraId="27ADECAF" w14:textId="77777777" w:rsidR="00CE64C0" w:rsidRDefault="00000000">
      <w:pPr>
        <w:pStyle w:val="SourceCode"/>
      </w:pPr>
      <w:bookmarkStart w:id="65" w:name="annotated-cell-18"/>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extract_states</w:t>
      </w:r>
      <w:r>
        <w:rPr>
          <w:rStyle w:val="NormalTok"/>
        </w:rPr>
        <w:t xml:space="preserve">(Outdoor, Lux </w:t>
      </w:r>
      <w:r>
        <w:rPr>
          <w:rStyle w:val="SpecialCharTok"/>
        </w:rPr>
        <w:t>&gt;=</w:t>
      </w:r>
      <w:r>
        <w:rPr>
          <w:rStyle w:val="NormalTok"/>
        </w:rPr>
        <w:t xml:space="preserve"> </w:t>
      </w:r>
      <w:r>
        <w:rPr>
          <w:rStyle w:val="DecValTok"/>
        </w:rPr>
        <w:t>1000</w:t>
      </w:r>
      <w:r>
        <w:rPr>
          <w:rStyle w:val="NormalTok"/>
        </w:rPr>
        <w:t xml:space="preserve">, </w:t>
      </w:r>
      <w:r>
        <w:rPr>
          <w:rStyle w:val="AttributeTok"/>
        </w:rPr>
        <w:t>group.by.state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 xml:space="preserve">(Outdoor) </w:t>
      </w:r>
      <w:r>
        <w:rPr>
          <w:rStyle w:val="SpecialCharTok"/>
        </w:rPr>
        <w:t>&amp;</w:t>
      </w:r>
      <w:r>
        <w:rPr>
          <w:rStyle w:val="NormalTok"/>
        </w:rPr>
        <w:t xml:space="preserve"> Outdoor)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w:t>
      </w:r>
      <w:r>
        <w:br/>
      </w:r>
      <w:r>
        <w:rPr>
          <w:rStyle w:val="NormalTok"/>
        </w:rPr>
        <w:lastRenderedPageBreak/>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"Outdoor"</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 xml:space="preserve">(episodes, </w:t>
      </w:r>
      <w:r>
        <w:rPr>
          <w:rStyle w:val="AttributeTok"/>
        </w:rPr>
        <w:t>decimals =</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StringTok"/>
        </w:rPr>
        <w:t>`</w:t>
      </w:r>
      <w:r>
        <w:rPr>
          <w:rStyle w:val="AttributeTok"/>
        </w:rPr>
        <w:t>mean epoch</w:t>
      </w:r>
      <w:r>
        <w:rPr>
          <w:rStyle w:val="StringTok"/>
        </w:rPr>
        <w:t>`</w:t>
      </w:r>
      <w:r>
        <w:rPr>
          <w:rStyle w:val="NormalTok"/>
        </w:rPr>
        <w:t xml:space="preserve">, </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"seconds"</w:t>
      </w:r>
      <w:r>
        <w:rPr>
          <w:rStyle w:val="NormalTok"/>
        </w:rPr>
        <w:t>)</w:t>
      </w:r>
    </w:p>
    <w:bookmarkEnd w:id="65"/>
    <w:p w14:paraId="565DBBDB" w14:textId="77777777" w:rsidR="00CE64C0" w:rsidRDefault="00000000">
      <w:pPr>
        <w:pStyle w:val="DefinitionTerm"/>
      </w:pPr>
      <w:r>
        <w:t>Line 2</w:t>
      </w:r>
    </w:p>
    <w:p w14:paraId="64FCA8EF" w14:textId="77777777" w:rsidR="00CE64C0" w:rsidRDefault="00000000">
      <w:pPr>
        <w:pStyle w:val="Definition"/>
      </w:pPr>
      <w:r>
        <w:t>Label each interval as Outdoor (Lux≥1000) or not</w:t>
      </w:r>
    </w:p>
    <w:p w14:paraId="4BE9B3A3" w14:textId="77777777" w:rsidR="00CE64C0" w:rsidRDefault="00000000">
      <w:pPr>
        <w:pStyle w:val="DefinitionTerm"/>
      </w:pPr>
      <w:r>
        <w:t>Line 3</w:t>
      </w:r>
    </w:p>
    <w:p w14:paraId="5F9D53BF" w14:textId="77777777" w:rsidR="00CE64C0" w:rsidRDefault="00000000">
      <w:pPr>
        <w:pStyle w:val="Definition"/>
      </w:pPr>
      <w:r>
        <w:t>Find instances where the previous interval was “indoor” and current is “outdoor”</w:t>
      </w:r>
    </w:p>
    <w:tbl>
      <w:tblPr>
        <w:tblStyle w:val="Table"/>
        <w:tblW w:w="5000" w:type="pct"/>
        <w:tblLayout w:type="fixed"/>
        <w:tblLook w:val="0000" w:firstRow="0" w:lastRow="0" w:firstColumn="0" w:lastColumn="0" w:noHBand="0" w:noVBand="0"/>
      </w:tblPr>
      <w:tblGrid>
        <w:gridCol w:w="9406"/>
      </w:tblGrid>
      <w:tr w:rsidR="00CE64C0" w14:paraId="509924AE" w14:textId="77777777">
        <w:tc>
          <w:tcPr>
            <w:tcW w:w="7920" w:type="dxa"/>
          </w:tcPr>
          <w:p w14:paraId="31A2B6EE" w14:textId="77777777" w:rsidR="00CE64C0" w:rsidRDefault="00000000">
            <w:pPr>
              <w:pStyle w:val="ImageCaption"/>
              <w:spacing w:before="200"/>
            </w:pPr>
            <w:bookmarkStart w:id="66" w:name="tbl-changesoutdoor"/>
            <w:r>
              <w:t>Table 12: Average daily count of transitions from indoor (&lt;1000 lx) to outdoor (≥1000 lx) lighting when looking at 5-second epochs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320661" w14:paraId="012F5CDC" w14:textId="77777777" w:rsidTr="00CE64C0">
              <w:trPr>
                <w:cantSplit/>
                <w:tblHeader/>
                <w:jc w:val="center"/>
              </w:trPr>
              <w:tc>
                <w:tcPr>
                  <w:tcW w:w="360" w:type="dxa"/>
                </w:tcPr>
                <w:p w14:paraId="4A509B8E" w14:textId="77777777" w:rsidR="00CE64C0"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116C8149" w14:textId="77777777" w:rsidR="00CE64C0" w:rsidRDefault="00000000">
                  <w:pPr>
                    <w:keepNext/>
                    <w:spacing w:after="60"/>
                    <w:jc w:val="right"/>
                  </w:pPr>
                  <w:r>
                    <w:rPr>
                      <w:rFonts w:ascii="Calibri" w:hAnsi="Calibri"/>
                      <w:sz w:val="20"/>
                    </w:rPr>
                    <w:t>mean epoch</w:t>
                  </w:r>
                </w:p>
              </w:tc>
              <w:tc>
                <w:tcPr>
                  <w:tcW w:w="360" w:type="dxa"/>
                </w:tcPr>
                <w:p w14:paraId="0AA89A2D" w14:textId="77777777" w:rsidR="00CE64C0" w:rsidRDefault="00000000">
                  <w:pPr>
                    <w:keepNext/>
                    <w:spacing w:after="60"/>
                    <w:jc w:val="right"/>
                  </w:pPr>
                  <w:r>
                    <w:rPr>
                      <w:rFonts w:ascii="Calibri" w:hAnsi="Calibri"/>
                      <w:sz w:val="20"/>
                    </w:rPr>
                    <w:t>episodes</w:t>
                  </w:r>
                </w:p>
              </w:tc>
            </w:tr>
            <w:tr w:rsidR="00320661" w14:paraId="4A953CB6" w14:textId="77777777" w:rsidTr="00CE64C0">
              <w:trPr>
                <w:cantSplit/>
                <w:jc w:val="center"/>
              </w:trPr>
              <w:tc>
                <w:tcPr>
                  <w:tcW w:w="1080" w:type="dxa"/>
                  <w:gridSpan w:val="3"/>
                  <w:tcMar>
                    <w:top w:w="25" w:type="dxa"/>
                  </w:tcMar>
                </w:tcPr>
                <w:p w14:paraId="110A135B" w14:textId="77777777" w:rsidR="00CE64C0" w:rsidRDefault="00000000">
                  <w:pPr>
                    <w:keepNext/>
                    <w:spacing w:after="60"/>
                  </w:pPr>
                  <w:r>
                    <w:rPr>
                      <w:rFonts w:ascii="Calibri" w:hAnsi="Calibri"/>
                      <w:sz w:val="20"/>
                    </w:rPr>
                    <w:t>VEET</w:t>
                  </w:r>
                </w:p>
              </w:tc>
            </w:tr>
            <w:tr w:rsidR="00320661" w14:paraId="0609B5A3" w14:textId="77777777" w:rsidTr="00CE64C0">
              <w:trPr>
                <w:cantSplit/>
                <w:jc w:val="center"/>
              </w:trPr>
              <w:tc>
                <w:tcPr>
                  <w:tcW w:w="360" w:type="dxa"/>
                </w:tcPr>
                <w:p w14:paraId="5A46EF5D" w14:textId="77777777" w:rsidR="00CE64C0" w:rsidRDefault="00000000">
                  <w:pPr>
                    <w:keepNext/>
                    <w:spacing w:after="60"/>
                  </w:pPr>
                  <w:r>
                    <w:rPr>
                      <w:rFonts w:ascii="Calibri" w:hAnsi="Calibri"/>
                      <w:sz w:val="20"/>
                    </w:rPr>
                    <w:t>Mean daily</w:t>
                  </w:r>
                </w:p>
              </w:tc>
              <w:tc>
                <w:tcPr>
                  <w:tcW w:w="360" w:type="dxa"/>
                </w:tcPr>
                <w:p w14:paraId="6E59B1D4" w14:textId="77777777" w:rsidR="00CE64C0" w:rsidRDefault="00000000">
                  <w:pPr>
                    <w:keepNext/>
                    <w:spacing w:after="60"/>
                    <w:jc w:val="right"/>
                  </w:pPr>
                  <w:r>
                    <w:rPr>
                      <w:rFonts w:ascii="Calibri" w:hAnsi="Calibri"/>
                      <w:sz w:val="20"/>
                    </w:rPr>
                    <w:t>5s</w:t>
                  </w:r>
                </w:p>
              </w:tc>
              <w:tc>
                <w:tcPr>
                  <w:tcW w:w="360" w:type="dxa"/>
                </w:tcPr>
                <w:p w14:paraId="0207F334" w14:textId="77777777" w:rsidR="00CE64C0" w:rsidRDefault="00000000">
                  <w:pPr>
                    <w:keepNext/>
                    <w:spacing w:after="60"/>
                    <w:jc w:val="right"/>
                  </w:pPr>
                  <w:r>
                    <w:rPr>
                      <w:rFonts w:ascii="Calibri" w:hAnsi="Calibri"/>
                      <w:sz w:val="20"/>
                    </w:rPr>
                    <w:t>64</w:t>
                  </w:r>
                </w:p>
              </w:tc>
            </w:tr>
            <w:tr w:rsidR="00320661" w14:paraId="6F12A2DD" w14:textId="77777777" w:rsidTr="00CE64C0">
              <w:trPr>
                <w:cantSplit/>
                <w:jc w:val="center"/>
              </w:trPr>
              <w:tc>
                <w:tcPr>
                  <w:tcW w:w="360" w:type="dxa"/>
                </w:tcPr>
                <w:p w14:paraId="3D89D3FB" w14:textId="77777777" w:rsidR="00CE64C0" w:rsidRDefault="00000000">
                  <w:pPr>
                    <w:keepNext/>
                    <w:spacing w:after="60"/>
                  </w:pPr>
                  <w:r>
                    <w:rPr>
                      <w:rFonts w:ascii="Calibri" w:hAnsi="Calibri"/>
                      <w:sz w:val="20"/>
                    </w:rPr>
                    <w:t>Weekday</w:t>
                  </w:r>
                </w:p>
              </w:tc>
              <w:tc>
                <w:tcPr>
                  <w:tcW w:w="360" w:type="dxa"/>
                </w:tcPr>
                <w:p w14:paraId="6B9623A3" w14:textId="77777777" w:rsidR="00CE64C0" w:rsidRDefault="00000000">
                  <w:pPr>
                    <w:keepNext/>
                    <w:spacing w:after="60"/>
                    <w:jc w:val="right"/>
                  </w:pPr>
                  <w:r>
                    <w:rPr>
                      <w:rFonts w:ascii="Calibri" w:hAnsi="Calibri"/>
                      <w:sz w:val="20"/>
                    </w:rPr>
                    <w:t>5s</w:t>
                  </w:r>
                </w:p>
              </w:tc>
              <w:tc>
                <w:tcPr>
                  <w:tcW w:w="360" w:type="dxa"/>
                </w:tcPr>
                <w:p w14:paraId="79E20625" w14:textId="77777777" w:rsidR="00CE64C0" w:rsidRDefault="00000000">
                  <w:pPr>
                    <w:keepNext/>
                    <w:spacing w:after="60"/>
                    <w:jc w:val="right"/>
                  </w:pPr>
                  <w:r>
                    <w:rPr>
                      <w:rFonts w:ascii="Calibri" w:hAnsi="Calibri"/>
                      <w:sz w:val="20"/>
                    </w:rPr>
                    <w:t>72</w:t>
                  </w:r>
                </w:p>
              </w:tc>
            </w:tr>
            <w:tr w:rsidR="00320661" w14:paraId="69023B52" w14:textId="77777777" w:rsidTr="00CE64C0">
              <w:trPr>
                <w:cantSplit/>
                <w:jc w:val="center"/>
              </w:trPr>
              <w:tc>
                <w:tcPr>
                  <w:tcW w:w="360" w:type="dxa"/>
                </w:tcPr>
                <w:p w14:paraId="38FEE801" w14:textId="77777777" w:rsidR="00CE64C0" w:rsidRDefault="00000000">
                  <w:pPr>
                    <w:keepNext/>
                    <w:spacing w:after="60"/>
                  </w:pPr>
                  <w:r>
                    <w:rPr>
                      <w:rFonts w:ascii="Calibri" w:hAnsi="Calibri"/>
                      <w:sz w:val="20"/>
                    </w:rPr>
                    <w:t>Weekend</w:t>
                  </w:r>
                </w:p>
              </w:tc>
              <w:tc>
                <w:tcPr>
                  <w:tcW w:w="360" w:type="dxa"/>
                </w:tcPr>
                <w:p w14:paraId="2617419C" w14:textId="77777777" w:rsidR="00CE64C0" w:rsidRDefault="00000000">
                  <w:pPr>
                    <w:keepNext/>
                    <w:spacing w:after="60"/>
                    <w:jc w:val="right"/>
                  </w:pPr>
                  <w:r>
                    <w:rPr>
                      <w:rFonts w:ascii="Calibri" w:hAnsi="Calibri"/>
                      <w:sz w:val="20"/>
                    </w:rPr>
                    <w:t>5s</w:t>
                  </w:r>
                </w:p>
              </w:tc>
              <w:tc>
                <w:tcPr>
                  <w:tcW w:w="360" w:type="dxa"/>
                </w:tcPr>
                <w:p w14:paraId="653CCFF1" w14:textId="77777777" w:rsidR="00CE64C0" w:rsidRDefault="00000000">
                  <w:pPr>
                    <w:keepNext/>
                    <w:spacing w:after="60"/>
                    <w:jc w:val="right"/>
                  </w:pPr>
                  <w:r>
                    <w:rPr>
                      <w:rFonts w:ascii="Calibri" w:hAnsi="Calibri"/>
                      <w:sz w:val="20"/>
                    </w:rPr>
                    <w:t>46</w:t>
                  </w:r>
                </w:p>
              </w:tc>
            </w:tr>
            <w:bookmarkEnd w:id="66"/>
          </w:tbl>
          <w:p w14:paraId="15AAB2C6" w14:textId="77777777" w:rsidR="00000000" w:rsidRDefault="00000000">
            <w:pPr>
              <w:spacing w:after="0"/>
            </w:pPr>
          </w:p>
        </w:tc>
      </w:tr>
    </w:tbl>
    <w:p w14:paraId="1E20FD62" w14:textId="77777777" w:rsidR="00CE64C0" w:rsidRDefault="00000000">
      <w:pPr>
        <w:pStyle w:val="Textkrper"/>
      </w:pPr>
      <w: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hyperlink w:anchor="tbl-changesoutdoor2">
        <w:r>
          <w:rPr>
            <w:rStyle w:val="Hyperlink"/>
          </w:rPr>
          <w:t>Table 13</w:t>
        </w:r>
      </w:hyperlink>
      <w:r>
        <w:t xml:space="preserve"> applies this criterion, resulting in a lower, more plausible transition count.</w:t>
      </w:r>
    </w:p>
    <w:p w14:paraId="72A547BB"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 xml:space="preserve">(Lux </w:t>
      </w:r>
      <w:r>
        <w:rPr>
          <w:rStyle w:val="SpecialCharTok"/>
        </w:rPr>
        <w:t>&gt;=</w:t>
      </w:r>
      <w:r>
        <w:rPr>
          <w:rStyle w:val="NormalTok"/>
        </w:rPr>
        <w:t xml:space="preserve"> </w:t>
      </w:r>
      <w:r>
        <w:rPr>
          <w:rStyle w:val="DecValTok"/>
        </w:rPr>
        <w:t>1000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"5 min"</w:t>
      </w:r>
      <w:r>
        <w:rPr>
          <w:rStyle w:val="NormalTok"/>
        </w:rPr>
        <w:t xml:space="preserve">, </w:t>
      </w:r>
      <w:r>
        <w:br/>
      </w:r>
      <w:r>
        <w:rPr>
          <w:rStyle w:val="NormalTok"/>
        </w:rPr>
        <w:t xml:space="preserve">                   </w:t>
      </w:r>
      <w:r>
        <w:rPr>
          <w:rStyle w:val="AttributeTok"/>
        </w:rPr>
        <w:t>interruption.duration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return.only.clusters =</w:t>
      </w:r>
      <w:r>
        <w:rPr>
          <w:rStyle w:val="NormalTok"/>
        </w:rPr>
        <w:t xml:space="preserve"> </w:t>
      </w:r>
      <w:r>
        <w:rPr>
          <w:rStyle w:val="ConstantTok"/>
        </w:rPr>
        <w:t>FALSE</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filter</w:t>
      </w:r>
      <w:r>
        <w:rPr>
          <w:rStyle w:val="NormalTok"/>
        </w:rPr>
        <w:t>(</w:t>
      </w:r>
      <w:r>
        <w:rPr>
          <w:rStyle w:val="SpecialCharTok"/>
        </w:rPr>
        <w:t>!</w:t>
      </w:r>
      <w:r>
        <w:rPr>
          <w:rStyle w:val="FunctionTok"/>
        </w:rPr>
        <w:t>lead</w:t>
      </w:r>
      <w:r>
        <w:rPr>
          <w:rStyle w:val="NormalTok"/>
        </w:rPr>
        <w:t xml:space="preserve">(is.cluster) </w:t>
      </w:r>
      <w:r>
        <w:rPr>
          <w:rStyle w:val="SpecialCharTok"/>
        </w:rPr>
        <w:t>&amp;</w:t>
      </w:r>
      <w:r>
        <w:rPr>
          <w:rStyle w:val="NormalTok"/>
        </w:rPr>
        <w:t xml:space="preserve"> is.cluster)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 xml:space="preserve">(episodes, </w:t>
      </w:r>
      <w:r>
        <w:rPr>
          <w:rStyle w:val="AttributeTok"/>
        </w:rPr>
        <w:t>decimals =</w:t>
      </w:r>
      <w:r>
        <w:rPr>
          <w:rStyle w:val="NormalTok"/>
        </w:rPr>
        <w:t xml:space="preserve"> </w:t>
      </w:r>
      <w:r>
        <w:rPr>
          <w:rStyle w:val="DecValTok"/>
        </w:rPr>
        <w:t>0</w:t>
      </w:r>
      <w:r>
        <w:rPr>
          <w:rStyle w:val="NormalTok"/>
        </w:rPr>
        <w:t>)</w:t>
      </w:r>
    </w:p>
    <w:tbl>
      <w:tblPr>
        <w:tblStyle w:val="Table"/>
        <w:tblW w:w="5000" w:type="pct"/>
        <w:tblLayout w:type="fixed"/>
        <w:tblLook w:val="0000" w:firstRow="0" w:lastRow="0" w:firstColumn="0" w:lastColumn="0" w:noHBand="0" w:noVBand="0"/>
      </w:tblPr>
      <w:tblGrid>
        <w:gridCol w:w="9406"/>
      </w:tblGrid>
      <w:tr w:rsidR="00CE64C0" w14:paraId="562FDB99" w14:textId="77777777">
        <w:tc>
          <w:tcPr>
            <w:tcW w:w="7920" w:type="dxa"/>
          </w:tcPr>
          <w:p w14:paraId="49BDB470" w14:textId="77777777" w:rsidR="00CE64C0" w:rsidRDefault="00000000">
            <w:pPr>
              <w:pStyle w:val="ImageCaption"/>
              <w:spacing w:before="200"/>
            </w:pPr>
            <w:bookmarkStart w:id="67" w:name="tbl-changesoutdoor2"/>
            <w:r>
              <w:t>Table 13: Daily indoor-to-outdoor transition count (requiring ≥5 min duration of ≥1000 lx to count)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320661" w14:paraId="46AEEAF2" w14:textId="77777777" w:rsidTr="00CE64C0">
              <w:trPr>
                <w:cantSplit/>
                <w:tblHeader/>
                <w:jc w:val="center"/>
              </w:trPr>
              <w:tc>
                <w:tcPr>
                  <w:tcW w:w="360" w:type="dxa"/>
                </w:tcPr>
                <w:p w14:paraId="0DC00EEC" w14:textId="77777777" w:rsidR="00CE64C0"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1C092C3C" w14:textId="77777777" w:rsidR="00CE64C0" w:rsidRDefault="00000000">
                  <w:pPr>
                    <w:keepNext/>
                    <w:spacing w:after="60"/>
                    <w:jc w:val="center"/>
                  </w:pPr>
                  <w:r>
                    <w:rPr>
                      <w:rFonts w:ascii="Calibri" w:hAnsi="Calibri"/>
                      <w:sz w:val="20"/>
                    </w:rPr>
                    <w:t>mean epoch</w:t>
                  </w:r>
                </w:p>
              </w:tc>
              <w:tc>
                <w:tcPr>
                  <w:tcW w:w="360" w:type="dxa"/>
                </w:tcPr>
                <w:p w14:paraId="26F2ABA0" w14:textId="77777777" w:rsidR="00CE64C0" w:rsidRDefault="00000000">
                  <w:pPr>
                    <w:keepNext/>
                    <w:spacing w:after="60"/>
                    <w:jc w:val="right"/>
                  </w:pPr>
                  <w:r>
                    <w:rPr>
                      <w:rFonts w:ascii="Calibri" w:hAnsi="Calibri"/>
                      <w:sz w:val="20"/>
                    </w:rPr>
                    <w:t>episodes</w:t>
                  </w:r>
                </w:p>
              </w:tc>
            </w:tr>
            <w:tr w:rsidR="00320661" w14:paraId="006C6983" w14:textId="77777777" w:rsidTr="00CE64C0">
              <w:trPr>
                <w:cantSplit/>
                <w:jc w:val="center"/>
              </w:trPr>
              <w:tc>
                <w:tcPr>
                  <w:tcW w:w="1080" w:type="dxa"/>
                  <w:gridSpan w:val="3"/>
                  <w:tcMar>
                    <w:top w:w="25" w:type="dxa"/>
                  </w:tcMar>
                </w:tcPr>
                <w:p w14:paraId="3F782D3E" w14:textId="77777777" w:rsidR="00CE64C0" w:rsidRDefault="00000000">
                  <w:pPr>
                    <w:keepNext/>
                    <w:spacing w:after="60"/>
                  </w:pPr>
                  <w:r>
                    <w:rPr>
                      <w:rFonts w:ascii="Calibri" w:hAnsi="Calibri"/>
                      <w:sz w:val="20"/>
                    </w:rPr>
                    <w:t>VEET</w:t>
                  </w:r>
                </w:p>
              </w:tc>
            </w:tr>
            <w:tr w:rsidR="00320661" w14:paraId="56AFEE0D" w14:textId="77777777" w:rsidTr="00CE64C0">
              <w:trPr>
                <w:cantSplit/>
                <w:jc w:val="center"/>
              </w:trPr>
              <w:tc>
                <w:tcPr>
                  <w:tcW w:w="360" w:type="dxa"/>
                </w:tcPr>
                <w:p w14:paraId="5A186CBA" w14:textId="77777777" w:rsidR="00CE64C0" w:rsidRDefault="00000000">
                  <w:pPr>
                    <w:keepNext/>
                    <w:spacing w:after="60"/>
                  </w:pPr>
                  <w:r>
                    <w:rPr>
                      <w:rFonts w:ascii="Calibri" w:hAnsi="Calibri"/>
                      <w:sz w:val="20"/>
                    </w:rPr>
                    <w:t>Mean daily</w:t>
                  </w:r>
                </w:p>
              </w:tc>
              <w:tc>
                <w:tcPr>
                  <w:tcW w:w="360" w:type="dxa"/>
                </w:tcPr>
                <w:p w14:paraId="761006DE" w14:textId="77777777" w:rsidR="00CE64C0" w:rsidRDefault="00000000">
                  <w:pPr>
                    <w:keepNext/>
                    <w:spacing w:after="60"/>
                    <w:jc w:val="center"/>
                  </w:pPr>
                  <w:r>
                    <w:rPr>
                      <w:rFonts w:ascii="Calibri" w:hAnsi="Calibri"/>
                      <w:sz w:val="20"/>
                    </w:rPr>
                    <w:t>5s</w:t>
                  </w:r>
                </w:p>
              </w:tc>
              <w:tc>
                <w:tcPr>
                  <w:tcW w:w="360" w:type="dxa"/>
                </w:tcPr>
                <w:p w14:paraId="5FE45C25" w14:textId="77777777" w:rsidR="00CE64C0" w:rsidRDefault="00000000">
                  <w:pPr>
                    <w:keepNext/>
                    <w:spacing w:after="60"/>
                    <w:jc w:val="right"/>
                  </w:pPr>
                  <w:r>
                    <w:rPr>
                      <w:rFonts w:ascii="Calibri" w:hAnsi="Calibri"/>
                      <w:sz w:val="20"/>
                    </w:rPr>
                    <w:t>5</w:t>
                  </w:r>
                </w:p>
              </w:tc>
            </w:tr>
            <w:tr w:rsidR="00320661" w14:paraId="2155302D" w14:textId="77777777" w:rsidTr="00CE64C0">
              <w:trPr>
                <w:cantSplit/>
                <w:jc w:val="center"/>
              </w:trPr>
              <w:tc>
                <w:tcPr>
                  <w:tcW w:w="360" w:type="dxa"/>
                </w:tcPr>
                <w:p w14:paraId="364C572B" w14:textId="77777777" w:rsidR="00CE64C0" w:rsidRDefault="00000000">
                  <w:pPr>
                    <w:keepNext/>
                    <w:spacing w:after="60"/>
                  </w:pPr>
                  <w:r>
                    <w:rPr>
                      <w:rFonts w:ascii="Calibri" w:hAnsi="Calibri"/>
                      <w:sz w:val="20"/>
                    </w:rPr>
                    <w:t>Weekday</w:t>
                  </w:r>
                </w:p>
              </w:tc>
              <w:tc>
                <w:tcPr>
                  <w:tcW w:w="360" w:type="dxa"/>
                </w:tcPr>
                <w:p w14:paraId="29B8DC6C" w14:textId="77777777" w:rsidR="00CE64C0" w:rsidRDefault="00000000">
                  <w:pPr>
                    <w:keepNext/>
                    <w:spacing w:after="60"/>
                    <w:jc w:val="center"/>
                  </w:pPr>
                  <w:r>
                    <w:rPr>
                      <w:rFonts w:ascii="Calibri" w:hAnsi="Calibri"/>
                      <w:sz w:val="20"/>
                    </w:rPr>
                    <w:t>5s</w:t>
                  </w:r>
                </w:p>
              </w:tc>
              <w:tc>
                <w:tcPr>
                  <w:tcW w:w="360" w:type="dxa"/>
                </w:tcPr>
                <w:p w14:paraId="33ECDFDF" w14:textId="77777777" w:rsidR="00CE64C0" w:rsidRDefault="00000000">
                  <w:pPr>
                    <w:keepNext/>
                    <w:spacing w:after="60"/>
                    <w:jc w:val="right"/>
                  </w:pPr>
                  <w:r>
                    <w:rPr>
                      <w:rFonts w:ascii="Calibri" w:hAnsi="Calibri"/>
                      <w:sz w:val="20"/>
                    </w:rPr>
                    <w:t>6</w:t>
                  </w:r>
                </w:p>
              </w:tc>
            </w:tr>
            <w:tr w:rsidR="00320661" w14:paraId="5092D512" w14:textId="77777777" w:rsidTr="00CE64C0">
              <w:trPr>
                <w:cantSplit/>
                <w:jc w:val="center"/>
              </w:trPr>
              <w:tc>
                <w:tcPr>
                  <w:tcW w:w="360" w:type="dxa"/>
                </w:tcPr>
                <w:p w14:paraId="5C25F0BC" w14:textId="77777777" w:rsidR="00CE64C0" w:rsidRDefault="00000000">
                  <w:pPr>
                    <w:keepNext/>
                    <w:spacing w:after="60"/>
                  </w:pPr>
                  <w:r>
                    <w:rPr>
                      <w:rFonts w:ascii="Calibri" w:hAnsi="Calibri"/>
                      <w:sz w:val="20"/>
                    </w:rPr>
                    <w:t>Weekend</w:t>
                  </w:r>
                </w:p>
              </w:tc>
              <w:tc>
                <w:tcPr>
                  <w:tcW w:w="360" w:type="dxa"/>
                </w:tcPr>
                <w:p w14:paraId="36913397" w14:textId="77777777" w:rsidR="00CE64C0" w:rsidRDefault="00000000">
                  <w:pPr>
                    <w:keepNext/>
                    <w:spacing w:after="60"/>
                    <w:jc w:val="center"/>
                  </w:pPr>
                  <w:r>
                    <w:rPr>
                      <w:rFonts w:ascii="Calibri" w:hAnsi="Calibri"/>
                      <w:sz w:val="20"/>
                    </w:rPr>
                    <w:t>5s</w:t>
                  </w:r>
                </w:p>
              </w:tc>
              <w:tc>
                <w:tcPr>
                  <w:tcW w:w="360" w:type="dxa"/>
                </w:tcPr>
                <w:p w14:paraId="7B74F2C8" w14:textId="77777777" w:rsidR="00CE64C0" w:rsidRDefault="00000000">
                  <w:pPr>
                    <w:keepNext/>
                    <w:spacing w:after="60"/>
                    <w:jc w:val="right"/>
                  </w:pPr>
                  <w:r>
                    <w:rPr>
                      <w:rFonts w:ascii="Calibri" w:hAnsi="Calibri"/>
                      <w:sz w:val="20"/>
                    </w:rPr>
                    <w:t>4</w:t>
                  </w:r>
                </w:p>
              </w:tc>
            </w:tr>
            <w:bookmarkEnd w:id="67"/>
          </w:tbl>
          <w:p w14:paraId="2C04FB77" w14:textId="77777777" w:rsidR="00000000" w:rsidRDefault="00000000">
            <w:pPr>
              <w:spacing w:after="0"/>
            </w:pPr>
          </w:p>
        </w:tc>
      </w:tr>
    </w:tbl>
    <w:p w14:paraId="05084E7C" w14:textId="77777777" w:rsidR="00CE64C0" w:rsidRDefault="00000000">
      <w:pPr>
        <w:pStyle w:val="berschrift4"/>
      </w:pPr>
      <w:bookmarkStart w:id="68" w:name="longest-sustained-bright-light-period"/>
      <w:bookmarkEnd w:id="64"/>
      <w:r>
        <w:t>Longest sustained bright-light period</w:t>
      </w:r>
    </w:p>
    <w:p w14:paraId="2AB78C9E" w14:textId="77777777" w:rsidR="00CE64C0" w:rsidRDefault="00000000">
      <w:pPr>
        <w:pStyle w:val="FirstParagraph"/>
      </w:pPr>
      <w:r>
        <w:t xml:space="preserve">The final light exposure metric we illustrate is the longest continuous period above a certain illuminance threshold (often termed longest period above threshold, e.g. PAT1000 for 1000 lx). This gives us a sense of the longest outdoor exposure in a day. Along with it, one might report the total duration above that threshold in the day (TAT1000). While we could derive these from the earlier analyses, LightLogR provides dedicated </w:t>
      </w:r>
      <w:hyperlink r:id="rId56">
        <w:r>
          <w:rPr>
            <w:rStyle w:val="Hyperlink"/>
          </w:rPr>
          <w:t>metric</w:t>
        </w:r>
      </w:hyperlink>
      <w:r>
        <w:t xml:space="preserve"> functions for such calculations, which can compute multiple related metrics at once.</w:t>
      </w:r>
    </w:p>
    <w:p w14:paraId="5E9A4B42" w14:textId="77777777" w:rsidR="00CE64C0" w:rsidRDefault="00000000">
      <w:pPr>
        <w:pStyle w:val="Textkrper"/>
      </w:pPr>
      <w:r>
        <w:t xml:space="preserve">Using the function </w:t>
      </w:r>
      <w:hyperlink r:id="rId57">
        <w:r>
          <w:rPr>
            <w:rStyle w:val="Hyperlink"/>
          </w:rPr>
          <w:t>period_above_threshold()</w:t>
        </w:r>
      </w:hyperlink>
      <w:r>
        <w:t xml:space="preserve"> for PAT and </w:t>
      </w:r>
      <w:hyperlink r:id="rId58">
        <w:r>
          <w:rPr>
            <w:rStyle w:val="Hyperlink"/>
          </w:rPr>
          <w:t>duration_above_threshold()</w:t>
        </w:r>
      </w:hyperlink>
      <w:r>
        <w:t xml:space="preserve"> for TAT, we calculate both metrics for the 1000 lx threshold. </w:t>
      </w:r>
      <w:hyperlink w:anchor="tbl-periodoutdoor">
        <w:r>
          <w:rPr>
            <w:rStyle w:val="Hyperlink"/>
          </w:rPr>
          <w:t>Table 14</w:t>
        </w:r>
      </w:hyperlink>
      <w:r>
        <w:t xml:space="preserve"> shows the mean of these metrics across days (i.e., average longest bright period and average total bright time per day).</w:t>
      </w:r>
    </w:p>
    <w:p w14:paraId="60461637"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FunctionTok"/>
        </w:rPr>
        <w:t>period_above_threshold</w:t>
      </w:r>
      <w:r>
        <w:rPr>
          <w:rStyle w:val="NormalTok"/>
        </w:rPr>
        <w:t>(</w:t>
      </w:r>
      <w:r>
        <w:br/>
      </w:r>
      <w:r>
        <w:rPr>
          <w:rStyle w:val="NormalTok"/>
        </w:rPr>
        <w:t xml:space="preserve">      Lux, Datetime, </w:t>
      </w:r>
      <w:r>
        <w:rPr>
          <w:rStyle w:val="AttributeTok"/>
        </w:rPr>
        <w:t>threshold =</w:t>
      </w:r>
      <w:r>
        <w:rPr>
          <w:rStyle w:val="NormalTok"/>
        </w:rPr>
        <w:t xml:space="preserve"> </w:t>
      </w:r>
      <w:r>
        <w:rPr>
          <w:rStyle w:val="DecValTok"/>
        </w:rPr>
        <w:t>1000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AttributeTok"/>
        </w:rPr>
        <w:t>as.df =</w:t>
      </w:r>
      <w:r>
        <w:rPr>
          <w:rStyle w:val="NormalTok"/>
        </w:rPr>
        <w:t xml:space="preserve"> </w:t>
      </w:r>
      <w:r>
        <w:rPr>
          <w:rStyle w:val="ConstantTok"/>
        </w:rPr>
        <w:t>TRUE</w:t>
      </w:r>
      <w:r>
        <w:rPr>
          <w:rStyle w:val="NormalTok"/>
        </w:rPr>
        <w:t>),</w:t>
      </w:r>
      <w:r>
        <w:br/>
      </w:r>
      <w:r>
        <w:rPr>
          <w:rStyle w:val="NormalTok"/>
        </w:rPr>
        <w:t xml:space="preserve">    </w:t>
      </w:r>
      <w:r>
        <w:rPr>
          <w:rStyle w:val="FunctionTok"/>
        </w:rPr>
        <w:t>duration_above_threshold</w:t>
      </w:r>
      <w:r>
        <w:rPr>
          <w:rStyle w:val="NormalTok"/>
        </w:rPr>
        <w:t>(</w:t>
      </w:r>
      <w:r>
        <w:br/>
      </w:r>
      <w:r>
        <w:rPr>
          <w:rStyle w:val="NormalTok"/>
        </w:rPr>
        <w:lastRenderedPageBreak/>
        <w:t xml:space="preserve">      Lux, Datetime, </w:t>
      </w:r>
      <w:r>
        <w:rPr>
          <w:rStyle w:val="AttributeTok"/>
        </w:rPr>
        <w:t>threshold =</w:t>
      </w:r>
      <w:r>
        <w:rPr>
          <w:rStyle w:val="NormalTok"/>
        </w:rPr>
        <w:t xml:space="preserve"> </w:t>
      </w:r>
      <w:r>
        <w:rPr>
          <w:rStyle w:val="DecValTok"/>
        </w:rPr>
        <w:t>1000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AttributeTok"/>
        </w:rPr>
        <w:t>as.df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"keep"</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406"/>
      </w:tblGrid>
      <w:tr w:rsidR="00CE64C0" w14:paraId="44E26991" w14:textId="77777777">
        <w:tc>
          <w:tcPr>
            <w:tcW w:w="7920" w:type="dxa"/>
          </w:tcPr>
          <w:p w14:paraId="7BCF23C1" w14:textId="77777777" w:rsidR="00CE64C0" w:rsidRDefault="00000000">
            <w:pPr>
              <w:pStyle w:val="ImageCaption"/>
              <w:spacing w:before="200"/>
            </w:pPr>
            <w:bookmarkStart w:id="69" w:name="tbl-periodoutdoor"/>
            <w:r>
              <w:t>Table 14: Longest period and total duration illuminance above 1000 lx (PAT1000 and TAT1000)</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320661" w14:paraId="2A4917C7" w14:textId="77777777" w:rsidTr="00CE64C0">
              <w:trPr>
                <w:cantSplit/>
                <w:tblHeader/>
                <w:jc w:val="center"/>
              </w:trPr>
              <w:tc>
                <w:tcPr>
                  <w:tcW w:w="360" w:type="dxa"/>
                </w:tcPr>
                <w:p w14:paraId="549B92E8" w14:textId="77777777" w:rsidR="00CE64C0"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6F5FA86B" w14:textId="77777777" w:rsidR="00CE64C0" w:rsidRDefault="00000000">
                  <w:pPr>
                    <w:keepNext/>
                    <w:spacing w:after="60"/>
                    <w:jc w:val="center"/>
                  </w:pPr>
                  <w:r>
                    <w:rPr>
                      <w:rFonts w:ascii="Calibri" w:hAnsi="Calibri"/>
                      <w:sz w:val="20"/>
                    </w:rPr>
                    <w:t>period above 1000</w:t>
                  </w:r>
                </w:p>
              </w:tc>
              <w:tc>
                <w:tcPr>
                  <w:tcW w:w="360" w:type="dxa"/>
                </w:tcPr>
                <w:p w14:paraId="43CCFE6B" w14:textId="77777777" w:rsidR="00CE64C0" w:rsidRDefault="00000000">
                  <w:pPr>
                    <w:keepNext/>
                    <w:spacing w:after="60"/>
                    <w:jc w:val="center"/>
                  </w:pPr>
                  <w:r>
                    <w:rPr>
                      <w:rFonts w:ascii="Calibri" w:hAnsi="Calibri"/>
                      <w:sz w:val="20"/>
                    </w:rPr>
                    <w:t>duration above 1000</w:t>
                  </w:r>
                </w:p>
              </w:tc>
            </w:tr>
            <w:tr w:rsidR="00320661" w14:paraId="1FF4667C" w14:textId="77777777" w:rsidTr="00CE64C0">
              <w:trPr>
                <w:cantSplit/>
                <w:jc w:val="center"/>
              </w:trPr>
              <w:tc>
                <w:tcPr>
                  <w:tcW w:w="1080" w:type="dxa"/>
                  <w:gridSpan w:val="3"/>
                  <w:tcMar>
                    <w:top w:w="25" w:type="dxa"/>
                  </w:tcMar>
                </w:tcPr>
                <w:p w14:paraId="5121FD04" w14:textId="77777777" w:rsidR="00CE64C0" w:rsidRDefault="00000000">
                  <w:pPr>
                    <w:keepNext/>
                    <w:spacing w:after="60"/>
                  </w:pPr>
                  <w:r>
                    <w:rPr>
                      <w:rFonts w:ascii="Calibri" w:hAnsi="Calibri"/>
                      <w:sz w:val="20"/>
                    </w:rPr>
                    <w:t>VEET</w:t>
                  </w:r>
                </w:p>
              </w:tc>
            </w:tr>
            <w:tr w:rsidR="00320661" w14:paraId="444B1EFC" w14:textId="77777777" w:rsidTr="00CE64C0">
              <w:trPr>
                <w:cantSplit/>
                <w:jc w:val="center"/>
              </w:trPr>
              <w:tc>
                <w:tcPr>
                  <w:tcW w:w="360" w:type="dxa"/>
                </w:tcPr>
                <w:p w14:paraId="7E0C6953" w14:textId="77777777" w:rsidR="00CE64C0" w:rsidRDefault="00000000">
                  <w:pPr>
                    <w:keepNext/>
                    <w:spacing w:after="60"/>
                  </w:pPr>
                  <w:r>
                    <w:rPr>
                      <w:rFonts w:ascii="Calibri" w:hAnsi="Calibri"/>
                      <w:sz w:val="20"/>
                    </w:rPr>
                    <w:t>Mean daily</w:t>
                  </w:r>
                </w:p>
              </w:tc>
              <w:tc>
                <w:tcPr>
                  <w:tcW w:w="360" w:type="dxa"/>
                </w:tcPr>
                <w:p w14:paraId="3D31A3E4" w14:textId="77777777" w:rsidR="00CE64C0" w:rsidRDefault="00000000">
                  <w:pPr>
                    <w:keepNext/>
                    <w:spacing w:after="60"/>
                    <w:jc w:val="center"/>
                  </w:pPr>
                  <w:r>
                    <w:rPr>
                      <w:rFonts w:ascii="Calibri" w:hAnsi="Calibri"/>
                      <w:sz w:val="20"/>
                    </w:rPr>
                    <w:t>1208s (~20.13 minutes)</w:t>
                  </w:r>
                </w:p>
              </w:tc>
              <w:tc>
                <w:tcPr>
                  <w:tcW w:w="360" w:type="dxa"/>
                </w:tcPr>
                <w:p w14:paraId="34693CB8" w14:textId="77777777" w:rsidR="00CE64C0" w:rsidRDefault="00000000">
                  <w:pPr>
                    <w:keepNext/>
                    <w:spacing w:after="60"/>
                    <w:jc w:val="center"/>
                  </w:pPr>
                  <w:r>
                    <w:rPr>
                      <w:rFonts w:ascii="Calibri" w:hAnsi="Calibri"/>
                      <w:sz w:val="20"/>
                    </w:rPr>
                    <w:t>5703s (~1.58 hours)</w:t>
                  </w:r>
                </w:p>
              </w:tc>
            </w:tr>
            <w:tr w:rsidR="00320661" w14:paraId="196B6F15" w14:textId="77777777" w:rsidTr="00CE64C0">
              <w:trPr>
                <w:cantSplit/>
                <w:jc w:val="center"/>
              </w:trPr>
              <w:tc>
                <w:tcPr>
                  <w:tcW w:w="360" w:type="dxa"/>
                </w:tcPr>
                <w:p w14:paraId="10F06F9C" w14:textId="77777777" w:rsidR="00CE64C0" w:rsidRDefault="00000000">
                  <w:pPr>
                    <w:keepNext/>
                    <w:spacing w:after="60"/>
                  </w:pPr>
                  <w:r>
                    <w:rPr>
                      <w:rFonts w:ascii="Calibri" w:hAnsi="Calibri"/>
                      <w:sz w:val="20"/>
                    </w:rPr>
                    <w:t>Weekday</w:t>
                  </w:r>
                </w:p>
              </w:tc>
              <w:tc>
                <w:tcPr>
                  <w:tcW w:w="360" w:type="dxa"/>
                </w:tcPr>
                <w:p w14:paraId="72F660C7" w14:textId="77777777" w:rsidR="00CE64C0" w:rsidRDefault="00000000">
                  <w:pPr>
                    <w:keepNext/>
                    <w:spacing w:after="60"/>
                    <w:jc w:val="center"/>
                  </w:pPr>
                  <w:r>
                    <w:rPr>
                      <w:rFonts w:ascii="Calibri" w:hAnsi="Calibri"/>
                      <w:sz w:val="20"/>
                    </w:rPr>
                    <w:t>1469s (~24.48 minutes)</w:t>
                  </w:r>
                </w:p>
              </w:tc>
              <w:tc>
                <w:tcPr>
                  <w:tcW w:w="360" w:type="dxa"/>
                </w:tcPr>
                <w:p w14:paraId="70EB9977" w14:textId="77777777" w:rsidR="00CE64C0" w:rsidRDefault="00000000">
                  <w:pPr>
                    <w:keepNext/>
                    <w:spacing w:after="60"/>
                    <w:jc w:val="center"/>
                  </w:pPr>
                  <w:r>
                    <w:rPr>
                      <w:rFonts w:ascii="Calibri" w:hAnsi="Calibri"/>
                      <w:sz w:val="20"/>
                    </w:rPr>
                    <w:t>6815s (~1.89 hours)</w:t>
                  </w:r>
                </w:p>
              </w:tc>
            </w:tr>
            <w:tr w:rsidR="00320661" w14:paraId="24795567" w14:textId="77777777" w:rsidTr="00CE64C0">
              <w:trPr>
                <w:cantSplit/>
                <w:jc w:val="center"/>
              </w:trPr>
              <w:tc>
                <w:tcPr>
                  <w:tcW w:w="360" w:type="dxa"/>
                </w:tcPr>
                <w:p w14:paraId="49912E0D" w14:textId="77777777" w:rsidR="00CE64C0" w:rsidRDefault="00000000">
                  <w:pPr>
                    <w:keepNext/>
                    <w:spacing w:after="60"/>
                  </w:pPr>
                  <w:r>
                    <w:rPr>
                      <w:rFonts w:ascii="Calibri" w:hAnsi="Calibri"/>
                      <w:sz w:val="20"/>
                    </w:rPr>
                    <w:t>Weekend</w:t>
                  </w:r>
                </w:p>
              </w:tc>
              <w:tc>
                <w:tcPr>
                  <w:tcW w:w="360" w:type="dxa"/>
                </w:tcPr>
                <w:p w14:paraId="61A0961E" w14:textId="77777777" w:rsidR="00CE64C0" w:rsidRDefault="00000000">
                  <w:pPr>
                    <w:keepNext/>
                    <w:spacing w:after="60"/>
                    <w:jc w:val="center"/>
                  </w:pPr>
                  <w:r>
                    <w:rPr>
                      <w:rFonts w:ascii="Calibri" w:hAnsi="Calibri"/>
                      <w:sz w:val="20"/>
                    </w:rPr>
                    <w:t>555s (~9.25 minutes)</w:t>
                  </w:r>
                </w:p>
              </w:tc>
              <w:tc>
                <w:tcPr>
                  <w:tcW w:w="360" w:type="dxa"/>
                </w:tcPr>
                <w:p w14:paraId="68ABDE3A" w14:textId="77777777" w:rsidR="00CE64C0" w:rsidRDefault="00000000">
                  <w:pPr>
                    <w:keepNext/>
                    <w:spacing w:after="60"/>
                    <w:jc w:val="center"/>
                  </w:pPr>
                  <w:r>
                    <w:rPr>
                      <w:rFonts w:ascii="Calibri" w:hAnsi="Calibri"/>
                      <w:sz w:val="20"/>
                    </w:rPr>
                    <w:t>2922s (~48.7 minutes)</w:t>
                  </w:r>
                </w:p>
              </w:tc>
            </w:tr>
            <w:bookmarkEnd w:id="69"/>
          </w:tbl>
          <w:p w14:paraId="5DCE0D55" w14:textId="77777777" w:rsidR="00000000" w:rsidRDefault="00000000">
            <w:pPr>
              <w:spacing w:after="0"/>
            </w:pPr>
          </w:p>
        </w:tc>
      </w:tr>
    </w:tbl>
    <w:p w14:paraId="3CF8CAE6" w14:textId="77777777" w:rsidR="00CE64C0" w:rsidRDefault="00000000">
      <w:pPr>
        <w:pStyle w:val="berschrift4"/>
      </w:pPr>
      <w:bookmarkStart w:id="70" w:name="merging-data-streams"/>
      <w:bookmarkEnd w:id="68"/>
      <w:r>
        <w:lastRenderedPageBreak/>
        <w:t>Merging data streams</w:t>
      </w:r>
    </w:p>
    <w:p w14:paraId="2F8CB09F" w14:textId="77777777" w:rsidR="00CE64C0" w:rsidRDefault="00000000">
      <w:pPr>
        <w:pStyle w:val="FirstParagraph"/>
      </w:pPr>
      <w:r>
        <w:t xml:space="preserve">Note that while imports from different devices can be </w:t>
      </w:r>
      <w:hyperlink r:id="rId59">
        <w:r>
          <w:rPr>
            <w:rStyle w:val="Hyperlink"/>
          </w:rPr>
          <w:t>merged</w:t>
        </w:r>
      </w:hyperlink>
      <w: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Pr>
          <w:rStyle w:val="VerbatimChar"/>
        </w:rPr>
        <w:t>Lux</w:t>
      </w:r>
      <w:r>
        <w:t xml:space="preserve"> and </w:t>
      </w:r>
      <w:r>
        <w:rPr>
          <w:rStyle w:val="VerbatimChar"/>
        </w:rPr>
        <w:t>LIGHT</w:t>
      </w:r>
      <w:r>
        <w:t xml:space="preserve"> to </w:t>
      </w:r>
      <w:r>
        <w:rPr>
          <w:rStyle w:val="VerbatimChar"/>
        </w:rPr>
        <w:t>illuminance</w:t>
      </w:r>
      <w:r>
        <w:t xml:space="preserve">. If we wanted to analyse the </w:t>
      </w:r>
      <w:r>
        <w:rPr>
          <w:rStyle w:val="VerbatimChar"/>
        </w:rPr>
        <w:t>VEET</w:t>
      </w:r>
      <w:r>
        <w:t xml:space="preserve"> data together with the </w:t>
      </w:r>
      <w:r>
        <w:rPr>
          <w:rStyle w:val="VerbatimChar"/>
        </w:rPr>
        <w:t>Clouclip</w:t>
      </w:r>
      <w:r>
        <w:t xml:space="preserve"> data, for example, we would not have to rename anything, as both carry their illuminance measurements in the variable </w:t>
      </w:r>
      <w:r>
        <w:rPr>
          <w:rStyle w:val="VerbatimChar"/>
        </w:rPr>
        <w:t>Lux</w:t>
      </w:r>
      <w:r>
        <w:t xml:space="preserve">. The following example shows how the combination of datasets would lead to a combined dataset, and how that would affect analysis outcomes. </w:t>
      </w:r>
      <w:r>
        <w:rPr>
          <w:b/>
          <w:bCs/>
        </w:rPr>
        <w:t>It is the responsibility of the researcher to perform device calibration and/or checks for a similar measurement fidelity.</w:t>
      </w:r>
    </w:p>
    <w:p w14:paraId="4360A026" w14:textId="77777777" w:rsidR="00CE64C0" w:rsidRDefault="00000000">
      <w:pPr>
        <w:pStyle w:val="SourceCode"/>
      </w:pPr>
      <w:r>
        <w:rPr>
          <w:rStyle w:val="NormalTok"/>
        </w:rPr>
        <w:t xml:space="preserve">data </w:t>
      </w:r>
      <w:r>
        <w:rPr>
          <w:rStyle w:val="OtherTok"/>
        </w:rPr>
        <w:t>&lt;-</w:t>
      </w:r>
      <w:r>
        <w:rPr>
          <w:rStyle w:val="NormalTok"/>
        </w:rPr>
        <w:t xml:space="preserve"> </w:t>
      </w:r>
      <w:r>
        <w:rPr>
          <w:rStyle w:val="FunctionTok"/>
        </w:rPr>
        <w:t>join_datasets</w:t>
      </w:r>
      <w:r>
        <w:rPr>
          <w:rStyle w:val="NormalTok"/>
        </w:rPr>
        <w:t>(dataCC, dataVEET)</w:t>
      </w:r>
      <w:r>
        <w:br/>
      </w:r>
      <w:r>
        <w:rPr>
          <w:rStyle w:val="NormalTok"/>
        </w:rPr>
        <w:t xml:space="preserve">data </w:t>
      </w:r>
      <w:r>
        <w:rPr>
          <w:rStyle w:val="SpecialCharTok"/>
        </w:rPr>
        <w:t>|&gt;</w:t>
      </w:r>
      <w:r>
        <w:rPr>
          <w:rStyle w:val="NormalTok"/>
        </w:rPr>
        <w:t xml:space="preserve"> </w:t>
      </w:r>
      <w:r>
        <w:rPr>
          <w:rStyle w:val="FunctionTok"/>
        </w:rPr>
        <w:t>summary_overview</w:t>
      </w:r>
      <w:r>
        <w:rPr>
          <w:rStyle w:val="NormalTok"/>
        </w:rPr>
        <w:t xml:space="preserve">(Lux, </w:t>
      </w:r>
      <w:r>
        <w:rPr>
          <w:rStyle w:val="AttributeTok"/>
        </w:rPr>
        <w:t>threshold.missing =</w:t>
      </w:r>
      <w:r>
        <w:rPr>
          <w:rStyle w:val="NormalTok"/>
        </w:rPr>
        <w:t xml:space="preserve"> </w:t>
      </w:r>
      <w:r>
        <w:rPr>
          <w:rStyle w:val="FloatTok"/>
        </w:rPr>
        <w:t>0.5</w:t>
      </w:r>
      <w:r>
        <w:rPr>
          <w:rStyle w:val="NormalTok"/>
        </w:rPr>
        <w:t xml:space="preserve">) </w:t>
      </w:r>
      <w:r>
        <w:rPr>
          <w:rStyle w:val="SpecialCharTok"/>
        </w:rPr>
        <w:t>|&gt;</w:t>
      </w:r>
      <w:r>
        <w:rPr>
          <w:rStyle w:val="NormalTok"/>
        </w:rPr>
        <w:t xml:space="preserve"> </w:t>
      </w:r>
      <w:r>
        <w:rPr>
          <w:rStyle w:val="FunctionTok"/>
        </w:rPr>
        <w:t>gt</w:t>
      </w:r>
      <w:r>
        <w:rPr>
          <w:rStyle w:val="NormalTok"/>
        </w:rPr>
        <w:t>()</w:t>
      </w:r>
    </w:p>
    <w:tbl>
      <w:tblPr>
        <w:tblStyle w:val="Table"/>
        <w:tblW w:w="0" w:type="auto"/>
        <w:jc w:val="center"/>
        <w:tblCellMar>
          <w:left w:w="60" w:type="dxa"/>
          <w:right w:w="60" w:type="dxa"/>
        </w:tblCellMar>
        <w:tblLook w:val="0000" w:firstRow="0" w:lastRow="0" w:firstColumn="0" w:lastColumn="0" w:noHBand="0" w:noVBand="0"/>
      </w:tblPr>
      <w:tblGrid>
        <w:gridCol w:w="1811"/>
        <w:gridCol w:w="581"/>
        <w:gridCol w:w="475"/>
        <w:gridCol w:w="475"/>
      </w:tblGrid>
      <w:tr w:rsidR="00320661" w14:paraId="76124148" w14:textId="77777777" w:rsidTr="00CE64C0">
        <w:trPr>
          <w:cantSplit/>
          <w:tblHeader/>
          <w:jc w:val="center"/>
        </w:trPr>
        <w:tc>
          <w:tcPr>
            <w:tcW w:w="0" w:type="auto"/>
          </w:tcPr>
          <w:p w14:paraId="6CECAA38" w14:textId="77777777" w:rsidR="00CE64C0" w:rsidRDefault="00000000">
            <w:pPr>
              <w:keepNext/>
              <w:spacing w:after="60"/>
            </w:pPr>
            <w:r>
              <w:rPr>
                <w:rFonts w:ascii="Calibri" w:hAnsi="Calibri"/>
                <w:sz w:val="20"/>
              </w:rPr>
              <w:t>name</w:t>
            </w:r>
          </w:p>
        </w:tc>
        <w:tc>
          <w:tcPr>
            <w:tcW w:w="0" w:type="auto"/>
            <w:tcBorders>
              <w:top w:val="single" w:sz="16" w:space="0" w:color="D3D3D3"/>
              <w:bottom w:val="single" w:sz="16" w:space="0" w:color="D3D3D3"/>
            </w:tcBorders>
          </w:tcPr>
          <w:p w14:paraId="4E4B0D12" w14:textId="77777777" w:rsidR="00CE64C0" w:rsidRDefault="00000000">
            <w:pPr>
              <w:keepNext/>
              <w:spacing w:after="60"/>
              <w:jc w:val="right"/>
            </w:pPr>
            <w:r>
              <w:rPr>
                <w:rFonts w:ascii="Calibri" w:hAnsi="Calibri"/>
                <w:sz w:val="20"/>
              </w:rPr>
              <w:t>mean</w:t>
            </w:r>
          </w:p>
        </w:tc>
        <w:tc>
          <w:tcPr>
            <w:tcW w:w="0" w:type="auto"/>
            <w:tcBorders>
              <w:top w:val="single" w:sz="16" w:space="0" w:color="D3D3D3"/>
              <w:bottom w:val="single" w:sz="16" w:space="0" w:color="D3D3D3"/>
            </w:tcBorders>
          </w:tcPr>
          <w:p w14:paraId="30414694" w14:textId="77777777" w:rsidR="00CE64C0" w:rsidRDefault="00000000">
            <w:pPr>
              <w:keepNext/>
              <w:spacing w:after="60"/>
              <w:jc w:val="right"/>
            </w:pPr>
            <w:r>
              <w:rPr>
                <w:rFonts w:ascii="Calibri" w:hAnsi="Calibri"/>
                <w:sz w:val="20"/>
              </w:rPr>
              <w:t>min</w:t>
            </w:r>
          </w:p>
        </w:tc>
        <w:tc>
          <w:tcPr>
            <w:tcW w:w="0" w:type="auto"/>
          </w:tcPr>
          <w:p w14:paraId="533D69D7" w14:textId="77777777" w:rsidR="00CE64C0" w:rsidRDefault="00000000">
            <w:pPr>
              <w:keepNext/>
              <w:spacing w:after="60"/>
              <w:jc w:val="right"/>
            </w:pPr>
            <w:r>
              <w:rPr>
                <w:rFonts w:ascii="Calibri" w:hAnsi="Calibri"/>
                <w:sz w:val="20"/>
              </w:rPr>
              <w:t>max</w:t>
            </w:r>
          </w:p>
        </w:tc>
      </w:tr>
      <w:tr w:rsidR="00320661" w14:paraId="5E2E9C22" w14:textId="77777777" w:rsidTr="00CE64C0">
        <w:trPr>
          <w:cantSplit/>
          <w:jc w:val="center"/>
        </w:trPr>
        <w:tc>
          <w:tcPr>
            <w:tcW w:w="0" w:type="auto"/>
          </w:tcPr>
          <w:p w14:paraId="355F61BD" w14:textId="77777777" w:rsidR="00CE64C0" w:rsidRDefault="00000000">
            <w:pPr>
              <w:keepNext/>
              <w:spacing w:after="60"/>
            </w:pPr>
            <w:r>
              <w:rPr>
                <w:rFonts w:ascii="Calibri" w:hAnsi="Calibri"/>
                <w:sz w:val="20"/>
              </w:rPr>
              <w:t>Participants</w:t>
            </w:r>
          </w:p>
        </w:tc>
        <w:tc>
          <w:tcPr>
            <w:tcW w:w="0" w:type="auto"/>
          </w:tcPr>
          <w:p w14:paraId="27356FCC" w14:textId="77777777" w:rsidR="00CE64C0" w:rsidRDefault="00000000">
            <w:pPr>
              <w:keepNext/>
              <w:spacing w:after="60"/>
              <w:jc w:val="right"/>
            </w:pPr>
            <w:r>
              <w:rPr>
                <w:rFonts w:ascii="Calibri" w:hAnsi="Calibri"/>
                <w:sz w:val="20"/>
              </w:rPr>
              <w:t>2.00</w:t>
            </w:r>
          </w:p>
        </w:tc>
        <w:tc>
          <w:tcPr>
            <w:tcW w:w="0" w:type="auto"/>
          </w:tcPr>
          <w:p w14:paraId="480E9A4F" w14:textId="77777777" w:rsidR="00CE64C0" w:rsidRDefault="00000000">
            <w:pPr>
              <w:keepNext/>
              <w:spacing w:after="60"/>
              <w:jc w:val="right"/>
            </w:pPr>
            <w:r>
              <w:rPr>
                <w:rFonts w:ascii="Calibri" w:hAnsi="Calibri"/>
                <w:sz w:val="20"/>
              </w:rPr>
              <w:t>NA</w:t>
            </w:r>
          </w:p>
        </w:tc>
        <w:tc>
          <w:tcPr>
            <w:tcW w:w="0" w:type="auto"/>
          </w:tcPr>
          <w:p w14:paraId="7342A130" w14:textId="77777777" w:rsidR="00CE64C0" w:rsidRDefault="00000000">
            <w:pPr>
              <w:keepNext/>
              <w:spacing w:after="60"/>
              <w:jc w:val="right"/>
            </w:pPr>
            <w:r>
              <w:rPr>
                <w:rFonts w:ascii="Calibri" w:hAnsi="Calibri"/>
                <w:sz w:val="20"/>
              </w:rPr>
              <w:t>NA</w:t>
            </w:r>
          </w:p>
        </w:tc>
      </w:tr>
      <w:tr w:rsidR="00320661" w14:paraId="53A184F1" w14:textId="77777777" w:rsidTr="00CE64C0">
        <w:trPr>
          <w:cantSplit/>
          <w:jc w:val="center"/>
        </w:trPr>
        <w:tc>
          <w:tcPr>
            <w:tcW w:w="0" w:type="auto"/>
          </w:tcPr>
          <w:p w14:paraId="3D289B32" w14:textId="77777777" w:rsidR="00CE64C0" w:rsidRDefault="00000000">
            <w:pPr>
              <w:keepNext/>
              <w:spacing w:after="60"/>
            </w:pPr>
            <w:r>
              <w:rPr>
                <w:rFonts w:ascii="Calibri" w:hAnsi="Calibri"/>
                <w:sz w:val="20"/>
              </w:rPr>
              <w:t>Participant-days</w:t>
            </w:r>
          </w:p>
        </w:tc>
        <w:tc>
          <w:tcPr>
            <w:tcW w:w="0" w:type="auto"/>
          </w:tcPr>
          <w:p w14:paraId="59D694A5" w14:textId="77777777" w:rsidR="00CE64C0" w:rsidRDefault="00000000">
            <w:pPr>
              <w:keepNext/>
              <w:spacing w:after="60"/>
              <w:jc w:val="right"/>
            </w:pPr>
            <w:r>
              <w:rPr>
                <w:rFonts w:ascii="Calibri" w:hAnsi="Calibri"/>
                <w:sz w:val="20"/>
              </w:rPr>
              <w:t>13.00</w:t>
            </w:r>
          </w:p>
        </w:tc>
        <w:tc>
          <w:tcPr>
            <w:tcW w:w="0" w:type="auto"/>
          </w:tcPr>
          <w:p w14:paraId="181162B9" w14:textId="77777777" w:rsidR="00CE64C0" w:rsidRDefault="00000000">
            <w:pPr>
              <w:keepNext/>
              <w:spacing w:after="60"/>
              <w:jc w:val="right"/>
            </w:pPr>
            <w:r>
              <w:rPr>
                <w:rFonts w:ascii="Calibri" w:hAnsi="Calibri"/>
                <w:sz w:val="20"/>
              </w:rPr>
              <w:t>6.00</w:t>
            </w:r>
          </w:p>
        </w:tc>
        <w:tc>
          <w:tcPr>
            <w:tcW w:w="0" w:type="auto"/>
          </w:tcPr>
          <w:p w14:paraId="6E051272" w14:textId="77777777" w:rsidR="00CE64C0" w:rsidRDefault="00000000">
            <w:pPr>
              <w:keepNext/>
              <w:spacing w:after="60"/>
              <w:jc w:val="right"/>
            </w:pPr>
            <w:r>
              <w:rPr>
                <w:rFonts w:ascii="Calibri" w:hAnsi="Calibri"/>
                <w:sz w:val="20"/>
              </w:rPr>
              <w:t>7.00</w:t>
            </w:r>
          </w:p>
        </w:tc>
      </w:tr>
      <w:tr w:rsidR="00320661" w14:paraId="6F048EF4" w14:textId="77777777" w:rsidTr="00CE64C0">
        <w:trPr>
          <w:cantSplit/>
          <w:jc w:val="center"/>
        </w:trPr>
        <w:tc>
          <w:tcPr>
            <w:tcW w:w="0" w:type="auto"/>
          </w:tcPr>
          <w:p w14:paraId="7675F02F" w14:textId="77777777" w:rsidR="00CE64C0" w:rsidRDefault="00000000">
            <w:pPr>
              <w:keepNext/>
              <w:spacing w:after="60"/>
            </w:pPr>
            <w:r>
              <w:rPr>
                <w:rFonts w:ascii="Calibri" w:hAnsi="Calibri"/>
                <w:sz w:val="20"/>
              </w:rPr>
              <w:t>Days ≥50% complete</w:t>
            </w:r>
          </w:p>
        </w:tc>
        <w:tc>
          <w:tcPr>
            <w:tcW w:w="0" w:type="auto"/>
          </w:tcPr>
          <w:p w14:paraId="258C24BA" w14:textId="77777777" w:rsidR="00CE64C0" w:rsidRDefault="00000000">
            <w:pPr>
              <w:keepNext/>
              <w:spacing w:after="60"/>
              <w:jc w:val="right"/>
            </w:pPr>
            <w:r>
              <w:rPr>
                <w:rFonts w:ascii="Calibri" w:hAnsi="Calibri"/>
                <w:sz w:val="20"/>
              </w:rPr>
              <w:t>6.00</w:t>
            </w:r>
          </w:p>
        </w:tc>
        <w:tc>
          <w:tcPr>
            <w:tcW w:w="0" w:type="auto"/>
          </w:tcPr>
          <w:p w14:paraId="0C69AB65" w14:textId="77777777" w:rsidR="00CE64C0" w:rsidRDefault="00000000">
            <w:pPr>
              <w:keepNext/>
              <w:spacing w:after="60"/>
              <w:jc w:val="right"/>
            </w:pPr>
            <w:r>
              <w:rPr>
                <w:rFonts w:ascii="Calibri" w:hAnsi="Calibri"/>
                <w:sz w:val="20"/>
              </w:rPr>
              <w:t>3.00</w:t>
            </w:r>
          </w:p>
        </w:tc>
        <w:tc>
          <w:tcPr>
            <w:tcW w:w="0" w:type="auto"/>
          </w:tcPr>
          <w:p w14:paraId="4CE10188" w14:textId="77777777" w:rsidR="00CE64C0" w:rsidRDefault="00000000">
            <w:pPr>
              <w:keepNext/>
              <w:spacing w:after="60"/>
              <w:jc w:val="right"/>
            </w:pPr>
            <w:r>
              <w:rPr>
                <w:rFonts w:ascii="Calibri" w:hAnsi="Calibri"/>
                <w:sz w:val="20"/>
              </w:rPr>
              <w:t>3.00</w:t>
            </w:r>
          </w:p>
        </w:tc>
      </w:tr>
      <w:tr w:rsidR="00320661" w14:paraId="6CB4C301" w14:textId="77777777" w:rsidTr="00CE64C0">
        <w:trPr>
          <w:cantSplit/>
          <w:jc w:val="center"/>
        </w:trPr>
        <w:tc>
          <w:tcPr>
            <w:tcW w:w="0" w:type="auto"/>
          </w:tcPr>
          <w:p w14:paraId="1CED0A99" w14:textId="77777777" w:rsidR="00CE64C0" w:rsidRDefault="00000000">
            <w:pPr>
              <w:keepNext/>
              <w:spacing w:after="60"/>
            </w:pPr>
            <w:r>
              <w:rPr>
                <w:rFonts w:ascii="Calibri" w:hAnsi="Calibri"/>
                <w:sz w:val="20"/>
              </w:rPr>
              <w:t>Missing/Irregular</w:t>
            </w:r>
          </w:p>
        </w:tc>
        <w:tc>
          <w:tcPr>
            <w:tcW w:w="0" w:type="auto"/>
          </w:tcPr>
          <w:p w14:paraId="4CBC4EE5" w14:textId="77777777" w:rsidR="00CE64C0" w:rsidRDefault="00000000">
            <w:pPr>
              <w:keepNext/>
              <w:spacing w:after="60"/>
              <w:jc w:val="right"/>
            </w:pPr>
            <w:r>
              <w:rPr>
                <w:rFonts w:ascii="Calibri" w:hAnsi="Calibri"/>
                <w:sz w:val="20"/>
              </w:rPr>
              <w:t>0.52</w:t>
            </w:r>
          </w:p>
        </w:tc>
        <w:tc>
          <w:tcPr>
            <w:tcW w:w="0" w:type="auto"/>
          </w:tcPr>
          <w:p w14:paraId="6F2B93AF" w14:textId="77777777" w:rsidR="00CE64C0" w:rsidRDefault="00000000">
            <w:pPr>
              <w:keepNext/>
              <w:spacing w:after="60"/>
              <w:jc w:val="right"/>
            </w:pPr>
            <w:r>
              <w:rPr>
                <w:rFonts w:ascii="Calibri" w:hAnsi="Calibri"/>
                <w:sz w:val="20"/>
              </w:rPr>
              <w:t>0.38</w:t>
            </w:r>
          </w:p>
        </w:tc>
        <w:tc>
          <w:tcPr>
            <w:tcW w:w="0" w:type="auto"/>
          </w:tcPr>
          <w:p w14:paraId="75CDA15F" w14:textId="77777777" w:rsidR="00CE64C0" w:rsidRDefault="00000000">
            <w:pPr>
              <w:keepNext/>
              <w:spacing w:after="60"/>
              <w:jc w:val="right"/>
            </w:pPr>
            <w:r>
              <w:rPr>
                <w:rFonts w:ascii="Calibri" w:hAnsi="Calibri"/>
                <w:sz w:val="20"/>
              </w:rPr>
              <w:t>0.86</w:t>
            </w:r>
          </w:p>
        </w:tc>
      </w:tr>
    </w:tbl>
    <w:p w14:paraId="6DA9E330" w14:textId="77777777" w:rsidR="00CE64C0" w:rsidRDefault="00000000">
      <w:pPr>
        <w:pStyle w:val="FirstParagraph"/>
      </w:pPr>
      <w:r>
        <w:t xml:space="preserve">We will reuse the example from </w:t>
      </w:r>
      <w:hyperlink w:anchor="sec-avelight">
        <w:r>
          <w:rPr>
            <w:rStyle w:val="Hyperlink"/>
          </w:rPr>
          <w:t>Section 3.2.1</w:t>
        </w:r>
      </w:hyperlink>
      <w:r>
        <w:t>, but instead of one participant, we now have data from two devices and participants</w:t>
      </w:r>
    </w:p>
    <w:p w14:paraId="297DA2F2" w14:textId="77777777" w:rsidR="00CE64C0" w:rsidRDefault="00000000">
      <w:pPr>
        <w:pStyle w:val="SourceCode"/>
      </w:pPr>
      <w:bookmarkStart w:id="71" w:name="annotated-cell-22"/>
      <w:r>
        <w:rPr>
          <w:rStyle w:val="NormalTok"/>
        </w:rPr>
        <w:t xml:space="preserve">data </w:t>
      </w:r>
      <w:r>
        <w:rPr>
          <w:rStyle w:val="SpecialCharTok"/>
        </w:rPr>
        <w:t>|&gt;</w:t>
      </w:r>
      <w:r>
        <w:br/>
      </w:r>
      <w:r>
        <w:rPr>
          <w:rStyle w:val="NormalTok"/>
        </w:rPr>
        <w:t xml:space="preserve">  </w:t>
      </w:r>
      <w:r>
        <w:rPr>
          <w:rStyle w:val="FunctionTok"/>
        </w:rPr>
        <w:t>select</w:t>
      </w:r>
      <w:r>
        <w:rPr>
          <w:rStyle w:val="NormalTok"/>
        </w:rPr>
        <w:t xml:space="preserve">(Id, Date, Datetime, Lux) </w:t>
      </w:r>
      <w:r>
        <w:rPr>
          <w:rStyle w:val="SpecialCharTok"/>
        </w:rPr>
        <w:t>|&gt;</w:t>
      </w:r>
      <w: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r>
        <w:rPr>
          <w:rStyle w:val="FunctionTok"/>
        </w:rPr>
        <w:t>log_zero_inflated</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r>
        <w:rPr>
          <w:rStyle w:val="FunctionTok"/>
        </w:rPr>
        <w:t>exp_zero_inflated</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FunctionTok"/>
        </w:rPr>
        <w:t>cols_hide</w:t>
      </w:r>
      <w:r>
        <w:rPr>
          <w:rStyle w:val="NormalTok"/>
        </w:rPr>
        <w:t xml:space="preserve">(episodes) </w:t>
      </w:r>
      <w:r>
        <w:rPr>
          <w:rStyle w:val="SpecialCharTok"/>
        </w:rPr>
        <w:t>|&gt;</w:t>
      </w:r>
      <w:r>
        <w:br/>
      </w:r>
      <w:r>
        <w:rPr>
          <w:rStyle w:val="NormalTok"/>
        </w:rPr>
        <w:t xml:space="preserve">  </w:t>
      </w:r>
      <w:r>
        <w:rPr>
          <w:rStyle w:val="FunctionTok"/>
        </w:rPr>
        <w:t>cols_label</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bookmarkEnd w:id="71"/>
    <w:p w14:paraId="53E0F727" w14:textId="77777777" w:rsidR="00CE64C0" w:rsidRDefault="00000000">
      <w:pPr>
        <w:pStyle w:val="DefinitionTerm"/>
      </w:pPr>
      <w:r>
        <w:t>Line 1</w:t>
      </w:r>
    </w:p>
    <w:p w14:paraId="787679D1" w14:textId="77777777" w:rsidR="00CE64C0" w:rsidRDefault="00000000">
      <w:pPr>
        <w:pStyle w:val="Definition"/>
      </w:pPr>
      <w:r>
        <w:t xml:space="preserve">Instead of </w:t>
      </w:r>
      <w:r>
        <w:rPr>
          <w:rStyle w:val="VerbatimChar"/>
        </w:rPr>
        <w:t>dataVEET</w:t>
      </w:r>
      <w:r>
        <w:t xml:space="preserve"> we now supply the merged </w:t>
      </w:r>
      <w:r>
        <w:rPr>
          <w:rStyle w:val="VerbatimChar"/>
        </w:rPr>
        <w:t>data</w:t>
      </w:r>
      <w:r>
        <w:t xml:space="preserve"> object</w:t>
      </w:r>
    </w:p>
    <w:p w14:paraId="742C4148" w14:textId="77777777" w:rsidR="00CE64C0" w:rsidRDefault="00000000">
      <w:pPr>
        <w:pStyle w:val="DefinitionTerm"/>
      </w:pPr>
      <w:r>
        <w:t>Lines 2-8</w:t>
      </w:r>
    </w:p>
    <w:p w14:paraId="60D158D2" w14:textId="77777777" w:rsidR="00CE64C0" w:rsidRDefault="00000000">
      <w:pPr>
        <w:pStyle w:val="Definition"/>
      </w:pPr>
      <w:r>
        <w:t xml:space="preserve">Verbatim from </w:t>
      </w:r>
      <w:hyperlink w:anchor="sec-avelight">
        <w:r>
          <w:rPr>
            <w:rStyle w:val="Hyperlink"/>
          </w:rPr>
          <w:t>Section 3.2.1</w:t>
        </w:r>
      </w:hyperlink>
    </w:p>
    <w:tbl>
      <w:tblPr>
        <w:tblStyle w:val="Table"/>
        <w:tblW w:w="0" w:type="auto"/>
        <w:jc w:val="center"/>
        <w:tblCellMar>
          <w:left w:w="60" w:type="dxa"/>
          <w:right w:w="60" w:type="dxa"/>
        </w:tblCellMar>
        <w:tblLook w:val="0000" w:firstRow="0" w:lastRow="0" w:firstColumn="0" w:lastColumn="0" w:noHBand="0" w:noVBand="0"/>
      </w:tblPr>
      <w:tblGrid>
        <w:gridCol w:w="1020"/>
        <w:gridCol w:w="2643"/>
      </w:tblGrid>
      <w:tr w:rsidR="00320661" w14:paraId="4249C2F4" w14:textId="77777777" w:rsidTr="00CE64C0">
        <w:trPr>
          <w:cantSplit/>
          <w:tblHeader/>
          <w:jc w:val="center"/>
        </w:trPr>
        <w:tc>
          <w:tcPr>
            <w:tcW w:w="0" w:type="auto"/>
          </w:tcPr>
          <w:p w14:paraId="5A495F42" w14:textId="77777777" w:rsidR="00CE64C0" w:rsidRDefault="00000000">
            <w:pPr>
              <w:keepNext/>
              <w:spacing w:after="60"/>
            </w:pPr>
            <w:r>
              <w:rPr>
                <w:rFonts w:ascii="Calibri" w:hAnsi="Calibri"/>
                <w:sz w:val="20"/>
              </w:rPr>
              <w:lastRenderedPageBreak/>
              <w:t>Date</w:t>
            </w:r>
          </w:p>
        </w:tc>
        <w:tc>
          <w:tcPr>
            <w:tcW w:w="0" w:type="auto"/>
          </w:tcPr>
          <w:p w14:paraId="4BD84131" w14:textId="77777777" w:rsidR="00CE64C0" w:rsidRDefault="00000000">
            <w:pPr>
              <w:keepNext/>
              <w:spacing w:after="60"/>
              <w:jc w:val="right"/>
            </w:pPr>
            <w:r>
              <w:rPr>
                <w:rFonts w:ascii="Calibri" w:hAnsi="Calibri"/>
                <w:sz w:val="20"/>
              </w:rPr>
              <w:t>Mean photopic illuminance (lx)</w:t>
            </w:r>
          </w:p>
        </w:tc>
      </w:tr>
      <w:tr w:rsidR="00320661" w14:paraId="0CCA58B3" w14:textId="77777777" w:rsidTr="00CE64C0">
        <w:trPr>
          <w:cantSplit/>
          <w:jc w:val="center"/>
        </w:trPr>
        <w:tc>
          <w:tcPr>
            <w:tcW w:w="0" w:type="auto"/>
            <w:gridSpan w:val="2"/>
            <w:tcMar>
              <w:top w:w="25" w:type="dxa"/>
            </w:tcMar>
          </w:tcPr>
          <w:p w14:paraId="22C8CF6D" w14:textId="77777777" w:rsidR="00CE64C0" w:rsidRDefault="00000000">
            <w:pPr>
              <w:keepNext/>
              <w:spacing w:after="60"/>
            </w:pPr>
            <w:r>
              <w:rPr>
                <w:rFonts w:ascii="Calibri" w:hAnsi="Calibri"/>
                <w:sz w:val="20"/>
              </w:rPr>
              <w:t>Clouclip</w:t>
            </w:r>
          </w:p>
        </w:tc>
      </w:tr>
      <w:tr w:rsidR="00320661" w14:paraId="6897ED6D" w14:textId="77777777" w:rsidTr="00CE64C0">
        <w:trPr>
          <w:cantSplit/>
          <w:jc w:val="center"/>
        </w:trPr>
        <w:tc>
          <w:tcPr>
            <w:tcW w:w="0" w:type="auto"/>
          </w:tcPr>
          <w:p w14:paraId="49B9852C" w14:textId="77777777" w:rsidR="00CE64C0" w:rsidRDefault="00000000">
            <w:pPr>
              <w:keepNext/>
              <w:spacing w:after="60"/>
            </w:pPr>
            <w:r>
              <w:rPr>
                <w:rFonts w:ascii="Calibri" w:hAnsi="Calibri"/>
                <w:sz w:val="20"/>
              </w:rPr>
              <w:t>Mean daily</w:t>
            </w:r>
          </w:p>
        </w:tc>
        <w:tc>
          <w:tcPr>
            <w:tcW w:w="0" w:type="auto"/>
          </w:tcPr>
          <w:p w14:paraId="6D36C106" w14:textId="77777777" w:rsidR="00CE64C0" w:rsidRDefault="00000000">
            <w:pPr>
              <w:keepNext/>
              <w:spacing w:after="60"/>
              <w:jc w:val="right"/>
            </w:pPr>
            <w:r>
              <w:rPr>
                <w:rFonts w:ascii="Calibri" w:hAnsi="Calibri"/>
                <w:sz w:val="20"/>
              </w:rPr>
              <w:t>17.6</w:t>
            </w:r>
          </w:p>
        </w:tc>
      </w:tr>
      <w:tr w:rsidR="00320661" w14:paraId="3F38111B" w14:textId="77777777" w:rsidTr="00CE64C0">
        <w:trPr>
          <w:cantSplit/>
          <w:jc w:val="center"/>
        </w:trPr>
        <w:tc>
          <w:tcPr>
            <w:tcW w:w="0" w:type="auto"/>
          </w:tcPr>
          <w:p w14:paraId="277C5E2B" w14:textId="77777777" w:rsidR="00CE64C0" w:rsidRDefault="00000000">
            <w:pPr>
              <w:keepNext/>
              <w:spacing w:after="60"/>
            </w:pPr>
            <w:r>
              <w:rPr>
                <w:rFonts w:ascii="Calibri" w:hAnsi="Calibri"/>
                <w:sz w:val="20"/>
              </w:rPr>
              <w:t>Weekday</w:t>
            </w:r>
          </w:p>
        </w:tc>
        <w:tc>
          <w:tcPr>
            <w:tcW w:w="0" w:type="auto"/>
          </w:tcPr>
          <w:p w14:paraId="69355CDA" w14:textId="77777777" w:rsidR="00CE64C0" w:rsidRDefault="00000000">
            <w:pPr>
              <w:keepNext/>
              <w:spacing w:after="60"/>
              <w:jc w:val="right"/>
            </w:pPr>
            <w:r>
              <w:rPr>
                <w:rFonts w:ascii="Calibri" w:hAnsi="Calibri"/>
                <w:sz w:val="20"/>
              </w:rPr>
              <w:t>18.6</w:t>
            </w:r>
          </w:p>
        </w:tc>
      </w:tr>
      <w:tr w:rsidR="00320661" w14:paraId="60950F8F" w14:textId="77777777" w:rsidTr="00CE64C0">
        <w:trPr>
          <w:cantSplit/>
          <w:jc w:val="center"/>
        </w:trPr>
        <w:tc>
          <w:tcPr>
            <w:tcW w:w="0" w:type="auto"/>
          </w:tcPr>
          <w:p w14:paraId="64F50097" w14:textId="77777777" w:rsidR="00CE64C0" w:rsidRDefault="00000000">
            <w:pPr>
              <w:keepNext/>
              <w:spacing w:after="60"/>
            </w:pPr>
            <w:r>
              <w:rPr>
                <w:rFonts w:ascii="Calibri" w:hAnsi="Calibri"/>
                <w:sz w:val="20"/>
              </w:rPr>
              <w:t>Weekend</w:t>
            </w:r>
          </w:p>
        </w:tc>
        <w:tc>
          <w:tcPr>
            <w:tcW w:w="0" w:type="auto"/>
          </w:tcPr>
          <w:p w14:paraId="26247B25" w14:textId="77777777" w:rsidR="00CE64C0" w:rsidRDefault="00000000">
            <w:pPr>
              <w:keepNext/>
              <w:spacing w:after="60"/>
              <w:jc w:val="right"/>
            </w:pPr>
            <w:r>
              <w:rPr>
                <w:rFonts w:ascii="Calibri" w:hAnsi="Calibri"/>
                <w:sz w:val="20"/>
              </w:rPr>
              <w:t>15.2</w:t>
            </w:r>
          </w:p>
        </w:tc>
      </w:tr>
      <w:tr w:rsidR="00320661" w14:paraId="213E924C" w14:textId="77777777" w:rsidTr="00CE64C0">
        <w:trPr>
          <w:cantSplit/>
          <w:jc w:val="center"/>
        </w:trPr>
        <w:tc>
          <w:tcPr>
            <w:tcW w:w="0" w:type="auto"/>
            <w:gridSpan w:val="2"/>
            <w:tcMar>
              <w:top w:w="25" w:type="dxa"/>
            </w:tcMar>
          </w:tcPr>
          <w:p w14:paraId="5182C7FA" w14:textId="77777777" w:rsidR="00CE64C0" w:rsidRDefault="00000000">
            <w:pPr>
              <w:keepNext/>
              <w:spacing w:after="60"/>
            </w:pPr>
            <w:r>
              <w:rPr>
                <w:rFonts w:ascii="Calibri" w:hAnsi="Calibri"/>
                <w:sz w:val="20"/>
              </w:rPr>
              <w:t>VEET</w:t>
            </w:r>
          </w:p>
        </w:tc>
      </w:tr>
      <w:tr w:rsidR="00320661" w14:paraId="020A248F" w14:textId="77777777" w:rsidTr="00CE64C0">
        <w:trPr>
          <w:cantSplit/>
          <w:jc w:val="center"/>
        </w:trPr>
        <w:tc>
          <w:tcPr>
            <w:tcW w:w="0" w:type="auto"/>
          </w:tcPr>
          <w:p w14:paraId="787F243B" w14:textId="77777777" w:rsidR="00CE64C0" w:rsidRDefault="00000000">
            <w:pPr>
              <w:keepNext/>
              <w:spacing w:after="60"/>
            </w:pPr>
            <w:r>
              <w:rPr>
                <w:rFonts w:ascii="Calibri" w:hAnsi="Calibri"/>
                <w:sz w:val="20"/>
              </w:rPr>
              <w:t>Mean daily</w:t>
            </w:r>
          </w:p>
        </w:tc>
        <w:tc>
          <w:tcPr>
            <w:tcW w:w="0" w:type="auto"/>
          </w:tcPr>
          <w:p w14:paraId="409DD53C" w14:textId="77777777" w:rsidR="00CE64C0" w:rsidRDefault="00000000">
            <w:pPr>
              <w:keepNext/>
              <w:spacing w:after="60"/>
              <w:jc w:val="right"/>
            </w:pPr>
            <w:r>
              <w:rPr>
                <w:rFonts w:ascii="Calibri" w:hAnsi="Calibri"/>
                <w:sz w:val="20"/>
              </w:rPr>
              <w:t>57.0</w:t>
            </w:r>
          </w:p>
        </w:tc>
      </w:tr>
      <w:tr w:rsidR="00320661" w14:paraId="3B14CF72" w14:textId="77777777" w:rsidTr="00CE64C0">
        <w:trPr>
          <w:cantSplit/>
          <w:jc w:val="center"/>
        </w:trPr>
        <w:tc>
          <w:tcPr>
            <w:tcW w:w="0" w:type="auto"/>
          </w:tcPr>
          <w:p w14:paraId="5A29398B" w14:textId="77777777" w:rsidR="00CE64C0" w:rsidRDefault="00000000">
            <w:pPr>
              <w:keepNext/>
              <w:spacing w:after="60"/>
            </w:pPr>
            <w:r>
              <w:rPr>
                <w:rFonts w:ascii="Calibri" w:hAnsi="Calibri"/>
                <w:sz w:val="20"/>
              </w:rPr>
              <w:t>Weekday</w:t>
            </w:r>
          </w:p>
        </w:tc>
        <w:tc>
          <w:tcPr>
            <w:tcW w:w="0" w:type="auto"/>
          </w:tcPr>
          <w:p w14:paraId="7A918128" w14:textId="77777777" w:rsidR="00CE64C0" w:rsidRDefault="00000000">
            <w:pPr>
              <w:keepNext/>
              <w:spacing w:after="60"/>
              <w:jc w:val="right"/>
            </w:pPr>
            <w:r>
              <w:rPr>
                <w:rFonts w:ascii="Calibri" w:hAnsi="Calibri"/>
                <w:sz w:val="20"/>
              </w:rPr>
              <w:t>70.1</w:t>
            </w:r>
          </w:p>
        </w:tc>
      </w:tr>
      <w:tr w:rsidR="00320661" w14:paraId="06976EEA" w14:textId="77777777" w:rsidTr="00CE64C0">
        <w:trPr>
          <w:cantSplit/>
          <w:jc w:val="center"/>
        </w:trPr>
        <w:tc>
          <w:tcPr>
            <w:tcW w:w="0" w:type="auto"/>
          </w:tcPr>
          <w:p w14:paraId="28672241" w14:textId="77777777" w:rsidR="00CE64C0" w:rsidRDefault="00000000">
            <w:pPr>
              <w:keepNext/>
              <w:spacing w:after="60"/>
            </w:pPr>
            <w:r>
              <w:rPr>
                <w:rFonts w:ascii="Calibri" w:hAnsi="Calibri"/>
                <w:sz w:val="20"/>
              </w:rPr>
              <w:t>Weekend</w:t>
            </w:r>
          </w:p>
        </w:tc>
        <w:tc>
          <w:tcPr>
            <w:tcW w:w="0" w:type="auto"/>
          </w:tcPr>
          <w:p w14:paraId="1799E94A" w14:textId="77777777" w:rsidR="00CE64C0" w:rsidRDefault="00000000">
            <w:pPr>
              <w:keepNext/>
              <w:spacing w:after="60"/>
              <w:jc w:val="right"/>
            </w:pPr>
            <w:r>
              <w:rPr>
                <w:rFonts w:ascii="Calibri" w:hAnsi="Calibri"/>
                <w:sz w:val="20"/>
              </w:rPr>
              <w:t>33.9</w:t>
            </w:r>
          </w:p>
        </w:tc>
      </w:tr>
    </w:tbl>
    <w:p w14:paraId="7A86AEDE" w14:textId="77777777" w:rsidR="00CE64C0" w:rsidRDefault="00000000">
      <w:pPr>
        <w:pStyle w:val="berschrift3"/>
      </w:pPr>
      <w:bookmarkStart w:id="72" w:name="spectrum"/>
      <w:bookmarkEnd w:id="53"/>
      <w:bookmarkEnd w:id="70"/>
      <w:r>
        <w:t>Spectrum</w:t>
      </w:r>
    </w:p>
    <w:p w14:paraId="1BEF6CC4" w14:textId="4BE328EA" w:rsidR="00CE64C0" w:rsidRDefault="00000000">
      <w:pPr>
        <w:pStyle w:val="FirstParagraph"/>
      </w:pPr>
      <w:r>
        <w:t xml:space="preserve">The </w:t>
      </w:r>
      <w:r>
        <w:rPr>
          <w:rStyle w:val="VerbatimChar"/>
        </w:rPr>
        <w:t>VEET</w:t>
      </w:r>
      <w:r>
        <w:t xml:space="preserve"> device’s spectral sensor provides multimodal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 </w:t>
      </w:r>
      <w:hyperlink r:id="rId60">
        <w:r>
          <w:rPr>
            <w:rStyle w:val="Hyperlink"/>
          </w:rPr>
          <w:t>Supplement 1</w:t>
        </w:r>
      </w:hyperlink>
      <w:r>
        <w:t xml:space="preserve">; here we present the resulting metrics. Briefly, the </w:t>
      </w:r>
      <w:r>
        <w:rPr>
          <w:rStyle w:val="VerbatimChar"/>
        </w:rPr>
        <w:t>VEET</w:t>
      </w:r>
      <w:r>
        <w:t xml:space="preserve">’s spectral sensor recorded counts in ten wavelength bands (roughly 415 nm to 910 nm), plus a </w:t>
      </w:r>
      <w:r>
        <w:rPr>
          <w:rStyle w:val="VerbatimChar"/>
        </w:rPr>
        <w:t>Dark</w:t>
      </w:r>
      <w:r>
        <w:t xml:space="preserve"> and a </w:t>
      </w:r>
      <w:r>
        <w:rPr>
          <w:rStyle w:val="VerbatimChar"/>
        </w:rPr>
        <w:t>Clear</w:t>
      </w:r>
      <w:r>
        <w:t xml:space="preserve"> channel</w:t>
      </w:r>
      <w:r>
        <w:rPr>
          <w:rStyle w:val="Funotenzeichen"/>
        </w:rPr>
        <w:footnoteReference w:id="4"/>
      </w:r>
      <w:r>
        <w:t>. After normalizing by sensor gain and applying the calibration matrix, we obtained an estimated spectral irradiance distribution for each 5-minute interval in the recording. With these reconstructed spectra, we can derive novel metrics that consider spectral content of the light.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CE64C0" w14:paraId="01821078" w14:textId="77777777" w:rsidTr="00CE64C0">
        <w:trPr>
          <w:cantSplit/>
        </w:trPr>
        <w:tc>
          <w:tcPr>
            <w:tcW w:w="0" w:type="auto"/>
            <w:shd w:val="clear" w:color="auto" w:fill="DAE6FB"/>
            <w:tcMar>
              <w:top w:w="92" w:type="dxa"/>
              <w:bottom w:w="92" w:type="dxa"/>
            </w:tcMar>
          </w:tcPr>
          <w:p w14:paraId="4B2C6741" w14:textId="77777777" w:rsidR="00CE64C0" w:rsidRDefault="00000000">
            <w:pPr>
              <w:pStyle w:val="Textkrper"/>
              <w:spacing w:before="0" w:after="0"/>
              <w:textAlignment w:val="center"/>
            </w:pPr>
            <w:r>
              <w:rPr>
                <w:noProof/>
              </w:rPr>
              <w:drawing>
                <wp:inline distT="0" distB="0" distL="0" distR="0" wp14:anchorId="34E416AE" wp14:editId="2D46D639">
                  <wp:extent cx="152400" cy="1524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Applications/quarto/share/formats/docx/note.png"/>
                          <pic:cNvPicPr>
                            <a:picLocks noChangeAspect="1" noChangeArrowheads="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CE64C0" w14:paraId="4DFC8952" w14:textId="77777777" w:rsidTr="00CE64C0">
        <w:trPr>
          <w:cantSplit/>
        </w:trPr>
        <w:tc>
          <w:tcPr>
            <w:tcW w:w="0" w:type="auto"/>
            <w:tcMar>
              <w:top w:w="108" w:type="dxa"/>
              <w:bottom w:w="108" w:type="dxa"/>
            </w:tcMar>
          </w:tcPr>
          <w:p w14:paraId="75BE75A0" w14:textId="77777777" w:rsidR="00CE64C0" w:rsidRDefault="00000000">
            <w:pPr>
              <w:pStyle w:val="Textkrper"/>
              <w:spacing w:before="16" w:after="16"/>
            </w:pPr>
            <w:r>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26B37782" w14:textId="77777777" w:rsidR="00CE64C0" w:rsidRDefault="00CE64C0"/>
        </w:tc>
      </w:tr>
    </w:tbl>
    <w:p w14:paraId="6C2CF97C" w14:textId="77777777" w:rsidR="00CE64C0" w:rsidRDefault="00000000">
      <w:pPr>
        <w:pStyle w:val="berschrift4"/>
      </w:pPr>
      <w:bookmarkStart w:id="73" w:name="X24b5df65dc97622433e47bd208f253d49b66ef8"/>
      <w:r>
        <w:t>Ratio of short- vs. long-wavelength light</w:t>
      </w:r>
    </w:p>
    <w:p w14:paraId="146BFD11" w14:textId="77777777" w:rsidR="00CE64C0" w:rsidRDefault="00000000">
      <w:pPr>
        <w:pStyle w:val="FirstParagraph"/>
      </w:pPr>
      <w:r>
        <w:t xml:space="preserve">Our first spectral metric is the ratio of short-wavelength light to long-wavelength light, which is relevant, for example, in assessing the blue-light content of exposure. We define “short” wavelengths as 400–500 nm and “long” as 600–700 nm (which are not standardized threshold and can be freely adjusted). Using the list-column of spectra in our dataset, we integrate each spectrum over these ranges (using </w:t>
      </w:r>
      <w:hyperlink r:id="rId62">
        <w:r>
          <w:rPr>
            <w:rStyle w:val="VerbatimChar"/>
          </w:rPr>
          <w:t>spectral_integration()</w:t>
        </w:r>
      </w:hyperlink>
      <w:r>
        <w:t>), and then compute the ratio short/long for each time interval. We then summarize these ratios per day.</w:t>
      </w:r>
    </w:p>
    <w:p w14:paraId="0DD821C3" w14:textId="77777777" w:rsidR="00CE64C0" w:rsidRDefault="00000000">
      <w:pPr>
        <w:pStyle w:val="SourceCode"/>
      </w:pPr>
      <w:bookmarkStart w:id="74" w:name="annotated-cell-23"/>
      <w:r>
        <w:rPr>
          <w:rStyle w:val="NormalTok"/>
        </w:rPr>
        <w:lastRenderedPageBreak/>
        <w:t xml:space="preserve">dataVEET </w:t>
      </w:r>
      <w:r>
        <w:rPr>
          <w:rStyle w:val="OtherTok"/>
        </w:rPr>
        <w:t>&lt;-</w:t>
      </w:r>
      <w:r>
        <w:rPr>
          <w:rStyle w:val="NormalTok"/>
        </w:rPr>
        <w:t xml:space="preserve"> dataVEET2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Spectrum)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short =</w:t>
      </w:r>
      <w:r>
        <w:rPr>
          <w:rStyle w:val="NormalTok"/>
        </w:rPr>
        <w:t xml:space="preserv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wavelength.range =</w:t>
      </w:r>
      <w:r>
        <w:rPr>
          <w:rStyle w:val="NormalTok"/>
        </w:rPr>
        <w:t xml:space="preserve"> </w:t>
      </w:r>
      <w:r>
        <w:rPr>
          <w:rStyle w:val="FunctionTok"/>
        </w:rPr>
        <w:t>c</w:t>
      </w:r>
      <w:r>
        <w:rPr>
          <w:rStyle w:val="NormalTok"/>
        </w:rPr>
        <w:t>(</w:t>
      </w:r>
      <w:r>
        <w:rPr>
          <w:rStyle w:val="DecValTok"/>
        </w:rPr>
        <w:t>400</w:t>
      </w:r>
      <w:r>
        <w:rPr>
          <w:rStyle w:val="NormalTok"/>
        </w:rPr>
        <w:t xml:space="preserve">, </w:t>
      </w:r>
      <w:r>
        <w:rPr>
          <w:rStyle w:val="DecValTok"/>
        </w:rPr>
        <w:t>500</w:t>
      </w:r>
      <w:r>
        <w:rPr>
          <w:rStyle w:val="NormalTok"/>
        </w:rPr>
        <w:t>)),</w:t>
      </w:r>
      <w:r>
        <w:br/>
      </w:r>
      <w:r>
        <w:rPr>
          <w:rStyle w:val="NormalTok"/>
        </w:rPr>
        <w:t xml:space="preserve">    </w:t>
      </w:r>
      <w:r>
        <w:rPr>
          <w:rStyle w:val="AttributeTok"/>
        </w:rPr>
        <w:t>long  =</w:t>
      </w:r>
      <w:r>
        <w:rPr>
          <w:rStyle w:val="NormalTok"/>
        </w:rPr>
        <w:t xml:space="preserv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wavelength.range =</w:t>
      </w:r>
      <w:r>
        <w:rPr>
          <w:rStyle w:val="NormalTok"/>
        </w:rPr>
        <w:t xml:space="preserve"> </w:t>
      </w:r>
      <w:r>
        <w:rPr>
          <w:rStyle w:val="FunctionTok"/>
        </w:rPr>
        <w:t>c</w:t>
      </w:r>
      <w:r>
        <w:rPr>
          <w:rStyle w:val="NormalTok"/>
        </w:rPr>
        <w:t>(</w:t>
      </w:r>
      <w:r>
        <w:rPr>
          <w:rStyle w:val="DecValTok"/>
        </w:rPr>
        <w:t>600</w:t>
      </w:r>
      <w:r>
        <w:rPr>
          <w:rStyle w:val="NormalTok"/>
        </w:rPr>
        <w:t xml:space="preserve">, </w:t>
      </w:r>
      <w:r>
        <w:rPr>
          <w:rStyle w:val="DecValTok"/>
        </w:rPr>
        <w:t>700</w:t>
      </w:r>
      <w:r>
        <w:rPr>
          <w:rStyle w:val="NormalTok"/>
        </w:rPr>
        <w:t>)),</w:t>
      </w:r>
      <w:r>
        <w:br/>
      </w:r>
      <w:r>
        <w:rPr>
          <w:rStyle w:val="NormalTok"/>
        </w:rPr>
        <w:t xml:space="preserve">    </w:t>
      </w:r>
      <w:r>
        <w:rPr>
          <w:rStyle w:val="StringTok"/>
        </w:rPr>
        <w:t>`</w:t>
      </w:r>
      <w:r>
        <w:rPr>
          <w:rStyle w:val="AttributeTok"/>
        </w:rPr>
        <w:t>sl ratio</w:t>
      </w:r>
      <w:r>
        <w:rPr>
          <w:rStyle w:val="StringTok"/>
        </w:rPr>
        <w:t>`</w:t>
      </w:r>
      <w:r>
        <w:rPr>
          <w:rStyle w:val="NormalTok"/>
        </w:rPr>
        <w:t xml:space="preserve"> </w:t>
      </w:r>
      <w:r>
        <w:rPr>
          <w:rStyle w:val="OtherTok"/>
        </w:rPr>
        <w:t>=</w:t>
      </w:r>
      <w:r>
        <w:rPr>
          <w:rStyle w:val="NormalTok"/>
        </w:rPr>
        <w:t xml:space="preserve"> </w:t>
      </w:r>
      <w:r>
        <w:br/>
      </w:r>
      <w:r>
        <w:rPr>
          <w:rStyle w:val="NormalTok"/>
        </w:rPr>
        <w:t xml:space="preserve">      </w:t>
      </w:r>
      <w:r>
        <w:rPr>
          <w:rStyle w:val="FunctionTok"/>
        </w:rPr>
        <w:t>ifelse</w:t>
      </w:r>
      <w:r>
        <w:rPr>
          <w:rStyle w:val="NormalTok"/>
        </w:rPr>
        <w:t>(</w:t>
      </w:r>
      <w:r>
        <w:rPr>
          <w:rStyle w:val="FunctionTok"/>
        </w:rPr>
        <w:t>is.nan</w:t>
      </w:r>
      <w:r>
        <w:rPr>
          <w:rStyle w:val="NormalTok"/>
        </w:rPr>
        <w:t xml:space="preserve">(short </w:t>
      </w:r>
      <w:r>
        <w:rPr>
          <w:rStyle w:val="SpecialCharTok"/>
        </w:rPr>
        <w:t>/</w:t>
      </w:r>
      <w:r>
        <w:rPr>
          <w:rStyle w:val="NormalTok"/>
        </w:rPr>
        <w:t xml:space="preserve"> long), </w:t>
      </w:r>
      <w:r>
        <w:rPr>
          <w:rStyle w:val="ConstantTok"/>
        </w:rPr>
        <w:t>NA</w:t>
      </w:r>
      <w:r>
        <w:rPr>
          <w:rStyle w:val="NormalTok"/>
        </w:rPr>
        <w:t xml:space="preserve">, short </w:t>
      </w:r>
      <w:r>
        <w:rPr>
          <w:rStyle w:val="SpecialCharTok"/>
        </w:rPr>
        <w:t>/</w:t>
      </w:r>
      <w:r>
        <w:rPr>
          <w:rStyle w:val="NormalTok"/>
        </w:rPr>
        <w:t xml:space="preserve"> long)</w:t>
      </w:r>
      <w:r>
        <w:br/>
      </w:r>
      <w:r>
        <w:rPr>
          <w:rStyle w:val="NormalTok"/>
        </w:rPr>
        <w:t xml:space="preserve">  )</w:t>
      </w:r>
    </w:p>
    <w:bookmarkEnd w:id="74"/>
    <w:p w14:paraId="3793EC3D" w14:textId="77777777" w:rsidR="00CE64C0" w:rsidRDefault="00000000">
      <w:pPr>
        <w:pStyle w:val="DefinitionTerm"/>
      </w:pPr>
      <w:r>
        <w:t>Line 2</w:t>
      </w:r>
    </w:p>
    <w:p w14:paraId="40DAB50E" w14:textId="77777777" w:rsidR="00CE64C0" w:rsidRDefault="00000000">
      <w:pPr>
        <w:pStyle w:val="Definition"/>
      </w:pPr>
      <w:r>
        <w:t>Focus on ID, date, time, and spectrum</w:t>
      </w:r>
    </w:p>
    <w:p w14:paraId="2160AC36" w14:textId="77777777" w:rsidR="00CE64C0" w:rsidRDefault="00000000">
      <w:pPr>
        <w:pStyle w:val="DefinitionTerm"/>
      </w:pPr>
      <w:r>
        <w:t>Line 9</w:t>
      </w:r>
    </w:p>
    <w:p w14:paraId="14BB4A18" w14:textId="77777777" w:rsidR="00CE64C0" w:rsidRDefault="00000000">
      <w:pPr>
        <w:pStyle w:val="Definition"/>
      </w:pPr>
      <w:r>
        <w:t>Compute short-to-long wavelength ratio</w:t>
      </w:r>
    </w:p>
    <w:p w14:paraId="70163037" w14:textId="77777777" w:rsidR="00CE64C0" w:rsidRDefault="00000000">
      <w:pPr>
        <w:pStyle w:val="FirstParagraph"/>
      </w:pPr>
      <w:hyperlink w:anchor="tbl-ratio">
        <w:r>
          <w:rPr>
            <w:rStyle w:val="Hyperlink"/>
          </w:rPr>
          <w:t>Table 15</w:t>
        </w:r>
      </w:hyperlink>
      <w:r>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1E44A259"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3</w:t>
      </w:r>
      <w:r>
        <w:rPr>
          <w:rStyle w:val="NormalTok"/>
        </w:rPr>
        <w:t xml:space="preserve">) </w:t>
      </w:r>
      <w:r>
        <w:rPr>
          <w:rStyle w:val="SpecialCharTok"/>
        </w:rPr>
        <w:t>|&gt;</w:t>
      </w:r>
      <w:r>
        <w:br/>
      </w:r>
      <w:r>
        <w:rPr>
          <w:rStyle w:val="NormalTok"/>
        </w:rPr>
        <w:t xml:space="preserve">  </w:t>
      </w:r>
      <w:r>
        <w:rPr>
          <w:rStyle w:val="FunctionTok"/>
        </w:rPr>
        <w:t>cols_hide</w:t>
      </w:r>
      <w:r>
        <w:rPr>
          <w:rStyle w:val="NormalTok"/>
        </w:rPr>
        <w:t>(episodes)</w:t>
      </w:r>
    </w:p>
    <w:tbl>
      <w:tblPr>
        <w:tblStyle w:val="Table"/>
        <w:tblW w:w="5000" w:type="pct"/>
        <w:tblLayout w:type="fixed"/>
        <w:tblLook w:val="0000" w:firstRow="0" w:lastRow="0" w:firstColumn="0" w:lastColumn="0" w:noHBand="0" w:noVBand="0"/>
      </w:tblPr>
      <w:tblGrid>
        <w:gridCol w:w="9406"/>
      </w:tblGrid>
      <w:tr w:rsidR="00CE64C0" w14:paraId="0275FEF7" w14:textId="77777777">
        <w:tc>
          <w:tcPr>
            <w:tcW w:w="7920" w:type="dxa"/>
          </w:tcPr>
          <w:p w14:paraId="4A14E741" w14:textId="77777777" w:rsidR="00CE64C0" w:rsidRDefault="00000000">
            <w:pPr>
              <w:pStyle w:val="ImageCaption"/>
              <w:spacing w:before="200"/>
            </w:pPr>
            <w:bookmarkStart w:id="75" w:name="tbl-ratio"/>
            <w:r>
              <w:t>Table 15: Average (mW/m²) and ratio of short-wavelength (400–500 nm) to long-wavelength (600–700 nm) light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320661" w14:paraId="3210E557" w14:textId="77777777" w:rsidTr="00CE64C0">
              <w:trPr>
                <w:cantSplit/>
                <w:tblHeader/>
                <w:jc w:val="center"/>
              </w:trPr>
              <w:tc>
                <w:tcPr>
                  <w:tcW w:w="360" w:type="dxa"/>
                </w:tcPr>
                <w:p w14:paraId="1EF887ED" w14:textId="77777777" w:rsidR="00CE64C0" w:rsidRDefault="00000000">
                  <w:pPr>
                    <w:keepNext/>
                    <w:spacing w:after="60"/>
                    <w:jc w:val="right"/>
                  </w:pPr>
                  <w:r>
                    <w:rPr>
                      <w:rFonts w:ascii="Calibri" w:hAnsi="Calibri"/>
                      <w:sz w:val="20"/>
                    </w:rPr>
                    <w:t>Date</w:t>
                  </w:r>
                </w:p>
              </w:tc>
              <w:tc>
                <w:tcPr>
                  <w:tcW w:w="360" w:type="dxa"/>
                  <w:tcBorders>
                    <w:top w:val="single" w:sz="16" w:space="0" w:color="D3D3D3"/>
                    <w:bottom w:val="single" w:sz="16" w:space="0" w:color="D3D3D3"/>
                  </w:tcBorders>
                </w:tcPr>
                <w:p w14:paraId="3F83445F" w14:textId="77777777" w:rsidR="00CE64C0" w:rsidRDefault="00000000">
                  <w:pPr>
                    <w:keepNext/>
                    <w:spacing w:after="60"/>
                    <w:jc w:val="right"/>
                  </w:pPr>
                  <w:r>
                    <w:rPr>
                      <w:rFonts w:ascii="Calibri" w:hAnsi="Calibri"/>
                      <w:sz w:val="20"/>
                    </w:rPr>
                    <w:t>short</w:t>
                  </w:r>
                </w:p>
              </w:tc>
              <w:tc>
                <w:tcPr>
                  <w:tcW w:w="360" w:type="dxa"/>
                  <w:tcBorders>
                    <w:top w:val="single" w:sz="16" w:space="0" w:color="D3D3D3"/>
                    <w:bottom w:val="single" w:sz="16" w:space="0" w:color="D3D3D3"/>
                  </w:tcBorders>
                </w:tcPr>
                <w:p w14:paraId="29E2CFF9" w14:textId="77777777" w:rsidR="00CE64C0" w:rsidRDefault="00000000">
                  <w:pPr>
                    <w:keepNext/>
                    <w:spacing w:after="60"/>
                    <w:jc w:val="right"/>
                  </w:pPr>
                  <w:r>
                    <w:rPr>
                      <w:rFonts w:ascii="Calibri" w:hAnsi="Calibri"/>
                      <w:sz w:val="20"/>
                    </w:rPr>
                    <w:t>long</w:t>
                  </w:r>
                </w:p>
              </w:tc>
              <w:tc>
                <w:tcPr>
                  <w:tcW w:w="360" w:type="dxa"/>
                </w:tcPr>
                <w:p w14:paraId="7D5146AA" w14:textId="77777777" w:rsidR="00CE64C0" w:rsidRDefault="00000000">
                  <w:pPr>
                    <w:keepNext/>
                    <w:spacing w:after="60"/>
                    <w:jc w:val="right"/>
                  </w:pPr>
                  <w:r>
                    <w:rPr>
                      <w:rFonts w:ascii="Calibri" w:hAnsi="Calibri"/>
                      <w:sz w:val="20"/>
                    </w:rPr>
                    <w:t>sl ratio</w:t>
                  </w:r>
                </w:p>
              </w:tc>
            </w:tr>
            <w:tr w:rsidR="00320661" w14:paraId="6B44D0D9" w14:textId="77777777" w:rsidTr="00CE64C0">
              <w:trPr>
                <w:cantSplit/>
                <w:jc w:val="center"/>
              </w:trPr>
              <w:tc>
                <w:tcPr>
                  <w:tcW w:w="1440" w:type="dxa"/>
                  <w:gridSpan w:val="4"/>
                  <w:tcMar>
                    <w:top w:w="25" w:type="dxa"/>
                  </w:tcMar>
                </w:tcPr>
                <w:p w14:paraId="4D3AFE91" w14:textId="77777777" w:rsidR="00CE64C0" w:rsidRDefault="00000000">
                  <w:pPr>
                    <w:keepNext/>
                    <w:spacing w:after="60"/>
                  </w:pPr>
                  <w:r>
                    <w:rPr>
                      <w:rFonts w:ascii="Calibri" w:hAnsi="Calibri"/>
                      <w:sz w:val="20"/>
                    </w:rPr>
                    <w:t>VEET</w:t>
                  </w:r>
                </w:p>
              </w:tc>
            </w:tr>
            <w:tr w:rsidR="00320661" w14:paraId="4E0FCA7B" w14:textId="77777777" w:rsidTr="00CE64C0">
              <w:trPr>
                <w:cantSplit/>
                <w:jc w:val="center"/>
              </w:trPr>
              <w:tc>
                <w:tcPr>
                  <w:tcW w:w="360" w:type="dxa"/>
                </w:tcPr>
                <w:p w14:paraId="4A0CFC4F" w14:textId="77777777" w:rsidR="00CE64C0" w:rsidRDefault="00000000">
                  <w:pPr>
                    <w:keepNext/>
                    <w:spacing w:after="60"/>
                    <w:jc w:val="right"/>
                  </w:pPr>
                  <w:r>
                    <w:rPr>
                      <w:rFonts w:ascii="Calibri" w:hAnsi="Calibri"/>
                      <w:sz w:val="20"/>
                    </w:rPr>
                    <w:t>2025-06-18</w:t>
                  </w:r>
                </w:p>
              </w:tc>
              <w:tc>
                <w:tcPr>
                  <w:tcW w:w="360" w:type="dxa"/>
                </w:tcPr>
                <w:p w14:paraId="6F3836B1" w14:textId="77777777" w:rsidR="00CE64C0" w:rsidRDefault="00000000">
                  <w:pPr>
                    <w:keepNext/>
                    <w:spacing w:after="60"/>
                    <w:jc w:val="right"/>
                  </w:pPr>
                  <w:r>
                    <w:rPr>
                      <w:rFonts w:ascii="Calibri" w:hAnsi="Calibri"/>
                      <w:sz w:val="20"/>
                    </w:rPr>
                    <w:t>83.7</w:t>
                  </w:r>
                </w:p>
              </w:tc>
              <w:tc>
                <w:tcPr>
                  <w:tcW w:w="360" w:type="dxa"/>
                </w:tcPr>
                <w:p w14:paraId="5A9715E4" w14:textId="77777777" w:rsidR="00CE64C0" w:rsidRDefault="00000000">
                  <w:pPr>
                    <w:keepNext/>
                    <w:spacing w:after="60"/>
                    <w:jc w:val="right"/>
                  </w:pPr>
                  <w:r>
                    <w:rPr>
                      <w:rFonts w:ascii="Calibri" w:hAnsi="Calibri"/>
                      <w:sz w:val="20"/>
                    </w:rPr>
                    <w:t>71.7</w:t>
                  </w:r>
                </w:p>
              </w:tc>
              <w:tc>
                <w:tcPr>
                  <w:tcW w:w="360" w:type="dxa"/>
                </w:tcPr>
                <w:p w14:paraId="712FB3C0" w14:textId="77777777" w:rsidR="00CE64C0" w:rsidRDefault="00000000">
                  <w:pPr>
                    <w:keepNext/>
                    <w:spacing w:after="60"/>
                    <w:jc w:val="right"/>
                  </w:pPr>
                  <w:r>
                    <w:rPr>
                      <w:rFonts w:ascii="Calibri" w:hAnsi="Calibri"/>
                      <w:sz w:val="20"/>
                    </w:rPr>
                    <w:t>0.610</w:t>
                  </w:r>
                </w:p>
              </w:tc>
            </w:tr>
            <w:tr w:rsidR="00320661" w14:paraId="292942FC" w14:textId="77777777" w:rsidTr="00CE64C0">
              <w:trPr>
                <w:cantSplit/>
                <w:jc w:val="center"/>
              </w:trPr>
              <w:tc>
                <w:tcPr>
                  <w:tcW w:w="360" w:type="dxa"/>
                </w:tcPr>
                <w:p w14:paraId="4ED7A294" w14:textId="77777777" w:rsidR="00CE64C0" w:rsidRDefault="00000000">
                  <w:pPr>
                    <w:keepNext/>
                    <w:spacing w:after="60"/>
                    <w:jc w:val="right"/>
                  </w:pPr>
                  <w:r>
                    <w:rPr>
                      <w:rFonts w:ascii="Calibri" w:hAnsi="Calibri"/>
                      <w:sz w:val="20"/>
                    </w:rPr>
                    <w:t>2025-06-20</w:t>
                  </w:r>
                </w:p>
              </w:tc>
              <w:tc>
                <w:tcPr>
                  <w:tcW w:w="360" w:type="dxa"/>
                </w:tcPr>
                <w:p w14:paraId="4184F60F" w14:textId="77777777" w:rsidR="00CE64C0" w:rsidRDefault="00000000">
                  <w:pPr>
                    <w:keepNext/>
                    <w:spacing w:after="60"/>
                    <w:jc w:val="right"/>
                  </w:pPr>
                  <w:r>
                    <w:rPr>
                      <w:rFonts w:ascii="Calibri" w:hAnsi="Calibri"/>
                      <w:sz w:val="20"/>
                    </w:rPr>
                    <w:t>114.0</w:t>
                  </w:r>
                </w:p>
              </w:tc>
              <w:tc>
                <w:tcPr>
                  <w:tcW w:w="360" w:type="dxa"/>
                </w:tcPr>
                <w:p w14:paraId="24E085AD" w14:textId="77777777" w:rsidR="00CE64C0" w:rsidRDefault="00000000">
                  <w:pPr>
                    <w:keepNext/>
                    <w:spacing w:after="60"/>
                    <w:jc w:val="right"/>
                  </w:pPr>
                  <w:r>
                    <w:rPr>
                      <w:rFonts w:ascii="Calibri" w:hAnsi="Calibri"/>
                      <w:sz w:val="20"/>
                    </w:rPr>
                    <w:t>81.6</w:t>
                  </w:r>
                </w:p>
              </w:tc>
              <w:tc>
                <w:tcPr>
                  <w:tcW w:w="360" w:type="dxa"/>
                </w:tcPr>
                <w:p w14:paraId="54750AB9" w14:textId="77777777" w:rsidR="00CE64C0" w:rsidRDefault="00000000">
                  <w:pPr>
                    <w:keepNext/>
                    <w:spacing w:after="60"/>
                    <w:jc w:val="right"/>
                  </w:pPr>
                  <w:r>
                    <w:rPr>
                      <w:rFonts w:ascii="Calibri" w:hAnsi="Calibri"/>
                      <w:sz w:val="20"/>
                    </w:rPr>
                    <w:t>0.372</w:t>
                  </w:r>
                </w:p>
              </w:tc>
            </w:tr>
            <w:bookmarkEnd w:id="75"/>
          </w:tbl>
          <w:p w14:paraId="2EFB86FA" w14:textId="77777777" w:rsidR="00000000" w:rsidRDefault="00000000">
            <w:pPr>
              <w:spacing w:after="0"/>
            </w:pPr>
          </w:p>
        </w:tc>
      </w:tr>
    </w:tbl>
    <w:p w14:paraId="03C2EA8E" w14:textId="77777777" w:rsidR="00CE64C0" w:rsidRDefault="00000000">
      <w:pPr>
        <w:pStyle w:val="berschrift4"/>
      </w:pPr>
      <w:bookmarkStart w:id="76" w:name="melanopic-daylight-efficacy-ratio-mder"/>
      <w:bookmarkEnd w:id="73"/>
      <w:r>
        <w:lastRenderedPageBreak/>
        <w:t>Melanopic daylight efficacy ratio (MDER)</w:t>
      </w:r>
    </w:p>
    <w:p w14:paraId="67ACEC21" w14:textId="77777777" w:rsidR="00CE64C0" w:rsidRDefault="00000000">
      <w:pPr>
        <w:pStyle w:val="FirstParagraph"/>
      </w:pPr>
      <w:r>
        <w:t xml:space="preserve">The same idea is behind calculating the melanopic daylight efficacy ratio (or MDER), which is defined by the CIE (“CIE System for Metrology of Optical Radiation for ipRGC-Influenced Responses to Light” 2018) as the melanopic EDI divided by the photopic illuminance (Hartmeyer and Andersen 2023). Results are shown in </w:t>
      </w:r>
      <w:hyperlink w:anchor="tbl-mder">
        <w:r>
          <w:rPr>
            <w:rStyle w:val="Hyperlink"/>
          </w:rPr>
          <w:t>Table 16</w:t>
        </w:r>
      </w:hyperlink>
      <w:r>
        <w:t xml:space="preserve">. In this case, instead of a simple integration over a wavelength band, we apply an action spectrum to the spectral power distribution (SPD), integrate over the weighted SPD, and apply a correction factor. All alphaopic action spectra are implemented in the </w:t>
      </w:r>
      <w:r>
        <w:rPr>
          <w:rStyle w:val="VerbatimChar"/>
        </w:rPr>
        <w:t>spectral_integration()</w:t>
      </w:r>
      <w:r>
        <w:t xml:space="preserve"> function. These will result in photopic illuminance and melanopic equivalent daylight illuminance (melEDI)</w:t>
      </w:r>
    </w:p>
    <w:p w14:paraId="6FEB94B5" w14:textId="77777777" w:rsidR="00CE64C0" w:rsidRDefault="00000000">
      <w:pPr>
        <w:pStyle w:val="SourceCode"/>
      </w:pPr>
      <w:bookmarkStart w:id="77" w:name="annotated-cell-25"/>
      <w:r>
        <w:rPr>
          <w:rStyle w:val="NormalTok"/>
        </w:rPr>
        <w:t xml:space="preserve">dataVEET </w:t>
      </w:r>
      <w:r>
        <w:rPr>
          <w:rStyle w:val="OtherTok"/>
        </w:rPr>
        <w:t>&lt;-</w:t>
      </w:r>
      <w:r>
        <w:rPr>
          <w:rStyle w:val="NormalTok"/>
        </w:rPr>
        <w:t xml:space="preserve"> </w:t>
      </w:r>
      <w:r>
        <w:br/>
      </w:r>
      <w:r>
        <w:rPr>
          <w:rStyle w:val="NormalTok"/>
        </w:rPr>
        <w:t xml:space="preserve">  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Spectrum, short, long, </w:t>
      </w:r>
      <w:r>
        <w:rPr>
          <w:rStyle w:val="StringTok"/>
        </w:rPr>
        <w:t>`</w:t>
      </w:r>
      <w:r>
        <w:rPr>
          <w:rStyle w:val="AttributeTok"/>
        </w:rPr>
        <w:t>sl ratio</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melEDI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action.spectrum =</w:t>
      </w:r>
      <w:r>
        <w:rPr>
          <w:rStyle w:val="NormalTok"/>
        </w:rPr>
        <w:t xml:space="preserve"> </w:t>
      </w:r>
      <w:r>
        <w:rPr>
          <w:rStyle w:val="StringTok"/>
        </w:rPr>
        <w:t>"melanopic"</w:t>
      </w:r>
      <w:r>
        <w:rPr>
          <w:rStyle w:val="NormalTok"/>
        </w:rPr>
        <w:t>),</w:t>
      </w:r>
      <w:r>
        <w:br/>
      </w:r>
      <w:r>
        <w:rPr>
          <w:rStyle w:val="NormalTok"/>
        </w:rPr>
        <w:t xml:space="preserve">    </w:t>
      </w:r>
      <w:r>
        <w:rPr>
          <w:rStyle w:val="AttributeTok"/>
        </w:rPr>
        <w:t>illuminance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action.spectrum =</w:t>
      </w:r>
      <w:r>
        <w:rPr>
          <w:rStyle w:val="NormalTok"/>
        </w:rPr>
        <w:t xml:space="preserve"> </w:t>
      </w:r>
      <w:r>
        <w:rPr>
          <w:rStyle w:val="StringTok"/>
        </w:rPr>
        <w:t>"photopic"</w:t>
      </w:r>
      <w:r>
        <w:rPr>
          <w:rStyle w:val="NormalTok"/>
        </w:rPr>
        <w:t>)</w:t>
      </w:r>
      <w:r>
        <w:br/>
      </w:r>
      <w:r>
        <w:rPr>
          <w:rStyle w:val="NormalTok"/>
        </w:rPr>
        <w:t xml:space="preserve">  )</w:t>
      </w:r>
    </w:p>
    <w:bookmarkEnd w:id="77"/>
    <w:p w14:paraId="3BB4DD70" w14:textId="77777777" w:rsidR="00CE64C0" w:rsidRDefault="00000000">
      <w:pPr>
        <w:pStyle w:val="DefinitionTerm"/>
      </w:pPr>
      <w:r>
        <w:t>Lines 5-6</w:t>
      </w:r>
    </w:p>
    <w:p w14:paraId="249FEAEE" w14:textId="77777777" w:rsidR="00CE64C0" w:rsidRDefault="00000000">
      <w:pPr>
        <w:pStyle w:val="Definition"/>
      </w:pPr>
      <w:r>
        <w:t xml:space="preserve">Calculate melanopic EDI by applying the </w:t>
      </w:r>
      <m:oMath>
        <m:sSub>
          <m:sSubPr>
            <m:ctrlPr>
              <w:ins w:id="78" w:author="Johannes Zauner" w:date="2025-12-13T06:15:00Z" w16du:dateUtc="2025-12-13T05:15:00Z">
                <w:rPr>
                  <w:rFonts w:ascii="Cambria Math" w:hAnsi="Cambria Math"/>
                </w:rPr>
              </w:ins>
            </m:ctrlPr>
          </m:sSubPr>
          <m:e>
            <m:r>
              <w:rPr>
                <w:rFonts w:ascii="Cambria Math" w:hAnsi="Cambria Math"/>
              </w:rPr>
              <m:t>s</m:t>
            </m:r>
          </m:e>
          <m:sub>
            <m:r>
              <w:rPr>
                <w:rFonts w:ascii="Cambria Math" w:hAnsi="Cambria Math"/>
              </w:rPr>
              <m:t>mel</m:t>
            </m:r>
            <m:d>
              <m:dPr>
                <m:ctrlPr>
                  <w:ins w:id="79" w:author="Johannes Zauner" w:date="2025-12-13T06:15:00Z" w16du:dateUtc="2025-12-13T05:15:00Z">
                    <w:rPr>
                      <w:rFonts w:ascii="Cambria Math" w:hAnsi="Cambria Math"/>
                    </w:rPr>
                  </w:ins>
                </m:ctrlPr>
              </m:dPr>
              <m:e>
                <m:r>
                  <w:rPr>
                    <w:rFonts w:ascii="Cambria Math" w:hAnsi="Cambria Math"/>
                  </w:rPr>
                  <m:t>λ</m:t>
                </m:r>
              </m:e>
            </m:d>
          </m:sub>
        </m:sSub>
      </m:oMath>
      <w:r>
        <w:t xml:space="preserve"> action spectrum, integrating, and weighing</w:t>
      </w:r>
    </w:p>
    <w:p w14:paraId="26046CC0" w14:textId="77777777" w:rsidR="00CE64C0" w:rsidRDefault="00000000">
      <w:pPr>
        <w:pStyle w:val="DefinitionTerm"/>
      </w:pPr>
      <w:r>
        <w:t>Lines 7-8</w:t>
      </w:r>
    </w:p>
    <w:p w14:paraId="12CCD5BF" w14:textId="77777777" w:rsidR="00CE64C0" w:rsidRDefault="00000000">
      <w:pPr>
        <w:pStyle w:val="Definition"/>
      </w:pPr>
      <w:r>
        <w:t xml:space="preserve">Calculate photopic illuminance by applying the </w:t>
      </w:r>
      <m:oMath>
        <m:sSub>
          <m:sSubPr>
            <m:ctrlPr>
              <w:ins w:id="80" w:author="Johannes Zauner" w:date="2025-12-13T06:15:00Z" w16du:dateUtc="2025-12-13T05:15:00Z">
                <w:rPr>
                  <w:rFonts w:ascii="Cambria Math" w:hAnsi="Cambria Math"/>
                </w:rPr>
              </w:ins>
            </m:ctrlPr>
          </m:sSubPr>
          <m:e>
            <m:r>
              <w:rPr>
                <w:rFonts w:ascii="Cambria Math" w:hAnsi="Cambria Math"/>
              </w:rPr>
              <m:t>V</m:t>
            </m:r>
          </m:e>
          <m:sub>
            <m:d>
              <m:dPr>
                <m:ctrlPr>
                  <w:ins w:id="81" w:author="Johannes Zauner" w:date="2025-12-13T06:15:00Z" w16du:dateUtc="2025-12-13T05:15:00Z">
                    <w:rPr>
                      <w:rFonts w:ascii="Cambria Math" w:hAnsi="Cambria Math"/>
                    </w:rPr>
                  </w:ins>
                </m:ctrlPr>
              </m:dPr>
              <m:e>
                <m:r>
                  <w:rPr>
                    <w:rFonts w:ascii="Cambria Math" w:hAnsi="Cambria Math"/>
                  </w:rPr>
                  <m:t>λ</m:t>
                </m:r>
              </m:e>
            </m:d>
          </m:sub>
        </m:sSub>
      </m:oMath>
      <w:r>
        <w:t xml:space="preserve"> action spectrum, integrating, and weighing</w:t>
      </w:r>
    </w:p>
    <w:p w14:paraId="5730CB9D" w14:textId="77777777" w:rsidR="00CE64C0"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MDER =</w:t>
      </w:r>
      <w:r>
        <w:rPr>
          <w:rStyle w:val="NormalTok"/>
        </w:rPr>
        <w:t xml:space="preserve"> melEDI </w:t>
      </w:r>
      <w:r>
        <w:rPr>
          <w:rStyle w:val="SpecialCharTok"/>
        </w:rPr>
        <w:t>/</w:t>
      </w:r>
      <w:r>
        <w:rPr>
          <w:rStyle w:val="NormalTok"/>
        </w:rPr>
        <w:t xml:space="preserve"> illuminance)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SpecialCharTok"/>
        </w:rPr>
        <w:t>-</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1</w:t>
      </w:r>
      <w:r>
        <w:rPr>
          <w:rStyle w:val="NormalTok"/>
        </w:rPr>
        <w:t xml:space="preserve">,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FunctionTok"/>
        </w:rPr>
        <w:t>c</w:t>
      </w:r>
      <w:r>
        <w:rPr>
          <w:rStyle w:val="NormalTok"/>
        </w:rPr>
        <w:t xml:space="preserve">(MDER, </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3</w:t>
      </w:r>
      <w:r>
        <w:rPr>
          <w:rStyle w:val="NormalTok"/>
        </w:rPr>
        <w:t xml:space="preserve">) </w:t>
      </w:r>
      <w:r>
        <w:rPr>
          <w:rStyle w:val="SpecialCharTok"/>
        </w:rPr>
        <w:t>|&gt;</w:t>
      </w:r>
      <w:r>
        <w:br/>
      </w:r>
      <w:r>
        <w:rPr>
          <w:rStyle w:val="NormalTok"/>
        </w:rPr>
        <w:t xml:space="preserve">  </w:t>
      </w:r>
      <w:r>
        <w:rPr>
          <w:rStyle w:val="FunctionTok"/>
        </w:rPr>
        <w:t>cols_hide</w:t>
      </w:r>
      <w:r>
        <w:rPr>
          <w:rStyle w:val="NormalTok"/>
        </w:rPr>
        <w:t>(episodes)</w:t>
      </w:r>
    </w:p>
    <w:tbl>
      <w:tblPr>
        <w:tblStyle w:val="Table"/>
        <w:tblW w:w="5000" w:type="pct"/>
        <w:tblLayout w:type="fixed"/>
        <w:tblLook w:val="0000" w:firstRow="0" w:lastRow="0" w:firstColumn="0" w:lastColumn="0" w:noHBand="0" w:noVBand="0"/>
      </w:tblPr>
      <w:tblGrid>
        <w:gridCol w:w="9406"/>
      </w:tblGrid>
      <w:tr w:rsidR="00CE64C0" w14:paraId="6C9B97F9" w14:textId="77777777">
        <w:tc>
          <w:tcPr>
            <w:tcW w:w="7920" w:type="dxa"/>
          </w:tcPr>
          <w:p w14:paraId="06002DF7" w14:textId="77777777" w:rsidR="00CE64C0" w:rsidRDefault="00000000">
            <w:pPr>
              <w:pStyle w:val="ImageCaption"/>
              <w:spacing w:before="200"/>
            </w:pPr>
            <w:bookmarkStart w:id="82" w:name="tbl-mder"/>
            <w:r>
              <w:t>Table 16: Average melanopic daylight efficacy ratio (MDER)</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gridCol w:w="360"/>
              <w:gridCol w:w="360"/>
            </w:tblGrid>
            <w:tr w:rsidR="00320661" w14:paraId="681C924A" w14:textId="77777777" w:rsidTr="00CE64C0">
              <w:trPr>
                <w:cantSplit/>
                <w:tblHeader/>
                <w:jc w:val="center"/>
              </w:trPr>
              <w:tc>
                <w:tcPr>
                  <w:tcW w:w="360" w:type="dxa"/>
                </w:tcPr>
                <w:p w14:paraId="4FF00DBC" w14:textId="77777777" w:rsidR="00CE64C0" w:rsidRDefault="00000000">
                  <w:pPr>
                    <w:keepNext/>
                    <w:spacing w:after="60"/>
                    <w:jc w:val="right"/>
                  </w:pPr>
                  <w:r>
                    <w:rPr>
                      <w:rFonts w:ascii="Calibri" w:hAnsi="Calibri"/>
                      <w:sz w:val="20"/>
                    </w:rPr>
                    <w:t>Date</w:t>
                  </w:r>
                </w:p>
              </w:tc>
              <w:tc>
                <w:tcPr>
                  <w:tcW w:w="360" w:type="dxa"/>
                  <w:tcBorders>
                    <w:top w:val="single" w:sz="16" w:space="0" w:color="D3D3D3"/>
                    <w:bottom w:val="single" w:sz="16" w:space="0" w:color="D3D3D3"/>
                  </w:tcBorders>
                </w:tcPr>
                <w:p w14:paraId="474BB732" w14:textId="77777777" w:rsidR="00CE64C0" w:rsidRDefault="00000000">
                  <w:pPr>
                    <w:keepNext/>
                    <w:spacing w:after="60"/>
                    <w:jc w:val="right"/>
                  </w:pPr>
                  <w:r>
                    <w:rPr>
                      <w:rFonts w:ascii="Calibri" w:hAnsi="Calibri"/>
                      <w:sz w:val="20"/>
                    </w:rPr>
                    <w:t>short</w:t>
                  </w:r>
                </w:p>
              </w:tc>
              <w:tc>
                <w:tcPr>
                  <w:tcW w:w="360" w:type="dxa"/>
                  <w:tcBorders>
                    <w:top w:val="single" w:sz="16" w:space="0" w:color="D3D3D3"/>
                    <w:bottom w:val="single" w:sz="16" w:space="0" w:color="D3D3D3"/>
                  </w:tcBorders>
                </w:tcPr>
                <w:p w14:paraId="3EBFC118" w14:textId="77777777" w:rsidR="00CE64C0" w:rsidRDefault="00000000">
                  <w:pPr>
                    <w:keepNext/>
                    <w:spacing w:after="60"/>
                    <w:jc w:val="right"/>
                  </w:pPr>
                  <w:r>
                    <w:rPr>
                      <w:rFonts w:ascii="Calibri" w:hAnsi="Calibri"/>
                      <w:sz w:val="20"/>
                    </w:rPr>
                    <w:t>long</w:t>
                  </w:r>
                </w:p>
              </w:tc>
              <w:tc>
                <w:tcPr>
                  <w:tcW w:w="360" w:type="dxa"/>
                  <w:tcBorders>
                    <w:top w:val="single" w:sz="16" w:space="0" w:color="D3D3D3"/>
                    <w:bottom w:val="single" w:sz="16" w:space="0" w:color="D3D3D3"/>
                  </w:tcBorders>
                </w:tcPr>
                <w:p w14:paraId="5D5F9DF1" w14:textId="77777777" w:rsidR="00CE64C0" w:rsidRDefault="00000000">
                  <w:pPr>
                    <w:keepNext/>
                    <w:spacing w:after="60"/>
                    <w:jc w:val="right"/>
                  </w:pPr>
                  <w:r>
                    <w:rPr>
                      <w:rFonts w:ascii="Calibri" w:hAnsi="Calibri"/>
                      <w:sz w:val="20"/>
                    </w:rPr>
                    <w:t>sl ratio</w:t>
                  </w:r>
                </w:p>
              </w:tc>
              <w:tc>
                <w:tcPr>
                  <w:tcW w:w="360" w:type="dxa"/>
                  <w:tcBorders>
                    <w:top w:val="single" w:sz="16" w:space="0" w:color="D3D3D3"/>
                    <w:bottom w:val="single" w:sz="16" w:space="0" w:color="D3D3D3"/>
                  </w:tcBorders>
                </w:tcPr>
                <w:p w14:paraId="383B19CB" w14:textId="77777777" w:rsidR="00CE64C0" w:rsidRDefault="00000000">
                  <w:pPr>
                    <w:keepNext/>
                    <w:spacing w:after="60"/>
                    <w:jc w:val="right"/>
                  </w:pPr>
                  <w:r>
                    <w:rPr>
                      <w:rFonts w:ascii="Calibri" w:hAnsi="Calibri"/>
                      <w:sz w:val="20"/>
                    </w:rPr>
                    <w:t>melEDI</w:t>
                  </w:r>
                </w:p>
              </w:tc>
              <w:tc>
                <w:tcPr>
                  <w:tcW w:w="360" w:type="dxa"/>
                  <w:tcBorders>
                    <w:top w:val="single" w:sz="16" w:space="0" w:color="D3D3D3"/>
                    <w:bottom w:val="single" w:sz="16" w:space="0" w:color="D3D3D3"/>
                  </w:tcBorders>
                </w:tcPr>
                <w:p w14:paraId="4E594228" w14:textId="77777777" w:rsidR="00CE64C0" w:rsidRDefault="00000000">
                  <w:pPr>
                    <w:keepNext/>
                    <w:spacing w:after="60"/>
                    <w:jc w:val="right"/>
                  </w:pPr>
                  <w:r>
                    <w:rPr>
                      <w:rFonts w:ascii="Calibri" w:hAnsi="Calibri"/>
                      <w:sz w:val="20"/>
                    </w:rPr>
                    <w:t>illuminance</w:t>
                  </w:r>
                </w:p>
              </w:tc>
              <w:tc>
                <w:tcPr>
                  <w:tcW w:w="360" w:type="dxa"/>
                </w:tcPr>
                <w:p w14:paraId="514BE853" w14:textId="77777777" w:rsidR="00CE64C0" w:rsidRDefault="00000000">
                  <w:pPr>
                    <w:keepNext/>
                    <w:spacing w:after="60"/>
                    <w:jc w:val="right"/>
                  </w:pPr>
                  <w:r>
                    <w:rPr>
                      <w:rFonts w:ascii="Calibri" w:hAnsi="Calibri"/>
                      <w:sz w:val="20"/>
                    </w:rPr>
                    <w:t>MDER</w:t>
                  </w:r>
                </w:p>
              </w:tc>
            </w:tr>
            <w:tr w:rsidR="00320661" w14:paraId="47A75ADE" w14:textId="77777777" w:rsidTr="00CE64C0">
              <w:trPr>
                <w:cantSplit/>
                <w:jc w:val="center"/>
              </w:trPr>
              <w:tc>
                <w:tcPr>
                  <w:tcW w:w="2520" w:type="dxa"/>
                  <w:gridSpan w:val="7"/>
                  <w:tcMar>
                    <w:top w:w="25" w:type="dxa"/>
                  </w:tcMar>
                </w:tcPr>
                <w:p w14:paraId="2B250E6E" w14:textId="77777777" w:rsidR="00CE64C0" w:rsidRDefault="00000000">
                  <w:pPr>
                    <w:keepNext/>
                    <w:spacing w:after="60"/>
                  </w:pPr>
                  <w:r>
                    <w:rPr>
                      <w:rFonts w:ascii="Calibri" w:hAnsi="Calibri"/>
                      <w:sz w:val="20"/>
                    </w:rPr>
                    <w:t>VEET</w:t>
                  </w:r>
                </w:p>
              </w:tc>
            </w:tr>
            <w:tr w:rsidR="00320661" w14:paraId="54F2ED05" w14:textId="77777777" w:rsidTr="00CE64C0">
              <w:trPr>
                <w:cantSplit/>
                <w:jc w:val="center"/>
              </w:trPr>
              <w:tc>
                <w:tcPr>
                  <w:tcW w:w="360" w:type="dxa"/>
                </w:tcPr>
                <w:p w14:paraId="7A55C65E" w14:textId="77777777" w:rsidR="00CE64C0" w:rsidRDefault="00000000">
                  <w:pPr>
                    <w:keepNext/>
                    <w:spacing w:after="60"/>
                    <w:jc w:val="right"/>
                  </w:pPr>
                  <w:r>
                    <w:rPr>
                      <w:rFonts w:ascii="Calibri" w:hAnsi="Calibri"/>
                      <w:sz w:val="20"/>
                    </w:rPr>
                    <w:lastRenderedPageBreak/>
                    <w:t>2025-06-18</w:t>
                  </w:r>
                </w:p>
              </w:tc>
              <w:tc>
                <w:tcPr>
                  <w:tcW w:w="360" w:type="dxa"/>
                </w:tcPr>
                <w:p w14:paraId="47A80E8A" w14:textId="77777777" w:rsidR="00CE64C0" w:rsidRDefault="00000000">
                  <w:pPr>
                    <w:keepNext/>
                    <w:spacing w:after="60"/>
                    <w:jc w:val="right"/>
                  </w:pPr>
                  <w:r>
                    <w:rPr>
                      <w:rFonts w:ascii="Calibri" w:hAnsi="Calibri"/>
                      <w:sz w:val="20"/>
                    </w:rPr>
                    <w:t>83.7</w:t>
                  </w:r>
                </w:p>
              </w:tc>
              <w:tc>
                <w:tcPr>
                  <w:tcW w:w="360" w:type="dxa"/>
                </w:tcPr>
                <w:p w14:paraId="1542B0DB" w14:textId="77777777" w:rsidR="00CE64C0" w:rsidRDefault="00000000">
                  <w:pPr>
                    <w:keepNext/>
                    <w:spacing w:after="60"/>
                    <w:jc w:val="right"/>
                  </w:pPr>
                  <w:r>
                    <w:rPr>
                      <w:rFonts w:ascii="Calibri" w:hAnsi="Calibri"/>
                      <w:sz w:val="20"/>
                    </w:rPr>
                    <w:t>71.7</w:t>
                  </w:r>
                </w:p>
              </w:tc>
              <w:tc>
                <w:tcPr>
                  <w:tcW w:w="360" w:type="dxa"/>
                </w:tcPr>
                <w:p w14:paraId="3A878A8A" w14:textId="77777777" w:rsidR="00CE64C0" w:rsidRDefault="00000000">
                  <w:pPr>
                    <w:keepNext/>
                    <w:spacing w:after="60"/>
                    <w:jc w:val="right"/>
                  </w:pPr>
                  <w:r>
                    <w:rPr>
                      <w:rFonts w:ascii="Calibri" w:hAnsi="Calibri"/>
                      <w:sz w:val="20"/>
                    </w:rPr>
                    <w:t>0.610</w:t>
                  </w:r>
                </w:p>
              </w:tc>
              <w:tc>
                <w:tcPr>
                  <w:tcW w:w="360" w:type="dxa"/>
                </w:tcPr>
                <w:p w14:paraId="7CDAA6D2" w14:textId="77777777" w:rsidR="00CE64C0" w:rsidRDefault="00000000">
                  <w:pPr>
                    <w:keepNext/>
                    <w:spacing w:after="60"/>
                    <w:jc w:val="right"/>
                  </w:pPr>
                  <w:r>
                    <w:rPr>
                      <w:rFonts w:ascii="Calibri" w:hAnsi="Calibri"/>
                      <w:sz w:val="20"/>
                    </w:rPr>
                    <w:t>80.6</w:t>
                  </w:r>
                </w:p>
              </w:tc>
              <w:tc>
                <w:tcPr>
                  <w:tcW w:w="360" w:type="dxa"/>
                </w:tcPr>
                <w:p w14:paraId="6B3ECC8F" w14:textId="77777777" w:rsidR="00CE64C0" w:rsidRDefault="00000000">
                  <w:pPr>
                    <w:keepNext/>
                    <w:spacing w:after="60"/>
                    <w:jc w:val="right"/>
                  </w:pPr>
                  <w:r>
                    <w:rPr>
                      <w:rFonts w:ascii="Calibri" w:hAnsi="Calibri"/>
                      <w:sz w:val="20"/>
                    </w:rPr>
                    <w:t>103.7</w:t>
                  </w:r>
                </w:p>
              </w:tc>
              <w:tc>
                <w:tcPr>
                  <w:tcW w:w="360" w:type="dxa"/>
                </w:tcPr>
                <w:p w14:paraId="633A76F8" w14:textId="77777777" w:rsidR="00CE64C0" w:rsidRDefault="00000000">
                  <w:pPr>
                    <w:keepNext/>
                    <w:spacing w:after="60"/>
                    <w:jc w:val="right"/>
                  </w:pPr>
                  <w:r>
                    <w:rPr>
                      <w:rFonts w:ascii="Calibri" w:hAnsi="Calibri"/>
                      <w:sz w:val="20"/>
                    </w:rPr>
                    <w:t>0.777</w:t>
                  </w:r>
                </w:p>
              </w:tc>
            </w:tr>
            <w:tr w:rsidR="00320661" w14:paraId="5C3B3DAE" w14:textId="77777777" w:rsidTr="00CE64C0">
              <w:trPr>
                <w:cantSplit/>
                <w:jc w:val="center"/>
              </w:trPr>
              <w:tc>
                <w:tcPr>
                  <w:tcW w:w="360" w:type="dxa"/>
                </w:tcPr>
                <w:p w14:paraId="067BCC5C" w14:textId="77777777" w:rsidR="00CE64C0" w:rsidRDefault="00000000">
                  <w:pPr>
                    <w:keepNext/>
                    <w:spacing w:after="60"/>
                    <w:jc w:val="right"/>
                  </w:pPr>
                  <w:r>
                    <w:rPr>
                      <w:rFonts w:ascii="Calibri" w:hAnsi="Calibri"/>
                      <w:sz w:val="20"/>
                    </w:rPr>
                    <w:t>2025-06-20</w:t>
                  </w:r>
                </w:p>
              </w:tc>
              <w:tc>
                <w:tcPr>
                  <w:tcW w:w="360" w:type="dxa"/>
                </w:tcPr>
                <w:p w14:paraId="565B9C58" w14:textId="77777777" w:rsidR="00CE64C0" w:rsidRDefault="00000000">
                  <w:pPr>
                    <w:keepNext/>
                    <w:spacing w:after="60"/>
                    <w:jc w:val="right"/>
                  </w:pPr>
                  <w:r>
                    <w:rPr>
                      <w:rFonts w:ascii="Calibri" w:hAnsi="Calibri"/>
                      <w:sz w:val="20"/>
                    </w:rPr>
                    <w:t>114.0</w:t>
                  </w:r>
                </w:p>
              </w:tc>
              <w:tc>
                <w:tcPr>
                  <w:tcW w:w="360" w:type="dxa"/>
                </w:tcPr>
                <w:p w14:paraId="1389BB48" w14:textId="77777777" w:rsidR="00CE64C0" w:rsidRDefault="00000000">
                  <w:pPr>
                    <w:keepNext/>
                    <w:spacing w:after="60"/>
                    <w:jc w:val="right"/>
                  </w:pPr>
                  <w:r>
                    <w:rPr>
                      <w:rFonts w:ascii="Calibri" w:hAnsi="Calibri"/>
                      <w:sz w:val="20"/>
                    </w:rPr>
                    <w:t>81.6</w:t>
                  </w:r>
                </w:p>
              </w:tc>
              <w:tc>
                <w:tcPr>
                  <w:tcW w:w="360" w:type="dxa"/>
                </w:tcPr>
                <w:p w14:paraId="25E26E6F" w14:textId="77777777" w:rsidR="00CE64C0" w:rsidRDefault="00000000">
                  <w:pPr>
                    <w:keepNext/>
                    <w:spacing w:after="60"/>
                    <w:jc w:val="right"/>
                  </w:pPr>
                  <w:r>
                    <w:rPr>
                      <w:rFonts w:ascii="Calibri" w:hAnsi="Calibri"/>
                      <w:sz w:val="20"/>
                    </w:rPr>
                    <w:t>0.372</w:t>
                  </w:r>
                </w:p>
              </w:tc>
              <w:tc>
                <w:tcPr>
                  <w:tcW w:w="360" w:type="dxa"/>
                </w:tcPr>
                <w:p w14:paraId="7AB3516B" w14:textId="77777777" w:rsidR="00CE64C0" w:rsidRDefault="00000000">
                  <w:pPr>
                    <w:keepNext/>
                    <w:spacing w:after="60"/>
                    <w:jc w:val="right"/>
                  </w:pPr>
                  <w:r>
                    <w:rPr>
                      <w:rFonts w:ascii="Calibri" w:hAnsi="Calibri"/>
                      <w:sz w:val="20"/>
                    </w:rPr>
                    <w:t>108.0</w:t>
                  </w:r>
                </w:p>
              </w:tc>
              <w:tc>
                <w:tcPr>
                  <w:tcW w:w="360" w:type="dxa"/>
                </w:tcPr>
                <w:p w14:paraId="4C475F72" w14:textId="77777777" w:rsidR="00CE64C0" w:rsidRDefault="00000000">
                  <w:pPr>
                    <w:keepNext/>
                    <w:spacing w:after="60"/>
                    <w:jc w:val="right"/>
                  </w:pPr>
                  <w:r>
                    <w:rPr>
                      <w:rFonts w:ascii="Calibri" w:hAnsi="Calibri"/>
                      <w:sz w:val="20"/>
                    </w:rPr>
                    <w:t>123.9</w:t>
                  </w:r>
                </w:p>
              </w:tc>
              <w:tc>
                <w:tcPr>
                  <w:tcW w:w="360" w:type="dxa"/>
                </w:tcPr>
                <w:p w14:paraId="69256FB4" w14:textId="77777777" w:rsidR="00CE64C0" w:rsidRDefault="00000000">
                  <w:pPr>
                    <w:keepNext/>
                    <w:spacing w:after="60"/>
                    <w:jc w:val="right"/>
                  </w:pPr>
                  <w:r>
                    <w:rPr>
                      <w:rFonts w:ascii="Calibri" w:hAnsi="Calibri"/>
                      <w:sz w:val="20"/>
                    </w:rPr>
                    <w:t>0.871</w:t>
                  </w:r>
                </w:p>
              </w:tc>
            </w:tr>
            <w:bookmarkEnd w:id="82"/>
          </w:tbl>
          <w:p w14:paraId="67BA2EA0" w14:textId="77777777" w:rsidR="00000000" w:rsidRDefault="00000000">
            <w:pPr>
              <w:spacing w:after="0"/>
            </w:pPr>
          </w:p>
        </w:tc>
      </w:tr>
    </w:tbl>
    <w:p w14:paraId="28222238" w14:textId="77777777" w:rsidR="00CE64C0" w:rsidRDefault="00000000">
      <w:pPr>
        <w:pStyle w:val="berschrift4"/>
      </w:pPr>
      <w:bookmarkStart w:id="83" w:name="X278511e4af72fc2282d4de0a913d2d77ed2a0b8"/>
      <w:bookmarkEnd w:id="76"/>
      <w:r>
        <w:lastRenderedPageBreak/>
        <w:t>Short-wavelength light at specific times of day</w:t>
      </w:r>
    </w:p>
    <w:p w14:paraId="40879470" w14:textId="77777777" w:rsidR="00CE64C0" w:rsidRDefault="00000000">
      <w:pPr>
        <w:pStyle w:val="FirstParagraph"/>
      </w:pPr>
      <w:r>
        <w:t>The third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83"/>
    <w:p w14:paraId="2C565B37" w14:textId="77777777" w:rsidR="00CE64C0" w:rsidRDefault="00000000">
      <w:pPr>
        <w:pStyle w:val="berschrift4"/>
      </w:pPr>
      <w:r>
        <w:t>Local morning exposure</w:t>
      </w:r>
    </w:p>
    <w:p w14:paraId="07F60E3F" w14:textId="77777777" w:rsidR="00CE64C0" w:rsidRDefault="00000000">
      <w:pPr>
        <w:pStyle w:val="FirstParagraph"/>
      </w:pPr>
      <w:hyperlink w:anchor="tbl-shortfilter">
        <w:r>
          <w:rPr>
            <w:rStyle w:val="Hyperlink"/>
          </w:rPr>
          <w:t>Table 17</w:t>
        </w:r>
      </w:hyperlink>
      <w:r>
        <w:t xml:space="preserve"> isolates the time window between 7:00 and 11:00 each day and computes the average short-wavelength irradiance in that interval. This represents a straightforward query: “How much blue light does the subject get in the morning on average?”</w:t>
      </w:r>
    </w:p>
    <w:p w14:paraId="058D4262" w14:textId="77777777" w:rsidR="00CE64C0" w:rsidRDefault="00000000">
      <w:pPr>
        <w:pStyle w:val="SourceCode"/>
      </w:pPr>
      <w:bookmarkStart w:id="84" w:name="annotated-cell-40"/>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filter_Time</w:t>
      </w:r>
      <w:r>
        <w:rPr>
          <w:rStyle w:val="NormalTok"/>
        </w:rPr>
        <w:t>(</w:t>
      </w:r>
      <w:r>
        <w:rPr>
          <w:rStyle w:val="AttributeTok"/>
        </w:rPr>
        <w:t>start =</w:t>
      </w:r>
      <w:r>
        <w:rPr>
          <w:rStyle w:val="NormalTok"/>
        </w:rPr>
        <w:t xml:space="preserve"> </w:t>
      </w:r>
      <w:r>
        <w:rPr>
          <w:rStyle w:val="StringTok"/>
        </w:rPr>
        <w:t>"7:00:00"</w:t>
      </w:r>
      <w:r>
        <w:rPr>
          <w:rStyle w:val="NormalTok"/>
        </w:rPr>
        <w:t xml:space="preserve">, </w:t>
      </w:r>
      <w:r>
        <w:rPr>
          <w:rStyle w:val="AttributeTok"/>
        </w:rPr>
        <w:t>end =</w:t>
      </w:r>
      <w:r>
        <w:rPr>
          <w:rStyle w:val="NormalTok"/>
        </w:rPr>
        <w:t xml:space="preserve"> </w:t>
      </w:r>
      <w:r>
        <w:rPr>
          <w:rStyle w:val="StringTok"/>
        </w:rPr>
        <w:t>"11:00:00"</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FunctionTok"/>
        </w:rPr>
        <w:t>c</w:t>
      </w:r>
      <w:r>
        <w:rPr>
          <w:rStyle w:val="NormalTok"/>
        </w:rPr>
        <w:t xml:space="preserve">(Id, Date, short))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 xml:space="preserve">(short,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cols_label</w:t>
      </w:r>
      <w:r>
        <w:rPr>
          <w:rStyle w:val="NormalTok"/>
        </w:rPr>
        <w:t>(</w:t>
      </w:r>
      <w:r>
        <w:rPr>
          <w:rStyle w:val="AttributeTok"/>
        </w:rPr>
        <w:t>short =</w:t>
      </w:r>
      <w:r>
        <w:rPr>
          <w:rStyle w:val="NormalTok"/>
        </w:rPr>
        <w:t xml:space="preserve"> </w:t>
      </w:r>
      <w:r>
        <w:rPr>
          <w:rStyle w:val="StringTok"/>
        </w:rPr>
        <w:t>"Short-wavelength irradiance (mW/m²)"</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(episodes)</w:t>
      </w:r>
    </w:p>
    <w:bookmarkEnd w:id="84"/>
    <w:p w14:paraId="1738659F" w14:textId="77777777" w:rsidR="00CE64C0" w:rsidRDefault="00000000">
      <w:pPr>
        <w:pStyle w:val="DefinitionTerm"/>
      </w:pPr>
      <w:r>
        <w:t>Line 2</w:t>
      </w:r>
    </w:p>
    <w:p w14:paraId="699F4B31" w14:textId="77777777" w:rsidR="00CE64C0" w:rsidRDefault="00000000">
      <w:pPr>
        <w:pStyle w:val="Definition"/>
      </w:pPr>
      <w:r>
        <w:t>Filter data to local 7am–11am</w:t>
      </w:r>
    </w:p>
    <w:tbl>
      <w:tblPr>
        <w:tblStyle w:val="Table"/>
        <w:tblW w:w="5000" w:type="pct"/>
        <w:tblLayout w:type="fixed"/>
        <w:tblLook w:val="0000" w:firstRow="0" w:lastRow="0" w:firstColumn="0" w:lastColumn="0" w:noHBand="0" w:noVBand="0"/>
      </w:tblPr>
      <w:tblGrid>
        <w:gridCol w:w="9406"/>
      </w:tblGrid>
      <w:tr w:rsidR="00CE64C0" w14:paraId="003544A3" w14:textId="77777777">
        <w:tc>
          <w:tcPr>
            <w:tcW w:w="7920" w:type="dxa"/>
          </w:tcPr>
          <w:p w14:paraId="1F148D1D" w14:textId="77777777" w:rsidR="00CE64C0" w:rsidRDefault="00000000">
            <w:pPr>
              <w:pStyle w:val="ImageCaption"/>
              <w:spacing w:before="200"/>
            </w:pPr>
            <w:bookmarkStart w:id="85" w:name="tbl-shortfilter"/>
            <w:r>
              <w:t>Table 17: Average short-wavelength light (400–500 nm) exposure between 7:00 and 11:00 each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320661" w14:paraId="56069BEE" w14:textId="77777777" w:rsidTr="00CE64C0">
              <w:trPr>
                <w:cantSplit/>
                <w:tblHeader/>
                <w:jc w:val="center"/>
              </w:trPr>
              <w:tc>
                <w:tcPr>
                  <w:tcW w:w="360" w:type="dxa"/>
                </w:tcPr>
                <w:p w14:paraId="7276641A" w14:textId="77777777" w:rsidR="00CE64C0" w:rsidRDefault="00000000">
                  <w:pPr>
                    <w:keepNext/>
                    <w:spacing w:after="60"/>
                    <w:jc w:val="right"/>
                  </w:pPr>
                  <w:r>
                    <w:rPr>
                      <w:rFonts w:ascii="Calibri" w:hAnsi="Calibri"/>
                      <w:sz w:val="20"/>
                    </w:rPr>
                    <w:lastRenderedPageBreak/>
                    <w:t>Date</w:t>
                  </w:r>
                </w:p>
              </w:tc>
              <w:tc>
                <w:tcPr>
                  <w:tcW w:w="360" w:type="dxa"/>
                </w:tcPr>
                <w:p w14:paraId="42EB4017" w14:textId="77777777" w:rsidR="00CE64C0" w:rsidRDefault="00000000">
                  <w:pPr>
                    <w:keepNext/>
                    <w:spacing w:after="60"/>
                    <w:jc w:val="right"/>
                  </w:pPr>
                  <w:r>
                    <w:rPr>
                      <w:rFonts w:ascii="Calibri" w:hAnsi="Calibri"/>
                      <w:sz w:val="20"/>
                    </w:rPr>
                    <w:t>Short-wavelength irradiance (mW/m²)</w:t>
                  </w:r>
                </w:p>
              </w:tc>
            </w:tr>
            <w:tr w:rsidR="00320661" w14:paraId="3F8A672C" w14:textId="77777777" w:rsidTr="00CE64C0">
              <w:trPr>
                <w:cantSplit/>
                <w:jc w:val="center"/>
              </w:trPr>
              <w:tc>
                <w:tcPr>
                  <w:tcW w:w="720" w:type="dxa"/>
                  <w:gridSpan w:val="2"/>
                  <w:tcMar>
                    <w:top w:w="25" w:type="dxa"/>
                  </w:tcMar>
                </w:tcPr>
                <w:p w14:paraId="5698D0AD" w14:textId="77777777" w:rsidR="00CE64C0" w:rsidRDefault="00000000">
                  <w:pPr>
                    <w:keepNext/>
                    <w:spacing w:after="60"/>
                  </w:pPr>
                  <w:r>
                    <w:rPr>
                      <w:rFonts w:ascii="Calibri" w:hAnsi="Calibri"/>
                      <w:sz w:val="20"/>
                    </w:rPr>
                    <w:t>VEET</w:t>
                  </w:r>
                </w:p>
              </w:tc>
            </w:tr>
            <w:tr w:rsidR="00320661" w14:paraId="303F59A6" w14:textId="77777777" w:rsidTr="00CE64C0">
              <w:trPr>
                <w:cantSplit/>
                <w:jc w:val="center"/>
              </w:trPr>
              <w:tc>
                <w:tcPr>
                  <w:tcW w:w="360" w:type="dxa"/>
                </w:tcPr>
                <w:p w14:paraId="3BA4D329" w14:textId="77777777" w:rsidR="00CE64C0" w:rsidRDefault="00000000">
                  <w:pPr>
                    <w:keepNext/>
                    <w:spacing w:after="60"/>
                    <w:jc w:val="right"/>
                  </w:pPr>
                  <w:r>
                    <w:rPr>
                      <w:rFonts w:ascii="Calibri" w:hAnsi="Calibri"/>
                      <w:sz w:val="20"/>
                    </w:rPr>
                    <w:t>2025-06-18</w:t>
                  </w:r>
                </w:p>
              </w:tc>
              <w:tc>
                <w:tcPr>
                  <w:tcW w:w="360" w:type="dxa"/>
                </w:tcPr>
                <w:p w14:paraId="3D458D02" w14:textId="77777777" w:rsidR="00CE64C0" w:rsidRDefault="00000000">
                  <w:pPr>
                    <w:keepNext/>
                    <w:spacing w:after="60"/>
                    <w:jc w:val="right"/>
                  </w:pPr>
                  <w:r>
                    <w:rPr>
                      <w:rFonts w:ascii="Calibri" w:hAnsi="Calibri"/>
                      <w:sz w:val="20"/>
                    </w:rPr>
                    <w:t>5.44</w:t>
                  </w:r>
                </w:p>
              </w:tc>
            </w:tr>
            <w:tr w:rsidR="00320661" w14:paraId="5609A16A" w14:textId="77777777" w:rsidTr="00CE64C0">
              <w:trPr>
                <w:cantSplit/>
                <w:jc w:val="center"/>
              </w:trPr>
              <w:tc>
                <w:tcPr>
                  <w:tcW w:w="360" w:type="dxa"/>
                </w:tcPr>
                <w:p w14:paraId="095EF991" w14:textId="77777777" w:rsidR="00CE64C0" w:rsidRDefault="00000000">
                  <w:pPr>
                    <w:keepNext/>
                    <w:spacing w:after="60"/>
                    <w:jc w:val="right"/>
                  </w:pPr>
                  <w:r>
                    <w:rPr>
                      <w:rFonts w:ascii="Calibri" w:hAnsi="Calibri"/>
                      <w:sz w:val="20"/>
                    </w:rPr>
                    <w:t>2025-06-20</w:t>
                  </w:r>
                </w:p>
              </w:tc>
              <w:tc>
                <w:tcPr>
                  <w:tcW w:w="360" w:type="dxa"/>
                </w:tcPr>
                <w:p w14:paraId="1B98F55D" w14:textId="77777777" w:rsidR="00CE64C0" w:rsidRDefault="00000000">
                  <w:pPr>
                    <w:keepNext/>
                    <w:spacing w:after="60"/>
                    <w:jc w:val="right"/>
                  </w:pPr>
                  <w:r>
                    <w:rPr>
                      <w:rFonts w:ascii="Calibri" w:hAnsi="Calibri"/>
                      <w:sz w:val="20"/>
                    </w:rPr>
                    <w:t>0.95</w:t>
                  </w:r>
                </w:p>
              </w:tc>
            </w:tr>
            <w:bookmarkEnd w:id="85"/>
          </w:tbl>
          <w:p w14:paraId="4A8234ED" w14:textId="77777777" w:rsidR="00000000" w:rsidRDefault="00000000">
            <w:pPr>
              <w:spacing w:after="0"/>
            </w:pPr>
          </w:p>
        </w:tc>
      </w:tr>
    </w:tbl>
    <w:p w14:paraId="1696E135" w14:textId="77777777" w:rsidR="00CE64C0" w:rsidRDefault="00000000">
      <w:pPr>
        <w:pStyle w:val="berschrift4"/>
      </w:pPr>
      <w:r>
        <w:lastRenderedPageBreak/>
        <w:t>Hourly profile across the day</w:t>
      </w:r>
    </w:p>
    <w:p w14:paraId="354A6661" w14:textId="77777777" w:rsidR="00CE64C0" w:rsidRDefault="00000000">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 </w:t>
      </w:r>
      <w:hyperlink w:anchor="fig-shorttime">
        <w:r>
          <w:rPr>
            <w:rStyle w:val="Hyperlink"/>
          </w:rPr>
          <w:t>Figure 9</w:t>
        </w:r>
      </w:hyperlink>
      <w:r>
        <w:t xml:space="preserve"> shows the resulting diurnal profile, with short-wavelength exposure expressed as a fraction of the daily maximum for easier comparison.</w:t>
      </w:r>
    </w:p>
    <w:p w14:paraId="02465AF5" w14:textId="77777777" w:rsidR="00CE64C0" w:rsidRDefault="00000000">
      <w:pPr>
        <w:pStyle w:val="SourceCode"/>
      </w:pPr>
      <w:bookmarkStart w:id="86" w:name="annotated-cell-41"/>
      <w:r>
        <w:rPr>
          <w:rStyle w:val="NormalTok"/>
        </w:rPr>
        <w:t xml:space="preserve">dataVEETtime </w:t>
      </w:r>
      <w:r>
        <w:rPr>
          <w:rStyle w:val="OtherTok"/>
        </w:rPr>
        <w:t>&lt;-</w:t>
      </w:r>
      <w:r>
        <w:rPr>
          <w:rStyle w:val="NormalTok"/>
        </w:rPr>
        <w:t xml:space="preserve"> dataVEET </w:t>
      </w:r>
      <w:r>
        <w:rPr>
          <w:rStyle w:val="SpecialCharTok"/>
        </w:rPr>
        <w:t>|&gt;</w:t>
      </w:r>
      <w:r>
        <w:br/>
      </w:r>
      <w:r>
        <w:rPr>
          <w:rStyle w:val="NormalTok"/>
        </w:rPr>
        <w:t xml:space="preserve">  </w:t>
      </w:r>
      <w:r>
        <w:rPr>
          <w:rStyle w:val="FunctionTok"/>
        </w:rPr>
        <w:t>cut_Datetime</w:t>
      </w:r>
      <w:r>
        <w:rPr>
          <w:rStyle w:val="NormalTok"/>
        </w:rPr>
        <w:t>(</w:t>
      </w:r>
      <w:r>
        <w:rPr>
          <w:rStyle w:val="AttributeTok"/>
        </w:rPr>
        <w:t>unit =</w:t>
      </w:r>
      <w:r>
        <w:rPr>
          <w:rStyle w:val="NormalTok"/>
        </w:rPr>
        <w:t xml:space="preserve"> </w:t>
      </w:r>
      <w:r>
        <w:rPr>
          <w:rStyle w:val="StringTok"/>
        </w:rPr>
        <w:t>"1 hour"</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r>
        <w:rPr>
          <w:rStyle w:val="AttributeTok"/>
        </w:rPr>
        <w:t>group_by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c</w:t>
      </w:r>
      <w:r>
        <w:rPr>
          <w:rStyle w:val="NormalTok"/>
        </w:rPr>
        <w:t xml:space="preserve">(Spectrum, long, Datetime))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add_Time_col</w:t>
      </w:r>
      <w:r>
        <w:rPr>
          <w:rStyle w:val="NormalTok"/>
        </w:rPr>
        <w:t xml:space="preserve">(Datetime.rounded)  </w:t>
      </w:r>
      <w:r>
        <w:rPr>
          <w:rStyle w:val="SpecialCharTok"/>
        </w:rPr>
        <w:t>|&gt;</w:t>
      </w:r>
      <w:r>
        <w:br/>
      </w:r>
      <w:r>
        <w:rPr>
          <w:rStyle w:val="NormalTok"/>
        </w:rPr>
        <w:t xml:space="preserve">  </w:t>
      </w:r>
      <w:r>
        <w:rPr>
          <w:rStyle w:val="FunctionTok"/>
        </w:rPr>
        <w:t>mutate</w:t>
      </w:r>
      <w:r>
        <w:rPr>
          <w:rStyle w:val="NormalTok"/>
        </w:rPr>
        <w:t>(</w:t>
      </w:r>
      <w:r>
        <w:rPr>
          <w:rStyle w:val="AttributeTok"/>
        </w:rPr>
        <w:t>rel_short =</w:t>
      </w:r>
      <w:r>
        <w:rPr>
          <w:rStyle w:val="NormalTok"/>
        </w:rPr>
        <w:t xml:space="preserve"> short </w:t>
      </w:r>
      <w:r>
        <w:rPr>
          <w:rStyle w:val="SpecialCharTok"/>
        </w:rPr>
        <w:t>/</w:t>
      </w:r>
      <w:r>
        <w:rPr>
          <w:rStyle w:val="NormalTok"/>
        </w:rPr>
        <w:t xml:space="preserve"> </w:t>
      </w:r>
      <w:r>
        <w:rPr>
          <w:rStyle w:val="FunctionTok"/>
        </w:rPr>
        <w:t>max</w:t>
      </w:r>
      <w:r>
        <w:rPr>
          <w:rStyle w:val="NormalTok"/>
        </w:rPr>
        <w:t>(short))</w:t>
      </w:r>
      <w:r>
        <w:br/>
      </w:r>
      <w:r>
        <w:br/>
      </w:r>
      <w:r>
        <w:rPr>
          <w:rStyle w:val="NormalTok"/>
        </w:rPr>
        <w:t xml:space="preserve">dataVEETtime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Time, </w:t>
      </w:r>
      <w:r>
        <w:rPr>
          <w:rStyle w:val="AttributeTok"/>
        </w:rPr>
        <w:t>y =</w:t>
      </w:r>
      <w:r>
        <w:rPr>
          <w:rStyle w:val="NormalTok"/>
        </w:rPr>
        <w:t xml:space="preserve"> rel_short)) </w:t>
      </w:r>
      <w:r>
        <w:rPr>
          <w:rStyle w:val="SpecialCharTok"/>
        </w:rPr>
        <w:t>+</w:t>
      </w:r>
      <w:r>
        <w:br/>
      </w:r>
      <w:r>
        <w:rPr>
          <w:rStyle w:val="NormalTok"/>
        </w:rPr>
        <w:t xml:space="preserve">  </w:t>
      </w:r>
      <w:r>
        <w:rPr>
          <w:rStyle w:val="FunctionTok"/>
        </w:rPr>
        <w:t>geom_col</w:t>
      </w:r>
      <w:r>
        <w:rPr>
          <w:rStyle w:val="NormalTok"/>
        </w:rPr>
        <w:t>(</w:t>
      </w:r>
      <w:r>
        <w:rPr>
          <w:rStyle w:val="FunctionTok"/>
        </w:rPr>
        <w:t>aes</w:t>
      </w:r>
      <w:r>
        <w:rPr>
          <w:rStyle w:val="NormalTok"/>
        </w:rPr>
        <w:t>(</w:t>
      </w:r>
      <w:r>
        <w:rPr>
          <w:rStyle w:val="AttributeTok"/>
        </w:rPr>
        <w:t>fill =</w:t>
      </w:r>
      <w:r>
        <w:rPr>
          <w:rStyle w:val="NormalTok"/>
        </w:rPr>
        <w:t xml:space="preserve"> </w:t>
      </w:r>
      <w:r>
        <w:rPr>
          <w:rStyle w:val="FunctionTok"/>
        </w:rPr>
        <w:t>factor</w:t>
      </w:r>
      <w:r>
        <w:rPr>
          <w:rStyle w:val="NormalTok"/>
        </w:rPr>
        <w:t xml:space="preserve">(Date)),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ggsci</w:t>
      </w:r>
      <w:r>
        <w:rPr>
          <w:rStyle w:val="SpecialCharTok"/>
        </w:rPr>
        <w:t>::</w:t>
      </w:r>
      <w:r>
        <w:rPr>
          <w:rStyle w:val="FunctionTok"/>
        </w:rPr>
        <w:t>scale_fill_jco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"Normalized short-wavelength irradiance"</w:t>
      </w:r>
      <w:r>
        <w:rPr>
          <w:rStyle w:val="NormalTok"/>
        </w:rPr>
        <w:t xml:space="preserve">, </w:t>
      </w:r>
      <w:r>
        <w:br/>
      </w:r>
      <w:r>
        <w:rPr>
          <w:rStyle w:val="NormalTok"/>
        </w:rPr>
        <w:lastRenderedPageBreak/>
        <w:t xml:space="preserve">       </w:t>
      </w:r>
      <w:r>
        <w:rPr>
          <w:rStyle w:val="AttributeTok"/>
        </w:rPr>
        <w:t>x =</w:t>
      </w:r>
      <w:r>
        <w:rPr>
          <w:rStyle w:val="NormalTok"/>
        </w:rPr>
        <w:t xml:space="preserve"> </w:t>
      </w:r>
      <w:r>
        <w:rPr>
          <w:rStyle w:val="StringTok"/>
        </w:rPr>
        <w:t>"Local time (HH:MM)"</w:t>
      </w:r>
      <w:r>
        <w:rPr>
          <w:rStyle w:val="NormalTok"/>
        </w:rPr>
        <w:t>,</w:t>
      </w:r>
      <w:r>
        <w:br/>
      </w:r>
      <w:r>
        <w:rPr>
          <w:rStyle w:val="NormalTok"/>
        </w:rPr>
        <w:t xml:space="preserve">       </w:t>
      </w:r>
      <w:r>
        <w:rPr>
          <w:rStyle w:val="AttributeTok"/>
        </w:rPr>
        <w:t>fill =</w:t>
      </w:r>
      <w:r>
        <w:rPr>
          <w:rStyle w:val="NormalTok"/>
        </w:rPr>
        <w:t xml:space="preserve"> </w:t>
      </w:r>
      <w:r>
        <w:rPr>
          <w:rStyle w:val="StringTok"/>
        </w:rPr>
        <w:t>"Date"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label_percent</w:t>
      </w:r>
      <w:r>
        <w:rPr>
          <w:rStyle w:val="NormalTok"/>
        </w:rPr>
        <w:t xml:space="preserve">()) </w:t>
      </w:r>
      <w:r>
        <w:rPr>
          <w:rStyle w:val="SpecialCharTok"/>
        </w:rPr>
        <w:t>+</w:t>
      </w:r>
      <w:r>
        <w:br/>
      </w:r>
      <w:r>
        <w:rPr>
          <w:rStyle w:val="NormalTok"/>
        </w:rPr>
        <w:t xml:space="preserve">  </w:t>
      </w:r>
      <w:r>
        <w:rPr>
          <w:rStyle w:val="FunctionTok"/>
        </w:rPr>
        <w:t>scale_x_time</w:t>
      </w:r>
      <w:r>
        <w:rPr>
          <w:rStyle w:val="NormalTok"/>
        </w:rPr>
        <w:t>(</w:t>
      </w:r>
      <w:r>
        <w:rPr>
          <w:rStyle w:val="AttributeTok"/>
        </w:rPr>
        <w:t>labels =</w:t>
      </w:r>
      <w:r>
        <w:rPr>
          <w:rStyle w:val="NormalTok"/>
        </w:rPr>
        <w:t xml:space="preserve"> scales</w:t>
      </w:r>
      <w:r>
        <w:rPr>
          <w:rStyle w:val="SpecialCharTok"/>
        </w:rPr>
        <w:t>::</w:t>
      </w:r>
      <w:r>
        <w:rPr>
          <w:rStyle w:val="FunctionTok"/>
        </w:rPr>
        <w:t>label_time</w:t>
      </w:r>
      <w:r>
        <w:rPr>
          <w:rStyle w:val="NormalTok"/>
        </w:rPr>
        <w:t>(</w:t>
      </w:r>
      <w:r>
        <w:rPr>
          <w:rStyle w:val="AttributeTok"/>
        </w:rPr>
        <w:t>format =</w:t>
      </w:r>
      <w:r>
        <w:rPr>
          <w:rStyle w:val="NormalTok"/>
        </w:rPr>
        <w:t xml:space="preserve"> </w:t>
      </w:r>
      <w:r>
        <w:rPr>
          <w:rStyle w:val="StringTok"/>
        </w:rPr>
        <w:t>"%H:%M"</w:t>
      </w:r>
      <w:r>
        <w:rPr>
          <w:rStyle w:val="NormalTok"/>
        </w:rPr>
        <w:t>))</w:t>
      </w:r>
      <w:r>
        <w:br/>
      </w:r>
      <w:r>
        <w:rPr>
          <w:rStyle w:val="FunctionTok"/>
        </w:rPr>
        <w:t>ggsave</w:t>
      </w:r>
      <w:r>
        <w:rPr>
          <w:rStyle w:val="NormalTok"/>
        </w:rPr>
        <w:t>(</w:t>
      </w:r>
      <w:r>
        <w:rPr>
          <w:rStyle w:val="StringTok"/>
        </w:rPr>
        <w:t>"manuscript/figures/Figure9.png"</w:t>
      </w:r>
      <w:r>
        <w:rPr>
          <w:rStyle w:val="NormalTok"/>
        </w:rPr>
        <w:t>,</w:t>
      </w:r>
      <w:r>
        <w:br/>
      </w:r>
      <w:r>
        <w:rPr>
          <w:rStyle w:val="NormalTok"/>
        </w:rPr>
        <w:t xml:space="preserve">                </w:t>
      </w:r>
      <w:r>
        <w:rPr>
          <w:rStyle w:val="AttributeTok"/>
        </w:rPr>
        <w:t>width =</w:t>
      </w:r>
      <w:r>
        <w:rPr>
          <w:rStyle w:val="NormalTok"/>
        </w:rPr>
        <w:t xml:space="preserve"> </w:t>
      </w:r>
      <w:r>
        <w:rPr>
          <w:rStyle w:val="DecValTok"/>
        </w:rPr>
        <w:t>5</w:t>
      </w:r>
      <w:r>
        <w:rPr>
          <w:rStyle w:val="NormalTok"/>
        </w:rPr>
        <w:t>,</w:t>
      </w:r>
      <w:r>
        <w:br/>
      </w:r>
      <w:r>
        <w:rPr>
          <w:rStyle w:val="NormalTok"/>
        </w:rPr>
        <w:t xml:space="preserve">                </w:t>
      </w:r>
      <w:r>
        <w:rPr>
          <w:rStyle w:val="AttributeTok"/>
        </w:rPr>
        <w:t>height =</w:t>
      </w:r>
      <w:r>
        <w:rPr>
          <w:rStyle w:val="NormalTok"/>
        </w:rPr>
        <w:t xml:space="preserve"> </w:t>
      </w:r>
      <w:r>
        <w:rPr>
          <w:rStyle w:val="DecValTok"/>
        </w:rPr>
        <w:t>4</w:t>
      </w:r>
      <w:r>
        <w:rPr>
          <w:rStyle w:val="NormalTok"/>
        </w:rPr>
        <w:t>)</w:t>
      </w:r>
    </w:p>
    <w:bookmarkEnd w:id="86"/>
    <w:p w14:paraId="601C2C23" w14:textId="77777777" w:rsidR="00CE64C0" w:rsidRDefault="00000000">
      <w:pPr>
        <w:pStyle w:val="DefinitionTerm"/>
      </w:pPr>
      <w:r>
        <w:t>Line 1</w:t>
      </w:r>
    </w:p>
    <w:p w14:paraId="33D63154" w14:textId="77777777" w:rsidR="00CE64C0" w:rsidRDefault="00000000">
      <w:pPr>
        <w:pStyle w:val="Definition"/>
      </w:pPr>
      <w:r>
        <w:t>Prepare hourly binned data</w:t>
      </w:r>
    </w:p>
    <w:p w14:paraId="3B2F429A" w14:textId="77777777" w:rsidR="00CE64C0" w:rsidRDefault="00000000">
      <w:pPr>
        <w:pStyle w:val="DefinitionTerm"/>
      </w:pPr>
      <w:r>
        <w:t>Line 2</w:t>
      </w:r>
    </w:p>
    <w:p w14:paraId="1F1AD4AE" w14:textId="77777777" w:rsidR="00CE64C0" w:rsidRDefault="00000000">
      <w:pPr>
        <w:pStyle w:val="Definition"/>
      </w:pPr>
      <w:r>
        <w:t>Bin timestamps by hour</w:t>
      </w:r>
    </w:p>
    <w:p w14:paraId="635DDCAB" w14:textId="77777777" w:rsidR="00CE64C0" w:rsidRDefault="00000000">
      <w:pPr>
        <w:pStyle w:val="DefinitionTerm"/>
      </w:pPr>
      <w:r>
        <w:t>Line 5</w:t>
      </w:r>
    </w:p>
    <w:p w14:paraId="22E77493" w14:textId="77777777" w:rsidR="00CE64C0" w:rsidRDefault="00000000">
      <w:pPr>
        <w:pStyle w:val="Definition"/>
      </w:pPr>
      <w:r>
        <w:t>Add a Time column (hour of day)</w:t>
      </w:r>
    </w:p>
    <w:p w14:paraId="246FE6D3" w14:textId="77777777" w:rsidR="00CE64C0" w:rsidRDefault="00000000">
      <w:pPr>
        <w:pStyle w:val="DefinitionTerm"/>
      </w:pPr>
      <w:r>
        <w:t>Line 8</w:t>
      </w:r>
    </w:p>
    <w:p w14:paraId="73F6E1B3" w14:textId="77777777" w:rsidR="00CE64C0" w:rsidRDefault="00000000">
      <w:pPr>
        <w:pStyle w:val="Definition"/>
      </w:pPr>
      <w:r>
        <w:t>Creating the plot</w:t>
      </w:r>
    </w:p>
    <w:tbl>
      <w:tblPr>
        <w:tblStyle w:val="Table"/>
        <w:tblW w:w="5000" w:type="pct"/>
        <w:tblLayout w:type="fixed"/>
        <w:tblLook w:val="0000" w:firstRow="0" w:lastRow="0" w:firstColumn="0" w:lastColumn="0" w:noHBand="0" w:noVBand="0"/>
      </w:tblPr>
      <w:tblGrid>
        <w:gridCol w:w="9406"/>
      </w:tblGrid>
      <w:tr w:rsidR="00CE64C0" w14:paraId="0591D861" w14:textId="77777777">
        <w:tc>
          <w:tcPr>
            <w:tcW w:w="7920" w:type="dxa"/>
          </w:tcPr>
          <w:p w14:paraId="613D80F1" w14:textId="77777777" w:rsidR="00CE64C0" w:rsidRDefault="00000000">
            <w:pPr>
              <w:pStyle w:val="Compact"/>
              <w:jc w:val="center"/>
            </w:pPr>
            <w:bookmarkStart w:id="87" w:name="fig-shorttime"/>
            <w:r>
              <w:rPr>
                <w:noProof/>
              </w:rPr>
              <w:drawing>
                <wp:inline distT="0" distB="0" distL="0" distR="0" wp14:anchorId="11951E5A" wp14:editId="20BA2DC7">
                  <wp:extent cx="5334000" cy="42672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index_files/figure-docx/fig-shorttime-1.png"/>
                          <pic:cNvPicPr>
                            <a:picLocks noChangeAspect="1" noChangeArrowheads="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14:paraId="0F889391" w14:textId="77777777" w:rsidR="00CE64C0" w:rsidRDefault="00000000">
            <w:pPr>
              <w:pStyle w:val="ImageCaption"/>
              <w:spacing w:before="200"/>
            </w:pPr>
            <w:r>
              <w:t>Figure 9: Diurnal profile of short-wavelength light exposure. Each bar represents the average short-wavelength irradiance at that hour of the day (0–23 h), normalized to the daily maximum.</w:t>
            </w:r>
          </w:p>
        </w:tc>
        <w:bookmarkEnd w:id="87"/>
      </w:tr>
    </w:tbl>
    <w:p w14:paraId="4726A547" w14:textId="77777777" w:rsidR="00CE64C0" w:rsidRDefault="00000000">
      <w:pPr>
        <w:pStyle w:val="berschrift4"/>
      </w:pPr>
      <w:r>
        <w:lastRenderedPageBreak/>
        <w:t>Day vs. night (photoperiod)</w:t>
      </w:r>
    </w:p>
    <w:p w14:paraId="309F7CCB" w14:textId="77777777" w:rsidR="00CE64C0" w:rsidRDefault="00000000">
      <w:pPr>
        <w:pStyle w:val="FirstParagraph"/>
      </w:pPr>
      <w:r>
        <w:t xml:space="preserve">Finally, we compare short-wavelength exposure during daytime vs. nighttime. Using civil dawn and dusk information (based on geographic coordinates, here set for Houston, TX, USA), we label each measurement as day or night and then compute the total short-wavelength exposure in each period. </w:t>
      </w:r>
      <w:hyperlink w:anchor="tbl-daytime">
        <w:r>
          <w:rPr>
            <w:rStyle w:val="Hyperlink"/>
          </w:rPr>
          <w:t>Table 18</w:t>
        </w:r>
      </w:hyperlink>
      <w:r>
        <w:t xml:space="preserve"> summarizes the daily short-wavelength dose received during the day vs. during the night.</w:t>
      </w:r>
    </w:p>
    <w:p w14:paraId="71835614" w14:textId="77777777" w:rsidR="00CE64C0" w:rsidRDefault="00000000">
      <w:pPr>
        <w:pStyle w:val="SourceCode"/>
      </w:pPr>
      <w:r>
        <w:rPr>
          <w:rStyle w:val="NormalTok"/>
        </w:rPr>
        <w:t xml:space="preserve">dataVEET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c</w:t>
      </w:r>
      <w:r>
        <w:rPr>
          <w:rStyle w:val="NormalTok"/>
        </w:rPr>
        <w:t xml:space="preserve">(Spectrum, long, </w:t>
      </w:r>
      <w:r>
        <w:rPr>
          <w:rStyle w:val="StringTok"/>
        </w:rPr>
        <w:t>`</w:t>
      </w:r>
      <w:r>
        <w:rPr>
          <w:rStyle w:val="AttributeTok"/>
        </w:rPr>
        <w:t>sl ratio</w:t>
      </w:r>
      <w:r>
        <w:rPr>
          <w:rStyle w:val="StringTok"/>
        </w:rPr>
        <w:t>`</w:t>
      </w:r>
      <w:r>
        <w:rPr>
          <w:rStyle w:val="NormalTok"/>
        </w:rPr>
        <w:t xml:space="preserve">, melEDI, illuminance)) </w:t>
      </w:r>
      <w:r>
        <w:rPr>
          <w:rStyle w:val="SpecialCharTok"/>
        </w:rPr>
        <w:t>|&gt;</w:t>
      </w:r>
      <w:r>
        <w:br/>
      </w:r>
      <w:r>
        <w:rPr>
          <w:rStyle w:val="NormalTok"/>
        </w:rPr>
        <w:t xml:space="preserve">  </w:t>
      </w:r>
      <w:r>
        <w:rPr>
          <w:rStyle w:val="FunctionTok"/>
        </w:rPr>
        <w:t>add_photoperiod</w:t>
      </w:r>
      <w:r>
        <w:rPr>
          <w:rStyle w:val="NormalTok"/>
        </w:rPr>
        <w:t xml:space="preserve">(coordinates)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(photoperiod.state,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"dawn"</w:t>
      </w:r>
      <w:r>
        <w:rPr>
          <w:rStyle w:val="NormalTok"/>
        </w:rPr>
        <w:t xml:space="preserve">, </w:t>
      </w:r>
      <w:r>
        <w:rPr>
          <w:rStyle w:val="StringTok"/>
        </w:rPr>
        <w:t>"dusk"</w:t>
      </w:r>
      <w:r>
        <w:rPr>
          <w:rStyle w:val="NormalTok"/>
        </w:rPr>
        <w:t xml:space="preserve">, </w:t>
      </w:r>
      <w:r>
        <w:rPr>
          <w:rStyle w:val="StringTok"/>
        </w:rPr>
        <w:t>"photoperiod"</w:t>
      </w:r>
      <w:r>
        <w:rPr>
          <w:rStyle w:val="NormalTok"/>
        </w:rPr>
        <w:t xml:space="preserve">, </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(Id, photoperiod.state)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 xml:space="preserve">episodes)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photoperiod.state, </w:t>
      </w:r>
      <w:r>
        <w:rPr>
          <w:rStyle w:val="AttributeTok"/>
        </w:rPr>
        <w:t>values_from =</w:t>
      </w:r>
      <w:r>
        <w:rPr>
          <w:rStyle w:val="NormalTok"/>
        </w:rPr>
        <w:t xml:space="preserve"> short)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AttributeTok"/>
        </w:rPr>
        <w:t>scale_by =</w:t>
      </w:r>
      <w:r>
        <w:rPr>
          <w:rStyle w:val="NormalTok"/>
        </w:rPr>
        <w:t xml:space="preserve"> </w:t>
      </w:r>
      <w:r>
        <w:rPr>
          <w:rStyle w:val="DecValTok"/>
        </w:rPr>
        <w:t>1000</w:t>
      </w:r>
      <w:r>
        <w:rPr>
          <w:rStyle w:val="NormalTok"/>
        </w:rPr>
        <w:t xml:space="preserve">, </w:t>
      </w:r>
      <w:r>
        <w:rPr>
          <w:rStyle w:val="AttributeTok"/>
        </w:rPr>
        <w:t>decimals =</w:t>
      </w:r>
      <w:r>
        <w:rPr>
          <w:rStyle w:val="NormalTok"/>
        </w:rPr>
        <w:t xml:space="preserve"> </w:t>
      </w:r>
      <w:r>
        <w:rPr>
          <w:rStyle w:val="DecValTok"/>
        </w:rPr>
        <w:t>1</w:t>
      </w:r>
      <w:r>
        <w:rPr>
          <w:rStyle w:val="NormalTok"/>
        </w:rPr>
        <w:t>)</w:t>
      </w:r>
    </w:p>
    <w:tbl>
      <w:tblPr>
        <w:tblStyle w:val="Table"/>
        <w:tblW w:w="5000" w:type="pct"/>
        <w:tblLayout w:type="fixed"/>
        <w:tblLook w:val="0000" w:firstRow="0" w:lastRow="0" w:firstColumn="0" w:lastColumn="0" w:noHBand="0" w:noVBand="0"/>
      </w:tblPr>
      <w:tblGrid>
        <w:gridCol w:w="9406"/>
      </w:tblGrid>
      <w:tr w:rsidR="00CE64C0" w14:paraId="15F7AEDA" w14:textId="77777777">
        <w:tc>
          <w:tcPr>
            <w:tcW w:w="7920" w:type="dxa"/>
          </w:tcPr>
          <w:p w14:paraId="568A3167" w14:textId="77777777" w:rsidR="00CE64C0" w:rsidRDefault="00000000">
            <w:pPr>
              <w:pStyle w:val="ImageCaption"/>
              <w:spacing w:before="200"/>
            </w:pPr>
            <w:bookmarkStart w:id="88" w:name="tbl-daytime"/>
            <w:r>
              <w:t>Table 18: Short wavelength light exposure (mW/m²) during the day and at night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320661" w14:paraId="65C45342" w14:textId="77777777" w:rsidTr="00CE64C0">
              <w:trPr>
                <w:cantSplit/>
                <w:tblHeader/>
                <w:jc w:val="center"/>
              </w:trPr>
              <w:tc>
                <w:tcPr>
                  <w:tcW w:w="360" w:type="dxa"/>
                </w:tcPr>
                <w:p w14:paraId="0E962B17" w14:textId="77777777" w:rsidR="00CE64C0" w:rsidRDefault="00000000">
                  <w:pPr>
                    <w:keepNext/>
                    <w:spacing w:after="60"/>
                    <w:jc w:val="right"/>
                  </w:pPr>
                  <w:r>
                    <w:rPr>
                      <w:rFonts w:ascii="Calibri" w:hAnsi="Calibri"/>
                      <w:sz w:val="20"/>
                    </w:rPr>
                    <w:t>Date</w:t>
                  </w:r>
                </w:p>
              </w:tc>
              <w:tc>
                <w:tcPr>
                  <w:tcW w:w="360" w:type="dxa"/>
                  <w:tcBorders>
                    <w:top w:val="single" w:sz="16" w:space="0" w:color="D3D3D3"/>
                    <w:bottom w:val="single" w:sz="16" w:space="0" w:color="D3D3D3"/>
                  </w:tcBorders>
                </w:tcPr>
                <w:p w14:paraId="31FFCFB2" w14:textId="77777777" w:rsidR="00CE64C0" w:rsidRDefault="00000000">
                  <w:pPr>
                    <w:keepNext/>
                    <w:spacing w:after="60"/>
                    <w:jc w:val="right"/>
                  </w:pPr>
                  <w:r>
                    <w:rPr>
                      <w:rFonts w:ascii="Calibri" w:hAnsi="Calibri"/>
                      <w:sz w:val="20"/>
                    </w:rPr>
                    <w:t>day</w:t>
                  </w:r>
                </w:p>
              </w:tc>
              <w:tc>
                <w:tcPr>
                  <w:tcW w:w="360" w:type="dxa"/>
                </w:tcPr>
                <w:p w14:paraId="3DCFBE4D" w14:textId="77777777" w:rsidR="00CE64C0" w:rsidRDefault="00000000">
                  <w:pPr>
                    <w:keepNext/>
                    <w:spacing w:after="60"/>
                    <w:jc w:val="right"/>
                  </w:pPr>
                  <w:r>
                    <w:rPr>
                      <w:rFonts w:ascii="Calibri" w:hAnsi="Calibri"/>
                      <w:sz w:val="20"/>
                    </w:rPr>
                    <w:t>night</w:t>
                  </w:r>
                </w:p>
              </w:tc>
            </w:tr>
            <w:tr w:rsidR="00320661" w14:paraId="188FB019" w14:textId="77777777" w:rsidTr="00CE64C0">
              <w:trPr>
                <w:cantSplit/>
                <w:jc w:val="center"/>
              </w:trPr>
              <w:tc>
                <w:tcPr>
                  <w:tcW w:w="1080" w:type="dxa"/>
                  <w:gridSpan w:val="3"/>
                  <w:tcMar>
                    <w:top w:w="25" w:type="dxa"/>
                  </w:tcMar>
                </w:tcPr>
                <w:p w14:paraId="37BAE92A" w14:textId="77777777" w:rsidR="00CE64C0" w:rsidRDefault="00000000">
                  <w:pPr>
                    <w:keepNext/>
                    <w:spacing w:after="60"/>
                  </w:pPr>
                  <w:r>
                    <w:rPr>
                      <w:rFonts w:ascii="Calibri" w:hAnsi="Calibri"/>
                      <w:sz w:val="20"/>
                    </w:rPr>
                    <w:t>VEET</w:t>
                  </w:r>
                </w:p>
              </w:tc>
            </w:tr>
            <w:tr w:rsidR="00320661" w14:paraId="33A46F11" w14:textId="77777777" w:rsidTr="00CE64C0">
              <w:trPr>
                <w:cantSplit/>
                <w:jc w:val="center"/>
              </w:trPr>
              <w:tc>
                <w:tcPr>
                  <w:tcW w:w="360" w:type="dxa"/>
                </w:tcPr>
                <w:p w14:paraId="5B637FA1" w14:textId="77777777" w:rsidR="00CE64C0" w:rsidRDefault="00000000">
                  <w:pPr>
                    <w:keepNext/>
                    <w:spacing w:after="60"/>
                    <w:jc w:val="right"/>
                  </w:pPr>
                  <w:r>
                    <w:rPr>
                      <w:rFonts w:ascii="Calibri" w:hAnsi="Calibri"/>
                      <w:sz w:val="20"/>
                    </w:rPr>
                    <w:t>2025-06-18</w:t>
                  </w:r>
                </w:p>
              </w:tc>
              <w:tc>
                <w:tcPr>
                  <w:tcW w:w="360" w:type="dxa"/>
                </w:tcPr>
                <w:p w14:paraId="13242772" w14:textId="77777777" w:rsidR="00CE64C0" w:rsidRDefault="00000000">
                  <w:pPr>
                    <w:keepNext/>
                    <w:spacing w:after="60"/>
                    <w:jc w:val="right"/>
                  </w:pPr>
                  <w:r>
                    <w:rPr>
                      <w:rFonts w:ascii="Calibri" w:hAnsi="Calibri"/>
                      <w:sz w:val="20"/>
                    </w:rPr>
                    <w:t>126.5</w:t>
                  </w:r>
                </w:p>
              </w:tc>
              <w:tc>
                <w:tcPr>
                  <w:tcW w:w="360" w:type="dxa"/>
                </w:tcPr>
                <w:p w14:paraId="6D09FFBA" w14:textId="77777777" w:rsidR="00CE64C0" w:rsidRDefault="00000000">
                  <w:pPr>
                    <w:keepNext/>
                    <w:spacing w:after="60"/>
                    <w:jc w:val="right"/>
                  </w:pPr>
                  <w:r>
                    <w:rPr>
                      <w:rFonts w:ascii="Calibri" w:hAnsi="Calibri"/>
                      <w:sz w:val="20"/>
                    </w:rPr>
                    <w:t>12.3</w:t>
                  </w:r>
                </w:p>
              </w:tc>
            </w:tr>
            <w:tr w:rsidR="00320661" w14:paraId="76C37A5F" w14:textId="77777777" w:rsidTr="00CE64C0">
              <w:trPr>
                <w:cantSplit/>
                <w:jc w:val="center"/>
              </w:trPr>
              <w:tc>
                <w:tcPr>
                  <w:tcW w:w="360" w:type="dxa"/>
                </w:tcPr>
                <w:p w14:paraId="4645B99D" w14:textId="77777777" w:rsidR="00CE64C0" w:rsidRDefault="00000000">
                  <w:pPr>
                    <w:keepNext/>
                    <w:spacing w:after="60"/>
                    <w:jc w:val="right"/>
                  </w:pPr>
                  <w:r>
                    <w:rPr>
                      <w:rFonts w:ascii="Calibri" w:hAnsi="Calibri"/>
                      <w:sz w:val="20"/>
                    </w:rPr>
                    <w:t>2025-06-20</w:t>
                  </w:r>
                </w:p>
              </w:tc>
              <w:tc>
                <w:tcPr>
                  <w:tcW w:w="360" w:type="dxa"/>
                </w:tcPr>
                <w:p w14:paraId="7BEE9F16" w14:textId="77777777" w:rsidR="00CE64C0" w:rsidRDefault="00000000">
                  <w:pPr>
                    <w:keepNext/>
                    <w:spacing w:after="60"/>
                    <w:jc w:val="right"/>
                  </w:pPr>
                  <w:r>
                    <w:rPr>
                      <w:rFonts w:ascii="Calibri" w:hAnsi="Calibri"/>
                      <w:sz w:val="20"/>
                    </w:rPr>
                    <w:t>181.8</w:t>
                  </w:r>
                </w:p>
              </w:tc>
              <w:tc>
                <w:tcPr>
                  <w:tcW w:w="360" w:type="dxa"/>
                </w:tcPr>
                <w:p w14:paraId="0C5A1425" w14:textId="77777777" w:rsidR="00CE64C0" w:rsidRDefault="00000000">
                  <w:pPr>
                    <w:keepNext/>
                    <w:spacing w:after="60"/>
                    <w:jc w:val="right"/>
                  </w:pPr>
                  <w:r>
                    <w:rPr>
                      <w:rFonts w:ascii="Calibri" w:hAnsi="Calibri"/>
                      <w:sz w:val="20"/>
                    </w:rPr>
                    <w:t>1.0</w:t>
                  </w:r>
                </w:p>
              </w:tc>
            </w:tr>
            <w:bookmarkEnd w:id="88"/>
          </w:tbl>
          <w:p w14:paraId="443A91C9" w14:textId="77777777" w:rsidR="00000000" w:rsidRDefault="00000000">
            <w:pPr>
              <w:spacing w:after="0"/>
            </w:pPr>
          </w:p>
        </w:tc>
      </w:tr>
    </w:tbl>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CE64C0" w14:paraId="26DED57D" w14:textId="77777777" w:rsidTr="00CE64C0">
        <w:trPr>
          <w:cantSplit/>
        </w:trPr>
        <w:tc>
          <w:tcPr>
            <w:tcW w:w="0" w:type="auto"/>
            <w:shd w:val="clear" w:color="auto" w:fill="DAE6FB"/>
            <w:tcMar>
              <w:top w:w="92" w:type="dxa"/>
              <w:bottom w:w="92" w:type="dxa"/>
            </w:tcMar>
          </w:tcPr>
          <w:p w14:paraId="59FBAB13" w14:textId="77777777" w:rsidR="00CE64C0" w:rsidRDefault="00000000">
            <w:pPr>
              <w:pStyle w:val="Textkrper"/>
              <w:spacing w:before="0" w:after="0"/>
              <w:textAlignment w:val="center"/>
            </w:pPr>
            <w:r>
              <w:rPr>
                <w:noProof/>
              </w:rPr>
              <w:drawing>
                <wp:inline distT="0" distB="0" distL="0" distR="0" wp14:anchorId="217ADEEC" wp14:editId="01C6BCFC">
                  <wp:extent cx="152400" cy="1524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Applications/quarto/share/formats/docx/note.png"/>
                          <pic:cNvPicPr>
                            <a:picLocks noChangeAspect="1" noChangeArrowheads="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CE64C0" w14:paraId="18E56E74" w14:textId="77777777" w:rsidTr="00CE64C0">
        <w:trPr>
          <w:cantSplit/>
        </w:trPr>
        <w:tc>
          <w:tcPr>
            <w:tcW w:w="0" w:type="auto"/>
            <w:tcMar>
              <w:top w:w="108" w:type="dxa"/>
              <w:bottom w:w="108" w:type="dxa"/>
            </w:tcMar>
          </w:tcPr>
          <w:p w14:paraId="4DB0F13A" w14:textId="77777777" w:rsidR="00CE64C0" w:rsidRDefault="00000000">
            <w:pPr>
              <w:pStyle w:val="Textkrper"/>
              <w:spacing w:before="16" w:after="16"/>
            </w:pPr>
            <w:r>
              <w:t xml:space="preserve">In the above, </w:t>
            </w:r>
            <w:r>
              <w:rPr>
                <w:rStyle w:val="VerbatimChar"/>
              </w:rPr>
              <w:t>add_photoperiod(coordinates)</w:t>
            </w:r>
            <w:r>
              <w:t xml:space="preserve"> is used as a convenient way to add columns to the data frame, indicating for each timestamp whether it was day or night, given the latitude/longitude.</w:t>
            </w:r>
          </w:p>
          <w:p w14:paraId="18232F97" w14:textId="77777777" w:rsidR="00CE64C0" w:rsidRDefault="00CE64C0"/>
        </w:tc>
      </w:tr>
    </w:tbl>
    <w:p w14:paraId="34CB0D44" w14:textId="77777777" w:rsidR="00CE64C0" w:rsidRDefault="00000000">
      <w:pPr>
        <w:pStyle w:val="berschrift2"/>
      </w:pPr>
      <w:bookmarkStart w:id="89" w:name="discussion-and-conclusion"/>
      <w:bookmarkEnd w:id="23"/>
      <w:bookmarkEnd w:id="72"/>
      <w:r>
        <w:lastRenderedPageBreak/>
        <w:t>Discussion and conclusion</w:t>
      </w:r>
    </w:p>
    <w:p w14:paraId="6CC8BB39" w14:textId="77777777" w:rsidR="00CE64C0" w:rsidRDefault="00000000">
      <w:pPr>
        <w:pStyle w:val="FirstParagraph"/>
      </w:pPr>
      <w:r>
        <w:t>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 yet remains configurable to realize different metric definitions or thresholds.</w:t>
      </w:r>
    </w:p>
    <w:p w14:paraId="6BC36B85" w14:textId="77777777" w:rsidR="00CE64C0" w:rsidRDefault="00000000">
      <w:pPr>
        <w:pStyle w:val="Textkrper"/>
      </w:pPr>
      <w:r>
        <w:t>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&gt;900 unit tests and continuous integration with bug tracking on GitHub), and community-driven (open feature requests and contributions via GitHub).</w:t>
      </w:r>
    </w:p>
    <w:p w14:paraId="4300CA39" w14:textId="77777777" w:rsidR="00CE64C0" w:rsidRDefault="00000000">
      <w:pPr>
        <w:pStyle w:val="Textkrper"/>
      </w:pPr>
      <w:r>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105ABEC2" w14:textId="77777777" w:rsidR="00CE64C0" w:rsidRDefault="00000000">
      <w:pPr>
        <w:pStyle w:val="Textkrper"/>
      </w:pPr>
      <w:r>
        <w:t>The broad set of features in LightLogR — ranging from data import and cleaning tools (for handling time gaps and irregularities) to visualization functions and metric calculators — make it a powerful toolkit for visual experience research. Our examples spanned circadian-light metrics and 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0454C7FC" w14:textId="77777777" w:rsidR="00CE64C0" w:rsidRDefault="00000000">
      <w:pPr>
        <w:pStyle w:val="berschrift2"/>
      </w:pPr>
      <w:bookmarkStart w:id="90" w:name="sessioninfo"/>
      <w:bookmarkEnd w:id="89"/>
      <w:r>
        <w:t>Session info</w:t>
      </w:r>
    </w:p>
    <w:p w14:paraId="4388C82B" w14:textId="77777777" w:rsidR="00CE64C0" w:rsidRDefault="00000000">
      <w:pPr>
        <w:pStyle w:val="SourceCode"/>
      </w:pPr>
      <w:r>
        <w:rPr>
          <w:rStyle w:val="FunctionTok"/>
        </w:rPr>
        <w:t>sessionInfo</w:t>
      </w:r>
      <w:r>
        <w:rPr>
          <w:rStyle w:val="NormalTok"/>
        </w:rPr>
        <w:t>()</w:t>
      </w:r>
    </w:p>
    <w:p w14:paraId="7173E73E" w14:textId="77777777" w:rsidR="00CE64C0" w:rsidRDefault="00000000">
      <w:pPr>
        <w:pStyle w:val="SourceCode"/>
      </w:pPr>
      <w:r>
        <w:rPr>
          <w:rStyle w:val="VerbatimChar"/>
        </w:rPr>
        <w:t>R version 4.5.0 (2025-04-11)</w:t>
      </w:r>
      <w:r>
        <w:br/>
      </w:r>
      <w:r>
        <w:rPr>
          <w:rStyle w:val="VerbatimChar"/>
        </w:rPr>
        <w:t>Platform: aarch64-apple-darwin20</w:t>
      </w:r>
      <w:r>
        <w:br/>
      </w:r>
      <w:r>
        <w:rPr>
          <w:rStyle w:val="VerbatimChar"/>
        </w:rPr>
        <w:t>Running under: macOS 26.1</w:t>
      </w:r>
      <w:r>
        <w:br/>
      </w:r>
      <w:r>
        <w:br/>
      </w:r>
      <w:r>
        <w:rPr>
          <w:rStyle w:val="VerbatimChar"/>
        </w:rPr>
        <w:t>Matrix products: default</w:t>
      </w:r>
      <w:r>
        <w:br/>
      </w:r>
      <w:r>
        <w:rPr>
          <w:rStyle w:val="VerbatimChar"/>
        </w:rPr>
        <w:t xml:space="preserve">BLAS:   /Library/Frameworks/R.framework/Versions/4.5-arm64/Resources/lib/libRblas.0.dylib </w:t>
      </w:r>
      <w:r>
        <w:br/>
      </w:r>
      <w:r>
        <w:rPr>
          <w:rStyle w:val="VerbatimChar"/>
        </w:rPr>
        <w:t>LAPACK: /Library/Frameworks/R.framework/Versions/4.5-arm64/Resources/lib/libRlapack.dylib;  LAPACK version 3.12.1</w:t>
      </w:r>
      <w:r>
        <w:br/>
      </w:r>
      <w:r>
        <w:br/>
      </w:r>
      <w:r>
        <w:rPr>
          <w:rStyle w:val="VerbatimChar"/>
        </w:rPr>
        <w:t>locale:</w:t>
      </w:r>
      <w:r>
        <w:br/>
      </w:r>
      <w:r>
        <w:rPr>
          <w:rStyle w:val="VerbatimChar"/>
        </w:rPr>
        <w:lastRenderedPageBreak/>
        <w:t>[1] en_US.UTF-8/en_US.UTF-8/en_US.UTF-8/C/en_US.UTF-8/en_US.UTF-8</w:t>
      </w:r>
      <w:r>
        <w:br/>
      </w:r>
      <w:r>
        <w:br/>
      </w:r>
      <w:r>
        <w:rPr>
          <w:rStyle w:val="VerbatimChar"/>
        </w:rPr>
        <w:t>time zone: Europe/Berlin</w:t>
      </w:r>
      <w:r>
        <w:br/>
      </w:r>
      <w:r>
        <w:rPr>
          <w:rStyle w:val="VerbatimChar"/>
        </w:rPr>
        <w:t>tzcode source: internal</w:t>
      </w:r>
      <w:r>
        <w:br/>
      </w:r>
      <w:r>
        <w:br/>
      </w:r>
      <w:r>
        <w:rPr>
          <w:rStyle w:val="VerbatimChar"/>
        </w:rPr>
        <w:t>attached base packages:</w:t>
      </w:r>
      <w:r>
        <w:br/>
      </w:r>
      <w:r>
        <w:rPr>
          <w:rStyle w:val="VerbatimChar"/>
        </w:rPr>
        <w:t xml:space="preserve">[1] stats     graphics  grDevices datasets  utils     methods   base     </w:t>
      </w:r>
      <w:r>
        <w:br/>
      </w:r>
      <w:r>
        <w:br/>
      </w:r>
      <w:r>
        <w:rPr>
          <w:rStyle w:val="VerbatimChar"/>
        </w:rPr>
        <w:t>other attached packages:</w:t>
      </w:r>
      <w:r>
        <w:br/>
      </w:r>
      <w:r>
        <w:rPr>
          <w:rStyle w:val="VerbatimChar"/>
        </w:rPr>
        <w:t xml:space="preserve"> [1] gt_1.1.0         lubridate_1.9.4  forcats_1.0.1    stringr_1.6.0   </w:t>
      </w:r>
      <w:r>
        <w:br/>
      </w:r>
      <w:r>
        <w:rPr>
          <w:rStyle w:val="VerbatimChar"/>
        </w:rPr>
        <w:t xml:space="preserve"> [5] dplyr_1.1.4      purrr_1.2.0      readr_2.1.6      tidyr_1.3.1     </w:t>
      </w:r>
      <w:r>
        <w:br/>
      </w:r>
      <w:r>
        <w:rPr>
          <w:rStyle w:val="VerbatimChar"/>
        </w:rPr>
        <w:t xml:space="preserve"> [9] tibble_3.3.0     ggplot2_4.0.1    tidyverse_2.0.0  LightLogR_0.10.0</w:t>
      </w:r>
      <w:r>
        <w:br/>
      </w:r>
      <w:r>
        <w:br/>
      </w:r>
      <w:r>
        <w:rPr>
          <w:rStyle w:val="VerbatimChar"/>
        </w:rPr>
        <w:t>loaded via a namespace (and not attached):</w:t>
      </w:r>
      <w:r>
        <w:br/>
      </w:r>
      <w:r>
        <w:rPr>
          <w:rStyle w:val="VerbatimChar"/>
        </w:rPr>
        <w:t xml:space="preserve"> [1] generics_0.1.4     renv_1.1.5         class_7.3-23       xml2_1.5.1        </w:t>
      </w:r>
      <w:r>
        <w:br/>
      </w:r>
      <w:r>
        <w:rPr>
          <w:rStyle w:val="VerbatimChar"/>
        </w:rPr>
        <w:t xml:space="preserve"> [5] KernSmooth_2.23-26 stringi_1.8.7      hms_1.1.4          digest_0.6.39     </w:t>
      </w:r>
      <w:r>
        <w:br/>
      </w:r>
      <w:r>
        <w:rPr>
          <w:rStyle w:val="VerbatimChar"/>
        </w:rPr>
        <w:t xml:space="preserve"> [9] magrittr_2.0.4     evaluate_1.0.5     grid_4.5.0         timechange_0.3.0  </w:t>
      </w:r>
      <w:r>
        <w:br/>
      </w:r>
      <w:r>
        <w:rPr>
          <w:rStyle w:val="VerbatimChar"/>
        </w:rPr>
        <w:t xml:space="preserve">[13] RColorBrewer_1.1-3 fastmap_1.2.0      jsonlite_2.0.0     e1071_1.7-16      </w:t>
      </w:r>
      <w:r>
        <w:br/>
      </w:r>
      <w:r>
        <w:rPr>
          <w:rStyle w:val="VerbatimChar"/>
        </w:rPr>
        <w:t xml:space="preserve">[17] DBI_1.2.3          viridisLite_0.4.2  scales_1.4.0       textshaping_1.0.4 </w:t>
      </w:r>
      <w:r>
        <w:br/>
      </w:r>
      <w:r>
        <w:rPr>
          <w:rStyle w:val="VerbatimChar"/>
        </w:rPr>
        <w:t xml:space="preserve">[21] cli_3.6.5          rlang_1.1.6        units_1.0-0        cowplot_1.2.0     </w:t>
      </w:r>
      <w:r>
        <w:br/>
      </w:r>
      <w:r>
        <w:rPr>
          <w:rStyle w:val="VerbatimChar"/>
        </w:rPr>
        <w:t xml:space="preserve">[25] withr_3.0.2        yaml_2.3.12        tools_4.5.0        tzdb_0.5.0        </w:t>
      </w:r>
      <w:r>
        <w:br/>
      </w:r>
      <w:r>
        <w:rPr>
          <w:rStyle w:val="VerbatimChar"/>
        </w:rPr>
        <w:t xml:space="preserve">[29] vctrs_0.6.5        R6_2.6.1           proxy_0.4-27       classInt_0.4-11   </w:t>
      </w:r>
      <w:r>
        <w:br/>
      </w:r>
      <w:r>
        <w:rPr>
          <w:rStyle w:val="VerbatimChar"/>
        </w:rPr>
        <w:t xml:space="preserve">[33] lifecycle_1.0.4    fs_1.6.6           ragg_1.5.0         pkgconfig_2.0.3   </w:t>
      </w:r>
      <w:r>
        <w:br/>
      </w:r>
      <w:r>
        <w:rPr>
          <w:rStyle w:val="VerbatimChar"/>
        </w:rPr>
        <w:t xml:space="preserve">[37] pillar_1.11.1      gtable_0.3.6       Rcpp_1.1.0         glue_1.8.0        </w:t>
      </w:r>
      <w:r>
        <w:br/>
      </w:r>
      <w:r>
        <w:rPr>
          <w:rStyle w:val="VerbatimChar"/>
        </w:rPr>
        <w:t xml:space="preserve">[41] sf_1.0-23          systemfonts_1.3.1  xfun_0.54          tidyselect_1.2.1  </w:t>
      </w:r>
      <w:r>
        <w:br/>
      </w:r>
      <w:r>
        <w:rPr>
          <w:rStyle w:val="VerbatimChar"/>
        </w:rPr>
        <w:t xml:space="preserve">[45] rstudioapi_0.17.1  knitr_1.50         farver_2.1.2       htmltools_0.5.9   </w:t>
      </w:r>
      <w:r>
        <w:br/>
      </w:r>
      <w:r>
        <w:rPr>
          <w:rStyle w:val="VerbatimChar"/>
        </w:rPr>
        <w:t xml:space="preserve">[49] rmarkdown_2.30     ggsci_4.1.0        labeling_0.4.3     suntools_1.1.0    </w:t>
      </w:r>
      <w:r>
        <w:br/>
      </w:r>
      <w:r>
        <w:rPr>
          <w:rStyle w:val="VerbatimChar"/>
        </w:rPr>
        <w:t xml:space="preserve">[53] compiler_4.5.0     S7_0.2.1          </w:t>
      </w:r>
    </w:p>
    <w:p w14:paraId="067B3C9F" w14:textId="77777777" w:rsidR="00CE64C0" w:rsidRDefault="00000000">
      <w:pPr>
        <w:pStyle w:val="berschrift2"/>
      </w:pPr>
      <w:bookmarkStart w:id="91" w:name="statements"/>
      <w:bookmarkEnd w:id="90"/>
      <w:r>
        <w:t>Statements</w:t>
      </w:r>
    </w:p>
    <w:p w14:paraId="40D1666B" w14:textId="77777777" w:rsidR="00CE64C0" w:rsidRDefault="00000000">
      <w:pPr>
        <w:pStyle w:val="berschrift3"/>
      </w:pPr>
      <w:bookmarkStart w:id="92" w:name="data-availability-statement"/>
      <w:r>
        <w:t>Data availability statement</w:t>
      </w:r>
    </w:p>
    <w:p w14:paraId="3C52FBBA" w14:textId="77777777" w:rsidR="00CE64C0" w:rsidRDefault="00000000">
      <w:pPr>
        <w:pStyle w:val="FirstParagraph"/>
      </w:pPr>
      <w:r>
        <w:t>All data and code in this tutorial and Supplement 1 are available from the GitHub repository: https://github.com/tscnlab/ZaunerEtAl_JVis_2026/, archived on Zenodo: https://doi.org/10.5281/zenodo.16566014 under a MIT license (data under CC-BY license).</w:t>
      </w:r>
    </w:p>
    <w:p w14:paraId="568FD4C7" w14:textId="77777777" w:rsidR="00CE64C0" w:rsidRDefault="00000000">
      <w:pPr>
        <w:pStyle w:val="berschrift3"/>
      </w:pPr>
      <w:bookmarkStart w:id="93" w:name="funding-statement"/>
      <w:bookmarkEnd w:id="92"/>
      <w:r>
        <w:t>Funding statement</w:t>
      </w:r>
    </w:p>
    <w:p w14:paraId="66E2B7B3" w14:textId="77777777" w:rsidR="00CE64C0" w:rsidRDefault="00000000">
      <w:pPr>
        <w:pStyle w:val="FirstParagraph"/>
      </w:pPr>
      <w:r>
        <w:t xml:space="preserve">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w:t>
      </w:r>
      <w:r>
        <w:lastRenderedPageBreak/>
        <w:t>research funding from Reality Labs Research. The funders had no role in study design, data collection and analysis, decision to publish or preparation of the manuscript.</w:t>
      </w:r>
    </w:p>
    <w:p w14:paraId="22AE2CF7" w14:textId="77777777" w:rsidR="00CE64C0" w:rsidRDefault="00000000">
      <w:pPr>
        <w:pStyle w:val="berschrift3"/>
      </w:pPr>
      <w:bookmarkStart w:id="94" w:name="conflict-of-interest-statement"/>
      <w:bookmarkEnd w:id="93"/>
      <w:r>
        <w:t>Conflict of interest statement</w:t>
      </w:r>
    </w:p>
    <w:p w14:paraId="0EFFB888" w14:textId="77777777" w:rsidR="00CE64C0" w:rsidRDefault="00000000">
      <w:pPr>
        <w:pStyle w:val="FirstParagraph"/>
      </w:pPr>
      <w:r>
        <w:t>JZ declares the following potential conflict of interest in the past five years (2021-2025). Funding: Received research funding from Reality Labs Research.</w:t>
      </w:r>
    </w:p>
    <w:p w14:paraId="0356E0BF" w14:textId="77777777" w:rsidR="00CE64C0" w:rsidRDefault="00000000">
      <w:pPr>
        <w:pStyle w:val="Textkrper"/>
      </w:pPr>
      <w:r>
        <w:t>AN declares the following potential conflicts of interest in the past five years (2021-2025). none</w:t>
      </w:r>
    </w:p>
    <w:p w14:paraId="36F8C0BA" w14:textId="77777777" w:rsidR="00CE64C0" w:rsidRDefault="00000000">
      <w:pPr>
        <w:pStyle w:val="Textkrper"/>
      </w:pPr>
      <w:r>
        <w:t>LAO declares the following potential conflict of interest in the past five years (2021-2025). Consultancy: Zeiss, Alcon, EssilorLuxottica; Research support: Topcon, Meta, LLC; Patents: US 11375890 B2</w:t>
      </w:r>
    </w:p>
    <w:p w14:paraId="00066209" w14:textId="77777777" w:rsidR="00CE64C0" w:rsidRDefault="00000000">
      <w:pPr>
        <w:pStyle w:val="Textkrper"/>
      </w:pPr>
      <w:r>
        <w:t>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0FEBAB2B" w14:textId="77777777" w:rsidR="00CE64C0" w:rsidRDefault="00000000">
      <w:pPr>
        <w:pStyle w:val="berschrift3"/>
      </w:pPr>
      <w:bookmarkStart w:id="95" w:name="X0f60d31e05d800fd930b59ab5cd6750e4dc8f0d"/>
      <w:bookmarkEnd w:id="94"/>
      <w:r>
        <w:t>Statement of generative AI and AI-assisted technologies in the writing process</w:t>
      </w:r>
    </w:p>
    <w:p w14:paraId="5F12576E" w14:textId="77777777" w:rsidR="00CE64C0" w:rsidRDefault="00000000">
      <w:pPr>
        <w:pStyle w:val="FirstParagraph"/>
      </w:pPr>
      <w:r>
        <w:t>The authors used ChatGPT during the preparation of this work. After using this tool, the authors reviewed and edited the content as needed and take full responsibility for the content of the publication.</w:t>
      </w:r>
    </w:p>
    <w:p w14:paraId="5DB0F10B" w14:textId="77777777" w:rsidR="00CE64C0" w:rsidRDefault="00000000">
      <w:pPr>
        <w:pStyle w:val="Textkrper"/>
      </w:pPr>
      <w:r>
        <w:lastRenderedPageBreak/>
        <w:t xml:space="preserve">Use of AI in contributor roles </w:t>
      </w:r>
      <w:r>
        <w:rPr>
          <w:rStyle w:val="Funotenzeichen"/>
        </w:rPr>
        <w:footnoteReference w:id="5"/>
      </w:r>
      <w:r>
        <w:t>: Conceptualization: no Data curation: no Formal analysis: bug fixing Methodology: no Software: bug fixing Validation: no Visualization: tweaking of options Writing – original draft: abstract refinement Writing – review &amp; editing: improve readability and language</w:t>
      </w:r>
    </w:p>
    <w:p w14:paraId="681C11B4" w14:textId="77777777" w:rsidR="00CE64C0" w:rsidRDefault="00000000">
      <w:pPr>
        <w:pStyle w:val="berschrift2"/>
      </w:pPr>
      <w:bookmarkStart w:id="96" w:name="references"/>
      <w:bookmarkEnd w:id="91"/>
      <w:bookmarkEnd w:id="95"/>
      <w:r>
        <w:t>References</w:t>
      </w:r>
    </w:p>
    <w:p w14:paraId="17E01703" w14:textId="77777777" w:rsidR="00CE64C0" w:rsidRDefault="00000000">
      <w:pPr>
        <w:pStyle w:val="Literaturverzeichnis"/>
      </w:pPr>
      <w:bookmarkStart w:id="97" w:name="ref-Bhandari2020OphthalmicPhysiolOpt"/>
      <w:bookmarkStart w:id="98" w:name="refs"/>
      <w:r>
        <w:t xml:space="preserve">Bhandari, Khob R, and Lisa A Ostrin. 2020. “Validation of the Clouclip and Utility in Measuring Viewing Distance in Adults.” </w:t>
      </w:r>
      <w:r>
        <w:rPr>
          <w:i/>
          <w:iCs/>
        </w:rPr>
        <w:t>Ophthalmic and Physiological Optics</w:t>
      </w:r>
      <w:r>
        <w:t xml:space="preserve"> 40 (6): 801–14. https://doi.org/</w:t>
      </w:r>
      <w:hyperlink r:id="rId64">
        <w:r>
          <w:rPr>
            <w:rStyle w:val="Hyperlink"/>
          </w:rPr>
          <w:t>https://doi.org/10.1111/opo.12735</w:t>
        </w:r>
      </w:hyperlink>
      <w:r>
        <w:t>.</w:t>
      </w:r>
    </w:p>
    <w:p w14:paraId="0ADF81CB" w14:textId="77777777" w:rsidR="00CE64C0" w:rsidRDefault="00000000">
      <w:pPr>
        <w:pStyle w:val="Literaturverzeichnis"/>
      </w:pPr>
      <w:bookmarkStart w:id="99" w:name="ref-Biller2024CommunPsychol"/>
      <w:bookmarkEnd w:id="97"/>
      <w:r>
        <w:t xml:space="preserve">Biller, A. M., P. Balakrishnan, and M. Spitschan. 2024. “Behavioural Determinants of Physiologically-Relevant Light Exposure.” Journal Article. </w:t>
      </w:r>
      <w:r>
        <w:rPr>
          <w:i/>
          <w:iCs/>
        </w:rPr>
        <w:t>Commun Psychol</w:t>
      </w:r>
      <w:r>
        <w:t xml:space="preserve"> 2 (1): 114. </w:t>
      </w:r>
      <w:hyperlink r:id="rId65">
        <w:r>
          <w:rPr>
            <w:rStyle w:val="Hyperlink"/>
          </w:rPr>
          <w:t>https://doi.org/10.1038/s44271-024-00159-5</w:t>
        </w:r>
      </w:hyperlink>
      <w:r>
        <w:t>.</w:t>
      </w:r>
    </w:p>
    <w:p w14:paraId="3B8308F6" w14:textId="77777777" w:rsidR="00CE64C0" w:rsidRDefault="00000000">
      <w:pPr>
        <w:pStyle w:val="Literaturverzeichnis"/>
      </w:pPr>
      <w:bookmarkStart w:id="100" w:name="ref-Blume2019Somnologie"/>
      <w:bookmarkEnd w:id="99"/>
      <w:r>
        <w:t xml:space="preserve">Blume, C., C. Garbazza, and M. Spitschan. 2019. “Effects of Light on Human Circadian Rhythms, Sleep and Mood.” Journal Article. </w:t>
      </w:r>
      <w:r>
        <w:rPr>
          <w:i/>
          <w:iCs/>
        </w:rPr>
        <w:t>Somnologie (Berl)</w:t>
      </w:r>
      <w:r>
        <w:t xml:space="preserve"> 23 (3): 147–56. </w:t>
      </w:r>
      <w:hyperlink r:id="rId66">
        <w:r>
          <w:rPr>
            <w:rStyle w:val="Hyperlink"/>
          </w:rPr>
          <w:t>https://doi.org/10.1007/s11818-019-00215-x</w:t>
        </w:r>
      </w:hyperlink>
      <w:r>
        <w:t>.</w:t>
      </w:r>
    </w:p>
    <w:p w14:paraId="2CFB9265" w14:textId="77777777" w:rsidR="00CE64C0" w:rsidRDefault="00000000">
      <w:pPr>
        <w:pStyle w:val="Literaturverzeichnis"/>
      </w:pPr>
      <w:bookmarkStart w:id="101" w:name="ref-Brown2022PLoSBiol"/>
      <w:bookmarkEnd w:id="100"/>
      <w:r>
        <w:t xml:space="preserve">Brown, T. M., G. C. Brainard, C. Cajochen, C. A. Czeisler, J. P. Hanifin, S. W. Lockley, R. J. Lucas, et al. 2022. “Recommendations for Daytime, Evening, and Nighttime Indoor Light Exposure to Best Support Physiology, Sleep, and Wakefulness in Healthy Adults.” Journal Article. </w:t>
      </w:r>
      <w:r>
        <w:rPr>
          <w:i/>
          <w:iCs/>
        </w:rPr>
        <w:t>PLoS Biol</w:t>
      </w:r>
      <w:r>
        <w:t xml:space="preserve"> 20 (3): e3001571. </w:t>
      </w:r>
      <w:hyperlink r:id="rId67">
        <w:r>
          <w:rPr>
            <w:rStyle w:val="Hyperlink"/>
          </w:rPr>
          <w:t>https://doi.org/10.1371/journal.pbio.3001571</w:t>
        </w:r>
      </w:hyperlink>
      <w:r>
        <w:t>.</w:t>
      </w:r>
    </w:p>
    <w:p w14:paraId="4A2BFC0A" w14:textId="77777777" w:rsidR="00CE64C0" w:rsidRDefault="00000000">
      <w:pPr>
        <w:pStyle w:val="Literaturverzeichnis"/>
      </w:pPr>
      <w:bookmarkStart w:id="102" w:name="ref-CIE_S026_2018"/>
      <w:bookmarkEnd w:id="101"/>
      <w:r>
        <w:t xml:space="preserve">“CIE System for Metrology of Optical Radiation for ipRGC-Influenced Responses to Light.” 2018, no. CIE S 026/E:2018. </w:t>
      </w:r>
      <w:hyperlink r:id="rId68">
        <w:r>
          <w:rPr>
            <w:rStyle w:val="Hyperlink"/>
          </w:rPr>
          <w:t>https://doi.org/10.25039/S026.2018</w:t>
        </w:r>
      </w:hyperlink>
      <w:r>
        <w:t>.</w:t>
      </w:r>
    </w:p>
    <w:p w14:paraId="1470F330" w14:textId="77777777" w:rsidR="00CE64C0" w:rsidRDefault="00000000">
      <w:pPr>
        <w:pStyle w:val="Literaturverzeichnis"/>
      </w:pPr>
      <w:bookmarkStart w:id="103" w:name="X83d7604419c0d13cdd8e4dc0337da8a89308dfa"/>
      <w:bookmarkEnd w:id="102"/>
      <w:r>
        <w:t xml:space="preserve">Dahlmann-Noor, A. H., D. Bokre, M. Khazova, and L. L. A. Price. 2025. “Measuring the Visual Environment of Children and Young People at Risk of Myopia: A Scoping Review.” Journal Article. </w:t>
      </w:r>
      <w:r>
        <w:rPr>
          <w:i/>
          <w:iCs/>
        </w:rPr>
        <w:t>Graefes Arch Clin Exp Ophthalmol</w:t>
      </w:r>
      <w:r>
        <w:t xml:space="preserve">. </w:t>
      </w:r>
      <w:hyperlink r:id="rId69">
        <w:r>
          <w:rPr>
            <w:rStyle w:val="Hyperlink"/>
          </w:rPr>
          <w:t>https://doi.org/10.1007/s00417-024-06719-z</w:t>
        </w:r>
      </w:hyperlink>
      <w:r>
        <w:t>.</w:t>
      </w:r>
    </w:p>
    <w:p w14:paraId="4C2E2CF6" w14:textId="77777777" w:rsidR="00CE64C0" w:rsidRDefault="00000000">
      <w:pPr>
        <w:pStyle w:val="Literaturverzeichnis"/>
      </w:pPr>
      <w:bookmarkStart w:id="104" w:name="ref-Gibaldi2024TranslVisSciTechnol"/>
      <w:bookmarkEnd w:id="103"/>
      <w:r>
        <w:t xml:space="preserve">Gibaldi, A., E. N. Harb, C. F. Wildsoet, and M. S. Banks. 2024. “A Child-Friendly Wearable Device for Quantifying Environmental Risk Factors for Myopia.” Journal Article. </w:t>
      </w:r>
      <w:r>
        <w:rPr>
          <w:i/>
          <w:iCs/>
        </w:rPr>
        <w:t>Transl Vis Sci Technol</w:t>
      </w:r>
      <w:r>
        <w:t xml:space="preserve"> 13 (10): 28. </w:t>
      </w:r>
      <w:hyperlink r:id="rId70">
        <w:r>
          <w:rPr>
            <w:rStyle w:val="Hyperlink"/>
          </w:rPr>
          <w:t>https://doi.org/10.1167/tvst.13.10.28</w:t>
        </w:r>
      </w:hyperlink>
      <w:r>
        <w:t>.</w:t>
      </w:r>
    </w:p>
    <w:p w14:paraId="227FBFDF" w14:textId="77777777" w:rsidR="00CE64C0" w:rsidRDefault="00000000">
      <w:pPr>
        <w:pStyle w:val="Literaturverzeichnis"/>
      </w:pPr>
      <w:bookmarkStart w:id="105" w:name="ref-Guidolin2025BehavResMethods"/>
      <w:bookmarkEnd w:id="104"/>
      <w:r>
        <w:t xml:space="preserve">Guidolin, Carolina, Johannes Zauner, Steffen Lutz Hartmeyer, and Manuel Spitschan. 2024. “Collecting, Detecting and Handling Non-Wear Intervals in Longitudinal Light Exposure Data.” </w:t>
      </w:r>
      <w:r>
        <w:rPr>
          <w:i/>
          <w:iCs/>
        </w:rPr>
        <w:t>bioRxiv</w:t>
      </w:r>
      <w:r>
        <w:t xml:space="preserve">. </w:t>
      </w:r>
      <w:hyperlink r:id="rId71">
        <w:r>
          <w:rPr>
            <w:rStyle w:val="Hyperlink"/>
          </w:rPr>
          <w:t>https://doi.org/10.1101/2024.12.23.627604</w:t>
        </w:r>
      </w:hyperlink>
      <w:r>
        <w:t>.</w:t>
      </w:r>
    </w:p>
    <w:p w14:paraId="19F09413" w14:textId="77777777" w:rsidR="00CE64C0" w:rsidRDefault="00000000">
      <w:pPr>
        <w:pStyle w:val="Literaturverzeichnis"/>
      </w:pPr>
      <w:bookmarkStart w:id="106" w:name="ref-Hartmeyer2023LightResTechnol"/>
      <w:bookmarkEnd w:id="105"/>
      <w:r>
        <w:t xml:space="preserve">Hartmeyer, S. L., and M. Andersen. 2023. “Towards a Framework for Light-Dosimetry Studies: Quantification Metrics.” Journal Article. </w:t>
      </w:r>
      <w:r>
        <w:rPr>
          <w:i/>
          <w:iCs/>
        </w:rPr>
        <w:t>Lighting Research &amp; Technology</w:t>
      </w:r>
      <w:r>
        <w:t xml:space="preserve"> 56 (4): 337–65. </w:t>
      </w:r>
      <w:hyperlink r:id="rId72">
        <w:r>
          <w:rPr>
            <w:rStyle w:val="Hyperlink"/>
          </w:rPr>
          <w:t>https://doi.org/10.1177/14771535231170500</w:t>
        </w:r>
      </w:hyperlink>
      <w:r>
        <w:t>.</w:t>
      </w:r>
    </w:p>
    <w:p w14:paraId="3D6D4A02" w14:textId="77777777" w:rsidR="00CE64C0" w:rsidRDefault="00000000">
      <w:pPr>
        <w:pStyle w:val="Literaturverzeichnis"/>
      </w:pPr>
      <w:bookmarkStart w:id="107" w:name="ref-Hartmeyer2022LightResTechnol"/>
      <w:bookmarkEnd w:id="106"/>
      <w:r>
        <w:lastRenderedPageBreak/>
        <w:t xml:space="preserve">Hartmeyer, S. L., F. S. Webler, and M. Andersen. 2022. “Towards a Framework for Light-Dosimetry Studies: Methodological Considerations.” Journal Article. </w:t>
      </w:r>
      <w:r>
        <w:rPr>
          <w:i/>
          <w:iCs/>
        </w:rPr>
        <w:t>Lighting Research &amp; Technology</w:t>
      </w:r>
      <w:r>
        <w:t xml:space="preserve"> 55 (4-5): 377–99. </w:t>
      </w:r>
      <w:hyperlink r:id="rId73">
        <w:r>
          <w:rPr>
            <w:rStyle w:val="Hyperlink"/>
          </w:rPr>
          <w:t>https://doi.org/10.1177/14771535221103258</w:t>
        </w:r>
      </w:hyperlink>
      <w:r>
        <w:t>.</w:t>
      </w:r>
    </w:p>
    <w:p w14:paraId="24BD15E8" w14:textId="77777777" w:rsidR="00CE64C0" w:rsidRDefault="00000000">
      <w:pPr>
        <w:pStyle w:val="Literaturverzeichnis"/>
      </w:pPr>
      <w:bookmarkStart w:id="108" w:name="ref-Honekopp2023ClinOphthalmol"/>
      <w:bookmarkEnd w:id="107"/>
      <w:r>
        <w:t xml:space="preserve">Hönekopp, A., and S. Weigelt. 2023. “Using Light Meters to Investigate the Light-Myopia Association - a Literature Review of Devices and Research Methods.” Journal Article. </w:t>
      </w:r>
      <w:r>
        <w:rPr>
          <w:i/>
          <w:iCs/>
        </w:rPr>
        <w:t>Clin Ophthalmol</w:t>
      </w:r>
      <w:r>
        <w:t xml:space="preserve"> 17: 2737–60. </w:t>
      </w:r>
      <w:hyperlink r:id="rId74">
        <w:r>
          <w:rPr>
            <w:rStyle w:val="Hyperlink"/>
          </w:rPr>
          <w:t>https://doi.org/10.2147/OPTH.S420631</w:t>
        </w:r>
      </w:hyperlink>
      <w:r>
        <w:t>.</w:t>
      </w:r>
    </w:p>
    <w:p w14:paraId="04FE1D55" w14:textId="77777777" w:rsidR="00CE64C0" w:rsidRDefault="00000000">
      <w:pPr>
        <w:pStyle w:val="Literaturverzeichnis"/>
      </w:pPr>
      <w:bookmarkStart w:id="109" w:name="ref-Mohamed2021OptExpress"/>
      <w:bookmarkEnd w:id="108"/>
      <w:r>
        <w:t xml:space="preserve">Mohamed, A., V. Kalavally, S. W. Cain, A. J. K. Phillips, E. M. McGlashan, and C. P. Tan. 2021. “Wearable Light Spectral Sensor Optimized for Measuring Daily Alpha-Opic Light Exposure.” Journal Article. </w:t>
      </w:r>
      <w:r>
        <w:rPr>
          <w:i/>
          <w:iCs/>
        </w:rPr>
        <w:t>Opt Express</w:t>
      </w:r>
      <w:r>
        <w:t xml:space="preserve"> 29 (17): 27612–27. </w:t>
      </w:r>
      <w:hyperlink r:id="rId75">
        <w:r>
          <w:rPr>
            <w:rStyle w:val="Hyperlink"/>
          </w:rPr>
          <w:t>https://doi.org/10.1364/OE.431373</w:t>
        </w:r>
      </w:hyperlink>
      <w:r>
        <w:t>.</w:t>
      </w:r>
    </w:p>
    <w:p w14:paraId="23B7F443" w14:textId="77777777" w:rsidR="00CE64C0" w:rsidRDefault="00000000">
      <w:pPr>
        <w:pStyle w:val="Literaturverzeichnis"/>
      </w:pPr>
      <w:bookmarkStart w:id="110" w:name="ref-murukesu2025ADID"/>
      <w:bookmarkEnd w:id="109"/>
      <w:r>
        <w:t xml:space="preserve">Murukesu, Resshaya Roobini, Johannes Zauner, and Manuel Spitschan. 2025. “A Day in Daylight,” November. </w:t>
      </w:r>
      <w:hyperlink r:id="rId76">
        <w:r>
          <w:rPr>
            <w:rStyle w:val="Hyperlink"/>
          </w:rPr>
          <w:t>https://doi.org/10.5281/zenodo.17513996</w:t>
        </w:r>
      </w:hyperlink>
      <w:r>
        <w:t>.</w:t>
      </w:r>
    </w:p>
    <w:p w14:paraId="63227286" w14:textId="77777777" w:rsidR="00CE64C0" w:rsidRDefault="00000000">
      <w:pPr>
        <w:pStyle w:val="Literaturverzeichnis"/>
      </w:pPr>
      <w:bookmarkStart w:id="111" w:name="ref-Okudaira1983AmJPhysiol"/>
      <w:bookmarkEnd w:id="110"/>
      <w:r>
        <w:t xml:space="preserve">Okudaira, N., D. F. Kripke, and J. B. Webster. 1983. “Naturalistic Studies of Human Light Exposure.” Journal Article. </w:t>
      </w:r>
      <w:r>
        <w:rPr>
          <w:i/>
          <w:iCs/>
        </w:rPr>
        <w:t>Am J Physiol</w:t>
      </w:r>
      <w:r>
        <w:t xml:space="preserve"> 245 (4): R613–5. </w:t>
      </w:r>
      <w:hyperlink r:id="rId77">
        <w:r>
          <w:rPr>
            <w:rStyle w:val="Hyperlink"/>
          </w:rPr>
          <w:t>https://doi.org/10.1152/ajpregu.1983.245.4.R613</w:t>
        </w:r>
      </w:hyperlink>
      <w:r>
        <w:t>.</w:t>
      </w:r>
    </w:p>
    <w:p w14:paraId="3B9063C2" w14:textId="77777777" w:rsidR="00CE64C0" w:rsidRDefault="00000000">
      <w:pPr>
        <w:pStyle w:val="Literaturverzeichnis"/>
      </w:pPr>
      <w:bookmarkStart w:id="112" w:name="ref-pattersongentile2025"/>
      <w:bookmarkEnd w:id="111"/>
      <w:r>
        <w:t xml:space="preserve">Patterson Gentile, Carlyn, Ryan Shah, Blanca Marquez De Prado, Nichelle Raj, Christina L. Szperka, Andrew D. Hershey, and Geoffrey K. Aguirre. 2025. “Daily Light Exposure Habits of Youth with Migraine: A Prospective Exploratory Study.” </w:t>
      </w:r>
      <w:r>
        <w:rPr>
          <w:i/>
          <w:iCs/>
        </w:rPr>
        <w:t>Npj Biological Timing and Sleep</w:t>
      </w:r>
      <w:r>
        <w:t xml:space="preserve"> 2 (1). </w:t>
      </w:r>
      <w:hyperlink r:id="rId78">
        <w:r>
          <w:rPr>
            <w:rStyle w:val="Hyperlink"/>
          </w:rPr>
          <w:t>https://doi.org/10.1038/s44323-025-00056-y</w:t>
        </w:r>
      </w:hyperlink>
      <w:r>
        <w:t>.</w:t>
      </w:r>
    </w:p>
    <w:p w14:paraId="2D4FE497" w14:textId="77777777" w:rsidR="00CE64C0" w:rsidRDefault="00000000">
      <w:pPr>
        <w:pStyle w:val="Literaturverzeichnis"/>
      </w:pPr>
      <w:bookmarkStart w:id="113" w:name="ref-Sah2025OphtalmicPhysiolOpt"/>
      <w:bookmarkEnd w:id="112"/>
      <w:r>
        <w:t xml:space="preserve">Sah, Raman Prasad, Pavan Kalyan Narra, and Lisa A. Ostrin. 2025. “A Novel Wearable Sensor for Objective Measurement of Distance and Illumination.” </w:t>
      </w:r>
      <w:r>
        <w:rPr>
          <w:i/>
          <w:iCs/>
        </w:rPr>
        <w:t>Ophthalmic and Physiological Optics</w:t>
      </w:r>
      <w:r>
        <w:t xml:space="preserve"> 00 (n/a): 1–13. https://doi.org/</w:t>
      </w:r>
      <w:hyperlink r:id="rId79">
        <w:r>
          <w:rPr>
            <w:rStyle w:val="Hyperlink"/>
          </w:rPr>
          <w:t>https://doi.org/10.1111/opo.13523</w:t>
        </w:r>
      </w:hyperlink>
      <w:r>
        <w:t>.</w:t>
      </w:r>
    </w:p>
    <w:p w14:paraId="6D0149E6" w14:textId="77777777" w:rsidR="00CE64C0" w:rsidRDefault="00000000">
      <w:pPr>
        <w:pStyle w:val="Literaturverzeichnis"/>
      </w:pPr>
      <w:bookmarkStart w:id="114" w:name="ref-Sullivan2024"/>
      <w:bookmarkEnd w:id="113"/>
      <w:r>
        <w:t xml:space="preserve">Sullivan, David, Aaron Nicholls, George Hatoun, Samuel Thompson, Cory Schwarzmiller, Fathollah Memarzanjany, Alyssa Gunderson, et al. 2024. “The Visual Experience Evaluation Tool: A Myopia Research Instrument for Quantifying Visual Experience.” </w:t>
      </w:r>
      <w:r>
        <w:rPr>
          <w:i/>
          <w:iCs/>
        </w:rPr>
        <w:t>bioRxiv</w:t>
      </w:r>
      <w:r>
        <w:t xml:space="preserve">. </w:t>
      </w:r>
      <w:hyperlink r:id="rId80">
        <w:r>
          <w:rPr>
            <w:rStyle w:val="Hyperlink"/>
          </w:rPr>
          <w:t>https://doi.org/10.1101/2024.09.20.614212</w:t>
        </w:r>
      </w:hyperlink>
      <w:r>
        <w:t>.</w:t>
      </w:r>
    </w:p>
    <w:p w14:paraId="657CDC9C" w14:textId="77777777" w:rsidR="00CE64C0" w:rsidRDefault="00000000">
      <w:pPr>
        <w:pStyle w:val="Literaturverzeichnis"/>
      </w:pPr>
      <w:bookmarkStart w:id="115" w:name="ref-tabandeh2025"/>
      <w:bookmarkEnd w:id="114"/>
      <w:r>
        <w:t xml:space="preserve">Tabandeh, Niloufar, and Manuel Spitschan. 2025. “Photoreceptor-Specific Scene Statistics Reveal Melanopic Structure in Natural Environments,” November. </w:t>
      </w:r>
      <w:hyperlink r:id="rId81">
        <w:r>
          <w:rPr>
            <w:rStyle w:val="Hyperlink"/>
          </w:rPr>
          <w:t>http://dx.doi.org/10.1101/2025.11.10.687567</w:t>
        </w:r>
      </w:hyperlink>
      <w:r>
        <w:t>.</w:t>
      </w:r>
    </w:p>
    <w:p w14:paraId="022847A2" w14:textId="77777777" w:rsidR="00CE64C0" w:rsidRDefault="00000000">
      <w:pPr>
        <w:pStyle w:val="Literaturverzeichnis"/>
      </w:pPr>
      <w:bookmarkStart w:id="116" w:name="ref-vanDuijnhoven2025BuildEnviron"/>
      <w:bookmarkEnd w:id="115"/>
      <w:r>
        <w:t xml:space="preserve">van Duijnhoven, J., S. L. Hartmeyer, A. Didikoglu, O. Stefani, K. W. Houser, V. Kalavally, and M. Spitschan. 2025. “Measuring Light Exposure in Daily Life: A Review of Wearable Light Loggers.” Journal Article. </w:t>
      </w:r>
      <w:r>
        <w:rPr>
          <w:i/>
          <w:iCs/>
        </w:rPr>
        <w:t>Build Environ</w:t>
      </w:r>
      <w:r>
        <w:t xml:space="preserve"> 274. </w:t>
      </w:r>
      <w:hyperlink r:id="rId82">
        <w:r>
          <w:rPr>
            <w:rStyle w:val="Hyperlink"/>
          </w:rPr>
          <w:t>https://doi.org/10.1016/j.buildenv.2025.112771</w:t>
        </w:r>
      </w:hyperlink>
      <w:r>
        <w:t>.</w:t>
      </w:r>
    </w:p>
    <w:p w14:paraId="5E50C819" w14:textId="77777777" w:rsidR="00CE64C0" w:rsidRDefault="00000000">
      <w:pPr>
        <w:pStyle w:val="Literaturverzeichnis"/>
      </w:pPr>
      <w:bookmarkStart w:id="117" w:name="ref-Webler2019CurrOpinBehavSci"/>
      <w:bookmarkEnd w:id="116"/>
      <w:r>
        <w:t xml:space="preserve">Webler, F. S., M. Spitschan, R. G. Foster, M. Andersen, and S. N. Peirson. 2019. “What Is the ’Spectral Diet’ of Humans?” Journal Article. </w:t>
      </w:r>
      <w:r>
        <w:rPr>
          <w:i/>
          <w:iCs/>
        </w:rPr>
        <w:t>Curr Opin Behav Sci</w:t>
      </w:r>
      <w:r>
        <w:t xml:space="preserve"> 30: 80–86. </w:t>
      </w:r>
      <w:hyperlink r:id="rId83">
        <w:r>
          <w:rPr>
            <w:rStyle w:val="Hyperlink"/>
          </w:rPr>
          <w:t>https://doi.org/10.1016/j.cobeha.2019.06.006</w:t>
        </w:r>
      </w:hyperlink>
      <w:r>
        <w:t>.</w:t>
      </w:r>
    </w:p>
    <w:p w14:paraId="5C195467" w14:textId="77777777" w:rsidR="00CE64C0" w:rsidRDefault="00000000">
      <w:pPr>
        <w:pStyle w:val="Literaturverzeichnis"/>
      </w:pPr>
      <w:bookmarkStart w:id="118" w:name="ref-Wen2020bjophthalmol"/>
      <w:bookmarkEnd w:id="117"/>
      <w:r>
        <w:lastRenderedPageBreak/>
        <w:t xml:space="preserve">Wen, Longbo, Yingpin Cao, Qian Cheng, Xiaoning Li, Lun Pan, Lei Li, HaoGang Zhu, Weizhong Lan, and Zhikuan Yang. 2020. “Objectively Measured Near Work, Outdoor Exposure and Myopia in Children.” </w:t>
      </w:r>
      <w:r>
        <w:rPr>
          <w:i/>
          <w:iCs/>
        </w:rPr>
        <w:t>British Journal of Ophthalmology</w:t>
      </w:r>
      <w:r>
        <w:t xml:space="preserve"> 104 (11): 1542–47. </w:t>
      </w:r>
      <w:hyperlink r:id="rId84">
        <w:r>
          <w:rPr>
            <w:rStyle w:val="Hyperlink"/>
          </w:rPr>
          <w:t>https://doi.org/10.1136/bjophthalmol-2019-315258</w:t>
        </w:r>
      </w:hyperlink>
      <w:r>
        <w:t>.</w:t>
      </w:r>
    </w:p>
    <w:p w14:paraId="52C7E4C9" w14:textId="77777777" w:rsidR="00CE64C0" w:rsidRDefault="00000000">
      <w:pPr>
        <w:pStyle w:val="Literaturverzeichnis"/>
      </w:pPr>
      <w:bookmarkStart w:id="119" w:name="ref-Wen2021ActaOphtalmol"/>
      <w:bookmarkEnd w:id="118"/>
      <w:r>
        <w:t xml:space="preserve">Wen, Longbo, Qian Cheng, Yingpin Cao, Xiaoning Li, Lun Pan, Lei Li, Haogang Zhu, Ian Mogran, Weizhong Lan, and Zhikuan Yang. 2021. “The Clouclip, a Wearable Device for Measuring Near-Work and Outdoor Time: Validation and Comparison of Objective Measures with Questionnaire Estimates.” </w:t>
      </w:r>
      <w:r>
        <w:rPr>
          <w:i/>
          <w:iCs/>
        </w:rPr>
        <w:t>Acta Ophthalmologica</w:t>
      </w:r>
      <w:r>
        <w:t xml:space="preserve"> 99 (7): e1222–35. https://doi.org/</w:t>
      </w:r>
      <w:hyperlink r:id="rId85">
        <w:r>
          <w:rPr>
            <w:rStyle w:val="Hyperlink"/>
          </w:rPr>
          <w:t>https://doi.org/10.1111/aos.14785</w:t>
        </w:r>
      </w:hyperlink>
      <w:r>
        <w:t>.</w:t>
      </w:r>
    </w:p>
    <w:p w14:paraId="59A0C60A" w14:textId="77777777" w:rsidR="00CE64C0" w:rsidRDefault="00000000">
      <w:pPr>
        <w:pStyle w:val="Literaturverzeichnis"/>
      </w:pPr>
      <w:bookmarkStart w:id="120" w:name="ref-Wen2019TransVisSciTech"/>
      <w:bookmarkEnd w:id="119"/>
      <w:r>
        <w:t xml:space="preserve">Wen, Longbo, Qian Cheng, Weizhong Lan, Yingpin Cao, Xiaoning Li, Yiqiu Lu, Zhenghua Lin, Lun Pan, Haogang Zhu, and Zhikuan Yang. 2019. “An Objective Comparison of Light Intensity and Near-Visual Tasks Between Rural and Urban School Children in China by a Wearable Device Clouclip.” </w:t>
      </w:r>
      <w:r>
        <w:rPr>
          <w:i/>
          <w:iCs/>
        </w:rPr>
        <w:t>Translational Vision Science &amp; Technology</w:t>
      </w:r>
      <w:r>
        <w:t xml:space="preserve"> 8 (6): 15–15. </w:t>
      </w:r>
      <w:hyperlink r:id="rId86">
        <w:r>
          <w:rPr>
            <w:rStyle w:val="Hyperlink"/>
          </w:rPr>
          <w:t>https://doi.org/10.1167/tvst.8.6.15</w:t>
        </w:r>
      </w:hyperlink>
      <w:r>
        <w:t>.</w:t>
      </w:r>
    </w:p>
    <w:p w14:paraId="07DA515E" w14:textId="77777777" w:rsidR="00CE64C0" w:rsidRDefault="00000000">
      <w:pPr>
        <w:pStyle w:val="Literaturverzeichnis"/>
      </w:pPr>
      <w:bookmarkStart w:id="121" w:name="ref-Williams2019Scientificreports"/>
      <w:bookmarkEnd w:id="120"/>
      <w:r>
        <w:t xml:space="preserve">Williams, Rachel, Suyash Bakshi, Edwin J Ostrin, and Lisa A Ostrin. 2019. “Continuous Objective Assessment of Near Work.” </w:t>
      </w:r>
      <w:r>
        <w:rPr>
          <w:i/>
          <w:iCs/>
        </w:rPr>
        <w:t>Scientific Reports</w:t>
      </w:r>
      <w:r>
        <w:t xml:space="preserve"> 9 (1): 6901.</w:t>
      </w:r>
    </w:p>
    <w:p w14:paraId="5D702D8E" w14:textId="77777777" w:rsidR="00CE64C0" w:rsidRDefault="00000000">
      <w:pPr>
        <w:pStyle w:val="Literaturverzeichnis"/>
      </w:pPr>
      <w:bookmarkStart w:id="122" w:name="ref-ZaunerEtAl2025JBR"/>
      <w:bookmarkEnd w:id="121"/>
      <w:r>
        <w:t xml:space="preserve">Zauner, J., C. Guidolin, and M. Spitschan. “How to Deal with Darkness: Modeling and Visualization of Zero-Inflated Personal Light Exposure Data on a Logarithmic Scale.” </w:t>
      </w:r>
      <w:r>
        <w:rPr>
          <w:i/>
          <w:iCs/>
        </w:rPr>
        <w:t>Journal of Biological Rhythms</w:t>
      </w:r>
      <w:r>
        <w:t xml:space="preserve"> 0 (0): 07487304251336624. </w:t>
      </w:r>
      <w:hyperlink r:id="rId87">
        <w:r>
          <w:rPr>
            <w:rStyle w:val="Hyperlink"/>
          </w:rPr>
          <w:t>https://doi.org/10.1177/07487304251336624</w:t>
        </w:r>
      </w:hyperlink>
      <w:r>
        <w:t>.</w:t>
      </w:r>
    </w:p>
    <w:p w14:paraId="33909972" w14:textId="77777777" w:rsidR="00CE64C0" w:rsidRDefault="00000000">
      <w:pPr>
        <w:pStyle w:val="Literaturverzeichnis"/>
      </w:pPr>
      <w:bookmarkStart w:id="123" w:name="ref-Zauner2025JOpenSourceSoftw"/>
      <w:bookmarkEnd w:id="122"/>
      <w:r>
        <w:t xml:space="preserve">Zauner, J., S. Hartmeyer, and M. Spitschan. 2025. “LightLogR: Reproducible Analysis of Personal Light Exposure Data.” Journal Article. </w:t>
      </w:r>
      <w:r>
        <w:rPr>
          <w:i/>
          <w:iCs/>
        </w:rPr>
        <w:t>J Open Source Softw</w:t>
      </w:r>
      <w:r>
        <w:t xml:space="preserve"> 10 (107): 7601. </w:t>
      </w:r>
      <w:hyperlink r:id="rId88">
        <w:r>
          <w:rPr>
            <w:rStyle w:val="Hyperlink"/>
          </w:rPr>
          <w:t>https://doi.org/10.21105/joss.07601</w:t>
        </w:r>
      </w:hyperlink>
      <w:r>
        <w:t>.</w:t>
      </w:r>
    </w:p>
    <w:p w14:paraId="4D5B83BA" w14:textId="77777777" w:rsidR="00CE64C0" w:rsidRDefault="00000000">
      <w:pPr>
        <w:pStyle w:val="Literaturverzeichnis"/>
      </w:pPr>
      <w:bookmarkStart w:id="124" w:name="ref-Zauner2025LightResTech"/>
      <w:bookmarkEnd w:id="123"/>
      <w:r>
        <w:t xml:space="preserve">Zauner, Johannes, Oliver Stefani, Anna M. Biller, Carolina Guidolin, and Manuel Spitschan. 2025. “A Web-Based Specification Tool for Wearable Light Loggers and Optical Radiation Dosimeters.” </w:t>
      </w:r>
      <w:r>
        <w:rPr>
          <w:i/>
          <w:iCs/>
        </w:rPr>
        <w:t>Preprints</w:t>
      </w:r>
      <w:r>
        <w:t xml:space="preserve">. </w:t>
      </w:r>
      <w:hyperlink r:id="rId89">
        <w:r>
          <w:rPr>
            <w:rStyle w:val="Hyperlink"/>
          </w:rPr>
          <w:t>https://doi.org/10.20944/preprints202511.0644.v1</w:t>
        </w:r>
      </w:hyperlink>
      <w:r>
        <w:t>.</w:t>
      </w:r>
    </w:p>
    <w:p w14:paraId="4AD96431" w14:textId="77777777" w:rsidR="00CE64C0" w:rsidRDefault="00000000">
      <w:pPr>
        <w:pStyle w:val="Literaturverzeichnis"/>
      </w:pPr>
      <w:bookmarkStart w:id="125" w:name="ref-Zauner2025npj"/>
      <w:bookmarkEnd w:id="124"/>
      <w:r>
        <w:t xml:space="preserve">Zauner, J., O. Stefani, G. Bocanegra, C. Guidolin, B. Schrader, L. Udovicic, and M. Spitschan. 2025. “Auxiliary Data, Quality Assurance and Quality Control for Wearable Light Loggers and Optical Radiation Dosimeters.” </w:t>
      </w:r>
      <w:r>
        <w:rPr>
          <w:i/>
          <w:iCs/>
        </w:rPr>
        <w:t>bioRxiv</w:t>
      </w:r>
      <w:r>
        <w:t xml:space="preserve">. </w:t>
      </w:r>
      <w:hyperlink r:id="rId90">
        <w:r>
          <w:rPr>
            <w:rStyle w:val="Hyperlink"/>
          </w:rPr>
          <w:t>https://doi.org/10.1101/2025.09.11.675633</w:t>
        </w:r>
      </w:hyperlink>
      <w:r>
        <w:t>.</w:t>
      </w:r>
    </w:p>
    <w:p w14:paraId="10E57BAD" w14:textId="77777777" w:rsidR="00CE64C0" w:rsidRDefault="00000000">
      <w:pPr>
        <w:pStyle w:val="Literaturverzeichnis"/>
      </w:pPr>
      <w:bookmarkStart w:id="126" w:name="ref-Zauner2024PLOSONE"/>
      <w:bookmarkEnd w:id="125"/>
      <w:r>
        <w:t xml:space="preserve">Zauner, J., L. Udovicic, and M. Spitschan. 2024. “Power Analysis for Personal Light Exposure Measurements and Interventions.” </w:t>
      </w:r>
      <w:r>
        <w:rPr>
          <w:i/>
          <w:iCs/>
        </w:rPr>
        <w:t>PLOS ONE</w:t>
      </w:r>
      <w:r>
        <w:t xml:space="preserve"> 19 (12): 1–15. </w:t>
      </w:r>
      <w:hyperlink r:id="rId91">
        <w:r>
          <w:rPr>
            <w:rStyle w:val="Hyperlink"/>
          </w:rPr>
          <w:t>https://doi.org/10.1371/journal.pone.0308768</w:t>
        </w:r>
      </w:hyperlink>
      <w:r>
        <w:t>.</w:t>
      </w:r>
      <w:bookmarkEnd w:id="96"/>
      <w:bookmarkEnd w:id="98"/>
      <w:bookmarkEnd w:id="126"/>
    </w:p>
    <w:sectPr w:rsidR="00CE64C0">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63C0" w14:textId="77777777" w:rsidR="00B46972" w:rsidRDefault="00B46972">
      <w:pPr>
        <w:spacing w:after="0"/>
      </w:pPr>
      <w:r>
        <w:separator/>
      </w:r>
    </w:p>
  </w:endnote>
  <w:endnote w:type="continuationSeparator" w:id="0">
    <w:p w14:paraId="26CF4BE0" w14:textId="77777777" w:rsidR="00B46972" w:rsidRDefault="00B469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AE5D" w14:textId="77777777" w:rsidR="00B46972" w:rsidRDefault="00B46972">
      <w:pPr>
        <w:spacing w:after="0"/>
      </w:pPr>
      <w:r>
        <w:separator/>
      </w:r>
    </w:p>
  </w:footnote>
  <w:footnote w:type="continuationSeparator" w:id="0">
    <w:p w14:paraId="6444A5A1" w14:textId="77777777" w:rsidR="00B46972" w:rsidRDefault="00B46972">
      <w:pPr>
        <w:spacing w:after="0"/>
      </w:pPr>
      <w:r>
        <w:continuationSeparator/>
      </w:r>
    </w:p>
  </w:footnote>
  <w:footnote w:id="1">
    <w:p w14:paraId="22F13985" w14:textId="77777777" w:rsidR="00CE64C0" w:rsidRDefault="00000000">
      <w:pPr>
        <w:pStyle w:val="Funotentext"/>
      </w:pPr>
      <w:r>
        <w:rPr>
          <w:rStyle w:val="Funotenzeichen"/>
        </w:rPr>
        <w:footnoteRef/>
      </w:r>
      <w:r>
        <w:t xml:space="preserve"> Functions from </w:t>
      </w:r>
      <w:r>
        <w:rPr>
          <w:rStyle w:val="VerbatimChar"/>
        </w:rPr>
        <w:t>LightLogR</w:t>
      </w:r>
      <w:r>
        <w:t xml:space="preserve"> are presented as links to the function documentation. General analysis functions (from package </w:t>
      </w:r>
      <w:r>
        <w:rPr>
          <w:rStyle w:val="VerbatimChar"/>
        </w:rPr>
        <w:t>dplyr</w:t>
      </w:r>
      <w:r>
        <w:t>) are presented as normal text.</w:t>
      </w:r>
    </w:p>
  </w:footnote>
  <w:footnote w:id="2">
    <w:p w14:paraId="1B38725E" w14:textId="77777777" w:rsidR="00CE64C0" w:rsidRDefault="00000000">
      <w:pPr>
        <w:pStyle w:val="Funotentext"/>
      </w:pPr>
      <w:r>
        <w:rPr>
          <w:rStyle w:val="Funotenzeichen"/>
        </w:rPr>
        <w:footnoteRef/>
      </w:r>
      <w:r>
        <w:t xml:space="preserve"> The upper threshold refers to the </w:t>
      </w:r>
      <w:r>
        <w:rPr>
          <w:rStyle w:val="VerbatimChar"/>
        </w:rPr>
        <w:t>Clouclips</w:t>
      </w:r>
      <w:r>
        <w:t>` maximum distance measurement and is not theoretically based</w:t>
      </w:r>
    </w:p>
  </w:footnote>
  <w:footnote w:id="3">
    <w:p w14:paraId="5F884BD3" w14:textId="77777777" w:rsidR="00CE64C0" w:rsidRDefault="00000000">
      <w:pPr>
        <w:pStyle w:val="Funotentext"/>
      </w:pPr>
      <w:r>
        <w:rPr>
          <w:rStyle w:val="Funotenzeichen"/>
        </w:rPr>
        <w:footnoteRef/>
      </w:r>
      <w:r>
        <w:t xml:space="preserve"> This deviates from the common definition of luminous exposure, which is the sum of illuminance measurements scaled to hourly observation intervals</w:t>
      </w:r>
    </w:p>
  </w:footnote>
  <w:footnote w:id="4">
    <w:p w14:paraId="0AD1C907" w14:textId="77777777" w:rsidR="00CE64C0" w:rsidRDefault="00000000">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5">
    <w:p w14:paraId="2D19D02F" w14:textId="77777777" w:rsidR="00CE64C0" w:rsidRDefault="00000000">
      <w:pPr>
        <w:pStyle w:val="Funotentext"/>
      </w:pPr>
      <w:r>
        <w:rPr>
          <w:rStyle w:val="Funotenzeichen"/>
        </w:rPr>
        <w:footnoteRef/>
      </w:r>
      <w:r>
        <w:t xml:space="preserve"> Based on the CRediT taxonomy. Funding acquisition, investigation, project administration, resources, and supervision were deemed irrelevant in this context and thus removed.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A8AA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8E3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845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5179408">
    <w:abstractNumId w:val="0"/>
  </w:num>
  <w:num w:numId="2" w16cid:durableId="802774281">
    <w:abstractNumId w:val="1"/>
  </w:num>
  <w:num w:numId="3" w16cid:durableId="2014065921">
    <w:abstractNumId w:val="1"/>
  </w:num>
  <w:num w:numId="4" w16cid:durableId="1954239290">
    <w:abstractNumId w:val="1"/>
  </w:num>
  <w:num w:numId="5" w16cid:durableId="1793279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645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1428812">
    <w:abstractNumId w:val="1"/>
  </w:num>
  <w:num w:numId="8" w16cid:durableId="6859803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C0"/>
    <w:rsid w:val="00220858"/>
    <w:rsid w:val="00320661"/>
    <w:rsid w:val="005C78A0"/>
    <w:rsid w:val="00B46972"/>
    <w:rsid w:val="00CE6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3AAE8"/>
  <w15:docId w15:val="{73551A25-3C8C-2143-A43A-88E073FA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extract_states.html" TargetMode="External"/><Relationship Id="rId21" Type="http://schemas.openxmlformats.org/officeDocument/2006/relationships/hyperlink" Target="https://tscnlab.github.io/LightLogR/reference/extract_metric.html" TargetMode="External"/><Relationship Id="rId42" Type="http://schemas.openxmlformats.org/officeDocument/2006/relationships/hyperlink" Target="file:///Users/zauner/Documents/Arbeit/12-TUM/Repos_Misc/ZaunerEtAl_JVis_2025/manuscript/R1/supplement.qmd" TargetMode="External"/><Relationship Id="rId47" Type="http://schemas.openxmlformats.org/officeDocument/2006/relationships/image" Target="media/image6.png"/><Relationship Id="rId63" Type="http://schemas.openxmlformats.org/officeDocument/2006/relationships/image" Target="media/image12.png"/><Relationship Id="rId68" Type="http://schemas.openxmlformats.org/officeDocument/2006/relationships/hyperlink" Target="https://doi.org/10.25039/S026.2018" TargetMode="External"/><Relationship Id="rId84" Type="http://schemas.openxmlformats.org/officeDocument/2006/relationships/hyperlink" Target="https://doi.org/10.1136/bjophthalmol-2019-315258" TargetMode="External"/><Relationship Id="rId89" Type="http://schemas.openxmlformats.org/officeDocument/2006/relationships/hyperlink" Target="https://doi.org/10.20944/preprints202511.0644.v1" TargetMode="External"/><Relationship Id="rId16" Type="http://schemas.openxmlformats.org/officeDocument/2006/relationships/hyperlink" Target="https://tscnlab.github.io/LightLogR/reference/durations.html" TargetMode="External"/><Relationship Id="rId11" Type="http://schemas.openxmlformats.org/officeDocument/2006/relationships/hyperlink" Target="file:///Users/zauner/Documents/Arbeit/12-TUM/Repos_Misc/ZaunerEtAl_JVis_2025/manuscript/R1/supplement.qmd" TargetMode="External"/><Relationship Id="rId32" Type="http://schemas.openxmlformats.org/officeDocument/2006/relationships/hyperlink" Target="https://tscnlab.github.io/LightLogR/reference/summarize_numeric.html" TargetMode="External"/><Relationship Id="rId37" Type="http://schemas.openxmlformats.org/officeDocument/2006/relationships/hyperlink" Target="https://tscnlab.github.io/LightLogR/reference/summarize_numeric.html" TargetMode="External"/><Relationship Id="rId53" Type="http://schemas.openxmlformats.org/officeDocument/2006/relationships/hyperlink" Target="file:///Users/zauner/Documents/Arbeit/12-TUM/Repos_Misc/ZaunerEtAl_JVis_2025/manuscript/R1/(https:/tscnlab.github.io/LightLogR/reference/log_zero_inflated.html)" TargetMode="External"/><Relationship Id="rId58" Type="http://schemas.openxmlformats.org/officeDocument/2006/relationships/hyperlink" Target="https://tscnlab.github.io/LightLogR/reference/duration_above_threshold.html" TargetMode="External"/><Relationship Id="rId74" Type="http://schemas.openxmlformats.org/officeDocument/2006/relationships/hyperlink" Target="https://doi.org/10.2147/OPTH.S420631" TargetMode="External"/><Relationship Id="rId79" Type="http://schemas.openxmlformats.org/officeDocument/2006/relationships/hyperlink" Target="https://doi.org/10.1111/opo.13523" TargetMode="External"/><Relationship Id="rId5" Type="http://schemas.openxmlformats.org/officeDocument/2006/relationships/footnotes" Target="footnotes.xml"/><Relationship Id="rId90" Type="http://schemas.openxmlformats.org/officeDocument/2006/relationships/hyperlink" Target="https://doi.org/10.1101/2025.09.11.675633" TargetMode="External"/><Relationship Id="rId22" Type="http://schemas.openxmlformats.org/officeDocument/2006/relationships/hyperlink" Target="https://tscnlab.github.io/LightLogR/reference/summarize_numeric.html" TargetMode="External"/><Relationship Id="rId27" Type="http://schemas.openxmlformats.org/officeDocument/2006/relationships/hyperlink" Target="https://tscnlab.github.io/LightLogR/reference/summarize_numeric.html" TargetMode="External"/><Relationship Id="rId43" Type="http://schemas.openxmlformats.org/officeDocument/2006/relationships/image" Target="media/image3.png"/><Relationship Id="rId48" Type="http://schemas.openxmlformats.org/officeDocument/2006/relationships/image" Target="media/image7.png"/><Relationship Id="rId64" Type="http://schemas.openxmlformats.org/officeDocument/2006/relationships/hyperlink" Target="https://doi.org/10.1111/opo.12735" TargetMode="External"/><Relationship Id="rId69" Type="http://schemas.openxmlformats.org/officeDocument/2006/relationships/hyperlink" Target="https://doi.org/10.1007/s00417-024-06719-z" TargetMode="External"/><Relationship Id="rId8" Type="http://schemas.openxmlformats.org/officeDocument/2006/relationships/image" Target="media/image1.gif"/><Relationship Id="rId51" Type="http://schemas.openxmlformats.org/officeDocument/2006/relationships/hyperlink" Target="file:///Users/zauner/Documents/Arbeit/12-TUM/Repos_Misc/ZaunerEtAl_JVis_2025/manuscript/R1/supplement.qmd" TargetMode="External"/><Relationship Id="rId72" Type="http://schemas.openxmlformats.org/officeDocument/2006/relationships/hyperlink" Target="https://doi.org/10.1177/14771535231170500" TargetMode="External"/><Relationship Id="rId80" Type="http://schemas.openxmlformats.org/officeDocument/2006/relationships/hyperlink" Target="https://doi.org/10.1101/2024.09.20.614212" TargetMode="External"/><Relationship Id="rId85" Type="http://schemas.openxmlformats.org/officeDocument/2006/relationships/hyperlink" Target="https://doi.org/10.1111/aos.14785" TargetMode="External"/><Relationship Id="rId93"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file:///Users/zauner/Documents/Arbeit/12-TUM/Repos_Misc/ZaunerEtAl_JVis_2025/manuscript/R1/supplement.qmd" TargetMode="External"/><Relationship Id="rId17" Type="http://schemas.openxmlformats.org/officeDocument/2006/relationships/hyperlink" Target="https://tscnlab.github.io/LightLogR/reference/durations.html" TargetMode="External"/><Relationship Id="rId25"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pectral_integration.html" TargetMode="External"/><Relationship Id="rId38" Type="http://schemas.openxmlformats.org/officeDocument/2006/relationships/hyperlink" Target="file:///Users/zauner/Documents/Arbeit/12-TUM/Repos_Misc/ZaunerEtAl_JVis_2025/manuscript/R1/supplement.qmd" TargetMode="External"/><Relationship Id="rId46" Type="http://schemas.openxmlformats.org/officeDocument/2006/relationships/image" Target="media/image5.png"/><Relationship Id="rId59" Type="http://schemas.openxmlformats.org/officeDocument/2006/relationships/hyperlink" Target="https://tscnlab.github.io/LightLogR/reference/join_datasets.html" TargetMode="External"/><Relationship Id="rId67" Type="http://schemas.openxmlformats.org/officeDocument/2006/relationships/hyperlink" Target="https://doi.org/10.1371/journal.pbio.3001571" TargetMode="External"/><Relationship Id="rId20" Type="http://schemas.openxmlformats.org/officeDocument/2006/relationships/hyperlink" Target="https://tscnlab.github.io/LightLogR/reference/extract_clusters.html" TargetMode="External"/><Relationship Id="rId41" Type="http://schemas.openxmlformats.org/officeDocument/2006/relationships/hyperlink" Target="file:///Users/zauner/Documents/Arbeit/12-TUM/Repos_Misc/ZaunerEtAl_JVis_2025/manuscript/R1/supplement.qmd" TargetMode="External"/><Relationship Id="rId54" Type="http://schemas.openxmlformats.org/officeDocument/2006/relationships/hyperlink" Target="https://tscnlab.github.io/LightLogR/reference/log_zero_inflated.html" TargetMode="External"/><Relationship Id="rId62" Type="http://schemas.openxmlformats.org/officeDocument/2006/relationships/hyperlink" Target="https://tscnlab.github.io/LightLogR/reference/spectral_integration.html" TargetMode="External"/><Relationship Id="rId70" Type="http://schemas.openxmlformats.org/officeDocument/2006/relationships/hyperlink" Target="https://doi.org/10.1167/tvst.13.10.28" TargetMode="External"/><Relationship Id="rId75" Type="http://schemas.openxmlformats.org/officeDocument/2006/relationships/hyperlink" Target="https://doi.org/10.1364/OE.431373" TargetMode="External"/><Relationship Id="rId83" Type="http://schemas.openxmlformats.org/officeDocument/2006/relationships/hyperlink" Target="https://doi.org/10.1016/j.cobeha.2019.06.006" TargetMode="External"/><Relationship Id="rId88" Type="http://schemas.openxmlformats.org/officeDocument/2006/relationships/hyperlink" Target="https://doi.org/10.21105/joss.07601" TargetMode="External"/><Relationship Id="rId91" Type="http://schemas.openxmlformats.org/officeDocument/2006/relationships/hyperlink" Target="https://doi.org/10.1371/journal.pone.030876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scnlab.github.io/LightLogR/reference/durations.html" TargetMode="External"/><Relationship Id="rId23" Type="http://schemas.openxmlformats.org/officeDocument/2006/relationships/hyperlink" Target="https://tscnlab.github.io/LightLogR/reference/extract_clusters.html" TargetMode="External"/><Relationship Id="rId28" Type="http://schemas.openxmlformats.org/officeDocument/2006/relationships/hyperlink" Target="https://tscnlab.github.io/LightLogR/reference/period_above_threshold.html" TargetMode="External"/><Relationship Id="rId36" Type="http://schemas.openxmlformats.org/officeDocument/2006/relationships/hyperlink" Target="https://tscnlab.github.io/LightLogR/reference/photoperiod.html" TargetMode="External"/><Relationship Id="rId49" Type="http://schemas.openxmlformats.org/officeDocument/2006/relationships/image" Target="media/image8.png"/><Relationship Id="rId57" Type="http://schemas.openxmlformats.org/officeDocument/2006/relationships/hyperlink" Target="https://tscnlab.github.io/LightLogR/reference/period_above_threshold.html" TargetMode="External"/><Relationship Id="rId10" Type="http://schemas.openxmlformats.org/officeDocument/2006/relationships/image" Target="media/image2.png"/><Relationship Id="rId31" Type="http://schemas.openxmlformats.org/officeDocument/2006/relationships/hyperlink" Target="https://tscnlab.github.io/LightLogR/reference/spectral_integration.html" TargetMode="External"/><Relationship Id="rId44" Type="http://schemas.openxmlformats.org/officeDocument/2006/relationships/hyperlink" Target="https://tscnlab.github.io/LightLogR/reference/extract_clusters.html" TargetMode="External"/><Relationship Id="rId52" Type="http://schemas.openxmlformats.org/officeDocument/2006/relationships/hyperlink" Target="https://tscnlab.github.io/LightLogR/articles/log.html" TargetMode="External"/><Relationship Id="rId60" Type="http://schemas.openxmlformats.org/officeDocument/2006/relationships/hyperlink" Target="file:///Users/zauner/Documents/Arbeit/12-TUM/Repos_Misc/ZaunerEtAl_JVis_2025/manuscript/R1/supplement.qmd" TargetMode="External"/><Relationship Id="rId65" Type="http://schemas.openxmlformats.org/officeDocument/2006/relationships/hyperlink" Target="https://doi.org/10.1038/s44271-024-00159-5" TargetMode="External"/><Relationship Id="rId73" Type="http://schemas.openxmlformats.org/officeDocument/2006/relationships/hyperlink" Target="https://doi.org/10.1177/14771535221103258" TargetMode="External"/><Relationship Id="rId78" Type="http://schemas.openxmlformats.org/officeDocument/2006/relationships/hyperlink" Target="https://doi.org/10.1038/s44323-025-00056-y" TargetMode="External"/><Relationship Id="rId81" Type="http://schemas.openxmlformats.org/officeDocument/2006/relationships/hyperlink" Target="http://dx.doi.org/10.1101/2025.11.10.687567" TargetMode="External"/><Relationship Id="rId86" Type="http://schemas.openxmlformats.org/officeDocument/2006/relationships/hyperlink" Target="https://doi.org/10.1167/tvst.8.6.15"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tscnlab/ZaunerEtAl_JVis_2026" TargetMode="External"/><Relationship Id="rId13" Type="http://schemas.openxmlformats.org/officeDocument/2006/relationships/hyperlink" Target="file:///Users/zauner/Documents/Arbeit/12-TUM/Repos_Misc/ZaunerEtAl_JVis_2025/manuscript/R1/supplement.qmd" TargetMode="External"/><Relationship Id="rId18" Type="http://schemas.openxmlformats.org/officeDocument/2006/relationships/hyperlink" Target="https://tscnlab.github.io/LightLogR/reference/extract_clusters.html" TargetMode="External"/><Relationship Id="rId39" Type="http://schemas.openxmlformats.org/officeDocument/2006/relationships/hyperlink" Target="https://tscnlab.github.io/LightLogR/reference/import_adjustment.html" TargetMode="External"/><Relationship Id="rId34" Type="http://schemas.openxmlformats.org/officeDocument/2006/relationships/hyperlink" Target="https://tscnlab.github.io/LightLogR/reference/filter_Time.html" TargetMode="External"/><Relationship Id="rId50" Type="http://schemas.openxmlformats.org/officeDocument/2006/relationships/image" Target="media/image9.png"/><Relationship Id="rId55" Type="http://schemas.openxmlformats.org/officeDocument/2006/relationships/image" Target="media/image10.png"/><Relationship Id="rId76" Type="http://schemas.openxmlformats.org/officeDocument/2006/relationships/hyperlink" Target="https://doi.org/10.5281/zenodo.17513996" TargetMode="External"/><Relationship Id="rId7" Type="http://schemas.openxmlformats.org/officeDocument/2006/relationships/hyperlink" Target="https://tscnlab.github.io/LightLogR/" TargetMode="External"/><Relationship Id="rId71" Type="http://schemas.openxmlformats.org/officeDocument/2006/relationships/hyperlink" Target="https://doi.org/10.1101/2024.12.23.627604"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tscnlab.github.io/LightLogR/reference/spectral_integration.html" TargetMode="External"/><Relationship Id="rId24" Type="http://schemas.openxmlformats.org/officeDocument/2006/relationships/hyperlink" Target="https://tscnlab.github.io/LightLogR/reference/summarize_numeric.html" TargetMode="External"/><Relationship Id="rId40" Type="http://schemas.openxmlformats.org/officeDocument/2006/relationships/hyperlink" Target="https://tscnlab.github.io/LightLogR/articles/Import.html" TargetMode="External"/><Relationship Id="rId45" Type="http://schemas.openxmlformats.org/officeDocument/2006/relationships/image" Target="media/image4.png"/><Relationship Id="rId66" Type="http://schemas.openxmlformats.org/officeDocument/2006/relationships/hyperlink" Target="https://doi.org/10.1007/s11818-019-00215-x" TargetMode="External"/><Relationship Id="rId87" Type="http://schemas.openxmlformats.org/officeDocument/2006/relationships/hyperlink" Target="https://doi.org/10.1177/07487304251336624" TargetMode="External"/><Relationship Id="rId61" Type="http://schemas.openxmlformats.org/officeDocument/2006/relationships/image" Target="media/image11.png"/><Relationship Id="rId82" Type="http://schemas.openxmlformats.org/officeDocument/2006/relationships/hyperlink" Target="https://doi.org/10.1016/j.buildenv.2025.112771" TargetMode="External"/><Relationship Id="rId19" Type="http://schemas.openxmlformats.org/officeDocument/2006/relationships/hyperlink" Target="https://tscnlab.github.io/LightLogR/reference/summarize_numeric.html" TargetMode="External"/><Relationship Id="rId14" Type="http://schemas.openxmlformats.org/officeDocument/2006/relationships/hyperlink" Target="https://tscnlab.github.io/LightLogR/reference/mean_daily.html" TargetMode="External"/><Relationship Id="rId30" Type="http://schemas.openxmlformats.org/officeDocument/2006/relationships/hyperlink" Target="https://tscnlab.github.io/LightLogR/reference/summarize_numeric.html" TargetMode="External"/><Relationship Id="rId35" Type="http://schemas.openxmlformats.org/officeDocument/2006/relationships/hyperlink" Target="https://tscnlab.github.io/LightLogR/reference/cut_Datetime.html" TargetMode="External"/><Relationship Id="rId56" Type="http://schemas.openxmlformats.org/officeDocument/2006/relationships/hyperlink" Target="https://tscnlab.github.io/LightLogR/articles/Metrics.html" TargetMode="External"/><Relationship Id="rId77" Type="http://schemas.openxmlformats.org/officeDocument/2006/relationships/hyperlink" Target="https://doi.org/10.1152/ajpregu.1983.245.4.R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11179</Words>
  <Characters>70429</Characters>
  <Application>Microsoft Office Word</Application>
  <DocSecurity>0</DocSecurity>
  <Lines>586</Lines>
  <Paragraphs>162</Paragraphs>
  <ScaleCrop>false</ScaleCrop>
  <Company/>
  <LinksUpToDate>false</LinksUpToDate>
  <CharactersWithSpaces>81446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human visual experience data</dc:title>
  <dc:creator>Johannes Zauner; Aaron Nicholls; Lisa A. Ostrin; Manuel Spitschan</dc:creator>
  <cp:keywords>wearable, light logging, viewing-distance, visual experience, metrics, circadian, myopia, risk factors, spectral analysis, open-source, reproducibility</cp:keywords>
  <cp:lastModifiedBy>Johannes Zauner</cp:lastModifiedBy>
  <cp:revision>1</cp:revision>
  <dcterms:created xsi:type="dcterms:W3CDTF">2025-12-12T18:17:00Z</dcterms:created>
  <dcterms:modified xsi:type="dcterms:W3CDTF">2025-12-13T05:21:00Z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Exposure to the optical environment — often referred to as visual experience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LightLogR. By leveraging a modular approach, the tutorial supports researchers in building flexible and robust pipelines that accommodate diverse experimental paradigms and measurement 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2025-12-12</vt:lpwstr>
  </property>
  <property fmtid="{D5CDD505-2E9C-101B-9397-08002B2CF9AE}" pid="10" name="doi">
    <vt:lpwstr>10.5281/zenodo.16566014</vt:lpwstr>
  </property>
  <property fmtid="{D5CDD505-2E9C-101B-9397-08002B2CF9AE}" pid="11" name="execute">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manuscript">
    <vt:lpwstr/>
  </property>
  <property fmtid="{D5CDD505-2E9C-101B-9397-08002B2CF9AE}" pid="19" name="toc-title">
    <vt:lpwstr>Table of contents</vt:lpwstr>
  </property>
</Properties>
</file>