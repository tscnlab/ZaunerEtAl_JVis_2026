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EEAC" w14:textId="77777777" w:rsidR="007C0A0D" w:rsidRPr="00C61260" w:rsidRDefault="007C0A0D" w:rsidP="007C0A0D">
      <w:pPr>
        <w:pStyle w:val="Titel"/>
      </w:pPr>
      <w:r w:rsidRPr="00C61260">
        <w:t>Analysis of human visual experience data</w:t>
      </w:r>
    </w:p>
    <w:p w14:paraId="0E80891E" w14:textId="77777777" w:rsidR="002202EE" w:rsidRPr="00BE4E93" w:rsidRDefault="002202EE" w:rsidP="00EF17F7"/>
    <w:p w14:paraId="7418FB6B" w14:textId="77777777" w:rsidR="002202EE" w:rsidRPr="00BE4E93" w:rsidRDefault="002202EE" w:rsidP="00EF17F7">
      <w:r w:rsidRPr="00BE4E93">
        <w:t>Authors</w:t>
      </w:r>
    </w:p>
    <w:p w14:paraId="42381978" w14:textId="7D72288F" w:rsidR="007C0A0D" w:rsidRPr="00C61260" w:rsidRDefault="007C0A0D" w:rsidP="00C61260">
      <w:r w:rsidRPr="00C61260">
        <w:rPr>
          <w:rFonts w:asciiTheme="majorHAnsi" w:hAnsiTheme="majorHAnsi"/>
        </w:rPr>
        <w:t>Johannes Zauner</w:t>
      </w:r>
      <w:r w:rsidR="00357C32">
        <w:t>^</w:t>
      </w:r>
      <w:r w:rsidR="71D922C3" w:rsidRPr="00BE4E93">
        <w:rPr>
          <w:vertAlign w:val="superscript"/>
        </w:rPr>
        <w:t>1</w:t>
      </w:r>
      <w:r w:rsidR="005D1831">
        <w:rPr>
          <w:vertAlign w:val="superscript"/>
        </w:rPr>
        <w:t>, 2</w:t>
      </w:r>
      <w:r w:rsidR="002202EE" w:rsidRPr="00BE4E93">
        <w:t xml:space="preserve"> </w:t>
      </w:r>
      <w:r w:rsidR="002202EE" w:rsidRPr="00BE4E93">
        <w:rPr>
          <w:vertAlign w:val="superscript"/>
        </w:rPr>
        <w:t>[0000-0003-2171-4566]</w:t>
      </w:r>
    </w:p>
    <w:p w14:paraId="7D35FA64" w14:textId="1F8AFD59" w:rsidR="007C0A0D" w:rsidRPr="00C61260" w:rsidRDefault="007C0A0D" w:rsidP="00C61260">
      <w:pPr>
        <w:rPr>
          <w:vertAlign w:val="superscript"/>
        </w:rPr>
      </w:pPr>
      <w:r w:rsidRPr="00C61260">
        <w:t>Aaron Nicholls</w:t>
      </w:r>
      <w:r w:rsidR="00357C32" w:rsidRPr="18C745F4">
        <w:t xml:space="preserve"> </w:t>
      </w:r>
      <w:r w:rsidR="006938A0">
        <w:rPr>
          <w:vertAlign w:val="superscript"/>
        </w:rPr>
        <w:t>3</w:t>
      </w:r>
      <w:r w:rsidR="75A10391" w:rsidRPr="18E144AA">
        <w:rPr>
          <w:vertAlign w:val="superscript"/>
        </w:rPr>
        <w:t xml:space="preserve"> [</w:t>
      </w:r>
      <w:r w:rsidR="006938A0" w:rsidRPr="006938A0">
        <w:rPr>
          <w:vertAlign w:val="superscript"/>
        </w:rPr>
        <w:t>0009-0001-6683-6826</w:t>
      </w:r>
      <w:r w:rsidR="75A10391" w:rsidRPr="18E144AA">
        <w:rPr>
          <w:vertAlign w:val="superscript"/>
        </w:rPr>
        <w:t>]</w:t>
      </w:r>
    </w:p>
    <w:p w14:paraId="1AD3BA74" w14:textId="3225FB80" w:rsidR="007C0A0D" w:rsidRPr="00C61260" w:rsidRDefault="007C0A0D" w:rsidP="00C61260">
      <w:pPr>
        <w:rPr>
          <w:vertAlign w:val="superscript"/>
        </w:rPr>
      </w:pPr>
      <w:r w:rsidRPr="00C61260">
        <w:t>Lisa A. Ostrin</w:t>
      </w:r>
      <w:r w:rsidR="006938A0" w:rsidRPr="18C745F4">
        <w:t xml:space="preserve"> </w:t>
      </w:r>
      <w:r w:rsidR="006938A0">
        <w:rPr>
          <w:vertAlign w:val="superscript"/>
        </w:rPr>
        <w:t>4</w:t>
      </w:r>
      <w:r w:rsidR="006938A0" w:rsidRPr="18E144AA">
        <w:rPr>
          <w:vertAlign w:val="superscript"/>
        </w:rPr>
        <w:t xml:space="preserve"> [</w:t>
      </w:r>
      <w:r w:rsidR="006938A0" w:rsidRPr="006938A0">
        <w:rPr>
          <w:vertAlign w:val="superscript"/>
        </w:rPr>
        <w:t>0000-0001-8675-1478</w:t>
      </w:r>
      <w:r w:rsidR="006938A0" w:rsidRPr="18E144AA">
        <w:rPr>
          <w:vertAlign w:val="superscript"/>
        </w:rPr>
        <w:t>]</w:t>
      </w:r>
    </w:p>
    <w:p w14:paraId="47A4ABD0" w14:textId="0C050D5E" w:rsidR="007C0A0D" w:rsidRPr="00C61260" w:rsidRDefault="007C0A0D" w:rsidP="00C61260">
      <w:r w:rsidRPr="00C61260">
        <w:t xml:space="preserve">Manuel </w:t>
      </w:r>
      <w:r w:rsidR="2DCB71D9" w:rsidRPr="00BE4E93">
        <w:t>Spitschan</w:t>
      </w:r>
      <w:r w:rsidR="00BF458F" w:rsidRPr="00BE4E93">
        <w:rPr>
          <w:vertAlign w:val="superscript"/>
        </w:rPr>
        <w:t>1,2,</w:t>
      </w:r>
      <w:r w:rsidR="006938A0">
        <w:rPr>
          <w:vertAlign w:val="superscript"/>
        </w:rPr>
        <w:t>5</w:t>
      </w:r>
      <w:r w:rsidR="2DCB71D9" w:rsidRPr="00BE4E93">
        <w:t xml:space="preserve"> </w:t>
      </w:r>
      <w:r w:rsidR="2DCB71D9" w:rsidRPr="00BE4E93">
        <w:rPr>
          <w:vertAlign w:val="superscript"/>
        </w:rPr>
        <w:t>[0000-0002-8572-9268]</w:t>
      </w:r>
    </w:p>
    <w:p w14:paraId="653BFFB7" w14:textId="77777777" w:rsidR="6F686BFD" w:rsidRPr="00BE4E93" w:rsidRDefault="6F686BFD" w:rsidP="00EF17F7">
      <w:pPr>
        <w:rPr>
          <w:vertAlign w:val="superscript"/>
        </w:rPr>
      </w:pPr>
    </w:p>
    <w:p w14:paraId="49CE093D" w14:textId="77777777" w:rsidR="3A350F0D" w:rsidRPr="00BE4E93" w:rsidRDefault="3A350F0D" w:rsidP="00EF17F7">
      <w:r w:rsidRPr="00BE4E93">
        <w:t>^</w:t>
      </w:r>
      <w:r w:rsidR="00BF458F" w:rsidRPr="00BE4E93">
        <w:t xml:space="preserve"> </w:t>
      </w:r>
      <w:r w:rsidRPr="00BE4E93">
        <w:t>corresponding author</w:t>
      </w:r>
    </w:p>
    <w:p w14:paraId="0045495F" w14:textId="77777777" w:rsidR="00AE5E78" w:rsidRPr="00BE4E93" w:rsidRDefault="00AE5E78" w:rsidP="00EF17F7"/>
    <w:p w14:paraId="7D1C7DAD" w14:textId="77777777" w:rsidR="002202EE" w:rsidRPr="00BE4E93" w:rsidRDefault="002202EE" w:rsidP="00EF17F7">
      <w:r w:rsidRPr="00BE4E93">
        <w:t>Affiliations</w:t>
      </w:r>
    </w:p>
    <w:p w14:paraId="490E5095" w14:textId="77777777" w:rsidR="002202EE" w:rsidRPr="00BE4E93" w:rsidRDefault="0A432F9E" w:rsidP="00EF17F7">
      <w:r w:rsidRPr="00BE4E93">
        <w:t>1</w:t>
      </w:r>
      <w:r w:rsidR="39DC662C" w:rsidRPr="00BE4E93">
        <w:t xml:space="preserve"> </w:t>
      </w:r>
      <w:r w:rsidR="002202EE" w:rsidRPr="00BE4E93">
        <w:t>Technical University of Munich, TUM School of Medicine and Health, Department</w:t>
      </w:r>
      <w:r w:rsidR="457502E4" w:rsidRPr="00BE4E93">
        <w:t xml:space="preserve"> </w:t>
      </w:r>
      <w:r w:rsidR="002202EE" w:rsidRPr="00BE4E93">
        <w:t>Health and Sport Sciences, Chronobiology &amp; Health, Munich, Germany</w:t>
      </w:r>
    </w:p>
    <w:p w14:paraId="45363A39" w14:textId="77777777" w:rsidR="002202EE" w:rsidRDefault="0BD85B81" w:rsidP="00EF17F7">
      <w:r w:rsidRPr="00BE4E93">
        <w:t>2</w:t>
      </w:r>
      <w:r w:rsidR="25F8DFA4" w:rsidRPr="00BE4E93">
        <w:t xml:space="preserve"> </w:t>
      </w:r>
      <w:r w:rsidR="002202EE" w:rsidRPr="00BE4E93">
        <w:t>Translational Sensory &amp; Circadian Neuroscience, Max Planck Institute for Biological</w:t>
      </w:r>
      <w:r w:rsidR="7D48B2E2" w:rsidRPr="00BE4E93">
        <w:t xml:space="preserve"> </w:t>
      </w:r>
      <w:r w:rsidR="002202EE" w:rsidRPr="00BE4E93">
        <w:t>Cybernetics, Tübingen, Germany </w:t>
      </w:r>
    </w:p>
    <w:p w14:paraId="4C646B3B" w14:textId="77777777" w:rsidR="006938A0" w:rsidRDefault="006938A0" w:rsidP="00EF17F7">
      <w:r>
        <w:t xml:space="preserve">3 </w:t>
      </w:r>
      <w:r w:rsidRPr="006938A0">
        <w:t>Reality Labs Research, USA</w:t>
      </w:r>
    </w:p>
    <w:p w14:paraId="43729E0F" w14:textId="77777777" w:rsidR="006938A0" w:rsidRPr="00BE4E93" w:rsidRDefault="006938A0" w:rsidP="00EF17F7">
      <w:r>
        <w:t xml:space="preserve">4 </w:t>
      </w:r>
      <w:r w:rsidRPr="006938A0">
        <w:t>University of Houston College of Optometry</w:t>
      </w:r>
      <w:r w:rsidR="00FE706B">
        <w:t>, Houston, Texas</w:t>
      </w:r>
      <w:r w:rsidRPr="006938A0">
        <w:t>, USA</w:t>
      </w:r>
    </w:p>
    <w:p w14:paraId="1F26874F" w14:textId="77777777" w:rsidR="00597312" w:rsidRPr="00791F7F" w:rsidRDefault="006938A0" w:rsidP="00EF17F7">
      <w:r>
        <w:t>5</w:t>
      </w:r>
      <w:r w:rsidR="6C6AD34D" w:rsidRPr="46A68C29">
        <w:t xml:space="preserve"> </w:t>
      </w:r>
      <w:r w:rsidR="65A39DCC" w:rsidRPr="46A68C29">
        <w:t>TUM Institute for Advanced Study (TUM-IAS), Technical University of Munich, Garching, Germany</w:t>
      </w:r>
      <w:r w:rsidR="002202EE" w:rsidRPr="00BE4E93">
        <w:br w:type="page"/>
      </w:r>
      <w:bookmarkStart w:id="0" w:name="_ot61757basit"/>
      <w:bookmarkStart w:id="1" w:name="_cn9zfdi1wk8u"/>
      <w:bookmarkEnd w:id="0"/>
      <w:bookmarkEnd w:id="1"/>
    </w:p>
    <w:p w14:paraId="6A24F7CE" w14:textId="77777777" w:rsidR="007C0A0D" w:rsidRPr="00C61260" w:rsidRDefault="007C0A0D" w:rsidP="00C61260">
      <w:pPr>
        <w:pStyle w:val="berschrift1"/>
      </w:pPr>
      <w:r w:rsidRPr="00C61260">
        <w:lastRenderedPageBreak/>
        <w:t>Abstract</w:t>
      </w:r>
    </w:p>
    <w:p w14:paraId="27437D0B" w14:textId="6B80EBE4" w:rsidR="007C0A0D" w:rsidRPr="00C61260" w:rsidRDefault="007C0A0D" w:rsidP="00C61260">
      <w:r w:rsidRPr="00C61260">
        <w:t xml:space="preserve">Exposure to the optical environment — often referred to as </w:t>
      </w:r>
      <w:r w:rsidRPr="00C61260">
        <w:rPr>
          <w:i/>
        </w:rPr>
        <w:t>visual experience</w:t>
      </w:r>
      <w:r w:rsidRPr="00C61260">
        <w:t xml:space="preserve"> — profoundly influences human physiology and behavior across multiple time scales. In controlled laboratory settings, stimuli can be held constant or manipulated parametrically. However, such exposures rarely replicate real-world conditions, which are inherently complex and dynamic, generating high-dimensional datasets that demand rigorous and flexible analysis strategies. This tutorial presents an analysis pipeline for visual experience datasets, with a focus on reproducible workflows for human chronobiology and myopia research. Light exposure and its retinal encoding affect human physiology and behavior across multiple time scales. Here we provide step-by-step instructions for importing, visualizing, and processing viewing distance and light exposure data</w:t>
      </w:r>
      <w:ins w:id="2" w:author="zusammenlegung" w:date="2025-12-12T19:01:00Z" w16du:dateUtc="2025-12-12T18:01:00Z">
        <w:r w:rsidRPr="00C673E9">
          <w:rPr>
            <w:rFonts w:ascii="Arial" w:hAnsi="Arial" w:cs="Arial"/>
          </w:rPr>
          <w:t>.</w:t>
        </w:r>
      </w:ins>
      <w:r w:rsidRPr="00C61260">
        <w:t xml:space="preserve"> This includes time-series analyses for working distance, biologically relevant light metrics, and spectral characteristics. </w:t>
      </w:r>
      <w:ins w:id="3" w:author="zusammenlegung" w:date="2025-12-12T19:01:00Z" w16du:dateUtc="2025-12-12T18:01:00Z">
        <w:r w:rsidRPr="00C673E9">
          <w:rPr>
            <w:rFonts w:ascii="Arial" w:hAnsi="Arial" w:cs="Arial"/>
          </w:rPr>
          <w:t xml:space="preserve">The tasks are standardized through the open-source R package </w:t>
        </w:r>
        <w:r w:rsidRPr="00C673E9">
          <w:rPr>
            <w:rFonts w:ascii="Arial" w:hAnsi="Arial" w:cs="Arial"/>
          </w:rPr>
          <w:fldChar w:fldCharType="begin"/>
        </w:r>
        <w:r w:rsidRPr="00C673E9">
          <w:rPr>
            <w:rFonts w:ascii="Arial" w:hAnsi="Arial" w:cs="Arial"/>
          </w:rPr>
          <w:instrText>HYPERLINK "https://tscnlab.github.io/LightLogR/"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LightLogR</w:t>
        </w:r>
        <w:r w:rsidRPr="00C673E9">
          <w:rPr>
            <w:rFonts w:ascii="Arial" w:hAnsi="Arial" w:cs="Arial"/>
          </w:rPr>
          <w:fldChar w:fldCharType="end"/>
        </w:r>
        <w:r w:rsidRPr="00C673E9">
          <w:rPr>
            <w:rFonts w:ascii="Arial" w:hAnsi="Arial" w:cs="Arial"/>
          </w:rPr>
          <w:t xml:space="preserve">. </w:t>
        </w:r>
      </w:ins>
      <w:r w:rsidRPr="00C61260">
        <w:t>By leveraging a modular approach, the tutorial supports researchers in building flexible and robust pipelines that accommodate diverse experimental paradigms and measurement systems.</w:t>
      </w:r>
    </w:p>
    <w:p w14:paraId="38AC6247" w14:textId="77777777" w:rsidR="0019673A" w:rsidRPr="00BE4E93" w:rsidRDefault="0019673A" w:rsidP="00EF17F7"/>
    <w:p w14:paraId="48430DBE" w14:textId="77777777" w:rsidR="00AD7408" w:rsidRPr="00BE4E93" w:rsidRDefault="7AE00641" w:rsidP="00EF17F7">
      <w:r w:rsidRPr="042D7A64">
        <w:rPr>
          <w:i/>
          <w:iCs/>
        </w:rPr>
        <w:t xml:space="preserve">Keywords: </w:t>
      </w:r>
      <w:r w:rsidR="00EF37A2" w:rsidRPr="00EF37A2">
        <w:t>wearable</w:t>
      </w:r>
      <w:r w:rsidR="00EF37A2">
        <w:t xml:space="preserve">, </w:t>
      </w:r>
      <w:r w:rsidR="00EF37A2" w:rsidRPr="00EF37A2">
        <w:t>light logging</w:t>
      </w:r>
      <w:r w:rsidR="00EF37A2">
        <w:t xml:space="preserve">, </w:t>
      </w:r>
      <w:r w:rsidR="00EF37A2" w:rsidRPr="00EF37A2">
        <w:t>viewing-distance</w:t>
      </w:r>
      <w:r w:rsidR="00EF37A2">
        <w:t xml:space="preserve">, near-work, </w:t>
      </w:r>
      <w:r w:rsidR="00EF37A2" w:rsidRPr="00EF37A2">
        <w:t>visual experience</w:t>
      </w:r>
      <w:r w:rsidR="00EF37A2">
        <w:t xml:space="preserve">, </w:t>
      </w:r>
      <w:r w:rsidR="00EF37A2" w:rsidRPr="00EF37A2">
        <w:t>metrics</w:t>
      </w:r>
      <w:r w:rsidR="00EF37A2">
        <w:t xml:space="preserve">, </w:t>
      </w:r>
      <w:r w:rsidR="00EF37A2" w:rsidRPr="00EF37A2">
        <w:t>circadia</w:t>
      </w:r>
      <w:r w:rsidR="00EF37A2">
        <w:t xml:space="preserve">n, </w:t>
      </w:r>
      <w:r w:rsidR="00EF37A2" w:rsidRPr="00EF37A2">
        <w:t>myopia</w:t>
      </w:r>
      <w:r w:rsidR="00EF37A2">
        <w:t xml:space="preserve">, </w:t>
      </w:r>
      <w:r w:rsidR="00EF37A2" w:rsidRPr="00EF37A2">
        <w:t>risk factors</w:t>
      </w:r>
      <w:r w:rsidR="00EF37A2">
        <w:t xml:space="preserve">, time series, </w:t>
      </w:r>
      <w:r w:rsidR="00EF37A2" w:rsidRPr="00EF37A2">
        <w:t>spectral analysis</w:t>
      </w:r>
      <w:r w:rsidR="00EF37A2">
        <w:t xml:space="preserve">, spatial analysis, </w:t>
      </w:r>
      <w:r w:rsidR="00EF37A2" w:rsidRPr="00EF37A2">
        <w:t>open-source</w:t>
      </w:r>
      <w:r w:rsidR="00EF37A2">
        <w:t xml:space="preserve">, </w:t>
      </w:r>
      <w:r w:rsidR="00EF37A2" w:rsidRPr="00EF37A2">
        <w:t>reproducibility</w:t>
      </w:r>
      <w:r w:rsidR="0019673A" w:rsidRPr="042D7A64">
        <w:br w:type="page"/>
      </w:r>
    </w:p>
    <w:p w14:paraId="6320D55A" w14:textId="77777777" w:rsidR="007C0A0D" w:rsidRPr="00C61260" w:rsidRDefault="007C0A0D" w:rsidP="00C61260">
      <w:pPr>
        <w:pStyle w:val="berschrift1"/>
      </w:pPr>
      <w:bookmarkStart w:id="4" w:name="introduction"/>
      <w:r w:rsidRPr="00C61260">
        <w:lastRenderedPageBreak/>
        <w:t>Introduction</w:t>
      </w:r>
    </w:p>
    <w:p w14:paraId="7DA5CD09" w14:textId="045E2864" w:rsidR="007C0A0D" w:rsidRPr="00C61260" w:rsidRDefault="007C0A0D" w:rsidP="00C61260">
      <w:r w:rsidRPr="00C61260">
        <w:t xml:space="preserve">Exposure to the optical environment — often referred to as </w:t>
      </w:r>
      <w:r w:rsidRPr="00C61260">
        <w:rPr>
          <w:i/>
        </w:rPr>
        <w:t>visual experience</w:t>
      </w:r>
      <w:r w:rsidRPr="00C61260">
        <w:t xml:space="preserve"> — profoundly influences human physiology and behavior across multiple time scales. Two notable examples, from distinct research domains, can be understood through a common retinally-referenced framework.</w:t>
      </w:r>
    </w:p>
    <w:p w14:paraId="5CB7CF53" w14:textId="77777777" w:rsidR="007C0A0D" w:rsidRPr="00C61260" w:rsidRDefault="007C0A0D" w:rsidP="00C61260">
      <w:r w:rsidRPr="00C61260">
        <w:t>The first example relates to the non-visual effects of light on human circadian and neuroendocrine physiology. The light–dark cycle entrains the circadian clock, and light exposure at night suppresses melatonin production (Brown et al. 2022; Blume, Garbazza, and Spitschan 2019). The second example concerns the influence of visual experience on ocular development, particularly myopia. Time spent outdoors — which features distinct optical environments — has been consistently associated with protective effects on ocular growth and health outcomes (Dahlmann-Noor et al. 2025).</w:t>
      </w:r>
    </w:p>
    <w:p w14:paraId="12998323" w14:textId="091FE701" w:rsidR="007C0A0D" w:rsidRPr="00C61260" w:rsidRDefault="007C0A0D" w:rsidP="00C61260">
      <w:r w:rsidRPr="00C61260">
        <w:t xml:space="preserve">In controlled laboratory settings, light exposure can be held constant or manipulated parametrically. </w:t>
      </w:r>
      <w:del w:id="5" w:author="zusammenlegung" w:date="2025-12-12T19:01:00Z" w16du:dateUtc="2025-12-12T18:01:00Z">
        <w:r w:rsidR="00D97AFD" w:rsidRPr="00D97AFD">
          <w:delText>However, such exposures rarely replicate</w:delText>
        </w:r>
      </w:del>
      <w:ins w:id="6" w:author="zusammenlegung" w:date="2025-12-12T19:01:00Z" w16du:dateUtc="2025-12-12T18:01:00Z">
        <w:r w:rsidRPr="00C673E9">
          <w:rPr>
            <w:rFonts w:ascii="Arial" w:hAnsi="Arial" w:cs="Arial"/>
          </w:rPr>
          <w:t>In contrast,</w:t>
        </w:r>
      </w:ins>
      <w:r w:rsidRPr="00C61260">
        <w:t xml:space="preserve"> real-world conditions</w:t>
      </w:r>
      <w:del w:id="7" w:author="zusammenlegung" w:date="2025-12-12T19:01:00Z" w16du:dateUtc="2025-12-12T18:01:00Z">
        <w:r w:rsidR="00D97AFD" w:rsidRPr="00D97AFD">
          <w:delText>, which</w:delText>
        </w:r>
      </w:del>
      <w:r w:rsidRPr="00C61260">
        <w:t xml:space="preserve"> are inherently complex and dynamic</w:t>
      </w:r>
      <w:ins w:id="8" w:author="zusammenlegung" w:date="2025-12-12T19:01:00Z" w16du:dateUtc="2025-12-12T18:01:00Z">
        <w:r w:rsidRPr="00C673E9">
          <w:rPr>
            <w:rFonts w:ascii="Arial" w:hAnsi="Arial" w:cs="Arial"/>
          </w:rPr>
          <w:t>, and cannot be captured by single spot measurements</w:t>
        </w:r>
      </w:ins>
      <w:r w:rsidRPr="00C61260">
        <w:t xml:space="preserve">. As people move in and between spaces (indoors and outdoors) and move their body, head, and eyes, exposure to the optical environment varies significantly (Webler et al. 2019) and is modulated by behavior (Biller, Balakrishnan, and Spitschan 2024). Wearable devices for measuring light exposure have thus emerged as vital tools to capture the </w:t>
      </w:r>
      <w:del w:id="9" w:author="zusammenlegung" w:date="2025-12-12T19:01:00Z" w16du:dateUtc="2025-12-12T18:01:00Z">
        <w:r w:rsidR="00D97AFD" w:rsidRPr="00D97AFD">
          <w:delText xml:space="preserve">richness of </w:delText>
        </w:r>
      </w:del>
      <w:r w:rsidRPr="00C61260">
        <w:t>ecological visual experience. These tools generate high-dimensional datasets that demand rigorous and flexible analysis strategies.</w:t>
      </w:r>
    </w:p>
    <w:p w14:paraId="2648A358" w14:textId="66354E54" w:rsidR="007C0A0D" w:rsidRPr="00DF50B6" w:rsidRDefault="007C0A0D" w:rsidP="00C61260">
      <w:r w:rsidRPr="00C61260">
        <w:t>Starting in the 1980s (Okudaira, Kripke, and Webster 1983), technology to measure optical exposure has matured, with miniaturized illuminance sensors now (in 2025) very common in consumer wearables</w:t>
      </w:r>
      <w:del w:id="10" w:author="zusammenlegung" w:date="2025-12-12T19:01:00Z" w16du:dateUtc="2025-12-12T18:01:00Z">
        <w:r w:rsidR="00D97AFD" w:rsidRPr="00D97AFD">
          <w:delText>.</w:delText>
        </w:r>
      </w:del>
      <w:ins w:id="11" w:author="zusammenlegung" w:date="2025-12-12T19:01:00Z" w16du:dateUtc="2025-12-12T18:01:00Z">
        <w:r w:rsidRPr="00C673E9">
          <w:rPr>
            <w:rFonts w:ascii="Arial" w:hAnsi="Arial" w:cs="Arial"/>
          </w:rPr>
          <w:t xml:space="preserve"> (van Duijnhoven et al. 2025).</w:t>
        </w:r>
      </w:ins>
      <w:r w:rsidRPr="00C61260">
        <w:t xml:space="preserve"> In research, several devices are available that differ in functionality, ranging from small pins measuring ambient illuminance (Mohamed et al. 2021) to head-mounted multi-modal devices capturing nearly all relevant aspects of visual experience (Gibaldi et al. 2024). Increased capabilities in wearables bring complex, dense datasets. These go hand-in-hand with a proliferation of metrics, as highlighted by recent review papers in </w:t>
      </w:r>
      <w:r w:rsidRPr="00C61260">
        <w:lastRenderedPageBreak/>
        <w:t>both circadian and myopia research</w:t>
      </w:r>
      <w:del w:id="12" w:author="zusammenlegung" w:date="2025-12-12T19:01:00Z" w16du:dateUtc="2025-12-12T18:01:00Z">
        <w:r w:rsidR="00D97AFD" w:rsidRPr="00D97AFD">
          <w:delText>.</w:delText>
        </w:r>
      </w:del>
      <w:ins w:id="13" w:author="zusammenlegung" w:date="2025-12-12T19:01:00Z" w16du:dateUtc="2025-12-12T18:01:00Z">
        <w:r w:rsidRPr="00C673E9">
          <w:rPr>
            <w:rFonts w:ascii="Arial" w:hAnsi="Arial" w:cs="Arial"/>
          </w:rPr>
          <w:t xml:space="preserve"> (Hönekopp and Weigelt 2023; Hartmeyer and Andersen 2023).</w:t>
        </w:r>
      </w:ins>
    </w:p>
    <w:p w14:paraId="4BAF2156" w14:textId="5219C21A" w:rsidR="007C0A0D" w:rsidRPr="00DF50B6" w:rsidRDefault="007C0A0D" w:rsidP="00C61260">
      <w:r w:rsidRPr="00DF50B6">
        <w:t xml:space="preserve">At present, the analysis processes to derive metrics are often implemented on a per-laboratory or even per-researcher basis. This fragmentation is a potential source of errors and inconsistencies between studies, consumes considerable researcher time (Hartmeyer, Webler, and Andersen 2022), and these bespoke processes and formats hinder harmonization or meta-analysis across multiple studies. </w:t>
      </w:r>
      <w:del w:id="14" w:author="zusammenlegung" w:date="2025-12-12T19:01:00Z" w16du:dateUtc="2025-12-12T18:01:00Z">
        <w:r w:rsidR="00D97AFD" w:rsidRPr="00D97AFD">
          <w:delText>Too often,</w:delText>
        </w:r>
      </w:del>
      <w:ins w:id="15" w:author="zusammenlegung" w:date="2025-12-12T19:01:00Z" w16du:dateUtc="2025-12-12T18:01:00Z">
        <w:r w:rsidRPr="00C673E9">
          <w:rPr>
            <w:rFonts w:ascii="Arial" w:hAnsi="Arial" w:cs="Arial"/>
          </w:rPr>
          <w:t>It is very common that</w:t>
        </w:r>
      </w:ins>
      <w:r w:rsidRPr="00DF50B6">
        <w:t xml:space="preserve"> more time is spent preparing data than gaining insights through rigorous statistical analysis. These preparation tasks are best handled, or at least facilitated, by standardized, transparent, community-based analysis pipelines (</w:t>
      </w:r>
      <w:ins w:id="16" w:author="zusammenlegung" w:date="2025-12-12T19:01:00Z" w16du:dateUtc="2025-12-12T18:01:00Z">
        <w:del w:id="17" w:author="Johannes Zauner" w:date="2025-12-13T05:38:00Z" w16du:dateUtc="2025-12-13T04:38:00Z">
          <w:r w:rsidRPr="00C673E9" w:rsidDel="00B20721">
            <w:rPr>
              <w:rFonts w:ascii="Arial" w:hAnsi="Arial" w:cs="Arial"/>
            </w:rPr>
            <w:delText xml:space="preserve">J. </w:delText>
          </w:r>
        </w:del>
      </w:ins>
      <w:r w:rsidRPr="00DF50B6">
        <w:t>Zauner, Udovicic, and Spitschan 2024).</w:t>
      </w:r>
    </w:p>
    <w:p w14:paraId="189ECD31" w14:textId="3CA90EDE" w:rsidR="007C0A0D" w:rsidRPr="00DF50B6" w:rsidRDefault="007C0A0D" w:rsidP="00C61260">
      <w:r w:rsidRPr="00DF50B6">
        <w:t>In circadian research, the R package LightLogR was developed to address this need (</w:t>
      </w:r>
      <w:ins w:id="18" w:author="zusammenlegung" w:date="2025-12-12T19:01:00Z" w16du:dateUtc="2025-12-12T18:01:00Z">
        <w:del w:id="19" w:author="Johannes Zauner" w:date="2025-12-13T05:38:00Z" w16du:dateUtc="2025-12-13T04:38:00Z">
          <w:r w:rsidRPr="00C673E9" w:rsidDel="00B20721">
            <w:rPr>
              <w:rFonts w:ascii="Arial" w:hAnsi="Arial" w:cs="Arial"/>
            </w:rPr>
            <w:delText xml:space="preserve">J. </w:delText>
          </w:r>
        </w:del>
      </w:ins>
      <w:r w:rsidRPr="00DF50B6">
        <w:t xml:space="preserve">Zauner, Hartmeyer, and Spitschan 2025). LightLogR is an open-source, MIT-licensed, community-driven package specifically designed for data from wearable light loggers and optical radiation dosimeters. It contains functions to calculate over sixty different metrics used in the field (Hartmeyer and Andersen 2023). </w:t>
      </w:r>
      <w:del w:id="20" w:author="zusammenlegung" w:date="2025-12-12T19:01:00Z" w16du:dateUtc="2025-12-12T18:01:00Z">
        <w:r w:rsidR="00D97AFD" w:rsidRPr="00D97AFD">
          <w:delText xml:space="preserve">In </w:delText>
        </w:r>
        <w:r w:rsidR="00D97AFD">
          <w:delText>the current version (v0.9.2 Sunrise)</w:delText>
        </w:r>
        <w:r w:rsidR="00D97AFD" w:rsidRPr="00D97AFD">
          <w:delText>, the</w:delText>
        </w:r>
      </w:del>
      <w:ins w:id="21" w:author="zusammenlegung" w:date="2025-12-12T19:01:00Z" w16du:dateUtc="2025-12-12T18:01:00Z">
        <w:r w:rsidRPr="00C673E9">
          <w:rPr>
            <w:rFonts w:ascii="Arial" w:hAnsi="Arial" w:cs="Arial"/>
          </w:rPr>
          <w:t>The</w:t>
        </w:r>
      </w:ins>
      <w:r w:rsidRPr="00DF50B6">
        <w:t xml:space="preserve"> package </w:t>
      </w:r>
      <w:del w:id="22" w:author="zusammenlegung" w:date="2025-12-12T19:01:00Z" w16du:dateUtc="2025-12-12T18:01:00Z">
        <w:r w:rsidR="00D97AFD">
          <w:delText>also</w:delText>
        </w:r>
        <w:r w:rsidR="00D97AFD" w:rsidRPr="00D97AFD">
          <w:delText xml:space="preserve"> handle</w:delText>
        </w:r>
        <w:r w:rsidR="00D97AFD">
          <w:delText>s</w:delText>
        </w:r>
        <w:r w:rsidR="00D97AFD" w:rsidRPr="00D97AFD">
          <w:delText xml:space="preserve"> modalities beyond illuminance, such as</w:delText>
        </w:r>
      </w:del>
      <w:ins w:id="23" w:author="zusammenlegung" w:date="2025-12-12T19:01:00Z" w16du:dateUtc="2025-12-12T18:01:00Z">
        <w:r w:rsidRPr="00C673E9">
          <w:rPr>
            <w:rFonts w:ascii="Arial" w:hAnsi="Arial" w:cs="Arial"/>
          </w:rPr>
          <w:t>functions come with light-related defaults, but they remain fundamentally agnostic to modality. As a result, parameters like</w:t>
        </w:r>
      </w:ins>
      <w:r w:rsidRPr="00DF50B6">
        <w:t xml:space="preserve"> viewing distance and light spectra</w:t>
      </w:r>
      <w:del w:id="24" w:author="zusammenlegung" w:date="2025-12-12T19:01:00Z" w16du:dateUtc="2025-12-12T18:01:00Z">
        <w:r w:rsidR="00D97AFD" w:rsidRPr="00D97AFD">
          <w:delText>—capabilities</w:delText>
        </w:r>
      </w:del>
      <w:ins w:id="25" w:author="zusammenlegung" w:date="2025-12-12T19:01:00Z" w16du:dateUtc="2025-12-12T18:01:00Z">
        <w:r w:rsidRPr="00C673E9">
          <w:rPr>
            <w:rFonts w:ascii="Arial" w:hAnsi="Arial" w:cs="Arial"/>
          </w:rPr>
          <w:t>, both</w:t>
        </w:r>
      </w:ins>
      <w:r w:rsidRPr="00DF50B6">
        <w:t xml:space="preserve"> highly relevant </w:t>
      </w:r>
      <w:del w:id="26" w:author="zusammenlegung" w:date="2025-12-12T19:01:00Z" w16du:dateUtc="2025-12-12T18:01:00Z">
        <w:r w:rsidR="00D97AFD" w:rsidRPr="00D97AFD">
          <w:delText>for</w:delText>
        </w:r>
      </w:del>
      <w:ins w:id="27" w:author="zusammenlegung" w:date="2025-12-12T19:01:00Z" w16du:dateUtc="2025-12-12T18:01:00Z">
        <w:r w:rsidRPr="00C673E9">
          <w:rPr>
            <w:rFonts w:ascii="Arial" w:hAnsi="Arial" w:cs="Arial"/>
          </w:rPr>
          <w:t>to</w:t>
        </w:r>
      </w:ins>
      <w:r w:rsidRPr="00DF50B6">
        <w:t xml:space="preserve"> myopia research (Hönekopp and Weigelt 2023</w:t>
      </w:r>
      <w:del w:id="28" w:author="zusammenlegung" w:date="2025-12-12T19:01:00Z" w16du:dateUtc="2025-12-12T18:01:00Z">
        <w:r w:rsidR="00D97AFD" w:rsidRPr="00D97AFD">
          <w:delText>).</w:delText>
        </w:r>
      </w:del>
      <w:ins w:id="29" w:author="zusammenlegung" w:date="2025-12-12T19:01:00Z" w16du:dateUtc="2025-12-12T18:01:00Z">
        <w:r w:rsidRPr="00C673E9">
          <w:rPr>
            <w:rFonts w:ascii="Arial" w:hAnsi="Arial" w:cs="Arial"/>
          </w:rPr>
          <w:t>), can easily be handled.</w:t>
        </w:r>
      </w:ins>
    </w:p>
    <w:p w14:paraId="1F328853" w14:textId="3AF7A83E" w:rsidR="007C0A0D" w:rsidRPr="00DF50B6" w:rsidRDefault="007C0A0D" w:rsidP="00C61260">
      <w:r w:rsidRPr="00DF50B6">
        <w:t>In this article, we demonstrate that LightLogR’s analysis pipelines and metric functions apply broadly across the field of visual experience research, not just to circadian rhythms and chronobiology. Our approach is modular and extensible, allowing researchers to adapt it to a variety of devices and research questions. Emphasis is placed on clarity, transparency, and reproducibility, aligning with best practices in scientific computing and open science. We use example data from two devices</w:t>
      </w:r>
      <w:ins w:id="30" w:author="zusammenlegung" w:date="2025-12-12T19:01:00Z" w16du:dateUtc="2025-12-12T18:01:00Z">
        <w:r w:rsidRPr="00C673E9">
          <w:rPr>
            <w:rFonts w:ascii="Arial" w:hAnsi="Arial" w:cs="Arial"/>
          </w:rPr>
          <w:t xml:space="preserve"> (worn by different individuals and at different times)</w:t>
        </w:r>
      </w:ins>
      <w:r w:rsidRPr="00DF50B6">
        <w:t xml:space="preserve"> to showcase the LightLogR workflow with metrics relevant to myopia research, covering working distance, (day)light exposure, and spectral analysis. </w:t>
      </w:r>
      <w:del w:id="31" w:author="zusammenlegung" w:date="2025-12-12T19:01:00Z" w16du:dateUtc="2025-12-12T18:01:00Z">
        <w:r w:rsidR="00D97AFD">
          <w:delText xml:space="preserve">Furthermore, the </w:delText>
        </w:r>
        <w:r w:rsidR="00D25731">
          <w:rPr>
            <w:b/>
            <w:bCs/>
          </w:rPr>
          <w:delText>S</w:delText>
        </w:r>
        <w:r w:rsidR="00D97AFD" w:rsidRPr="00D25731">
          <w:rPr>
            <w:b/>
            <w:bCs/>
          </w:rPr>
          <w:delText>upplementa</w:delText>
        </w:r>
        <w:r w:rsidR="00D25731" w:rsidRPr="00D25731">
          <w:rPr>
            <w:b/>
            <w:bCs/>
          </w:rPr>
          <w:delText>ry</w:delText>
        </w:r>
        <w:r w:rsidR="00D97AFD" w:rsidRPr="00D25731">
          <w:rPr>
            <w:b/>
            <w:bCs/>
          </w:rPr>
          <w:delText xml:space="preserve"> material S1</w:delText>
        </w:r>
        <w:r w:rsidR="00D97AFD">
          <w:delText xml:space="preserve"> contains vital steps for importing, cleaning, and preprocessing the data. The supplement further dives into the significance of these steps on the outcomes, such as how irregularly spaced data is handled or “valid days” are determined.</w:delText>
        </w:r>
        <w:r w:rsidR="00D97AFD" w:rsidRPr="00D97AFD">
          <w:delText xml:space="preserve"> </w:delText>
        </w:r>
      </w:del>
      <w:r w:rsidRPr="00DF50B6">
        <w:t xml:space="preserve">Readers are encouraged to recreate the analysis using the provided code. All necessary data and code are openly available in the </w:t>
      </w:r>
      <w:hyperlink r:id="rId8">
        <w:r w:rsidRPr="00C673E9">
          <w:rPr>
            <w:rStyle w:val="Hyperlink"/>
            <w:rFonts w:ascii="Arial" w:hAnsi="Arial" w:cs="Arial"/>
          </w:rPr>
          <w:t>GitHub repository</w:t>
        </w:r>
      </w:hyperlink>
      <w:r w:rsidRPr="00DF50B6">
        <w:t>.</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8986"/>
      </w:tblGrid>
      <w:tr w:rsidR="00DF50B6" w:rsidRPr="00C673E9" w14:paraId="5A19C4D9" w14:textId="77777777" w:rsidTr="0047611C">
        <w:trPr>
          <w:cantSplit/>
          <w:ins w:id="32" w:author="Johannes Zauner" w:date="2025-12-12T19:07:00Z"/>
        </w:trPr>
        <w:tc>
          <w:tcPr>
            <w:tcW w:w="0" w:type="auto"/>
            <w:shd w:val="clear" w:color="auto" w:fill="CCF1E3"/>
            <w:tcMar>
              <w:top w:w="92" w:type="dxa"/>
              <w:bottom w:w="92" w:type="dxa"/>
            </w:tcMar>
          </w:tcPr>
          <w:p w14:paraId="6780FA93" w14:textId="4A9A1DD8" w:rsidR="00DF50B6" w:rsidRPr="00C673E9" w:rsidRDefault="00DF50B6" w:rsidP="0047611C">
            <w:pPr>
              <w:pStyle w:val="Textkrper"/>
              <w:spacing w:after="0"/>
              <w:textAlignment w:val="center"/>
              <w:rPr>
                <w:ins w:id="33" w:author="Johannes Zauner" w:date="2025-12-12T19:07:00Z" w16du:dateUtc="2025-12-12T18:07:00Z"/>
                <w:rFonts w:ascii="Arial" w:hAnsi="Arial" w:cs="Arial"/>
              </w:rPr>
            </w:pPr>
            <w:ins w:id="34" w:author="Johannes Zauner" w:date="2025-12-12T19:07:00Z" w16du:dateUtc="2025-12-12T18:07:00Z">
              <w:r w:rsidRPr="00C673E9">
                <w:rPr>
                  <w:rFonts w:ascii="Arial" w:hAnsi="Arial" w:cs="Arial"/>
                  <w:noProof/>
                </w:rPr>
                <w:lastRenderedPageBreak/>
                <w:drawing>
                  <wp:inline distT="0" distB="0" distL="0" distR="0" wp14:anchorId="2F321DC7" wp14:editId="30AD2925">
                    <wp:extent cx="152400" cy="152400"/>
                    <wp:effectExtent l="0" t="0" r="0" b="0"/>
                    <wp:docPr id="417352545" name="Picture"/>
                    <wp:cNvGraphicFramePr/>
                    <a:graphic xmlns:a="http://schemas.openxmlformats.org/drawingml/2006/main">
                      <a:graphicData uri="http://schemas.openxmlformats.org/drawingml/2006/picture">
                        <pic:pic xmlns:pic="http://schemas.openxmlformats.org/drawingml/2006/picture">
                          <pic:nvPicPr>
                            <pic:cNvPr id="27" name="Picture" descr="/Applications/quarto/share/formats/docx/tip.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rsidRPr="00C673E9">
                <w:rPr>
                  <w:rFonts w:ascii="Arial" w:hAnsi="Arial" w:cs="Arial"/>
                </w:rPr>
                <w:t xml:space="preserve">  Scope</w:t>
              </w:r>
            </w:ins>
          </w:p>
        </w:tc>
      </w:tr>
      <w:tr w:rsidR="00DF50B6" w:rsidRPr="00C673E9" w14:paraId="77E53513" w14:textId="77777777" w:rsidTr="0047611C">
        <w:trPr>
          <w:cantSplit/>
          <w:ins w:id="35" w:author="Johannes Zauner" w:date="2025-12-12T19:07:00Z"/>
        </w:trPr>
        <w:tc>
          <w:tcPr>
            <w:tcW w:w="0" w:type="auto"/>
            <w:tcMar>
              <w:top w:w="108" w:type="dxa"/>
              <w:bottom w:w="108" w:type="dxa"/>
            </w:tcMar>
          </w:tcPr>
          <w:p w14:paraId="29A1A4CE" w14:textId="77777777" w:rsidR="00DF50B6" w:rsidRPr="00C673E9" w:rsidRDefault="00DF50B6" w:rsidP="0047611C">
            <w:pPr>
              <w:pStyle w:val="Textkrper"/>
              <w:spacing w:before="16"/>
              <w:rPr>
                <w:ins w:id="36" w:author="Johannes Zauner" w:date="2025-12-12T19:07:00Z" w16du:dateUtc="2025-12-12T18:07:00Z"/>
                <w:rFonts w:ascii="Arial" w:hAnsi="Arial" w:cs="Arial"/>
              </w:rPr>
            </w:pPr>
            <w:ins w:id="37" w:author="Johannes Zauner" w:date="2025-12-12T19:07:00Z" w16du:dateUtc="2025-12-12T18:07:00Z">
              <w:r w:rsidRPr="00C673E9">
                <w:rPr>
                  <w:rFonts w:ascii="Arial" w:hAnsi="Arial" w:cs="Arial"/>
                </w:rPr>
                <w:t>This article focuses on workflows for deriving condensed metrics from time-series data collected with wearable devices in the visual-experience domain. Specifically, we address illuminance, viewing distance, and spectral irradiance. Example datasets from two types of wearable devices are used for illustration.</w:t>
              </w:r>
            </w:ins>
          </w:p>
          <w:p w14:paraId="393C42DC" w14:textId="77777777" w:rsidR="00DF50B6" w:rsidRPr="00C673E9" w:rsidRDefault="00DF50B6" w:rsidP="0047611C">
            <w:pPr>
              <w:pStyle w:val="Textkrper"/>
              <w:rPr>
                <w:ins w:id="38" w:author="Johannes Zauner" w:date="2025-12-12T19:07:00Z" w16du:dateUtc="2025-12-12T18:07:00Z"/>
                <w:rFonts w:ascii="Arial" w:hAnsi="Arial" w:cs="Arial"/>
              </w:rPr>
            </w:pPr>
            <w:ins w:id="39" w:author="Johannes Zauner" w:date="2025-12-12T19:07:00Z" w16du:dateUtc="2025-12-12T18:07:00Z">
              <w:r w:rsidRPr="00C673E9">
                <w:rPr>
                  <w:rFonts w:ascii="Arial" w:hAnsi="Arial" w:cs="Arial"/>
                </w:rPr>
                <w:t>Many relevant considerations arise when collecting data with wearable devices. This article covers only a subset of these. In particular, it does not address:</w:t>
              </w:r>
            </w:ins>
          </w:p>
          <w:p w14:paraId="57DDCB76" w14:textId="4AFC7254" w:rsidR="00DF50B6" w:rsidRPr="00C673E9" w:rsidRDefault="00DF50B6">
            <w:pPr>
              <w:pStyle w:val="Compact"/>
              <w:numPr>
                <w:ilvl w:val="0"/>
                <w:numId w:val="57"/>
              </w:numPr>
              <w:ind w:left="714" w:hanging="357"/>
              <w:rPr>
                <w:ins w:id="40" w:author="Johannes Zauner" w:date="2025-12-12T19:07:00Z" w16du:dateUtc="2025-12-12T18:07:00Z"/>
                <w:rFonts w:ascii="Arial" w:hAnsi="Arial" w:cs="Arial"/>
              </w:rPr>
              <w:pPrChange w:id="41" w:author="Johannes Zauner" w:date="2025-12-13T05:35:00Z" w16du:dateUtc="2025-12-13T04:35:00Z">
                <w:pPr>
                  <w:pStyle w:val="Compact"/>
                  <w:numPr>
                    <w:numId w:val="57"/>
                  </w:numPr>
                  <w:spacing w:line="240" w:lineRule="auto"/>
                  <w:ind w:left="720" w:hanging="360"/>
                </w:pPr>
              </w:pPrChange>
            </w:pPr>
            <w:ins w:id="42" w:author="Johannes Zauner" w:date="2025-12-12T19:07:00Z" w16du:dateUtc="2025-12-12T18:07:00Z">
              <w:r w:rsidRPr="00C673E9">
                <w:rPr>
                  <w:rFonts w:ascii="Arial" w:hAnsi="Arial" w:cs="Arial"/>
                </w:rPr>
                <w:t>device selection (see, e.g., van Duijnhoven et al. 2025; Zauner et al. 2025</w:t>
              </w:r>
            </w:ins>
            <w:ins w:id="43" w:author="Johannes Zauner" w:date="2025-12-13T05:36:00Z" w16du:dateUtc="2025-12-13T04:36:00Z">
              <w:r w:rsidR="00D83E31">
                <w:rPr>
                  <w:rFonts w:ascii="Arial" w:hAnsi="Arial" w:cs="Arial"/>
                </w:rPr>
                <w:t>a</w:t>
              </w:r>
            </w:ins>
            <w:ins w:id="44" w:author="Johannes Zauner" w:date="2025-12-12T19:07:00Z" w16du:dateUtc="2025-12-12T18:07:00Z">
              <w:r w:rsidRPr="00C673E9">
                <w:rPr>
                  <w:rFonts w:ascii="Arial" w:hAnsi="Arial" w:cs="Arial"/>
                </w:rPr>
                <w:t>)</w:t>
              </w:r>
            </w:ins>
          </w:p>
          <w:p w14:paraId="72D34A07" w14:textId="77777777" w:rsidR="00DF50B6" w:rsidRPr="00C673E9" w:rsidRDefault="00DF50B6">
            <w:pPr>
              <w:pStyle w:val="Compact"/>
              <w:numPr>
                <w:ilvl w:val="0"/>
                <w:numId w:val="57"/>
              </w:numPr>
              <w:ind w:left="714" w:hanging="357"/>
              <w:rPr>
                <w:ins w:id="45" w:author="Johannes Zauner" w:date="2025-12-12T19:07:00Z" w16du:dateUtc="2025-12-12T18:07:00Z"/>
                <w:rFonts w:ascii="Arial" w:hAnsi="Arial" w:cs="Arial"/>
              </w:rPr>
              <w:pPrChange w:id="46" w:author="Johannes Zauner" w:date="2025-12-13T05:35:00Z" w16du:dateUtc="2025-12-13T04:35:00Z">
                <w:pPr>
                  <w:pStyle w:val="Compact"/>
                  <w:numPr>
                    <w:numId w:val="57"/>
                  </w:numPr>
                  <w:spacing w:line="240" w:lineRule="auto"/>
                  <w:ind w:left="720" w:hanging="360"/>
                </w:pPr>
              </w:pPrChange>
            </w:pPr>
            <w:ins w:id="47" w:author="Johannes Zauner" w:date="2025-12-12T19:07:00Z" w16du:dateUtc="2025-12-12T18:07:00Z">
              <w:r w:rsidRPr="00C673E9">
                <w:rPr>
                  <w:rFonts w:ascii="Arial" w:hAnsi="Arial" w:cs="Arial"/>
                </w:rPr>
                <w:t>measurement accuracy or device calibration</w:t>
              </w:r>
            </w:ins>
          </w:p>
          <w:p w14:paraId="2ECBD86B" w14:textId="7C72E2D8" w:rsidR="00DF50B6" w:rsidRDefault="00DF50B6">
            <w:pPr>
              <w:pStyle w:val="Compact"/>
              <w:numPr>
                <w:ilvl w:val="0"/>
                <w:numId w:val="57"/>
              </w:numPr>
              <w:ind w:left="714" w:hanging="357"/>
              <w:rPr>
                <w:ins w:id="48" w:author="Johannes Zauner" w:date="2025-12-13T05:35:00Z" w16du:dateUtc="2025-12-13T04:35:00Z"/>
                <w:rFonts w:ascii="Arial" w:hAnsi="Arial" w:cs="Arial"/>
              </w:rPr>
              <w:pPrChange w:id="49" w:author="Johannes Zauner" w:date="2025-12-13T05:35:00Z" w16du:dateUtc="2025-12-13T04:35:00Z">
                <w:pPr>
                  <w:pStyle w:val="Compact"/>
                  <w:numPr>
                    <w:numId w:val="57"/>
                  </w:numPr>
                  <w:spacing w:line="240" w:lineRule="auto"/>
                  <w:ind w:left="720" w:hanging="360"/>
                </w:pPr>
              </w:pPrChange>
            </w:pPr>
            <w:ins w:id="50" w:author="Johannes Zauner" w:date="2025-12-12T19:07:00Z" w16du:dateUtc="2025-12-12T18:07:00Z">
              <w:r w:rsidRPr="00C673E9">
                <w:rPr>
                  <w:rFonts w:ascii="Arial" w:hAnsi="Arial" w:cs="Arial"/>
                </w:rPr>
                <w:t>auxiliary data such as sleep/wake information (see, e.g., Zauner et al. 2025</w:t>
              </w:r>
            </w:ins>
            <w:ins w:id="51" w:author="Johannes Zauner" w:date="2025-12-13T05:36:00Z" w16du:dateUtc="2025-12-13T04:36:00Z">
              <w:r w:rsidR="00D83E31">
                <w:rPr>
                  <w:rFonts w:ascii="Arial" w:hAnsi="Arial" w:cs="Arial"/>
                </w:rPr>
                <w:t>b</w:t>
              </w:r>
            </w:ins>
            <w:ins w:id="52" w:author="Johannes Zauner" w:date="2025-12-12T19:07:00Z" w16du:dateUtc="2025-12-12T18:07:00Z">
              <w:r w:rsidRPr="00C673E9">
                <w:rPr>
                  <w:rFonts w:ascii="Arial" w:hAnsi="Arial" w:cs="Arial"/>
                </w:rPr>
                <w:t>; Guidolin et al. 2024)</w:t>
              </w:r>
            </w:ins>
          </w:p>
          <w:p w14:paraId="1FD07422" w14:textId="1F4130B5" w:rsidR="00D83E31" w:rsidRPr="00C673E9" w:rsidRDefault="00D83E31">
            <w:pPr>
              <w:pStyle w:val="Compact"/>
              <w:rPr>
                <w:ins w:id="53" w:author="Johannes Zauner" w:date="2025-12-12T19:07:00Z" w16du:dateUtc="2025-12-12T18:07:00Z"/>
                <w:rFonts w:ascii="Arial" w:hAnsi="Arial" w:cs="Arial"/>
              </w:rPr>
              <w:pPrChange w:id="54" w:author="Johannes Zauner" w:date="2025-12-13T05:35:00Z" w16du:dateUtc="2025-12-13T04:35:00Z">
                <w:pPr>
                  <w:pStyle w:val="Compact"/>
                  <w:numPr>
                    <w:numId w:val="57"/>
                  </w:numPr>
                  <w:spacing w:line="240" w:lineRule="auto"/>
                  <w:ind w:left="720" w:hanging="360"/>
                </w:pPr>
              </w:pPrChange>
            </w:pPr>
            <w:ins w:id="55" w:author="Johannes Zauner" w:date="2025-12-13T05:35:00Z" w16du:dateUtc="2025-12-13T04:35:00Z">
              <w:r w:rsidRPr="00D83E31">
                <w:rPr>
                  <w:rFonts w:ascii="Arial" w:hAnsi="Arial" w:cs="Arial"/>
                </w:rPr>
                <w:t xml:space="preserve">More information on those aspects can be found in the </w:t>
              </w:r>
            </w:ins>
            <w:ins w:id="56" w:author="Johannes Zauner" w:date="2025-12-13T05:36:00Z" w16du:dateUtc="2025-12-13T04:36:00Z">
              <w:r>
                <w:rPr>
                  <w:rFonts w:ascii="Arial" w:hAnsi="Arial" w:cs="Arial"/>
                  <w:i/>
                  <w:iCs/>
                </w:rPr>
                <w:fldChar w:fldCharType="begin"/>
              </w:r>
              <w:r>
                <w:rPr>
                  <w:rFonts w:ascii="Arial" w:hAnsi="Arial" w:cs="Arial"/>
                  <w:i/>
                  <w:iCs/>
                </w:rPr>
                <w:instrText>HYPERLINK "https://doi.org/10.17617/6xca-cg59"</w:instrText>
              </w:r>
              <w:r>
                <w:rPr>
                  <w:rFonts w:ascii="Arial" w:hAnsi="Arial" w:cs="Arial"/>
                  <w:i/>
                  <w:iCs/>
                </w:rPr>
              </w:r>
              <w:r>
                <w:rPr>
                  <w:rFonts w:ascii="Arial" w:hAnsi="Arial" w:cs="Arial"/>
                  <w:i/>
                  <w:iCs/>
                </w:rPr>
                <w:fldChar w:fldCharType="separate"/>
              </w:r>
              <w:r w:rsidRPr="00D83E31">
                <w:rPr>
                  <w:rStyle w:val="Hyperlink"/>
                  <w:i/>
                  <w:iCs/>
                  <w:rPrChange w:id="57" w:author="Johannes Zauner" w:date="2025-12-13T05:36:00Z" w16du:dateUtc="2025-12-13T04:36:00Z">
                    <w:rPr>
                      <w:rFonts w:ascii="Arial" w:hAnsi="Arial" w:cs="Arial"/>
                    </w:rPr>
                  </w:rPrChange>
                </w:rPr>
                <w:t>Technical guide for wearable optical radiation dosimetry and visual experience assessment</w:t>
              </w:r>
              <w:r>
                <w:rPr>
                  <w:rFonts w:ascii="Arial" w:hAnsi="Arial" w:cs="Arial"/>
                  <w:i/>
                  <w:iCs/>
                </w:rPr>
                <w:fldChar w:fldCharType="end"/>
              </w:r>
              <w:r>
                <w:rPr>
                  <w:rFonts w:ascii="Arial" w:hAnsi="Arial" w:cs="Arial"/>
                  <w:i/>
                  <w:iCs/>
                </w:rPr>
                <w:t xml:space="preserve"> </w:t>
              </w:r>
              <w:r>
                <w:rPr>
                  <w:rFonts w:ascii="Arial" w:hAnsi="Arial" w:cs="Arial"/>
                </w:rPr>
                <w:t>(Zauner et al. 2025c)</w:t>
              </w:r>
            </w:ins>
            <w:ins w:id="58" w:author="Johannes Zauner" w:date="2025-12-13T05:35:00Z" w16du:dateUtc="2025-12-13T04:35:00Z">
              <w:r w:rsidRPr="00D83E31">
                <w:rPr>
                  <w:rFonts w:ascii="Arial" w:hAnsi="Arial" w:cs="Arial"/>
                </w:rPr>
                <w:t>.</w:t>
              </w:r>
            </w:ins>
          </w:p>
          <w:p w14:paraId="5D3A4DAC" w14:textId="35C23A3C" w:rsidR="00DF50B6" w:rsidRPr="00C673E9" w:rsidRDefault="00DF50B6" w:rsidP="0047611C">
            <w:pPr>
              <w:pStyle w:val="FirstParagraph"/>
              <w:rPr>
                <w:ins w:id="59" w:author="Johannes Zauner" w:date="2025-12-12T19:07:00Z" w16du:dateUtc="2025-12-12T18:07:00Z"/>
                <w:rFonts w:ascii="Arial" w:hAnsi="Arial" w:cs="Arial"/>
              </w:rPr>
            </w:pPr>
            <w:ins w:id="60" w:author="Johannes Zauner" w:date="2025-12-12T19:07:00Z" w16du:dateUtc="2025-12-12T18:07:00Z">
              <w:r w:rsidRPr="00C673E9">
                <w:rPr>
                  <w:rFonts w:ascii="Arial" w:hAnsi="Arial" w:cs="Arial"/>
                </w:rPr>
                <w:t xml:space="preserve">To demonstrate the workflows, this article uses expert-informed definitions of metrics and metric parameters (see, e.g., </w:t>
              </w:r>
            </w:ins>
            <w:ins w:id="61" w:author="Johannes Zauner" w:date="2025-12-15T12:20:00Z" w16du:dateUtc="2025-12-15T11:20:00Z">
              <w:r w:rsidR="007A19FF" w:rsidRPr="00282E6A">
                <w:rPr>
                  <w:b/>
                  <w:bCs/>
                  <w:rPrChange w:id="62" w:author="Johannes Zauner" w:date="2025-12-15T12:30:00Z" w16du:dateUtc="2025-12-15T11:30:00Z">
                    <w:rPr>
                      <w:rStyle w:val="Hyperlink"/>
                      <w:rFonts w:ascii="Arial" w:hAnsi="Arial" w:cs="Arial"/>
                    </w:rPr>
                  </w:rPrChange>
                </w:rPr>
                <w:t>Table 1</w:t>
              </w:r>
            </w:ins>
            <w:ins w:id="63" w:author="Johannes Zauner" w:date="2025-12-12T19:07:00Z" w16du:dateUtc="2025-12-12T18:07:00Z">
              <w:r w:rsidRPr="00C673E9">
                <w:rPr>
                  <w:rFonts w:ascii="Arial" w:hAnsi="Arial" w:cs="Arial"/>
                </w:rPr>
                <w:t xml:space="preserve">, </w:t>
              </w:r>
            </w:ins>
            <w:ins w:id="64" w:author="Johannes Zauner" w:date="2025-12-15T12:24:00Z" w16du:dateUtc="2025-12-15T11:24:00Z">
              <w:r w:rsidR="00383602" w:rsidRPr="00383602">
                <w:rPr>
                  <w:rFonts w:ascii="Arial" w:hAnsi="Arial" w:cs="Arial"/>
                  <w:b/>
                  <w:bCs/>
                  <w:rPrChange w:id="65" w:author="Johannes Zauner" w:date="2025-12-15T12:24:00Z" w16du:dateUtc="2025-12-15T11:24:00Z">
                    <w:rPr>
                      <w:rFonts w:ascii="Arial" w:hAnsi="Arial" w:cs="Arial"/>
                    </w:rPr>
                  </w:rPrChange>
                </w:rPr>
                <w:t>Table 2</w:t>
              </w:r>
            </w:ins>
            <w:ins w:id="66" w:author="Johannes Zauner" w:date="2025-12-12T19:07:00Z" w16du:dateUtc="2025-12-12T18:07:00Z">
              <w:r w:rsidRPr="00C673E9">
                <w:rPr>
                  <w:rFonts w:ascii="Arial" w:hAnsi="Arial" w:cs="Arial"/>
                </w:rPr>
                <w:t xml:space="preserve">, and the non-wear detection rules based on activity data described in </w:t>
              </w:r>
              <w:r w:rsidRPr="00C673E9">
                <w:rPr>
                  <w:rFonts w:ascii="Arial" w:hAnsi="Arial" w:cs="Arial"/>
                </w:rPr>
                <w:fldChar w:fldCharType="begin"/>
              </w:r>
            </w:ins>
            <w:ins w:id="67" w:author="Johannes Zauner" w:date="2025-12-15T12:21:00Z" w16du:dateUtc="2025-12-15T11:21:00Z">
              <w:r w:rsidR="007A19FF">
                <w:rPr>
                  <w:rFonts w:ascii="Arial" w:hAnsi="Arial" w:cs="Arial"/>
                </w:rPr>
                <w:instrText xml:space="preserve">HYPERLINK "https://tscnlab.github.io/ZaunerEtAl_JVis_2026/supplement.html" \h </w:instrText>
              </w:r>
            </w:ins>
            <w:ins w:id="68" w:author="Johannes Zauner" w:date="2025-12-12T19:07:00Z" w16du:dateUtc="2025-12-12T18:07:00Z">
              <w:r w:rsidRPr="00C673E9">
                <w:rPr>
                  <w:rFonts w:ascii="Arial" w:hAnsi="Arial" w:cs="Arial"/>
                </w:rPr>
              </w:r>
              <w:r w:rsidRPr="00C673E9">
                <w:rPr>
                  <w:rFonts w:ascii="Arial" w:hAnsi="Arial" w:cs="Arial"/>
                </w:rPr>
                <w:fldChar w:fldCharType="separate"/>
              </w:r>
              <w:r w:rsidRPr="00C673E9">
                <w:rPr>
                  <w:rStyle w:val="Hyperlink"/>
                  <w:rFonts w:ascii="Arial" w:hAnsi="Arial" w:cs="Arial"/>
                </w:rPr>
                <w:t>Supplement 1</w:t>
              </w:r>
              <w:r w:rsidRPr="00C673E9">
                <w:rPr>
                  <w:rFonts w:ascii="Arial" w:hAnsi="Arial" w:cs="Arial"/>
                </w:rPr>
                <w:fldChar w:fldCharType="end"/>
              </w:r>
              <w:r w:rsidRPr="00C673E9">
                <w:rPr>
                  <w:rFonts w:ascii="Arial" w:hAnsi="Arial" w:cs="Arial"/>
                </w:rPr>
                <w:t>). These definitions and thresholds should not be interpreted as universal standards, nor are they hard-coded into the software package. For any application, parameter choices must be tailored to the research domain, study context and design, and the specifications of the wearable device.</w:t>
              </w:r>
            </w:ins>
          </w:p>
          <w:p w14:paraId="20C2A04B" w14:textId="608C0048" w:rsidR="00DF50B6" w:rsidRPr="00C673E9" w:rsidRDefault="00DF50B6" w:rsidP="0047611C">
            <w:pPr>
              <w:pStyle w:val="Textkrper"/>
              <w:rPr>
                <w:ins w:id="69" w:author="Johannes Zauner" w:date="2025-12-12T19:07:00Z" w16du:dateUtc="2025-12-12T18:07:00Z"/>
                <w:rFonts w:ascii="Arial" w:hAnsi="Arial" w:cs="Arial"/>
              </w:rPr>
            </w:pPr>
            <w:ins w:id="70" w:author="Johannes Zauner" w:date="2025-12-12T19:07:00Z" w16du:dateUtc="2025-12-12T18:07:00Z">
              <w:r w:rsidRPr="00C673E9">
                <w:rPr>
                  <w:rFonts w:ascii="Arial" w:hAnsi="Arial" w:cs="Arial"/>
                </w:rPr>
                <w:t xml:space="preserve">Further, the article is split up in the main analysis part, where all metrics are calculated, and the </w:t>
              </w:r>
              <w:r w:rsidRPr="00C673E9">
                <w:rPr>
                  <w:rFonts w:ascii="Arial" w:hAnsi="Arial" w:cs="Arial"/>
                </w:rPr>
                <w:fldChar w:fldCharType="begin"/>
              </w:r>
            </w:ins>
            <w:ins w:id="71" w:author="Johannes Zauner" w:date="2025-12-15T12:21:00Z" w16du:dateUtc="2025-12-15T11:21:00Z">
              <w:r w:rsidR="007A19FF">
                <w:rPr>
                  <w:rFonts w:ascii="Arial" w:hAnsi="Arial" w:cs="Arial"/>
                </w:rPr>
                <w:instrText xml:space="preserve">HYPERLINK "https://tscnlab.github.io/ZaunerEtAl_JVis_2026/supplement.html" \h </w:instrText>
              </w:r>
            </w:ins>
            <w:ins w:id="72" w:author="Johannes Zauner" w:date="2025-12-12T19:07:00Z" w16du:dateUtc="2025-12-12T18:07:00Z">
              <w:r w:rsidRPr="00C673E9">
                <w:rPr>
                  <w:rFonts w:ascii="Arial" w:hAnsi="Arial" w:cs="Arial"/>
                </w:rPr>
              </w:r>
              <w:r w:rsidRPr="00C673E9">
                <w:rPr>
                  <w:rFonts w:ascii="Arial" w:hAnsi="Arial" w:cs="Arial"/>
                </w:rPr>
                <w:fldChar w:fldCharType="separate"/>
              </w:r>
              <w:r w:rsidRPr="00C673E9">
                <w:rPr>
                  <w:rStyle w:val="Hyperlink"/>
                  <w:rFonts w:ascii="Arial" w:hAnsi="Arial" w:cs="Arial"/>
                </w:rPr>
                <w:t>Supplement 1</w:t>
              </w:r>
              <w:r w:rsidRPr="00C673E9">
                <w:rPr>
                  <w:rFonts w:ascii="Arial" w:hAnsi="Arial" w:cs="Arial"/>
                </w:rPr>
                <w:fldChar w:fldCharType="end"/>
              </w:r>
              <w:r w:rsidRPr="00C673E9">
                <w:rPr>
                  <w:rFonts w:ascii="Arial" w:hAnsi="Arial" w:cs="Arial"/>
                </w:rPr>
                <w:t xml:space="preserve">, where data is imported, screened, and prepared. Thus, the reader is referred to </w:t>
              </w:r>
              <w:r w:rsidRPr="00C673E9">
                <w:rPr>
                  <w:rFonts w:ascii="Arial" w:hAnsi="Arial" w:cs="Arial"/>
                </w:rPr>
                <w:fldChar w:fldCharType="begin"/>
              </w:r>
            </w:ins>
            <w:ins w:id="73" w:author="Johannes Zauner" w:date="2025-12-15T12:21:00Z" w16du:dateUtc="2025-12-15T11:21:00Z">
              <w:r w:rsidR="007A19FF">
                <w:rPr>
                  <w:rFonts w:ascii="Arial" w:hAnsi="Arial" w:cs="Arial"/>
                </w:rPr>
                <w:instrText xml:space="preserve">HYPERLINK "https://tscnlab.github.io/ZaunerEtAl_JVis_2026/supplement.html" \h </w:instrText>
              </w:r>
            </w:ins>
            <w:ins w:id="74" w:author="Johannes Zauner" w:date="2025-12-12T19:07:00Z" w16du:dateUtc="2025-12-12T18:07:00Z">
              <w:r w:rsidRPr="00C673E9">
                <w:rPr>
                  <w:rFonts w:ascii="Arial" w:hAnsi="Arial" w:cs="Arial"/>
                </w:rPr>
              </w:r>
              <w:r w:rsidRPr="00C673E9">
                <w:rPr>
                  <w:rFonts w:ascii="Arial" w:hAnsi="Arial" w:cs="Arial"/>
                </w:rPr>
                <w:fldChar w:fldCharType="separate"/>
              </w:r>
              <w:r w:rsidRPr="00C673E9">
                <w:rPr>
                  <w:rStyle w:val="Hyperlink"/>
                  <w:rFonts w:ascii="Arial" w:hAnsi="Arial" w:cs="Arial"/>
                </w:rPr>
                <w:t>Supplement 1</w:t>
              </w:r>
              <w:r w:rsidRPr="00C673E9">
                <w:rPr>
                  <w:rFonts w:ascii="Arial" w:hAnsi="Arial" w:cs="Arial"/>
                </w:rPr>
                <w:fldChar w:fldCharType="end"/>
              </w:r>
              <w:r w:rsidRPr="00C673E9">
                <w:rPr>
                  <w:rFonts w:ascii="Arial" w:hAnsi="Arial" w:cs="Arial"/>
                </w:rPr>
                <w:t xml:space="preserve"> for all aspects regarding data formats, preparation steps, and handling of gaps, i.e., missing data.</w:t>
              </w:r>
            </w:ins>
          </w:p>
          <w:p w14:paraId="658C2ACB" w14:textId="77777777" w:rsidR="00DF50B6" w:rsidRPr="00C673E9" w:rsidRDefault="00DF50B6" w:rsidP="0047611C">
            <w:pPr>
              <w:pStyle w:val="Textkrper"/>
              <w:spacing w:after="16"/>
              <w:rPr>
                <w:ins w:id="75" w:author="Johannes Zauner" w:date="2025-12-12T19:07:00Z" w16du:dateUtc="2025-12-12T18:07:00Z"/>
                <w:rFonts w:ascii="Arial" w:hAnsi="Arial" w:cs="Arial"/>
              </w:rPr>
            </w:pPr>
            <w:ins w:id="76" w:author="Johannes Zauner" w:date="2025-12-12T19:07:00Z" w16du:dateUtc="2025-12-12T18:07:00Z">
              <w:r w:rsidRPr="00C673E9">
                <w:rPr>
                  <w:rFonts w:ascii="Arial" w:hAnsi="Arial" w:cs="Arial"/>
                </w:rPr>
                <w:t>Lastly, the example data used in the article do not stem from a controlled experimental data collection but consist of pilot data gathered in an ecological setting without a fixed protocol. Given the substantial interindividual differences in visual experience metrics, and because the analyses focus on one participant at a time, the reported results should be interpreted as illustrative rather than representative of typical or population-level values.</w:t>
              </w:r>
            </w:ins>
          </w:p>
          <w:p w14:paraId="4D52ADDF" w14:textId="77777777" w:rsidR="00DF50B6" w:rsidRPr="00C673E9" w:rsidRDefault="00DF50B6" w:rsidP="0047611C">
            <w:pPr>
              <w:rPr>
                <w:ins w:id="77" w:author="Johannes Zauner" w:date="2025-12-12T19:07:00Z" w16du:dateUtc="2025-12-12T18:07:00Z"/>
                <w:rFonts w:ascii="Arial" w:hAnsi="Arial" w:cs="Arial"/>
              </w:rPr>
            </w:pPr>
          </w:p>
        </w:tc>
      </w:tr>
    </w:tbl>
    <w:p w14:paraId="65FC9B3B" w14:textId="77777777" w:rsidR="009C0F24" w:rsidRPr="006F26FE" w:rsidRDefault="009C0F24" w:rsidP="00EF17F7"/>
    <w:p w14:paraId="4EB15516" w14:textId="77777777" w:rsidR="00DF50B6" w:rsidRDefault="00DF50B6">
      <w:pPr>
        <w:spacing w:line="276" w:lineRule="auto"/>
        <w:rPr>
          <w:ins w:id="78" w:author="Johannes Zauner" w:date="2025-12-12T19:10:00Z" w16du:dateUtc="2025-12-12T18:10:00Z"/>
          <w:sz w:val="36"/>
          <w:szCs w:val="36"/>
        </w:rPr>
      </w:pPr>
      <w:ins w:id="79" w:author="Johannes Zauner" w:date="2025-12-12T19:10:00Z" w16du:dateUtc="2025-12-12T18:10:00Z">
        <w:r>
          <w:br w:type="page"/>
        </w:r>
      </w:ins>
    </w:p>
    <w:p w14:paraId="26DC22D1" w14:textId="4BFD479E" w:rsidR="00031FE7" w:rsidRDefault="00031FE7" w:rsidP="00EF17F7">
      <w:pPr>
        <w:pStyle w:val="berschrift1"/>
      </w:pPr>
      <w:r>
        <w:lastRenderedPageBreak/>
        <w:t>Method and Material</w:t>
      </w:r>
      <w:r w:rsidR="00022E06">
        <w:t>s</w:t>
      </w:r>
    </w:p>
    <w:p w14:paraId="18581AD9" w14:textId="77777777" w:rsidR="007C0A0D" w:rsidRPr="00DF50B6" w:rsidRDefault="007C0A0D" w:rsidP="007C0A0D">
      <w:pPr>
        <w:pStyle w:val="berschrift3"/>
      </w:pPr>
      <w:bookmarkStart w:id="80" w:name="software"/>
      <w:bookmarkStart w:id="81" w:name="methods-and-materials"/>
      <w:bookmarkEnd w:id="4"/>
      <w:r w:rsidRPr="00DF50B6">
        <w:t>Software</w:t>
      </w:r>
    </w:p>
    <w:p w14:paraId="070AAE35" w14:textId="69C4F16F" w:rsidR="007C0A0D" w:rsidRPr="00DF50B6" w:rsidRDefault="007C0A0D" w:rsidP="00DF50B6">
      <w:r w:rsidRPr="00DF50B6">
        <w:t>This tutorial was built with Quarto</w:t>
      </w:r>
      <w:del w:id="82" w:author="zusammenlegung" w:date="2025-12-12T19:01:00Z" w16du:dateUtc="2025-12-12T18:01:00Z">
        <w:r w:rsidR="002D789D">
          <w:delText xml:space="preserve"> (www.quarto.org)</w:delText>
        </w:r>
        <w:r w:rsidR="00485364" w:rsidRPr="00485364">
          <w:delText>,</w:delText>
        </w:r>
      </w:del>
      <w:ins w:id="83" w:author="zusammenlegung" w:date="2025-12-12T19:01:00Z" w16du:dateUtc="2025-12-12T18:01:00Z">
        <w:r w:rsidRPr="00C673E9">
          <w:rPr>
            <w:rFonts w:ascii="Arial" w:hAnsi="Arial" w:cs="Arial"/>
          </w:rPr>
          <w:t>,</w:t>
        </w:r>
      </w:ins>
      <w:r w:rsidRPr="00DF50B6">
        <w:t xml:space="preserve"> an open-source scientific and technical publishing system that integrates text, code, and code output into a single document. The source code to reproduce all results is included and accessible via the Quarto document’s code tool menu</w:t>
      </w:r>
      <w:del w:id="84" w:author="zusammenlegung" w:date="2025-12-12T19:01:00Z" w16du:dateUtc="2025-12-12T18:01:00Z">
        <w:r w:rsidR="002D789D">
          <w:delText xml:space="preserve"> on the accompanying website (</w:delText>
        </w:r>
        <w:r w:rsidR="002D789D" w:rsidRPr="002D789D">
          <w:delText>https://tscnlab.github.io/ZaunerEtAl_JVis_2025/</w:delText>
        </w:r>
        <w:r w:rsidR="002D789D">
          <w:delText>)</w:delText>
        </w:r>
        <w:r w:rsidR="00485364" w:rsidRPr="00485364">
          <w:delText>.</w:delText>
        </w:r>
      </w:del>
      <w:ins w:id="85" w:author="zusammenlegung" w:date="2025-12-12T19:01:00Z" w16du:dateUtc="2025-12-12T18:01:00Z">
        <w:r w:rsidRPr="00C673E9">
          <w:rPr>
            <w:rFonts w:ascii="Arial" w:hAnsi="Arial" w:cs="Arial"/>
          </w:rPr>
          <w:t>.</w:t>
        </w:r>
      </w:ins>
      <w:r w:rsidRPr="00DF50B6">
        <w:t xml:space="preserve"> All analyses were conducted in </w:t>
      </w:r>
      <w:r w:rsidRPr="00103545">
        <w:rPr>
          <w:i/>
          <w:iCs/>
        </w:rPr>
        <w:t>R</w:t>
      </w:r>
      <w:r w:rsidRPr="00DF50B6">
        <w:t xml:space="preserve"> (version 4.</w:t>
      </w:r>
      <w:del w:id="86" w:author="zusammenlegung" w:date="2025-12-12T19:01:00Z" w16du:dateUtc="2025-12-12T18:01:00Z">
        <w:r w:rsidR="00485364" w:rsidRPr="00485364">
          <w:delText>4.3, “Trophy Case</w:delText>
        </w:r>
      </w:del>
      <w:ins w:id="87" w:author="zusammenlegung" w:date="2025-12-12T19:01:00Z" w16du:dateUtc="2025-12-12T18:01:00Z">
        <w:r w:rsidRPr="00C673E9">
          <w:rPr>
            <w:rFonts w:ascii="Arial" w:hAnsi="Arial" w:cs="Arial"/>
          </w:rPr>
          <w:t>5.0, “How About a Twenty-Six</w:t>
        </w:r>
      </w:ins>
      <w:r w:rsidRPr="00DF50B6">
        <w:t xml:space="preserve">”) using </w:t>
      </w:r>
      <w:r w:rsidRPr="00103545">
        <w:rPr>
          <w:i/>
          <w:iCs/>
        </w:rPr>
        <w:t>LightLogR</w:t>
      </w:r>
      <w:r w:rsidRPr="00DF50B6">
        <w:t xml:space="preserve"> (version 0.</w:t>
      </w:r>
      <w:del w:id="88" w:author="zusammenlegung" w:date="2025-12-12T19:01:00Z" w16du:dateUtc="2025-12-12T18:01:00Z">
        <w:r w:rsidR="00485364" w:rsidRPr="00485364">
          <w:delText>9.2 “Sunrise</w:delText>
        </w:r>
      </w:del>
      <w:ins w:id="89" w:author="zusammenlegung" w:date="2025-12-12T19:01:00Z" w16du:dateUtc="2025-12-12T18:01:00Z">
        <w:r w:rsidRPr="00C673E9">
          <w:rPr>
            <w:rFonts w:ascii="Arial" w:hAnsi="Arial" w:cs="Arial"/>
          </w:rPr>
          <w:t>10.0 “High noon</w:t>
        </w:r>
      </w:ins>
      <w:r w:rsidRPr="00DF50B6">
        <w:t xml:space="preserve">”). We also used the </w:t>
      </w:r>
      <w:r w:rsidRPr="00103545">
        <w:rPr>
          <w:i/>
          <w:iCs/>
        </w:rPr>
        <w:t>tidyverse</w:t>
      </w:r>
      <w:r w:rsidRPr="00DF50B6">
        <w:t xml:space="preserve"> suite (version 2.0.0) for data manipulation (which LightLogR follows in its design), and the </w:t>
      </w:r>
      <w:r w:rsidRPr="00103545">
        <w:rPr>
          <w:i/>
          <w:iCs/>
        </w:rPr>
        <w:t>gt</w:t>
      </w:r>
      <w:r w:rsidRPr="00DF50B6">
        <w:t xml:space="preserve"> package (version 1.</w:t>
      </w:r>
      <w:del w:id="90" w:author="zusammenlegung" w:date="2025-12-12T19:01:00Z" w16du:dateUtc="2025-12-12T18:01:00Z">
        <w:r w:rsidR="00485364" w:rsidRPr="00485364">
          <w:delText>0</w:delText>
        </w:r>
      </w:del>
      <w:ins w:id="91" w:author="zusammenlegung" w:date="2025-12-12T19:01:00Z" w16du:dateUtc="2025-12-12T18:01:00Z">
        <w:r w:rsidRPr="00C673E9">
          <w:rPr>
            <w:rFonts w:ascii="Arial" w:hAnsi="Arial" w:cs="Arial"/>
          </w:rPr>
          <w:t>1</w:t>
        </w:r>
      </w:ins>
      <w:r w:rsidRPr="00DF50B6">
        <w:t xml:space="preserve">.0) for generating summary tables. A comprehensive overview of the R computing environment is provided in the session info </w:t>
      </w:r>
      <w:del w:id="92" w:author="zusammenlegung" w:date="2025-12-12T19:01:00Z" w16du:dateUtc="2025-12-12T18:01:00Z">
        <w:r w:rsidR="002D789D">
          <w:delText>on the webpage.</w:delText>
        </w:r>
      </w:del>
      <w:ins w:id="93" w:author="zusammenlegung" w:date="2025-12-12T19:01:00Z" w16du:dateUtc="2025-12-12T18:01:00Z">
        <w:r w:rsidRPr="00C673E9">
          <w:rPr>
            <w:rFonts w:ascii="Arial" w:hAnsi="Arial" w:cs="Arial"/>
          </w:rPr>
          <w:t xml:space="preserve">(see </w:t>
        </w:r>
      </w:ins>
      <w:ins w:id="94" w:author="Johannes Zauner" w:date="2025-12-15T12:22:00Z" w16du:dateUtc="2025-12-15T11:22:00Z">
        <w:r w:rsidR="00E06046">
          <w:rPr>
            <w:rFonts w:ascii="Arial" w:hAnsi="Arial" w:cs="Arial"/>
          </w:rPr>
          <w:fldChar w:fldCharType="begin"/>
        </w:r>
        <w:r w:rsidR="00E06046">
          <w:rPr>
            <w:rFonts w:ascii="Arial" w:hAnsi="Arial" w:cs="Arial"/>
          </w:rPr>
          <w:instrText>HYPERLINK "https://tscnlab.github.io/ZaunerEtAl_JVis_2026/" \l "sessioninfo"</w:instrText>
        </w:r>
        <w:r w:rsidR="00E06046">
          <w:rPr>
            <w:rFonts w:ascii="Arial" w:hAnsi="Arial" w:cs="Arial"/>
          </w:rPr>
        </w:r>
        <w:r w:rsidR="00E06046">
          <w:rPr>
            <w:rFonts w:ascii="Arial" w:hAnsi="Arial" w:cs="Arial"/>
          </w:rPr>
          <w:fldChar w:fldCharType="separate"/>
        </w:r>
        <w:r w:rsidR="00E06046" w:rsidRPr="00E06046">
          <w:rPr>
            <w:rStyle w:val="Hyperlink"/>
            <w:rFonts w:ascii="Arial" w:hAnsi="Arial" w:cs="Arial"/>
          </w:rPr>
          <w:t>Session info</w:t>
        </w:r>
        <w:r w:rsidR="00E06046">
          <w:rPr>
            <w:rFonts w:ascii="Arial" w:hAnsi="Arial" w:cs="Arial"/>
          </w:rPr>
          <w:fldChar w:fldCharType="end"/>
        </w:r>
      </w:ins>
      <w:ins w:id="95" w:author="zusammenlegung" w:date="2025-12-12T19:01:00Z" w16du:dateUtc="2025-12-12T18:01:00Z">
        <w:r w:rsidRPr="00C673E9">
          <w:rPr>
            <w:rFonts w:ascii="Arial" w:hAnsi="Arial" w:cs="Arial"/>
          </w:rPr>
          <w:t xml:space="preserve"> section</w:t>
        </w:r>
      </w:ins>
      <w:ins w:id="96" w:author="Johannes Zauner" w:date="2025-12-15T12:22:00Z" w16du:dateUtc="2025-12-15T11:22:00Z">
        <w:r w:rsidR="00E06046">
          <w:rPr>
            <w:rFonts w:ascii="Arial" w:hAnsi="Arial" w:cs="Arial"/>
          </w:rPr>
          <w:t xml:space="preserve"> of the </w:t>
        </w:r>
      </w:ins>
      <w:ins w:id="97" w:author="Johannes Zauner" w:date="2025-12-15T12:23:00Z" w16du:dateUtc="2025-12-15T11:23:00Z">
        <w:r w:rsidR="00E06046">
          <w:rPr>
            <w:rFonts w:ascii="Arial" w:hAnsi="Arial" w:cs="Arial"/>
          </w:rPr>
          <w:t>online tutorial</w:t>
        </w:r>
      </w:ins>
      <w:ins w:id="98" w:author="zusammenlegung" w:date="2025-12-12T19:01:00Z" w16du:dateUtc="2025-12-12T18:01:00Z">
        <w:r w:rsidRPr="00C673E9">
          <w:rPr>
            <w:rFonts w:ascii="Arial" w:hAnsi="Arial" w:cs="Arial"/>
          </w:rPr>
          <w:t>).</w:t>
        </w:r>
      </w:ins>
    </w:p>
    <w:p w14:paraId="63DEECCA" w14:textId="77777777" w:rsidR="001B0968" w:rsidRPr="00485364" w:rsidRDefault="001B0968" w:rsidP="00EF17F7">
      <w:pPr>
        <w:rPr>
          <w:del w:id="99" w:author="zusammenlegung" w:date="2025-12-12T19:01:00Z" w16du:dateUtc="2025-12-12T18:01:00Z"/>
        </w:rPr>
      </w:pPr>
      <w:del w:id="100" w:author="zusammenlegung" w:date="2025-12-12T19:01:00Z" w16du:dateUtc="2025-12-12T18:01:00Z">
        <w:r>
          <w:delText>Code in this tutorial is shown in grey boxes, and is taken verbatim from R scripts. Code is highlighted for easier distinction of functions (ending with brackets</w:delText>
        </w:r>
        <w:r w:rsidR="00835E79">
          <w:delText xml:space="preserve"> ()</w:delText>
        </w:r>
        <w:r>
          <w:delText>), argument names (ending with equal sign</w:delText>
        </w:r>
        <w:r w:rsidR="00835E79">
          <w:delText xml:space="preserve"> =</w:delText>
        </w:r>
        <w:r>
          <w:delText>), strings (in quotes</w:delText>
        </w:r>
        <w:r w:rsidR="00835E79">
          <w:delText xml:space="preserve"> “”</w:delText>
        </w:r>
        <w:r>
          <w:delText>), and comments (preceding hashtag</w:delText>
        </w:r>
        <w:r w:rsidR="00835E79">
          <w:delText xml:space="preserve"> #</w:delText>
        </w:r>
        <w:r>
          <w:delText>)</w:delText>
        </w:r>
        <w:r w:rsidR="00835E79">
          <w:delText xml:space="preserve">. Portions of code that are not central to a given section are greyed out. </w:delText>
        </w:r>
      </w:del>
    </w:p>
    <w:p w14:paraId="3FC9E3A5" w14:textId="77777777" w:rsidR="007C0A0D" w:rsidRPr="00DF50B6" w:rsidRDefault="007C0A0D" w:rsidP="007C0A0D">
      <w:pPr>
        <w:pStyle w:val="berschrift3"/>
      </w:pPr>
      <w:bookmarkStart w:id="101" w:name="metric-selection-and-definitions"/>
      <w:bookmarkEnd w:id="80"/>
      <w:r w:rsidRPr="00DF50B6">
        <w:t>Metric selection and definitions</w:t>
      </w:r>
    </w:p>
    <w:p w14:paraId="3F2F1A37" w14:textId="17D2ADF9" w:rsidR="007C0A0D" w:rsidRPr="00DF50B6" w:rsidRDefault="007C0A0D" w:rsidP="00DF50B6">
      <w:r w:rsidRPr="00DF50B6">
        <w:t xml:space="preserve">In March 2025, two workshops with myopia researchers — initiated by the Research Data Alliance (RDA) Working Group on Optical Radiation Exposure and Visual Experience Data — focused on current needs and future opportunities in data analysis, including the development and standardization of metrics. Based on expert input from these workshops, the authors of this tutorial compiled a list of visual experience metrics, shown in </w:t>
      </w:r>
      <w:del w:id="102" w:author="zusammenlegung" w:date="2025-12-12T19:01:00Z" w16du:dateUtc="2025-12-12T18:01:00Z">
        <w:r w:rsidR="00485364" w:rsidRPr="00DD525C">
          <w:rPr>
            <w:b/>
            <w:bCs/>
          </w:rPr>
          <w:delText>Table 1</w:delText>
        </w:r>
        <w:r w:rsidR="00132CBB" w:rsidRPr="00DD525C">
          <w:rPr>
            <w:b/>
            <w:bCs/>
            <w:rPrChange w:id="103" w:author="Johannes Zauner" w:date="2025-12-13T06:31:00Z" w16du:dateUtc="2025-12-13T05:31:00Z">
              <w:rPr/>
            </w:rPrChange>
          </w:rPr>
          <w:delText xml:space="preserve">, with definitions of terms in </w:delText>
        </w:r>
        <w:r w:rsidR="00132CBB" w:rsidRPr="00DD525C">
          <w:rPr>
            <w:b/>
            <w:bCs/>
          </w:rPr>
          <w:delText>Table 2</w:delText>
        </w:r>
        <w:r w:rsidR="00485364" w:rsidRPr="00DD525C">
          <w:rPr>
            <w:b/>
            <w:bCs/>
            <w:rPrChange w:id="104" w:author="Johannes Zauner" w:date="2025-12-13T06:31:00Z" w16du:dateUtc="2025-12-13T05:31:00Z">
              <w:rPr/>
            </w:rPrChange>
          </w:rPr>
          <w:delText>.</w:delText>
        </w:r>
      </w:del>
      <w:ins w:id="105" w:author="zusammenlegung" w:date="2025-12-12T19:01:00Z" w16du:dateUtc="2025-12-12T18:01:00Z">
        <w:del w:id="106" w:author="Johannes Zauner" w:date="2025-12-15T12:25:00Z" w16du:dateUtc="2025-12-15T11:25:00Z">
          <w:r w:rsidRPr="00DD525C" w:rsidDel="00383602">
            <w:rPr>
              <w:rFonts w:ascii="Arial" w:hAnsi="Arial" w:cs="Arial"/>
              <w:b/>
              <w:bCs/>
              <w:rPrChange w:id="107" w:author="Johannes Zauner" w:date="2025-12-13T06:31:00Z" w16du:dateUtc="2025-12-13T05:31:00Z">
                <w:rPr>
                  <w:rFonts w:ascii="Arial" w:hAnsi="Arial" w:cs="Arial"/>
                </w:rPr>
              </w:rPrChange>
            </w:rPr>
            <w:fldChar w:fldCharType="begin"/>
          </w:r>
          <w:r w:rsidRPr="00DD525C" w:rsidDel="00383602">
            <w:rPr>
              <w:rFonts w:ascii="Arial" w:hAnsi="Arial" w:cs="Arial"/>
              <w:b/>
              <w:bCs/>
              <w:rPrChange w:id="108" w:author="Johannes Zauner" w:date="2025-12-13T06:31:00Z" w16du:dateUtc="2025-12-13T05:31:00Z">
                <w:rPr>
                  <w:rFonts w:ascii="Arial" w:hAnsi="Arial" w:cs="Arial"/>
                </w:rPr>
              </w:rPrChange>
            </w:rPr>
            <w:delInstrText>HYPERLINK \l "tbl-one" \h</w:delInstrText>
          </w:r>
          <w:r w:rsidRPr="00111E56" w:rsidDel="00383602">
            <w:rPr>
              <w:rFonts w:ascii="Arial" w:hAnsi="Arial" w:cs="Arial"/>
              <w:b/>
              <w:bCs/>
            </w:rPr>
          </w:r>
          <w:r w:rsidRPr="00DD525C" w:rsidDel="00383602">
            <w:rPr>
              <w:rFonts w:ascii="Arial" w:hAnsi="Arial" w:cs="Arial"/>
              <w:b/>
              <w:bCs/>
              <w:rPrChange w:id="109" w:author="Johannes Zauner" w:date="2025-12-13T06:31:00Z" w16du:dateUtc="2025-12-13T05:31:00Z">
                <w:rPr>
                  <w:rFonts w:ascii="Arial" w:hAnsi="Arial" w:cs="Arial"/>
                </w:rPr>
              </w:rPrChange>
            </w:rPr>
            <w:fldChar w:fldCharType="separate"/>
          </w:r>
          <w:r w:rsidRPr="00383602" w:rsidDel="00383602">
            <w:rPr>
              <w:b/>
              <w:bCs/>
              <w:rPrChange w:id="110" w:author="Johannes Zauner" w:date="2025-12-15T12:25:00Z" w16du:dateUtc="2025-12-15T11:25:00Z">
                <w:rPr>
                  <w:rStyle w:val="Hyperlink"/>
                  <w:rFonts w:ascii="Arial" w:hAnsi="Arial" w:cs="Arial"/>
                </w:rPr>
              </w:rPrChange>
            </w:rPr>
            <w:delText>Table 1</w:delText>
          </w:r>
          <w:r w:rsidRPr="00DD525C" w:rsidDel="00383602">
            <w:rPr>
              <w:rFonts w:ascii="Arial" w:hAnsi="Arial" w:cs="Arial"/>
              <w:b/>
              <w:bCs/>
              <w:rPrChange w:id="111" w:author="Johannes Zauner" w:date="2025-12-13T06:31:00Z" w16du:dateUtc="2025-12-13T05:31:00Z">
                <w:rPr>
                  <w:rFonts w:ascii="Arial" w:hAnsi="Arial" w:cs="Arial"/>
                </w:rPr>
              </w:rPrChange>
            </w:rPr>
            <w:fldChar w:fldCharType="end"/>
          </w:r>
        </w:del>
      </w:ins>
      <w:ins w:id="112" w:author="Johannes Zauner" w:date="2025-12-15T12:25:00Z" w16du:dateUtc="2025-12-15T11:25:00Z">
        <w:r w:rsidR="00383602" w:rsidRPr="00383602">
          <w:rPr>
            <w:b/>
            <w:bCs/>
            <w:rPrChange w:id="113" w:author="Johannes Zauner" w:date="2025-12-15T12:25:00Z" w16du:dateUtc="2025-12-15T11:25:00Z">
              <w:rPr>
                <w:rStyle w:val="Hyperlink"/>
                <w:rFonts w:ascii="Arial" w:hAnsi="Arial" w:cs="Arial"/>
              </w:rPr>
            </w:rPrChange>
          </w:rPr>
          <w:t>Table 1</w:t>
        </w:r>
      </w:ins>
      <w:ins w:id="114" w:author="zusammenlegung" w:date="2025-12-12T19:01:00Z" w16du:dateUtc="2025-12-12T18:01:00Z">
        <w:r w:rsidRPr="00DD525C">
          <w:rPr>
            <w:rFonts w:ascii="Arial" w:hAnsi="Arial" w:cs="Arial"/>
            <w:b/>
            <w:bCs/>
            <w:rPrChange w:id="115" w:author="Johannes Zauner" w:date="2025-12-13T06:31:00Z" w16du:dateUtc="2025-12-13T05:31:00Z">
              <w:rPr>
                <w:rFonts w:ascii="Arial" w:hAnsi="Arial" w:cs="Arial"/>
              </w:rPr>
            </w:rPrChange>
          </w:rPr>
          <w:t>.</w:t>
        </w:r>
      </w:ins>
      <w:r w:rsidRPr="00DF50B6">
        <w:t xml:space="preserve"> These include many currently used metrics and definitions (Wen et al. 2020, 2019; Bhandari and Ostrin 2020; Williams et al. 2019), as well as new metrics enabled by spectrally-resolved measurements.</w:t>
      </w:r>
      <w:ins w:id="116" w:author="zusammenlegung" w:date="2025-12-12T19:01:00Z" w16du:dateUtc="2025-12-12T18:01:00Z">
        <w:r w:rsidRPr="00C673E9">
          <w:rPr>
            <w:rFonts w:ascii="Arial" w:hAnsi="Arial" w:cs="Arial"/>
          </w:rPr>
          <w:t xml:space="preserve"> While they are not derived by a formal consensus process, they are expert-informed and used in current scientific research, and thus will serve as example-definitions for metrics and thresholds throughout this article.</w:t>
        </w:r>
      </w:ins>
    </w:p>
    <w:tbl>
      <w:tblPr>
        <w:tblStyle w:val="Tabellenraster"/>
        <w:tblW w:w="4977" w:type="pct"/>
        <w:tblLayout w:type="fixed"/>
        <w:tblLook w:val="0020" w:firstRow="1" w:lastRow="0" w:firstColumn="0" w:lastColumn="0" w:noHBand="0" w:noVBand="0"/>
      </w:tblPr>
      <w:tblGrid>
        <w:gridCol w:w="704"/>
        <w:gridCol w:w="3827"/>
        <w:gridCol w:w="4439"/>
        <w:tblGridChange w:id="117">
          <w:tblGrid>
            <w:gridCol w:w="704"/>
            <w:gridCol w:w="3827"/>
            <w:gridCol w:w="4439"/>
          </w:tblGrid>
        </w:tblGridChange>
      </w:tblGrid>
      <w:tr w:rsidR="00132CBB" w:rsidRPr="00F055DD" w14:paraId="3EDECFBF" w14:textId="77777777" w:rsidTr="00F055DD">
        <w:trPr>
          <w:del w:id="118" w:author="zusammenlegung" w:date="2025-12-12T19:01:00Z"/>
        </w:trPr>
        <w:tc>
          <w:tcPr>
            <w:tcW w:w="704" w:type="dxa"/>
          </w:tcPr>
          <w:p w14:paraId="770C584B" w14:textId="77777777" w:rsidR="00132CBB" w:rsidRPr="00F055DD" w:rsidRDefault="00132CBB" w:rsidP="00EF17F7">
            <w:pPr>
              <w:pStyle w:val="Compact"/>
              <w:rPr>
                <w:del w:id="119" w:author="zusammenlegung" w:date="2025-12-12T19:01:00Z" w16du:dateUtc="2025-12-12T18:01:00Z"/>
                <w:rFonts w:ascii="Arial" w:hAnsi="Arial" w:cs="Arial"/>
                <w:b/>
                <w:bCs/>
                <w:sz w:val="20"/>
                <w:szCs w:val="20"/>
              </w:rPr>
            </w:pPr>
            <w:del w:id="120" w:author="zusammenlegung" w:date="2025-12-12T19:01:00Z" w16du:dateUtc="2025-12-12T18:01:00Z">
              <w:r w:rsidRPr="00F055DD">
                <w:rPr>
                  <w:rFonts w:ascii="Arial" w:hAnsi="Arial" w:cs="Arial"/>
                  <w:b/>
                  <w:bCs/>
                  <w:sz w:val="20"/>
                  <w:szCs w:val="20"/>
                </w:rPr>
                <w:delText>No.</w:delText>
              </w:r>
            </w:del>
          </w:p>
        </w:tc>
        <w:tc>
          <w:tcPr>
            <w:tcW w:w="3827" w:type="dxa"/>
          </w:tcPr>
          <w:p w14:paraId="2FA42484" w14:textId="77777777" w:rsidR="00132CBB" w:rsidRPr="00F055DD" w:rsidRDefault="00132CBB" w:rsidP="00EF17F7">
            <w:pPr>
              <w:pStyle w:val="Compact"/>
              <w:rPr>
                <w:del w:id="121" w:author="zusammenlegung" w:date="2025-12-12T19:01:00Z" w16du:dateUtc="2025-12-12T18:01:00Z"/>
                <w:rFonts w:ascii="Arial" w:hAnsi="Arial" w:cs="Arial"/>
                <w:b/>
                <w:bCs/>
                <w:sz w:val="20"/>
                <w:szCs w:val="20"/>
              </w:rPr>
            </w:pPr>
            <w:del w:id="122" w:author="zusammenlegung" w:date="2025-12-12T19:01:00Z" w16du:dateUtc="2025-12-12T18:01:00Z">
              <w:r w:rsidRPr="00F055DD">
                <w:rPr>
                  <w:rFonts w:ascii="Arial" w:hAnsi="Arial" w:cs="Arial"/>
                  <w:b/>
                  <w:bCs/>
                  <w:sz w:val="20"/>
                  <w:szCs w:val="20"/>
                </w:rPr>
                <w:delText>Name</w:delText>
              </w:r>
            </w:del>
          </w:p>
        </w:tc>
        <w:tc>
          <w:tcPr>
            <w:tcW w:w="4439" w:type="dxa"/>
          </w:tcPr>
          <w:p w14:paraId="4719ABC0" w14:textId="77777777" w:rsidR="00132CBB" w:rsidRPr="00F055DD" w:rsidRDefault="00132CBB" w:rsidP="00EF17F7">
            <w:pPr>
              <w:pStyle w:val="Compact"/>
              <w:rPr>
                <w:del w:id="123" w:author="zusammenlegung" w:date="2025-12-12T19:01:00Z" w16du:dateUtc="2025-12-12T18:01:00Z"/>
                <w:rFonts w:ascii="Arial" w:hAnsi="Arial" w:cs="Arial"/>
                <w:b/>
                <w:bCs/>
                <w:sz w:val="20"/>
                <w:szCs w:val="20"/>
              </w:rPr>
            </w:pPr>
            <w:del w:id="124" w:author="zusammenlegung" w:date="2025-12-12T19:01:00Z" w16du:dateUtc="2025-12-12T18:01:00Z">
              <w:r w:rsidRPr="00F055DD">
                <w:rPr>
                  <w:rFonts w:ascii="Arial" w:hAnsi="Arial" w:cs="Arial"/>
                  <w:b/>
                  <w:bCs/>
                  <w:sz w:val="20"/>
                  <w:szCs w:val="20"/>
                </w:rPr>
                <w:delText>Implementation</w:delText>
              </w:r>
              <w:r w:rsidR="00616E9E" w:rsidRPr="00F055DD">
                <w:rPr>
                  <w:rFonts w:ascii="Arial" w:hAnsi="Arial" w:cs="Arial"/>
                  <w:b/>
                  <w:bCs/>
                  <w:sz w:val="20"/>
                  <w:szCs w:val="20"/>
                  <w:vertAlign w:val="superscript"/>
                </w:rPr>
                <w:delText>1</w:delText>
              </w:r>
            </w:del>
          </w:p>
        </w:tc>
      </w:tr>
      <w:tr w:rsidR="00616E9E" w:rsidRPr="00F055DD" w14:paraId="70136564" w14:textId="77777777" w:rsidTr="00F07EE9">
        <w:trPr>
          <w:del w:id="125" w:author="zusammenlegung" w:date="2025-12-12T19:01:00Z"/>
        </w:trPr>
        <w:tc>
          <w:tcPr>
            <w:tcW w:w="8970" w:type="dxa"/>
            <w:gridSpan w:val="3"/>
          </w:tcPr>
          <w:p w14:paraId="04D4BAEA" w14:textId="77777777" w:rsidR="00616E9E" w:rsidRPr="00F055DD" w:rsidRDefault="00616E9E" w:rsidP="00EF17F7">
            <w:pPr>
              <w:pStyle w:val="Compact"/>
              <w:rPr>
                <w:del w:id="126" w:author="zusammenlegung" w:date="2025-12-12T19:01:00Z" w16du:dateUtc="2025-12-12T18:01:00Z"/>
                <w:rFonts w:ascii="Arial" w:hAnsi="Arial" w:cs="Arial"/>
                <w:b/>
                <w:bCs/>
                <w:sz w:val="20"/>
                <w:szCs w:val="20"/>
              </w:rPr>
            </w:pPr>
            <w:del w:id="127" w:author="zusammenlegung" w:date="2025-12-12T19:01:00Z" w16du:dateUtc="2025-12-12T18:01:00Z">
              <w:r w:rsidRPr="00F055DD">
                <w:rPr>
                  <w:rFonts w:ascii="Arial" w:hAnsi="Arial" w:cs="Arial"/>
                  <w:b/>
                  <w:bCs/>
                  <w:sz w:val="20"/>
                  <w:szCs w:val="20"/>
                </w:rPr>
                <w:delText>Distance</w:delText>
              </w:r>
            </w:del>
          </w:p>
        </w:tc>
      </w:tr>
      <w:tr w:rsidR="00132CBB" w:rsidRPr="00F055DD" w14:paraId="2AB7A241" w14:textId="77777777" w:rsidTr="00F055DD">
        <w:trPr>
          <w:del w:id="128" w:author="zusammenlegung" w:date="2025-12-12T19:01:00Z"/>
        </w:trPr>
        <w:tc>
          <w:tcPr>
            <w:tcW w:w="704" w:type="dxa"/>
          </w:tcPr>
          <w:p w14:paraId="3325AAFC" w14:textId="77777777" w:rsidR="00132CBB" w:rsidRPr="00F055DD" w:rsidRDefault="00132CBB" w:rsidP="00EF17F7">
            <w:pPr>
              <w:pStyle w:val="Compact"/>
              <w:rPr>
                <w:del w:id="129" w:author="zusammenlegung" w:date="2025-12-12T19:01:00Z" w16du:dateUtc="2025-12-12T18:01:00Z"/>
                <w:rFonts w:ascii="Arial" w:hAnsi="Arial" w:cs="Arial"/>
                <w:sz w:val="20"/>
                <w:szCs w:val="20"/>
              </w:rPr>
            </w:pPr>
            <w:del w:id="130" w:author="zusammenlegung" w:date="2025-12-12T19:01:00Z" w16du:dateUtc="2025-12-12T18:01:00Z">
              <w:r w:rsidRPr="00F055DD">
                <w:rPr>
                  <w:rFonts w:ascii="Arial" w:hAnsi="Arial" w:cs="Arial"/>
                  <w:sz w:val="20"/>
                  <w:szCs w:val="20"/>
                </w:rPr>
                <w:delText>1</w:delText>
              </w:r>
            </w:del>
          </w:p>
        </w:tc>
        <w:tc>
          <w:tcPr>
            <w:tcW w:w="3827" w:type="dxa"/>
          </w:tcPr>
          <w:p w14:paraId="471D508D" w14:textId="77777777" w:rsidR="00132CBB" w:rsidRPr="00F055DD" w:rsidRDefault="00132CBB" w:rsidP="00EF17F7">
            <w:pPr>
              <w:pStyle w:val="Compact"/>
              <w:rPr>
                <w:del w:id="131" w:author="zusammenlegung" w:date="2025-12-12T19:01:00Z" w16du:dateUtc="2025-12-12T18:01:00Z"/>
                <w:rFonts w:ascii="Arial" w:hAnsi="Arial" w:cs="Arial"/>
                <w:sz w:val="20"/>
                <w:szCs w:val="20"/>
              </w:rPr>
            </w:pPr>
            <w:del w:id="132" w:author="zusammenlegung" w:date="2025-12-12T19:01:00Z" w16du:dateUtc="2025-12-12T18:01:00Z">
              <w:r w:rsidRPr="00F055DD">
                <w:rPr>
                  <w:rFonts w:ascii="Arial" w:hAnsi="Arial" w:cs="Arial"/>
                  <w:sz w:val="20"/>
                  <w:szCs w:val="20"/>
                </w:rPr>
                <w:delText>Total wear time daily</w:delText>
              </w:r>
            </w:del>
          </w:p>
        </w:tc>
        <w:tc>
          <w:tcPr>
            <w:tcW w:w="4439" w:type="dxa"/>
          </w:tcPr>
          <w:p w14:paraId="4AA8043E" w14:textId="77777777" w:rsidR="00132CBB" w:rsidRPr="00F055DD" w:rsidRDefault="00132CBB" w:rsidP="00EF17F7">
            <w:pPr>
              <w:pStyle w:val="Compact"/>
              <w:rPr>
                <w:del w:id="133" w:author="zusammenlegung" w:date="2025-12-12T19:01:00Z" w16du:dateUtc="2025-12-12T18:01:00Z"/>
                <w:rFonts w:ascii="Arial" w:hAnsi="Arial" w:cs="Arial"/>
                <w:sz w:val="20"/>
                <w:szCs w:val="20"/>
              </w:rPr>
            </w:pPr>
            <w:del w:id="134" w:author="zusammenlegung" w:date="2025-12-12T19:01:00Z" w16du:dateUtc="2025-12-12T18:01:00Z">
              <w:r>
                <w:fldChar w:fldCharType="begin"/>
              </w:r>
              <w:r>
                <w:delInstrText>HYPERLINK "https://tscnlab.github.io/LightLogR/reference/durations.html" \h</w:delInstrText>
              </w:r>
              <w:r>
                <w:fldChar w:fldCharType="separate"/>
              </w:r>
              <w:r w:rsidRPr="00F055DD">
                <w:rPr>
                  <w:rStyle w:val="Hyperlink"/>
                  <w:rFonts w:ascii="Arial" w:hAnsi="Arial" w:cs="Arial"/>
                  <w:sz w:val="20"/>
                  <w:szCs w:val="20"/>
                </w:rPr>
                <w:delText>durations()</w:delText>
              </w:r>
              <w:r>
                <w:fldChar w:fldCharType="end"/>
              </w:r>
              <w:r w:rsidRPr="00F055DD">
                <w:rPr>
                  <w:rFonts w:ascii="Arial" w:hAnsi="Arial" w:cs="Arial"/>
                  <w:sz w:val="20"/>
                  <w:szCs w:val="20"/>
                </w:rPr>
                <w:delText>*</w:delText>
              </w:r>
            </w:del>
          </w:p>
        </w:tc>
      </w:tr>
      <w:tr w:rsidR="00132CBB" w:rsidRPr="00F055DD" w14:paraId="32BF5C49" w14:textId="77777777" w:rsidTr="00F055DD">
        <w:trPr>
          <w:del w:id="135" w:author="zusammenlegung" w:date="2025-12-12T19:01:00Z"/>
        </w:trPr>
        <w:tc>
          <w:tcPr>
            <w:tcW w:w="704" w:type="dxa"/>
          </w:tcPr>
          <w:p w14:paraId="6E1625FD" w14:textId="77777777" w:rsidR="00132CBB" w:rsidRPr="00F055DD" w:rsidRDefault="00132CBB" w:rsidP="00EF17F7">
            <w:pPr>
              <w:pStyle w:val="Compact"/>
              <w:rPr>
                <w:del w:id="136" w:author="zusammenlegung" w:date="2025-12-12T19:01:00Z" w16du:dateUtc="2025-12-12T18:01:00Z"/>
                <w:rFonts w:ascii="Arial" w:hAnsi="Arial" w:cs="Arial"/>
                <w:sz w:val="20"/>
                <w:szCs w:val="20"/>
              </w:rPr>
            </w:pPr>
            <w:del w:id="137" w:author="zusammenlegung" w:date="2025-12-12T19:01:00Z" w16du:dateUtc="2025-12-12T18:01:00Z">
              <w:r w:rsidRPr="00F055DD">
                <w:rPr>
                  <w:rFonts w:ascii="Arial" w:hAnsi="Arial" w:cs="Arial"/>
                  <w:sz w:val="20"/>
                  <w:szCs w:val="20"/>
                </w:rPr>
                <w:delText>3</w:delText>
              </w:r>
            </w:del>
          </w:p>
        </w:tc>
        <w:tc>
          <w:tcPr>
            <w:tcW w:w="3827" w:type="dxa"/>
          </w:tcPr>
          <w:p w14:paraId="62BC4621" w14:textId="77777777" w:rsidR="00132CBB" w:rsidRPr="00F055DD" w:rsidRDefault="00132CBB" w:rsidP="00EF17F7">
            <w:pPr>
              <w:pStyle w:val="Compact"/>
              <w:rPr>
                <w:del w:id="138" w:author="zusammenlegung" w:date="2025-12-12T19:01:00Z" w16du:dateUtc="2025-12-12T18:01:00Z"/>
                <w:rFonts w:ascii="Arial" w:hAnsi="Arial" w:cs="Arial"/>
                <w:sz w:val="20"/>
                <w:szCs w:val="20"/>
              </w:rPr>
            </w:pPr>
            <w:del w:id="139" w:author="zusammenlegung" w:date="2025-12-12T19:01:00Z" w16du:dateUtc="2025-12-12T18:01:00Z">
              <w:r w:rsidRPr="00F055DD">
                <w:rPr>
                  <w:rFonts w:ascii="Arial" w:hAnsi="Arial" w:cs="Arial"/>
                  <w:sz w:val="20"/>
                  <w:szCs w:val="20"/>
                </w:rPr>
                <w:delText>Frequency of</w:delText>
              </w:r>
              <w:r w:rsidRPr="00F055DD">
                <w:rPr>
                  <w:rFonts w:ascii="Arial" w:hAnsi="Arial" w:cs="Arial"/>
                  <w:sz w:val="20"/>
                  <w:szCs w:val="20"/>
                </w:rPr>
                <w:br/>
                <w:delText>Continuous near work</w:delText>
              </w:r>
            </w:del>
          </w:p>
        </w:tc>
        <w:tc>
          <w:tcPr>
            <w:tcW w:w="4439" w:type="dxa"/>
          </w:tcPr>
          <w:p w14:paraId="6BDB5D7E" w14:textId="77777777" w:rsidR="00132CBB" w:rsidRPr="00F055DD" w:rsidRDefault="00132CBB" w:rsidP="00EF17F7">
            <w:pPr>
              <w:rPr>
                <w:del w:id="140" w:author="zusammenlegung" w:date="2025-12-12T19:01:00Z" w16du:dateUtc="2025-12-12T18:01:00Z"/>
                <w:rFonts w:ascii="Arial" w:hAnsi="Arial" w:cs="Arial"/>
                <w:sz w:val="20"/>
                <w:szCs w:val="20"/>
              </w:rPr>
            </w:pPr>
            <w:del w:id="141" w:author="zusammenlegung" w:date="2025-12-12T19:01:00Z" w16du:dateUtc="2025-12-12T18:01:00Z">
              <w:r>
                <w:fldChar w:fldCharType="begin"/>
              </w:r>
              <w:r>
                <w:delInstrText>HYPERLINK "https://tscnlab.github.io/LightLogR/reference/extract_clusters.html" \h</w:delInstrText>
              </w:r>
              <w:r>
                <w:fldChar w:fldCharType="separate"/>
              </w:r>
              <w:r w:rsidRPr="00F055DD">
                <w:rPr>
                  <w:rStyle w:val="Hyperlink"/>
                  <w:rFonts w:ascii="Arial" w:hAnsi="Arial" w:cs="Arial"/>
                  <w:sz w:val="20"/>
                  <w:szCs w:val="20"/>
                </w:rPr>
                <w:delText>extract_clusters()</w:delText>
              </w:r>
              <w:r>
                <w:fldChar w:fldCharType="end"/>
              </w:r>
              <w:r w:rsidRPr="00F055DD">
                <w:rPr>
                  <w:rFonts w:ascii="Arial" w:hAnsi="Arial" w:cs="Arial"/>
                  <w:sz w:val="20"/>
                  <w:szCs w:val="20"/>
                </w:rPr>
                <w:delText>* +</w:delText>
              </w:r>
            </w:del>
          </w:p>
          <w:p w14:paraId="599E8E21" w14:textId="77777777" w:rsidR="00132CBB" w:rsidRPr="00F055DD" w:rsidRDefault="00132CBB" w:rsidP="00EF17F7">
            <w:pPr>
              <w:rPr>
                <w:del w:id="142" w:author="zusammenlegung" w:date="2025-12-12T19:01:00Z" w16du:dateUtc="2025-12-12T18:01:00Z"/>
                <w:rFonts w:ascii="Arial" w:hAnsi="Arial" w:cs="Arial"/>
                <w:sz w:val="20"/>
                <w:szCs w:val="20"/>
              </w:rPr>
            </w:pPr>
            <w:del w:id="143" w:author="zusammenlegung" w:date="2025-12-12T19:01:00Z" w16du:dateUtc="2025-12-12T18:01:00Z">
              <w:r>
                <w:fldChar w:fldCharType="begin"/>
              </w:r>
              <w:r>
                <w:delInstrText>HYPERLINK "https://tscnlab.github.io/LightLogR/reference/summarize_numeric.html" \h</w:delInstrText>
              </w:r>
              <w:r>
                <w:fldChar w:fldCharType="separate"/>
              </w:r>
              <w:r w:rsidRPr="00F055DD">
                <w:rPr>
                  <w:rStyle w:val="Hyperlink"/>
                  <w:rFonts w:ascii="Arial" w:hAnsi="Arial" w:cs="Arial"/>
                  <w:sz w:val="20"/>
                  <w:szCs w:val="20"/>
                </w:rPr>
                <w:delText>summarize_numeric()</w:delText>
              </w:r>
              <w:r>
                <w:fldChar w:fldCharType="end"/>
              </w:r>
              <w:r w:rsidRPr="00F055DD">
                <w:rPr>
                  <w:rFonts w:ascii="Arial" w:hAnsi="Arial" w:cs="Arial"/>
                  <w:sz w:val="20"/>
                  <w:szCs w:val="20"/>
                </w:rPr>
                <w:delText>*</w:delText>
              </w:r>
            </w:del>
          </w:p>
        </w:tc>
      </w:tr>
      <w:tr w:rsidR="00132CBB" w:rsidRPr="00F055DD" w14:paraId="52709AB9" w14:textId="77777777" w:rsidTr="00F055DD">
        <w:trPr>
          <w:del w:id="144" w:author="zusammenlegung" w:date="2025-12-12T19:01:00Z"/>
        </w:trPr>
        <w:tc>
          <w:tcPr>
            <w:tcW w:w="704" w:type="dxa"/>
          </w:tcPr>
          <w:p w14:paraId="72441D41" w14:textId="77777777" w:rsidR="00132CBB" w:rsidRPr="00F055DD" w:rsidRDefault="00132CBB" w:rsidP="00EF17F7">
            <w:pPr>
              <w:pStyle w:val="Compact"/>
              <w:rPr>
                <w:del w:id="145" w:author="zusammenlegung" w:date="2025-12-12T19:01:00Z" w16du:dateUtc="2025-12-12T18:01:00Z"/>
                <w:rFonts w:ascii="Arial" w:hAnsi="Arial" w:cs="Arial"/>
                <w:sz w:val="20"/>
                <w:szCs w:val="20"/>
              </w:rPr>
            </w:pPr>
            <w:del w:id="146" w:author="zusammenlegung" w:date="2025-12-12T19:01:00Z" w16du:dateUtc="2025-12-12T18:01:00Z">
              <w:r w:rsidRPr="00F055DD">
                <w:rPr>
                  <w:rFonts w:ascii="Arial" w:hAnsi="Arial" w:cs="Arial"/>
                  <w:sz w:val="20"/>
                  <w:szCs w:val="20"/>
                </w:rPr>
                <w:delText>4</w:delText>
              </w:r>
            </w:del>
          </w:p>
        </w:tc>
        <w:tc>
          <w:tcPr>
            <w:tcW w:w="3827" w:type="dxa"/>
          </w:tcPr>
          <w:p w14:paraId="3A23446B" w14:textId="77777777" w:rsidR="00132CBB" w:rsidRPr="00F055DD" w:rsidRDefault="00132CBB" w:rsidP="00EF17F7">
            <w:pPr>
              <w:pStyle w:val="Compact"/>
              <w:rPr>
                <w:del w:id="147" w:author="zusammenlegung" w:date="2025-12-12T19:01:00Z" w16du:dateUtc="2025-12-12T18:01:00Z"/>
                <w:rFonts w:ascii="Arial" w:hAnsi="Arial" w:cs="Arial"/>
                <w:sz w:val="20"/>
                <w:szCs w:val="20"/>
              </w:rPr>
            </w:pPr>
            <w:del w:id="148" w:author="zusammenlegung" w:date="2025-12-12T19:01:00Z" w16du:dateUtc="2025-12-12T18:01:00Z">
              <w:r w:rsidRPr="00F055DD">
                <w:rPr>
                  <w:rFonts w:ascii="Arial" w:hAnsi="Arial" w:cs="Arial"/>
                  <w:sz w:val="20"/>
                  <w:szCs w:val="20"/>
                </w:rPr>
                <w:delText>Frequency,</w:delText>
              </w:r>
              <w:r w:rsidRPr="00F055DD">
                <w:rPr>
                  <w:rFonts w:ascii="Arial" w:hAnsi="Arial" w:cs="Arial"/>
                  <w:sz w:val="20"/>
                  <w:szCs w:val="20"/>
                </w:rPr>
                <w:br/>
                <w:delText>duration,</w:delText>
              </w:r>
              <w:r w:rsidRPr="00F055DD">
                <w:rPr>
                  <w:rFonts w:ascii="Arial" w:hAnsi="Arial" w:cs="Arial"/>
                  <w:sz w:val="20"/>
                  <w:szCs w:val="20"/>
                </w:rPr>
                <w:br/>
                <w:delText>and distances of</w:delText>
              </w:r>
              <w:r w:rsidRPr="00F055DD">
                <w:rPr>
                  <w:rFonts w:ascii="Arial" w:hAnsi="Arial" w:cs="Arial"/>
                  <w:sz w:val="20"/>
                  <w:szCs w:val="20"/>
                </w:rPr>
                <w:br/>
              </w:r>
              <w:r w:rsidRPr="00F055DD">
                <w:rPr>
                  <w:rFonts w:ascii="Arial" w:hAnsi="Arial" w:cs="Arial"/>
                  <w:i/>
                  <w:iCs/>
                  <w:sz w:val="20"/>
                  <w:szCs w:val="20"/>
                </w:rPr>
                <w:delText>Near Work episodes</w:delText>
              </w:r>
            </w:del>
          </w:p>
        </w:tc>
        <w:tc>
          <w:tcPr>
            <w:tcW w:w="4439" w:type="dxa"/>
          </w:tcPr>
          <w:p w14:paraId="760495CF" w14:textId="77777777" w:rsidR="00132CBB" w:rsidRPr="00F055DD" w:rsidRDefault="00132CBB" w:rsidP="00EF17F7">
            <w:pPr>
              <w:rPr>
                <w:del w:id="149" w:author="zusammenlegung" w:date="2025-12-12T19:01:00Z" w16du:dateUtc="2025-12-12T18:01:00Z"/>
                <w:rFonts w:ascii="Arial" w:hAnsi="Arial" w:cs="Arial"/>
                <w:sz w:val="20"/>
                <w:szCs w:val="20"/>
              </w:rPr>
            </w:pPr>
            <w:del w:id="150" w:author="zusammenlegung" w:date="2025-12-12T19:01:00Z" w16du:dateUtc="2025-12-12T18:01:00Z">
              <w:r>
                <w:fldChar w:fldCharType="begin"/>
              </w:r>
              <w:r>
                <w:delInstrText>HYPERLINK "https://tscnlab.github.io/LightLogR/reference/extract_clusters.html" \h</w:delInstrText>
              </w:r>
              <w:r>
                <w:fldChar w:fldCharType="separate"/>
              </w:r>
              <w:r w:rsidRPr="00F055DD">
                <w:rPr>
                  <w:rStyle w:val="Hyperlink"/>
                  <w:rFonts w:ascii="Arial" w:hAnsi="Arial" w:cs="Arial"/>
                  <w:sz w:val="20"/>
                  <w:szCs w:val="20"/>
                </w:rPr>
                <w:delText>extract_clusters()</w:delText>
              </w:r>
              <w:r>
                <w:fldChar w:fldCharType="end"/>
              </w:r>
              <w:r w:rsidRPr="00F055DD">
                <w:rPr>
                  <w:rFonts w:ascii="Arial" w:hAnsi="Arial" w:cs="Arial"/>
                  <w:sz w:val="20"/>
                  <w:szCs w:val="20"/>
                </w:rPr>
                <w:delText>* +</w:delText>
              </w:r>
            </w:del>
          </w:p>
          <w:p w14:paraId="28F41758" w14:textId="77777777" w:rsidR="00132CBB" w:rsidRPr="00F055DD" w:rsidRDefault="00132CBB" w:rsidP="00EF17F7">
            <w:pPr>
              <w:rPr>
                <w:del w:id="151" w:author="zusammenlegung" w:date="2025-12-12T19:01:00Z" w16du:dateUtc="2025-12-12T18:01:00Z"/>
                <w:rFonts w:ascii="Arial" w:hAnsi="Arial" w:cs="Arial"/>
                <w:sz w:val="20"/>
                <w:szCs w:val="20"/>
              </w:rPr>
            </w:pPr>
            <w:del w:id="152" w:author="zusammenlegung" w:date="2025-12-12T19:01:00Z" w16du:dateUtc="2025-12-12T18:01:00Z">
              <w:r>
                <w:fldChar w:fldCharType="begin"/>
              </w:r>
              <w:r>
                <w:delInstrText>HYPERLINK "https://tscnlab.github.io/LightLogR/reference/extract_metric.html" \h</w:delInstrText>
              </w:r>
              <w:r>
                <w:fldChar w:fldCharType="separate"/>
              </w:r>
              <w:r w:rsidRPr="00F055DD">
                <w:rPr>
                  <w:rStyle w:val="Hyperlink"/>
                  <w:rFonts w:ascii="Arial" w:hAnsi="Arial" w:cs="Arial"/>
                  <w:sz w:val="20"/>
                  <w:szCs w:val="20"/>
                </w:rPr>
                <w:delText>extract_metric()</w:delText>
              </w:r>
              <w:r>
                <w:fldChar w:fldCharType="end"/>
              </w:r>
              <w:r w:rsidRPr="00F055DD">
                <w:rPr>
                  <w:rFonts w:ascii="Arial" w:hAnsi="Arial" w:cs="Arial"/>
                  <w:sz w:val="20"/>
                  <w:szCs w:val="20"/>
                </w:rPr>
                <w:delText>* +</w:delText>
              </w:r>
            </w:del>
          </w:p>
          <w:p w14:paraId="37304916" w14:textId="77777777" w:rsidR="00132CBB" w:rsidRPr="00F055DD" w:rsidRDefault="00132CBB" w:rsidP="00EF17F7">
            <w:pPr>
              <w:rPr>
                <w:del w:id="153" w:author="zusammenlegung" w:date="2025-12-12T19:01:00Z" w16du:dateUtc="2025-12-12T18:01:00Z"/>
                <w:rFonts w:ascii="Arial" w:hAnsi="Arial" w:cs="Arial"/>
                <w:sz w:val="20"/>
                <w:szCs w:val="20"/>
              </w:rPr>
            </w:pPr>
            <w:del w:id="154" w:author="zusammenlegung" w:date="2025-12-12T19:01:00Z" w16du:dateUtc="2025-12-12T18:01:00Z">
              <w:r>
                <w:fldChar w:fldCharType="begin"/>
              </w:r>
              <w:r>
                <w:delInstrText>HYPERLINK "https://tscnlab.github.io/LightLogR/reference/summarize_numeric.html" \h</w:delInstrText>
              </w:r>
              <w:r>
                <w:fldChar w:fldCharType="separate"/>
              </w:r>
              <w:r w:rsidRPr="00F055DD">
                <w:rPr>
                  <w:rStyle w:val="Hyperlink"/>
                  <w:rFonts w:ascii="Arial" w:hAnsi="Arial" w:cs="Arial"/>
                  <w:sz w:val="20"/>
                  <w:szCs w:val="20"/>
                </w:rPr>
                <w:delText>summarize_numeric()</w:delText>
              </w:r>
              <w:r>
                <w:fldChar w:fldCharType="end"/>
              </w:r>
              <w:r w:rsidRPr="00F055DD">
                <w:rPr>
                  <w:rFonts w:ascii="Arial" w:hAnsi="Arial" w:cs="Arial"/>
                  <w:sz w:val="20"/>
                  <w:szCs w:val="20"/>
                </w:rPr>
                <w:delText>*</w:delText>
              </w:r>
            </w:del>
          </w:p>
        </w:tc>
      </w:tr>
      <w:tr w:rsidR="00132CBB" w:rsidRPr="00F055DD" w14:paraId="51025750" w14:textId="77777777" w:rsidTr="00F055DD">
        <w:trPr>
          <w:del w:id="155" w:author="zusammenlegung" w:date="2025-12-12T19:01:00Z"/>
        </w:trPr>
        <w:tc>
          <w:tcPr>
            <w:tcW w:w="704" w:type="dxa"/>
          </w:tcPr>
          <w:p w14:paraId="44EC7ADB" w14:textId="77777777" w:rsidR="00132CBB" w:rsidRPr="00F055DD" w:rsidRDefault="00132CBB" w:rsidP="00EF17F7">
            <w:pPr>
              <w:pStyle w:val="Compact"/>
              <w:rPr>
                <w:del w:id="156" w:author="zusammenlegung" w:date="2025-12-12T19:01:00Z" w16du:dateUtc="2025-12-12T18:01:00Z"/>
                <w:rFonts w:ascii="Arial" w:hAnsi="Arial" w:cs="Arial"/>
                <w:sz w:val="20"/>
                <w:szCs w:val="20"/>
              </w:rPr>
            </w:pPr>
            <w:del w:id="157" w:author="zusammenlegung" w:date="2025-12-12T19:01:00Z" w16du:dateUtc="2025-12-12T18:01:00Z">
              <w:r w:rsidRPr="00F055DD">
                <w:rPr>
                  <w:rFonts w:ascii="Arial" w:hAnsi="Arial" w:cs="Arial"/>
                  <w:sz w:val="20"/>
                  <w:szCs w:val="20"/>
                </w:rPr>
                <w:delText>5</w:delText>
              </w:r>
            </w:del>
          </w:p>
        </w:tc>
        <w:tc>
          <w:tcPr>
            <w:tcW w:w="3827" w:type="dxa"/>
          </w:tcPr>
          <w:p w14:paraId="3F32009F" w14:textId="77777777" w:rsidR="00132CBB" w:rsidRPr="00F055DD" w:rsidRDefault="00132CBB" w:rsidP="00EF17F7">
            <w:pPr>
              <w:pStyle w:val="Compact"/>
              <w:rPr>
                <w:del w:id="158" w:author="zusammenlegung" w:date="2025-12-12T19:01:00Z" w16du:dateUtc="2025-12-12T18:01:00Z"/>
                <w:rFonts w:ascii="Arial" w:hAnsi="Arial" w:cs="Arial"/>
                <w:sz w:val="20"/>
                <w:szCs w:val="20"/>
              </w:rPr>
            </w:pPr>
            <w:del w:id="159" w:author="zusammenlegung" w:date="2025-12-12T19:01:00Z" w16du:dateUtc="2025-12-12T18:01:00Z">
              <w:r w:rsidRPr="00F055DD">
                <w:rPr>
                  <w:rFonts w:ascii="Arial" w:hAnsi="Arial" w:cs="Arial"/>
                  <w:sz w:val="20"/>
                  <w:szCs w:val="20"/>
                </w:rPr>
                <w:delText xml:space="preserve">Frequency and duration of </w:delText>
              </w:r>
              <w:r w:rsidRPr="00F055DD">
                <w:rPr>
                  <w:rFonts w:ascii="Arial" w:hAnsi="Arial" w:cs="Arial"/>
                  <w:i/>
                  <w:iCs/>
                  <w:sz w:val="20"/>
                  <w:szCs w:val="20"/>
                </w:rPr>
                <w:delText>Visual breaks</w:delText>
              </w:r>
            </w:del>
          </w:p>
        </w:tc>
        <w:tc>
          <w:tcPr>
            <w:tcW w:w="4439" w:type="dxa"/>
          </w:tcPr>
          <w:p w14:paraId="7C4E9E2A" w14:textId="77777777" w:rsidR="00132CBB" w:rsidRPr="00F055DD" w:rsidRDefault="00132CBB" w:rsidP="00EF17F7">
            <w:pPr>
              <w:rPr>
                <w:del w:id="160" w:author="zusammenlegung" w:date="2025-12-12T19:01:00Z" w16du:dateUtc="2025-12-12T18:01:00Z"/>
                <w:rFonts w:ascii="Arial" w:hAnsi="Arial" w:cs="Arial"/>
                <w:sz w:val="20"/>
                <w:szCs w:val="20"/>
              </w:rPr>
            </w:pPr>
            <w:del w:id="161" w:author="zusammenlegung" w:date="2025-12-12T19:01:00Z" w16du:dateUtc="2025-12-12T18:01:00Z">
              <w:r>
                <w:fldChar w:fldCharType="begin"/>
              </w:r>
              <w:r>
                <w:delInstrText>HYPERLINK "https://tscnlab.github.io/LightLogR/reference/extract_clusters.html" \h</w:delInstrText>
              </w:r>
              <w:r>
                <w:fldChar w:fldCharType="separate"/>
              </w:r>
              <w:r w:rsidRPr="00F055DD">
                <w:rPr>
                  <w:rStyle w:val="Hyperlink"/>
                  <w:rFonts w:ascii="Arial" w:hAnsi="Arial" w:cs="Arial"/>
                  <w:sz w:val="20"/>
                  <w:szCs w:val="20"/>
                </w:rPr>
                <w:delText>extract_clusters()</w:delText>
              </w:r>
              <w:r>
                <w:fldChar w:fldCharType="end"/>
              </w:r>
              <w:r w:rsidRPr="00F055DD">
                <w:rPr>
                  <w:rFonts w:ascii="Arial" w:hAnsi="Arial" w:cs="Arial"/>
                  <w:sz w:val="20"/>
                  <w:szCs w:val="20"/>
                </w:rPr>
                <w:delText>* +</w:delText>
              </w:r>
            </w:del>
          </w:p>
          <w:p w14:paraId="6F169941" w14:textId="77777777" w:rsidR="00132CBB" w:rsidRPr="00F055DD" w:rsidRDefault="00132CBB" w:rsidP="00EF17F7">
            <w:pPr>
              <w:rPr>
                <w:del w:id="162" w:author="zusammenlegung" w:date="2025-12-12T19:01:00Z" w16du:dateUtc="2025-12-12T18:01:00Z"/>
                <w:rFonts w:ascii="Arial" w:hAnsi="Arial" w:cs="Arial"/>
                <w:sz w:val="20"/>
                <w:szCs w:val="20"/>
              </w:rPr>
            </w:pPr>
            <w:del w:id="163" w:author="zusammenlegung" w:date="2025-12-12T19:01:00Z" w16du:dateUtc="2025-12-12T18:01:00Z">
              <w:r w:rsidRPr="00F055DD">
                <w:rPr>
                  <w:rFonts w:ascii="Arial" w:hAnsi="Arial" w:cs="Arial"/>
                  <w:sz w:val="20"/>
                  <w:szCs w:val="20"/>
                </w:rPr>
                <w:delText>filter</w:delText>
              </w:r>
            </w:del>
          </w:p>
        </w:tc>
      </w:tr>
      <w:tr w:rsidR="00616E9E" w:rsidRPr="00F055DD" w14:paraId="5F3E9148" w14:textId="77777777" w:rsidTr="00F30DB4">
        <w:trPr>
          <w:del w:id="164" w:author="zusammenlegung" w:date="2025-12-12T19:01:00Z"/>
        </w:trPr>
        <w:tc>
          <w:tcPr>
            <w:tcW w:w="8970" w:type="dxa"/>
            <w:gridSpan w:val="3"/>
          </w:tcPr>
          <w:p w14:paraId="61DC65E9" w14:textId="77777777" w:rsidR="00616E9E" w:rsidRPr="00F055DD" w:rsidRDefault="00616E9E" w:rsidP="00EF17F7">
            <w:pPr>
              <w:pStyle w:val="Compact"/>
              <w:rPr>
                <w:del w:id="165" w:author="zusammenlegung" w:date="2025-12-12T19:01:00Z" w16du:dateUtc="2025-12-12T18:01:00Z"/>
                <w:rFonts w:ascii="Arial" w:hAnsi="Arial" w:cs="Arial"/>
                <w:sz w:val="20"/>
                <w:szCs w:val="20"/>
              </w:rPr>
            </w:pPr>
            <w:del w:id="166" w:author="zusammenlegung" w:date="2025-12-12T19:01:00Z" w16du:dateUtc="2025-12-12T18:01:00Z">
              <w:r w:rsidRPr="00F055DD">
                <w:rPr>
                  <w:rFonts w:ascii="Arial" w:hAnsi="Arial" w:cs="Arial"/>
                  <w:sz w:val="20"/>
                  <w:szCs w:val="20"/>
                </w:rPr>
                <w:delText>Light</w:delText>
              </w:r>
            </w:del>
          </w:p>
        </w:tc>
      </w:tr>
      <w:tr w:rsidR="00132CBB" w:rsidRPr="00F055DD" w14:paraId="2C2F3AD5" w14:textId="77777777" w:rsidTr="00F055DD">
        <w:trPr>
          <w:del w:id="167" w:author="zusammenlegung" w:date="2025-12-12T19:01:00Z"/>
        </w:trPr>
        <w:tc>
          <w:tcPr>
            <w:tcW w:w="704" w:type="dxa"/>
          </w:tcPr>
          <w:p w14:paraId="7E5857BC" w14:textId="77777777" w:rsidR="00132CBB" w:rsidRPr="00F055DD" w:rsidRDefault="00132CBB" w:rsidP="00EF17F7">
            <w:pPr>
              <w:pStyle w:val="Compact"/>
              <w:rPr>
                <w:del w:id="168" w:author="zusammenlegung" w:date="2025-12-12T19:01:00Z" w16du:dateUtc="2025-12-12T18:01:00Z"/>
                <w:rFonts w:ascii="Arial" w:hAnsi="Arial" w:cs="Arial"/>
                <w:sz w:val="20"/>
                <w:szCs w:val="20"/>
              </w:rPr>
            </w:pPr>
            <w:del w:id="169" w:author="zusammenlegung" w:date="2025-12-12T19:01:00Z" w16du:dateUtc="2025-12-12T18:01:00Z">
              <w:r w:rsidRPr="00F055DD">
                <w:rPr>
                  <w:rFonts w:ascii="Arial" w:hAnsi="Arial" w:cs="Arial"/>
                  <w:sz w:val="20"/>
                  <w:szCs w:val="20"/>
                </w:rPr>
                <w:delText>6</w:delText>
              </w:r>
            </w:del>
          </w:p>
        </w:tc>
        <w:tc>
          <w:tcPr>
            <w:tcW w:w="3827" w:type="dxa"/>
          </w:tcPr>
          <w:p w14:paraId="1E2ACCAC" w14:textId="77777777" w:rsidR="00132CBB" w:rsidRPr="00F055DD" w:rsidRDefault="00132CBB" w:rsidP="00EF17F7">
            <w:pPr>
              <w:pStyle w:val="Compact"/>
              <w:rPr>
                <w:del w:id="170" w:author="zusammenlegung" w:date="2025-12-12T19:01:00Z" w16du:dateUtc="2025-12-12T18:01:00Z"/>
                <w:rFonts w:ascii="Arial" w:hAnsi="Arial" w:cs="Arial"/>
                <w:sz w:val="20"/>
                <w:szCs w:val="20"/>
              </w:rPr>
            </w:pPr>
            <w:del w:id="171" w:author="zusammenlegung" w:date="2025-12-12T19:01:00Z" w16du:dateUtc="2025-12-12T18:01:00Z">
              <w:r w:rsidRPr="00F055DD">
                <w:rPr>
                  <w:rFonts w:ascii="Arial" w:hAnsi="Arial" w:cs="Arial"/>
                  <w:sz w:val="20"/>
                  <w:szCs w:val="20"/>
                </w:rPr>
                <w:delText>Light exposure (in lux)</w:delText>
              </w:r>
            </w:del>
          </w:p>
        </w:tc>
        <w:tc>
          <w:tcPr>
            <w:tcW w:w="4439" w:type="dxa"/>
          </w:tcPr>
          <w:p w14:paraId="6AFAA23F" w14:textId="77777777" w:rsidR="00132CBB" w:rsidRPr="00F055DD" w:rsidRDefault="00132CBB" w:rsidP="00EF17F7">
            <w:pPr>
              <w:pStyle w:val="Compact"/>
              <w:rPr>
                <w:del w:id="172" w:author="zusammenlegung" w:date="2025-12-12T19:01:00Z" w16du:dateUtc="2025-12-12T18:01:00Z"/>
                <w:rFonts w:ascii="Arial" w:hAnsi="Arial" w:cs="Arial"/>
                <w:sz w:val="20"/>
                <w:szCs w:val="20"/>
              </w:rPr>
            </w:pPr>
            <w:del w:id="173" w:author="zusammenlegung" w:date="2025-12-12T19:01:00Z" w16du:dateUtc="2025-12-12T18:01:00Z">
              <w:r>
                <w:fldChar w:fldCharType="begin"/>
              </w:r>
              <w:r>
                <w:delInstrText>HYPERLINK "https://tscnlab.github.io/LightLogR/reference/summarize_numeric.html" \h</w:delInstrText>
              </w:r>
              <w:r>
                <w:fldChar w:fldCharType="separate"/>
              </w:r>
              <w:r w:rsidRPr="00F055DD">
                <w:rPr>
                  <w:rStyle w:val="Hyperlink"/>
                  <w:rFonts w:ascii="Arial" w:hAnsi="Arial" w:cs="Arial"/>
                  <w:sz w:val="20"/>
                  <w:szCs w:val="20"/>
                </w:rPr>
                <w:delText>summarize_numeric()</w:delText>
              </w:r>
              <w:r>
                <w:fldChar w:fldCharType="end"/>
              </w:r>
              <w:r w:rsidR="00616E9E" w:rsidRPr="00F055DD">
                <w:rPr>
                  <w:rFonts w:ascii="Arial" w:hAnsi="Arial" w:cs="Arial"/>
                  <w:sz w:val="20"/>
                  <w:szCs w:val="20"/>
                </w:rPr>
                <w:delText>*</w:delText>
              </w:r>
            </w:del>
          </w:p>
        </w:tc>
      </w:tr>
      <w:tr w:rsidR="00132CBB" w:rsidRPr="00F055DD" w14:paraId="023F867A" w14:textId="77777777" w:rsidTr="00F055DD">
        <w:trPr>
          <w:del w:id="174" w:author="zusammenlegung" w:date="2025-12-12T19:01:00Z"/>
        </w:trPr>
        <w:tc>
          <w:tcPr>
            <w:tcW w:w="704" w:type="dxa"/>
          </w:tcPr>
          <w:p w14:paraId="2AF0BF18" w14:textId="77777777" w:rsidR="00132CBB" w:rsidRPr="00F055DD" w:rsidRDefault="00132CBB" w:rsidP="00EF17F7">
            <w:pPr>
              <w:pStyle w:val="Compact"/>
              <w:rPr>
                <w:del w:id="175" w:author="zusammenlegung" w:date="2025-12-12T19:01:00Z" w16du:dateUtc="2025-12-12T18:01:00Z"/>
                <w:rFonts w:ascii="Arial" w:hAnsi="Arial" w:cs="Arial"/>
                <w:sz w:val="20"/>
                <w:szCs w:val="20"/>
              </w:rPr>
            </w:pPr>
            <w:del w:id="176" w:author="zusammenlegung" w:date="2025-12-12T19:01:00Z" w16du:dateUtc="2025-12-12T18:01:00Z">
              <w:r w:rsidRPr="00F055DD">
                <w:rPr>
                  <w:rFonts w:ascii="Arial" w:hAnsi="Arial" w:cs="Arial"/>
                  <w:sz w:val="20"/>
                  <w:szCs w:val="20"/>
                </w:rPr>
                <w:delText>7</w:delText>
              </w:r>
            </w:del>
          </w:p>
        </w:tc>
        <w:tc>
          <w:tcPr>
            <w:tcW w:w="3827" w:type="dxa"/>
          </w:tcPr>
          <w:p w14:paraId="70DFBAA8" w14:textId="77777777" w:rsidR="00132CBB" w:rsidRPr="00F055DD" w:rsidRDefault="00132CBB" w:rsidP="00EF17F7">
            <w:pPr>
              <w:pStyle w:val="Compact"/>
              <w:rPr>
                <w:del w:id="177" w:author="zusammenlegung" w:date="2025-12-12T19:01:00Z" w16du:dateUtc="2025-12-12T18:01:00Z"/>
                <w:rFonts w:ascii="Arial" w:hAnsi="Arial" w:cs="Arial"/>
                <w:sz w:val="20"/>
                <w:szCs w:val="20"/>
              </w:rPr>
            </w:pPr>
            <w:del w:id="178" w:author="zusammenlegung" w:date="2025-12-12T19:01:00Z" w16du:dateUtc="2025-12-12T18:01:00Z">
              <w:r w:rsidRPr="00F055DD">
                <w:rPr>
                  <w:rFonts w:ascii="Arial" w:hAnsi="Arial" w:cs="Arial"/>
                  <w:sz w:val="20"/>
                  <w:szCs w:val="20"/>
                </w:rPr>
                <w:delText xml:space="preserve">Duration per </w:delText>
              </w:r>
              <w:r w:rsidRPr="00F055DD">
                <w:rPr>
                  <w:rFonts w:ascii="Arial" w:hAnsi="Arial" w:cs="Arial"/>
                  <w:i/>
                  <w:iCs/>
                  <w:sz w:val="20"/>
                  <w:szCs w:val="20"/>
                </w:rPr>
                <w:delText>Outdoor range</w:delText>
              </w:r>
            </w:del>
          </w:p>
        </w:tc>
        <w:tc>
          <w:tcPr>
            <w:tcW w:w="4439" w:type="dxa"/>
          </w:tcPr>
          <w:p w14:paraId="5208AF0C" w14:textId="77777777" w:rsidR="00132CBB" w:rsidRPr="00F055DD" w:rsidRDefault="00132CBB" w:rsidP="00EF17F7">
            <w:pPr>
              <w:rPr>
                <w:del w:id="179" w:author="zusammenlegung" w:date="2025-12-12T19:01:00Z" w16du:dateUtc="2025-12-12T18:01:00Z"/>
                <w:rFonts w:ascii="Arial" w:hAnsi="Arial" w:cs="Arial"/>
                <w:sz w:val="20"/>
                <w:szCs w:val="20"/>
              </w:rPr>
            </w:pPr>
            <w:del w:id="180" w:author="zusammenlegung" w:date="2025-12-12T19:01:00Z" w16du:dateUtc="2025-12-12T18:01:00Z">
              <w:r w:rsidRPr="00F055DD">
                <w:rPr>
                  <w:rFonts w:ascii="Arial" w:hAnsi="Arial" w:cs="Arial"/>
                  <w:sz w:val="20"/>
                  <w:szCs w:val="20"/>
                </w:rPr>
                <w:delText>grouping by Outdoor range +</w:delText>
              </w:r>
            </w:del>
          </w:p>
          <w:p w14:paraId="32304E7B" w14:textId="77777777" w:rsidR="00132CBB" w:rsidRPr="00F055DD" w:rsidRDefault="00132CBB" w:rsidP="00EF17F7">
            <w:pPr>
              <w:rPr>
                <w:del w:id="181" w:author="zusammenlegung" w:date="2025-12-12T19:01:00Z" w16du:dateUtc="2025-12-12T18:01:00Z"/>
                <w:rFonts w:ascii="Arial" w:hAnsi="Arial" w:cs="Arial"/>
                <w:sz w:val="20"/>
                <w:szCs w:val="20"/>
              </w:rPr>
            </w:pPr>
            <w:del w:id="182" w:author="zusammenlegung" w:date="2025-12-12T19:01:00Z" w16du:dateUtc="2025-12-12T18:01:00Z">
              <w:r>
                <w:fldChar w:fldCharType="begin"/>
              </w:r>
              <w:r>
                <w:delInstrText>HYPERLINK "https://tscnlab.github.io/LightLogR/reference/durations.html" \h</w:delInstrText>
              </w:r>
              <w:r>
                <w:fldChar w:fldCharType="separate"/>
              </w:r>
              <w:r w:rsidRPr="00F055DD">
                <w:rPr>
                  <w:rStyle w:val="Hyperlink"/>
                  <w:rFonts w:ascii="Arial" w:hAnsi="Arial" w:cs="Arial"/>
                  <w:sz w:val="20"/>
                  <w:szCs w:val="20"/>
                </w:rPr>
                <w:delText>durations()</w:delText>
              </w:r>
              <w:r>
                <w:fldChar w:fldCharType="end"/>
              </w:r>
              <w:r w:rsidR="00616E9E" w:rsidRPr="00F055DD">
                <w:rPr>
                  <w:rFonts w:ascii="Arial" w:hAnsi="Arial" w:cs="Arial"/>
                  <w:sz w:val="20"/>
                  <w:szCs w:val="20"/>
                </w:rPr>
                <w:delText>*</w:delText>
              </w:r>
            </w:del>
          </w:p>
        </w:tc>
      </w:tr>
      <w:tr w:rsidR="00132CBB" w:rsidRPr="00F055DD" w14:paraId="65F73686" w14:textId="77777777" w:rsidTr="00F055DD">
        <w:trPr>
          <w:del w:id="183" w:author="zusammenlegung" w:date="2025-12-12T19:01:00Z"/>
        </w:trPr>
        <w:tc>
          <w:tcPr>
            <w:tcW w:w="704" w:type="dxa"/>
          </w:tcPr>
          <w:p w14:paraId="5A1695DD" w14:textId="77777777" w:rsidR="00132CBB" w:rsidRPr="00F055DD" w:rsidRDefault="00132CBB" w:rsidP="00EF17F7">
            <w:pPr>
              <w:pStyle w:val="Compact"/>
              <w:rPr>
                <w:del w:id="184" w:author="zusammenlegung" w:date="2025-12-12T19:01:00Z" w16du:dateUtc="2025-12-12T18:01:00Z"/>
                <w:rFonts w:ascii="Arial" w:hAnsi="Arial" w:cs="Arial"/>
                <w:sz w:val="20"/>
                <w:szCs w:val="20"/>
              </w:rPr>
            </w:pPr>
            <w:del w:id="185" w:author="zusammenlegung" w:date="2025-12-12T19:01:00Z" w16du:dateUtc="2025-12-12T18:01:00Z">
              <w:r w:rsidRPr="00F055DD">
                <w:rPr>
                  <w:rFonts w:ascii="Arial" w:hAnsi="Arial" w:cs="Arial"/>
                  <w:sz w:val="20"/>
                  <w:szCs w:val="20"/>
                </w:rPr>
                <w:delText>8</w:delText>
              </w:r>
            </w:del>
          </w:p>
        </w:tc>
        <w:tc>
          <w:tcPr>
            <w:tcW w:w="3827" w:type="dxa"/>
          </w:tcPr>
          <w:p w14:paraId="2F802B30" w14:textId="77777777" w:rsidR="00132CBB" w:rsidRPr="00F055DD" w:rsidRDefault="00132CBB" w:rsidP="00EF17F7">
            <w:pPr>
              <w:pStyle w:val="Compact"/>
              <w:rPr>
                <w:del w:id="186" w:author="zusammenlegung" w:date="2025-12-12T19:01:00Z" w16du:dateUtc="2025-12-12T18:01:00Z"/>
                <w:rFonts w:ascii="Arial" w:hAnsi="Arial" w:cs="Arial"/>
                <w:sz w:val="20"/>
                <w:szCs w:val="20"/>
              </w:rPr>
            </w:pPr>
            <w:del w:id="187" w:author="zusammenlegung" w:date="2025-12-12T19:01:00Z" w16du:dateUtc="2025-12-12T18:01:00Z">
              <w:r w:rsidRPr="00F055DD">
                <w:rPr>
                  <w:rFonts w:ascii="Arial" w:hAnsi="Arial" w:cs="Arial"/>
                  <w:sz w:val="20"/>
                  <w:szCs w:val="20"/>
                </w:rPr>
                <w:delText>The number of times light level changes from indoor (&lt;1000 lx) to outdoor (&gt;1000 lx)</w:delText>
              </w:r>
            </w:del>
          </w:p>
        </w:tc>
        <w:tc>
          <w:tcPr>
            <w:tcW w:w="4439" w:type="dxa"/>
          </w:tcPr>
          <w:p w14:paraId="63058A21" w14:textId="77777777" w:rsidR="00132CBB" w:rsidRPr="00F055DD" w:rsidRDefault="00132CBB" w:rsidP="00EF17F7">
            <w:pPr>
              <w:rPr>
                <w:del w:id="188" w:author="zusammenlegung" w:date="2025-12-12T19:01:00Z" w16du:dateUtc="2025-12-12T18:01:00Z"/>
                <w:rFonts w:ascii="Arial" w:hAnsi="Arial" w:cs="Arial"/>
                <w:sz w:val="20"/>
                <w:szCs w:val="20"/>
              </w:rPr>
            </w:pPr>
            <w:del w:id="189" w:author="zusammenlegung" w:date="2025-12-12T19:01:00Z" w16du:dateUtc="2025-12-12T18:01:00Z">
              <w:r>
                <w:fldChar w:fldCharType="begin"/>
              </w:r>
              <w:r>
                <w:delInstrText>HYPERLINK "https://tscnlab.github.io/LightLogR/reference/extract_states.html" \h</w:delInstrText>
              </w:r>
              <w:r>
                <w:fldChar w:fldCharType="separate"/>
              </w:r>
              <w:r w:rsidRPr="00F055DD">
                <w:rPr>
                  <w:rStyle w:val="Hyperlink"/>
                  <w:rFonts w:ascii="Arial" w:hAnsi="Arial" w:cs="Arial"/>
                  <w:sz w:val="20"/>
                  <w:szCs w:val="20"/>
                </w:rPr>
                <w:delText>extract_states()</w:delText>
              </w:r>
              <w:r>
                <w:fldChar w:fldCharType="end"/>
              </w:r>
              <w:r w:rsidR="00616E9E" w:rsidRPr="00F055DD">
                <w:rPr>
                  <w:rFonts w:ascii="Arial" w:hAnsi="Arial" w:cs="Arial"/>
                  <w:sz w:val="20"/>
                  <w:szCs w:val="20"/>
                </w:rPr>
                <w:delText>*</w:delText>
              </w:r>
              <w:r w:rsidRPr="00F055DD">
                <w:rPr>
                  <w:rFonts w:ascii="Arial" w:hAnsi="Arial" w:cs="Arial"/>
                  <w:sz w:val="20"/>
                  <w:szCs w:val="20"/>
                </w:rPr>
                <w:delText xml:space="preserve"> +</w:delText>
              </w:r>
            </w:del>
          </w:p>
          <w:p w14:paraId="66910EF2" w14:textId="77777777" w:rsidR="00132CBB" w:rsidRPr="00F055DD" w:rsidRDefault="00132CBB" w:rsidP="00EF17F7">
            <w:pPr>
              <w:rPr>
                <w:del w:id="190" w:author="zusammenlegung" w:date="2025-12-12T19:01:00Z" w16du:dateUtc="2025-12-12T18:01:00Z"/>
                <w:rFonts w:ascii="Arial" w:hAnsi="Arial" w:cs="Arial"/>
                <w:sz w:val="20"/>
                <w:szCs w:val="20"/>
              </w:rPr>
            </w:pPr>
            <w:del w:id="191" w:author="zusammenlegung" w:date="2025-12-12T19:01:00Z" w16du:dateUtc="2025-12-12T18:01:00Z">
              <w:r>
                <w:fldChar w:fldCharType="begin"/>
              </w:r>
              <w:r>
                <w:delInstrText>HYPERLINK "https://tscnlab.github.io/LightLogR/reference/summarize_numeric.html" \h</w:delInstrText>
              </w:r>
              <w:r>
                <w:fldChar w:fldCharType="separate"/>
              </w:r>
              <w:r w:rsidRPr="00F055DD">
                <w:rPr>
                  <w:rStyle w:val="Hyperlink"/>
                  <w:rFonts w:ascii="Arial" w:hAnsi="Arial" w:cs="Arial"/>
                  <w:sz w:val="20"/>
                  <w:szCs w:val="20"/>
                </w:rPr>
                <w:delText>summarize_numeric()</w:delText>
              </w:r>
              <w:r>
                <w:fldChar w:fldCharType="end"/>
              </w:r>
              <w:r w:rsidR="00616E9E" w:rsidRPr="00F055DD">
                <w:rPr>
                  <w:rFonts w:ascii="Arial" w:hAnsi="Arial" w:cs="Arial"/>
                  <w:sz w:val="20"/>
                  <w:szCs w:val="20"/>
                </w:rPr>
                <w:delText>*</w:delText>
              </w:r>
            </w:del>
          </w:p>
        </w:tc>
      </w:tr>
      <w:tr w:rsidR="00132CBB" w:rsidRPr="00F055DD" w14:paraId="3AD756EB" w14:textId="77777777" w:rsidTr="00F055DD">
        <w:trPr>
          <w:del w:id="192" w:author="zusammenlegung" w:date="2025-12-12T19:01:00Z"/>
        </w:trPr>
        <w:tc>
          <w:tcPr>
            <w:tcW w:w="704" w:type="dxa"/>
          </w:tcPr>
          <w:p w14:paraId="57F3A000" w14:textId="77777777" w:rsidR="00132CBB" w:rsidRPr="00F055DD" w:rsidRDefault="00132CBB" w:rsidP="00EF17F7">
            <w:pPr>
              <w:pStyle w:val="Compact"/>
              <w:rPr>
                <w:del w:id="193" w:author="zusammenlegung" w:date="2025-12-12T19:01:00Z" w16du:dateUtc="2025-12-12T18:01:00Z"/>
                <w:rFonts w:ascii="Arial" w:hAnsi="Arial" w:cs="Arial"/>
                <w:sz w:val="20"/>
                <w:szCs w:val="20"/>
              </w:rPr>
            </w:pPr>
            <w:del w:id="194" w:author="zusammenlegung" w:date="2025-12-12T19:01:00Z" w16du:dateUtc="2025-12-12T18:01:00Z">
              <w:r w:rsidRPr="00F055DD">
                <w:rPr>
                  <w:rFonts w:ascii="Arial" w:hAnsi="Arial" w:cs="Arial"/>
                  <w:sz w:val="20"/>
                  <w:szCs w:val="20"/>
                </w:rPr>
                <w:delText>9</w:delText>
              </w:r>
            </w:del>
          </w:p>
        </w:tc>
        <w:tc>
          <w:tcPr>
            <w:tcW w:w="3827" w:type="dxa"/>
          </w:tcPr>
          <w:p w14:paraId="384DFA5D" w14:textId="77777777" w:rsidR="00132CBB" w:rsidRPr="00F055DD" w:rsidRDefault="00132CBB" w:rsidP="00EF17F7">
            <w:pPr>
              <w:pStyle w:val="Compact"/>
              <w:rPr>
                <w:del w:id="195" w:author="zusammenlegung" w:date="2025-12-12T19:01:00Z" w16du:dateUtc="2025-12-12T18:01:00Z"/>
                <w:rFonts w:ascii="Arial" w:hAnsi="Arial" w:cs="Arial"/>
                <w:sz w:val="20"/>
                <w:szCs w:val="20"/>
              </w:rPr>
            </w:pPr>
            <w:del w:id="196" w:author="zusammenlegung" w:date="2025-12-12T19:01:00Z" w16du:dateUtc="2025-12-12T18:01:00Z">
              <w:r w:rsidRPr="00F055DD">
                <w:rPr>
                  <w:rFonts w:ascii="Arial" w:hAnsi="Arial" w:cs="Arial"/>
                  <w:sz w:val="20"/>
                  <w:szCs w:val="20"/>
                </w:rPr>
                <w:delText>Longest period above 1000 lx</w:delText>
              </w:r>
            </w:del>
          </w:p>
        </w:tc>
        <w:tc>
          <w:tcPr>
            <w:tcW w:w="4439" w:type="dxa"/>
          </w:tcPr>
          <w:p w14:paraId="228A9DE0" w14:textId="77777777" w:rsidR="00132CBB" w:rsidRPr="00F055DD" w:rsidRDefault="00132CBB" w:rsidP="00EF17F7">
            <w:pPr>
              <w:pStyle w:val="Compact"/>
              <w:rPr>
                <w:del w:id="197" w:author="zusammenlegung" w:date="2025-12-12T19:01:00Z" w16du:dateUtc="2025-12-12T18:01:00Z"/>
                <w:rFonts w:ascii="Arial" w:hAnsi="Arial" w:cs="Arial"/>
                <w:sz w:val="20"/>
                <w:szCs w:val="20"/>
              </w:rPr>
            </w:pPr>
            <w:del w:id="198" w:author="zusammenlegung" w:date="2025-12-12T19:01:00Z" w16du:dateUtc="2025-12-12T18:01:00Z">
              <w:r>
                <w:fldChar w:fldCharType="begin"/>
              </w:r>
              <w:r>
                <w:delInstrText>HYPERLINK "https://tscnlab.github.io/LightLogR/reference/period_above_threshold.html" \h</w:delInstrText>
              </w:r>
              <w:r>
                <w:fldChar w:fldCharType="separate"/>
              </w:r>
              <w:r w:rsidRPr="00F055DD">
                <w:rPr>
                  <w:rStyle w:val="Hyperlink"/>
                  <w:rFonts w:ascii="Arial" w:hAnsi="Arial" w:cs="Arial"/>
                  <w:sz w:val="20"/>
                  <w:szCs w:val="20"/>
                </w:rPr>
                <w:delText>period_above_threshold()</w:delText>
              </w:r>
              <w:r>
                <w:fldChar w:fldCharType="end"/>
              </w:r>
              <w:r w:rsidR="00616E9E" w:rsidRPr="00F055DD">
                <w:rPr>
                  <w:rFonts w:ascii="Arial" w:hAnsi="Arial" w:cs="Arial"/>
                  <w:sz w:val="20"/>
                  <w:szCs w:val="20"/>
                </w:rPr>
                <w:delText>*</w:delText>
              </w:r>
            </w:del>
          </w:p>
        </w:tc>
      </w:tr>
      <w:tr w:rsidR="00616E9E" w:rsidRPr="00F055DD" w14:paraId="7448ABCE" w14:textId="77777777" w:rsidTr="0065593B">
        <w:trPr>
          <w:del w:id="199" w:author="zusammenlegung" w:date="2025-12-12T19:01:00Z"/>
        </w:trPr>
        <w:tc>
          <w:tcPr>
            <w:tcW w:w="8970" w:type="dxa"/>
            <w:gridSpan w:val="3"/>
          </w:tcPr>
          <w:p w14:paraId="722E4637" w14:textId="77777777" w:rsidR="00616E9E" w:rsidRPr="00F055DD" w:rsidRDefault="00616E9E" w:rsidP="00EF17F7">
            <w:pPr>
              <w:pStyle w:val="Compact"/>
              <w:rPr>
                <w:del w:id="200" w:author="zusammenlegung" w:date="2025-12-12T19:01:00Z" w16du:dateUtc="2025-12-12T18:01:00Z"/>
                <w:rFonts w:ascii="Arial" w:hAnsi="Arial" w:cs="Arial"/>
                <w:sz w:val="20"/>
                <w:szCs w:val="20"/>
              </w:rPr>
            </w:pPr>
            <w:del w:id="201" w:author="zusammenlegung" w:date="2025-12-12T19:01:00Z" w16du:dateUtc="2025-12-12T18:01:00Z">
              <w:r w:rsidRPr="00F055DD">
                <w:rPr>
                  <w:rFonts w:ascii="Arial" w:hAnsi="Arial" w:cs="Arial"/>
                  <w:sz w:val="20"/>
                  <w:szCs w:val="20"/>
                </w:rPr>
                <w:delText>Spectrum</w:delText>
              </w:r>
            </w:del>
          </w:p>
        </w:tc>
      </w:tr>
      <w:tr w:rsidR="00132CBB" w:rsidRPr="00F055DD" w14:paraId="7354E242" w14:textId="77777777" w:rsidTr="00F055DD">
        <w:trPr>
          <w:del w:id="202" w:author="zusammenlegung" w:date="2025-12-12T19:01:00Z"/>
        </w:trPr>
        <w:tc>
          <w:tcPr>
            <w:tcW w:w="704" w:type="dxa"/>
          </w:tcPr>
          <w:p w14:paraId="22F3F965" w14:textId="77777777" w:rsidR="00132CBB" w:rsidRPr="00F055DD" w:rsidRDefault="00132CBB" w:rsidP="00EF17F7">
            <w:pPr>
              <w:pStyle w:val="Compact"/>
              <w:rPr>
                <w:del w:id="203" w:author="zusammenlegung" w:date="2025-12-12T19:01:00Z" w16du:dateUtc="2025-12-12T18:01:00Z"/>
                <w:rFonts w:ascii="Arial" w:hAnsi="Arial" w:cs="Arial"/>
                <w:sz w:val="20"/>
                <w:szCs w:val="20"/>
              </w:rPr>
            </w:pPr>
            <w:del w:id="204" w:author="zusammenlegung" w:date="2025-12-12T19:01:00Z" w16du:dateUtc="2025-12-12T18:01:00Z">
              <w:r w:rsidRPr="00F055DD">
                <w:rPr>
                  <w:rFonts w:ascii="Arial" w:hAnsi="Arial" w:cs="Arial"/>
                  <w:sz w:val="20"/>
                  <w:szCs w:val="20"/>
                </w:rPr>
                <w:delText>10</w:delText>
              </w:r>
            </w:del>
          </w:p>
        </w:tc>
        <w:tc>
          <w:tcPr>
            <w:tcW w:w="3827" w:type="dxa"/>
          </w:tcPr>
          <w:p w14:paraId="04B35F67" w14:textId="77777777" w:rsidR="00132CBB" w:rsidRPr="00F055DD" w:rsidRDefault="00132CBB" w:rsidP="00EF17F7">
            <w:pPr>
              <w:pStyle w:val="Compact"/>
              <w:rPr>
                <w:del w:id="205" w:author="zusammenlegung" w:date="2025-12-12T19:01:00Z" w16du:dateUtc="2025-12-12T18:01:00Z"/>
                <w:rFonts w:ascii="Arial" w:hAnsi="Arial" w:cs="Arial"/>
                <w:sz w:val="20"/>
                <w:szCs w:val="20"/>
              </w:rPr>
            </w:pPr>
            <w:del w:id="206" w:author="zusammenlegung" w:date="2025-12-12T19:01:00Z" w16du:dateUtc="2025-12-12T18:01:00Z">
              <w:r w:rsidRPr="00F055DD">
                <w:rPr>
                  <w:rFonts w:ascii="Arial" w:hAnsi="Arial" w:cs="Arial"/>
                  <w:sz w:val="20"/>
                  <w:szCs w:val="20"/>
                </w:rPr>
                <w:delText>Ratio of short vs. long wavelength light</w:delText>
              </w:r>
            </w:del>
          </w:p>
        </w:tc>
        <w:tc>
          <w:tcPr>
            <w:tcW w:w="4439" w:type="dxa"/>
          </w:tcPr>
          <w:p w14:paraId="705F9F5F" w14:textId="77777777" w:rsidR="00132CBB" w:rsidRPr="00F055DD" w:rsidRDefault="00132CBB" w:rsidP="00EF17F7">
            <w:pPr>
              <w:rPr>
                <w:del w:id="207" w:author="zusammenlegung" w:date="2025-12-12T19:01:00Z" w16du:dateUtc="2025-12-12T18:01:00Z"/>
                <w:rFonts w:ascii="Arial" w:hAnsi="Arial" w:cs="Arial"/>
                <w:sz w:val="20"/>
                <w:szCs w:val="20"/>
              </w:rPr>
            </w:pPr>
            <w:del w:id="208" w:author="zusammenlegung" w:date="2025-12-12T19:01:00Z" w16du:dateUtc="2025-12-12T18:01:00Z">
              <w:r>
                <w:fldChar w:fldCharType="begin"/>
              </w:r>
              <w:r>
                <w:delInstrText>HYPERLINK "https://tscnlab.github.io/LightLogR/reference/spectral_integration.html" \h</w:delInstrText>
              </w:r>
              <w:r>
                <w:fldChar w:fldCharType="separate"/>
              </w:r>
              <w:r w:rsidRPr="00F055DD">
                <w:rPr>
                  <w:rStyle w:val="Hyperlink"/>
                  <w:rFonts w:ascii="Arial" w:hAnsi="Arial" w:cs="Arial"/>
                  <w:sz w:val="20"/>
                  <w:szCs w:val="20"/>
                </w:rPr>
                <w:delText>spectral_integration()</w:delText>
              </w:r>
              <w:r>
                <w:fldChar w:fldCharType="end"/>
              </w:r>
              <w:r w:rsidR="00616E9E" w:rsidRPr="00F055DD">
                <w:rPr>
                  <w:rFonts w:ascii="Arial" w:hAnsi="Arial" w:cs="Arial"/>
                  <w:sz w:val="20"/>
                  <w:szCs w:val="20"/>
                </w:rPr>
                <w:delText>*</w:delText>
              </w:r>
              <w:r w:rsidRPr="00F055DD">
                <w:rPr>
                  <w:rFonts w:ascii="Arial" w:hAnsi="Arial" w:cs="Arial"/>
                  <w:sz w:val="20"/>
                  <w:szCs w:val="20"/>
                </w:rPr>
                <w:delText xml:space="preserve"> +</w:delText>
              </w:r>
            </w:del>
          </w:p>
          <w:p w14:paraId="1F71FF1E" w14:textId="77777777" w:rsidR="00132CBB" w:rsidRPr="00F055DD" w:rsidRDefault="00132CBB" w:rsidP="00EF17F7">
            <w:pPr>
              <w:rPr>
                <w:del w:id="209" w:author="zusammenlegung" w:date="2025-12-12T19:01:00Z" w16du:dateUtc="2025-12-12T18:01:00Z"/>
                <w:rFonts w:ascii="Arial" w:hAnsi="Arial" w:cs="Arial"/>
                <w:sz w:val="20"/>
                <w:szCs w:val="20"/>
              </w:rPr>
            </w:pPr>
            <w:del w:id="210" w:author="zusammenlegung" w:date="2025-12-12T19:01:00Z" w16du:dateUtc="2025-12-12T18:01:00Z">
              <w:r>
                <w:fldChar w:fldCharType="begin"/>
              </w:r>
              <w:r>
                <w:delInstrText>HYPERLINK "https://tscnlab.github.io/LightLogR/reference/summarize_numeric.html" \h</w:delInstrText>
              </w:r>
              <w:r>
                <w:fldChar w:fldCharType="separate"/>
              </w:r>
              <w:r w:rsidRPr="00F055DD">
                <w:rPr>
                  <w:rStyle w:val="Hyperlink"/>
                  <w:rFonts w:ascii="Arial" w:hAnsi="Arial" w:cs="Arial"/>
                  <w:sz w:val="20"/>
                  <w:szCs w:val="20"/>
                </w:rPr>
                <w:delText>summarize_numeric()</w:delText>
              </w:r>
              <w:r>
                <w:fldChar w:fldCharType="end"/>
              </w:r>
              <w:r w:rsidR="00616E9E" w:rsidRPr="00F055DD">
                <w:rPr>
                  <w:rFonts w:ascii="Arial" w:hAnsi="Arial" w:cs="Arial"/>
                  <w:sz w:val="20"/>
                  <w:szCs w:val="20"/>
                </w:rPr>
                <w:delText>*</w:delText>
              </w:r>
            </w:del>
          </w:p>
        </w:tc>
      </w:tr>
      <w:tr w:rsidR="00132CBB" w:rsidRPr="00F055DD" w14:paraId="6A8CE6F1" w14:textId="77777777" w:rsidTr="00F055DD">
        <w:trPr>
          <w:del w:id="211" w:author="zusammenlegung" w:date="2025-12-12T19:01:00Z"/>
        </w:trPr>
        <w:tc>
          <w:tcPr>
            <w:tcW w:w="704" w:type="dxa"/>
          </w:tcPr>
          <w:p w14:paraId="1A78FF4E" w14:textId="77777777" w:rsidR="00132CBB" w:rsidRPr="00F055DD" w:rsidRDefault="00132CBB" w:rsidP="00EF17F7">
            <w:pPr>
              <w:pStyle w:val="Compact"/>
              <w:rPr>
                <w:del w:id="212" w:author="zusammenlegung" w:date="2025-12-12T19:01:00Z" w16du:dateUtc="2025-12-12T18:01:00Z"/>
                <w:rFonts w:ascii="Arial" w:hAnsi="Arial" w:cs="Arial"/>
                <w:sz w:val="20"/>
                <w:szCs w:val="20"/>
              </w:rPr>
            </w:pPr>
            <w:del w:id="213" w:author="zusammenlegung" w:date="2025-12-12T19:01:00Z" w16du:dateUtc="2025-12-12T18:01:00Z">
              <w:r w:rsidRPr="00F055DD">
                <w:rPr>
                  <w:rFonts w:ascii="Arial" w:hAnsi="Arial" w:cs="Arial"/>
                  <w:sz w:val="20"/>
                  <w:szCs w:val="20"/>
                </w:rPr>
                <w:delText>11</w:delText>
              </w:r>
            </w:del>
          </w:p>
        </w:tc>
        <w:tc>
          <w:tcPr>
            <w:tcW w:w="3827" w:type="dxa"/>
          </w:tcPr>
          <w:p w14:paraId="2EE71A72" w14:textId="77777777" w:rsidR="00132CBB" w:rsidRPr="00F055DD" w:rsidRDefault="00132CBB" w:rsidP="00EF17F7">
            <w:pPr>
              <w:pStyle w:val="Compact"/>
              <w:rPr>
                <w:del w:id="214" w:author="zusammenlegung" w:date="2025-12-12T19:01:00Z" w16du:dateUtc="2025-12-12T18:01:00Z"/>
                <w:rFonts w:ascii="Arial" w:hAnsi="Arial" w:cs="Arial"/>
                <w:sz w:val="20"/>
                <w:szCs w:val="20"/>
              </w:rPr>
            </w:pPr>
            <w:del w:id="215" w:author="zusammenlegung" w:date="2025-12-12T19:01:00Z" w16du:dateUtc="2025-12-12T18:01:00Z">
              <w:r w:rsidRPr="00F055DD">
                <w:rPr>
                  <w:rFonts w:ascii="Arial" w:hAnsi="Arial" w:cs="Arial"/>
                  <w:sz w:val="20"/>
                  <w:szCs w:val="20"/>
                </w:rPr>
                <w:delText>Short-wavelength light at certain times of day</w:delText>
              </w:r>
            </w:del>
          </w:p>
        </w:tc>
        <w:tc>
          <w:tcPr>
            <w:tcW w:w="4439" w:type="dxa"/>
          </w:tcPr>
          <w:p w14:paraId="72EE4959" w14:textId="77777777" w:rsidR="00132CBB" w:rsidRPr="00F055DD" w:rsidRDefault="00132CBB" w:rsidP="00EF17F7">
            <w:pPr>
              <w:rPr>
                <w:del w:id="216" w:author="zusammenlegung" w:date="2025-12-12T19:01:00Z" w16du:dateUtc="2025-12-12T18:01:00Z"/>
                <w:rFonts w:ascii="Arial" w:hAnsi="Arial" w:cs="Arial"/>
                <w:sz w:val="20"/>
                <w:szCs w:val="20"/>
              </w:rPr>
            </w:pPr>
            <w:del w:id="217" w:author="zusammenlegung" w:date="2025-12-12T19:01:00Z" w16du:dateUtc="2025-12-12T18:01:00Z">
              <w:r>
                <w:fldChar w:fldCharType="begin"/>
              </w:r>
              <w:r>
                <w:delInstrText>HYPERLINK "https://tscnlab.github.io/LightLogR/reference/spectral_integration.html" \h</w:delInstrText>
              </w:r>
              <w:r>
                <w:fldChar w:fldCharType="separate"/>
              </w:r>
              <w:r w:rsidRPr="00F055DD">
                <w:rPr>
                  <w:rStyle w:val="Hyperlink"/>
                  <w:rFonts w:ascii="Arial" w:hAnsi="Arial" w:cs="Arial"/>
                  <w:sz w:val="20"/>
                  <w:szCs w:val="20"/>
                </w:rPr>
                <w:delText>spectral_integration()</w:delText>
              </w:r>
              <w:r>
                <w:fldChar w:fldCharType="end"/>
              </w:r>
              <w:r w:rsidR="00616E9E" w:rsidRPr="00F055DD">
                <w:rPr>
                  <w:rFonts w:ascii="Arial" w:hAnsi="Arial" w:cs="Arial"/>
                  <w:sz w:val="20"/>
                  <w:szCs w:val="20"/>
                </w:rPr>
                <w:delText>*</w:delText>
              </w:r>
              <w:r w:rsidRPr="00F055DD">
                <w:rPr>
                  <w:rFonts w:ascii="Arial" w:hAnsi="Arial" w:cs="Arial"/>
                  <w:sz w:val="20"/>
                  <w:szCs w:val="20"/>
                </w:rPr>
                <w:delText xml:space="preserve"> +</w:delText>
              </w:r>
            </w:del>
          </w:p>
          <w:p w14:paraId="3A80D58A" w14:textId="77777777" w:rsidR="00132CBB" w:rsidRPr="00F055DD" w:rsidRDefault="00132CBB" w:rsidP="00EF17F7">
            <w:pPr>
              <w:rPr>
                <w:del w:id="218" w:author="zusammenlegung" w:date="2025-12-12T19:01:00Z" w16du:dateUtc="2025-12-12T18:01:00Z"/>
                <w:rFonts w:ascii="Arial" w:hAnsi="Arial" w:cs="Arial"/>
                <w:sz w:val="20"/>
                <w:szCs w:val="20"/>
              </w:rPr>
            </w:pPr>
            <w:del w:id="219" w:author="zusammenlegung" w:date="2025-12-12T19:01:00Z" w16du:dateUtc="2025-12-12T18:01:00Z">
              <w:r>
                <w:fldChar w:fldCharType="begin"/>
              </w:r>
              <w:r>
                <w:delInstrText>HYPERLINK "https://tscnlab.github.io/LightLogR/reference/filter_Time.html" \h</w:delInstrText>
              </w:r>
              <w:r>
                <w:fldChar w:fldCharType="separate"/>
              </w:r>
              <w:r w:rsidRPr="00F055DD">
                <w:rPr>
                  <w:rStyle w:val="Hyperlink"/>
                  <w:rFonts w:ascii="Arial" w:hAnsi="Arial" w:cs="Arial"/>
                  <w:sz w:val="20"/>
                  <w:szCs w:val="20"/>
                </w:rPr>
                <w:delText>filter_Time()</w:delText>
              </w:r>
              <w:r>
                <w:fldChar w:fldCharType="end"/>
              </w:r>
              <w:r w:rsidR="00616E9E" w:rsidRPr="00F055DD">
                <w:rPr>
                  <w:rFonts w:ascii="Arial" w:hAnsi="Arial" w:cs="Arial"/>
                  <w:sz w:val="20"/>
                  <w:szCs w:val="20"/>
                </w:rPr>
                <w:delText>*</w:delText>
              </w:r>
              <w:r w:rsidRPr="00F055DD">
                <w:rPr>
                  <w:rFonts w:ascii="Arial" w:hAnsi="Arial" w:cs="Arial"/>
                  <w:sz w:val="20"/>
                  <w:szCs w:val="20"/>
                </w:rPr>
                <w:delText xml:space="preserve"> (for defined times) or</w:delText>
              </w:r>
              <w:r w:rsidRPr="00F055DD">
                <w:rPr>
                  <w:rFonts w:ascii="Arial" w:hAnsi="Arial" w:cs="Arial"/>
                  <w:sz w:val="20"/>
                  <w:szCs w:val="20"/>
                </w:rPr>
                <w:br/>
              </w:r>
              <w:r>
                <w:fldChar w:fldCharType="begin"/>
              </w:r>
              <w:r>
                <w:delInstrText>HYPERLINK "https://tscnlab.github.io/LightLogR/reference/cut_Datetime.html" \h</w:delInstrText>
              </w:r>
              <w:r>
                <w:fldChar w:fldCharType="separate"/>
              </w:r>
              <w:r w:rsidRPr="00F055DD">
                <w:rPr>
                  <w:rStyle w:val="Hyperlink"/>
                  <w:rFonts w:ascii="Arial" w:hAnsi="Arial" w:cs="Arial"/>
                  <w:sz w:val="20"/>
                  <w:szCs w:val="20"/>
                </w:rPr>
                <w:delText>cut_Datetime()</w:delText>
              </w:r>
              <w:r>
                <w:fldChar w:fldCharType="end"/>
              </w:r>
              <w:r w:rsidR="00616E9E" w:rsidRPr="00F055DD">
                <w:rPr>
                  <w:rFonts w:ascii="Arial" w:hAnsi="Arial" w:cs="Arial"/>
                  <w:sz w:val="20"/>
                  <w:szCs w:val="20"/>
                </w:rPr>
                <w:delText>*</w:delText>
              </w:r>
              <w:r w:rsidRPr="00F055DD">
                <w:rPr>
                  <w:rFonts w:ascii="Arial" w:hAnsi="Arial" w:cs="Arial"/>
                  <w:sz w:val="20"/>
                  <w:szCs w:val="20"/>
                </w:rPr>
                <w:delText xml:space="preserve"> (for regular time intervals) or</w:delText>
              </w:r>
              <w:r w:rsidRPr="00F055DD">
                <w:rPr>
                  <w:rFonts w:ascii="Arial" w:hAnsi="Arial" w:cs="Arial"/>
                  <w:sz w:val="20"/>
                  <w:szCs w:val="20"/>
                </w:rPr>
                <w:br/>
              </w:r>
              <w:r>
                <w:fldChar w:fldCharType="begin"/>
              </w:r>
              <w:r>
                <w:delInstrText>HYPERLINK "https://tscnlab.github.io/LightLogR/reference/photoperiod.html" \h</w:delInstrText>
              </w:r>
              <w:r>
                <w:fldChar w:fldCharType="separate"/>
              </w:r>
              <w:r w:rsidRPr="00F055DD">
                <w:rPr>
                  <w:rStyle w:val="Hyperlink"/>
                  <w:rFonts w:ascii="Arial" w:hAnsi="Arial" w:cs="Arial"/>
                  <w:sz w:val="20"/>
                  <w:szCs w:val="20"/>
                </w:rPr>
                <w:delText>add_photoperiod()</w:delText>
              </w:r>
              <w:r>
                <w:fldChar w:fldCharType="end"/>
              </w:r>
              <w:r w:rsidR="00616E9E" w:rsidRPr="00F055DD">
                <w:rPr>
                  <w:rFonts w:ascii="Arial" w:hAnsi="Arial" w:cs="Arial"/>
                  <w:sz w:val="20"/>
                  <w:szCs w:val="20"/>
                </w:rPr>
                <w:delText>*</w:delText>
              </w:r>
              <w:r w:rsidRPr="00F055DD">
                <w:rPr>
                  <w:rFonts w:ascii="Arial" w:hAnsi="Arial" w:cs="Arial"/>
                  <w:sz w:val="20"/>
                  <w:szCs w:val="20"/>
                </w:rPr>
                <w:delText xml:space="preserve"> (for solar times) +</w:delText>
              </w:r>
            </w:del>
          </w:p>
          <w:p w14:paraId="7B8CF2DC" w14:textId="77777777" w:rsidR="00132CBB" w:rsidRPr="00F055DD" w:rsidRDefault="00132CBB" w:rsidP="00EF17F7">
            <w:pPr>
              <w:rPr>
                <w:del w:id="220" w:author="zusammenlegung" w:date="2025-12-12T19:01:00Z" w16du:dateUtc="2025-12-12T18:01:00Z"/>
                <w:rFonts w:ascii="Arial" w:hAnsi="Arial" w:cs="Arial"/>
                <w:sz w:val="20"/>
                <w:szCs w:val="20"/>
              </w:rPr>
            </w:pPr>
            <w:del w:id="221" w:author="zusammenlegung" w:date="2025-12-12T19:01:00Z" w16du:dateUtc="2025-12-12T18:01:00Z">
              <w:r w:rsidRPr="00F055DD">
                <w:rPr>
                  <w:rFonts w:ascii="Arial" w:hAnsi="Arial" w:cs="Arial"/>
                  <w:sz w:val="20"/>
                  <w:szCs w:val="20"/>
                </w:rPr>
                <w:delText>grouping by time state +</w:delText>
              </w:r>
            </w:del>
          </w:p>
          <w:p w14:paraId="694DD90E" w14:textId="77777777" w:rsidR="00132CBB" w:rsidRPr="00F055DD" w:rsidRDefault="00132CBB" w:rsidP="00EF17F7">
            <w:pPr>
              <w:rPr>
                <w:del w:id="222" w:author="zusammenlegung" w:date="2025-12-12T19:01:00Z" w16du:dateUtc="2025-12-12T18:01:00Z"/>
                <w:rFonts w:ascii="Arial" w:hAnsi="Arial" w:cs="Arial"/>
                <w:sz w:val="20"/>
                <w:szCs w:val="20"/>
              </w:rPr>
            </w:pPr>
            <w:del w:id="223" w:author="zusammenlegung" w:date="2025-12-12T19:01:00Z" w16du:dateUtc="2025-12-12T18:01:00Z">
              <w:r>
                <w:fldChar w:fldCharType="begin"/>
              </w:r>
              <w:r>
                <w:delInstrText>HYPERLINK "https://tscnlab.github.io/LightLogR/reference/summarize_numeric.html" \h</w:delInstrText>
              </w:r>
              <w:r>
                <w:fldChar w:fldCharType="separate"/>
              </w:r>
              <w:r w:rsidRPr="00F055DD">
                <w:rPr>
                  <w:rStyle w:val="Hyperlink"/>
                  <w:rFonts w:ascii="Arial" w:hAnsi="Arial" w:cs="Arial"/>
                  <w:sz w:val="20"/>
                  <w:szCs w:val="20"/>
                </w:rPr>
                <w:delText>summarize_numeric()</w:delText>
              </w:r>
              <w:r>
                <w:fldChar w:fldCharType="end"/>
              </w:r>
              <w:r w:rsidR="00616E9E" w:rsidRPr="00F055DD">
                <w:rPr>
                  <w:rFonts w:ascii="Arial" w:hAnsi="Arial" w:cs="Arial"/>
                  <w:sz w:val="20"/>
                  <w:szCs w:val="20"/>
                </w:rPr>
                <w:delText>*</w:delText>
              </w:r>
            </w:del>
          </w:p>
        </w:tc>
      </w:tr>
      <w:tr w:rsidR="005A2EDF" w:rsidRPr="00F055DD" w14:paraId="1BC7D8A3" w14:textId="77777777" w:rsidTr="005A2EDF">
        <w:tblPrEx>
          <w:tblLook w:val="04A0" w:firstRow="1" w:lastRow="0" w:firstColumn="1" w:lastColumn="0" w:noHBand="0" w:noVBand="1"/>
        </w:tblPrEx>
        <w:tc>
          <w:tcPr>
            <w:tcW w:w="704" w:type="dxa"/>
          </w:tcPr>
          <w:p w14:paraId="6684E316" w14:textId="77777777" w:rsidR="005A2EDF" w:rsidRPr="00F055DD" w:rsidRDefault="005A2EDF" w:rsidP="0047611C">
            <w:pPr>
              <w:pStyle w:val="Compact"/>
              <w:rPr>
                <w:rFonts w:ascii="Arial" w:hAnsi="Arial" w:cs="Arial"/>
                <w:b/>
                <w:bCs/>
                <w:sz w:val="20"/>
                <w:szCs w:val="20"/>
              </w:rPr>
            </w:pPr>
            <w:r w:rsidRPr="00F055DD">
              <w:rPr>
                <w:rFonts w:ascii="Arial" w:hAnsi="Arial" w:cs="Arial"/>
                <w:b/>
                <w:bCs/>
                <w:sz w:val="20"/>
                <w:szCs w:val="20"/>
              </w:rPr>
              <w:t>No.</w:t>
            </w:r>
          </w:p>
        </w:tc>
        <w:tc>
          <w:tcPr>
            <w:tcW w:w="3827" w:type="dxa"/>
          </w:tcPr>
          <w:p w14:paraId="1308A97F" w14:textId="77777777" w:rsidR="005A2EDF" w:rsidRPr="00F055DD" w:rsidRDefault="005A2EDF" w:rsidP="0047611C">
            <w:pPr>
              <w:pStyle w:val="Compact"/>
              <w:rPr>
                <w:rFonts w:ascii="Arial" w:hAnsi="Arial" w:cs="Arial"/>
                <w:b/>
                <w:bCs/>
                <w:sz w:val="20"/>
                <w:szCs w:val="20"/>
              </w:rPr>
            </w:pPr>
            <w:r w:rsidRPr="00F055DD">
              <w:rPr>
                <w:rFonts w:ascii="Arial" w:hAnsi="Arial" w:cs="Arial"/>
                <w:b/>
                <w:bCs/>
                <w:sz w:val="20"/>
                <w:szCs w:val="20"/>
              </w:rPr>
              <w:t>Name</w:t>
            </w:r>
          </w:p>
        </w:tc>
        <w:tc>
          <w:tcPr>
            <w:tcW w:w="4439" w:type="dxa"/>
          </w:tcPr>
          <w:p w14:paraId="4E5B3332" w14:textId="77777777" w:rsidR="005A2EDF" w:rsidRPr="00F055DD" w:rsidRDefault="005A2EDF" w:rsidP="0047611C">
            <w:pPr>
              <w:pStyle w:val="Compact"/>
              <w:rPr>
                <w:rFonts w:ascii="Arial" w:hAnsi="Arial" w:cs="Arial"/>
                <w:b/>
                <w:bCs/>
                <w:sz w:val="20"/>
                <w:szCs w:val="20"/>
              </w:rPr>
            </w:pPr>
            <w:r w:rsidRPr="00F055DD">
              <w:rPr>
                <w:rFonts w:ascii="Arial" w:hAnsi="Arial" w:cs="Arial"/>
                <w:b/>
                <w:bCs/>
                <w:sz w:val="20"/>
                <w:szCs w:val="20"/>
              </w:rPr>
              <w:t>Implementation</w:t>
            </w:r>
            <w:r w:rsidRPr="00F055DD">
              <w:rPr>
                <w:rFonts w:ascii="Arial" w:hAnsi="Arial" w:cs="Arial"/>
                <w:b/>
                <w:bCs/>
                <w:sz w:val="20"/>
                <w:szCs w:val="20"/>
                <w:vertAlign w:val="superscript"/>
              </w:rPr>
              <w:t>1</w:t>
            </w:r>
          </w:p>
        </w:tc>
      </w:tr>
      <w:tr w:rsidR="00E7188B" w:rsidRPr="00F055DD" w14:paraId="7EC438F3" w14:textId="77777777" w:rsidTr="00E7188B">
        <w:tblPrEx>
          <w:tblLook w:val="04A0" w:firstRow="1" w:lastRow="0" w:firstColumn="1" w:lastColumn="0" w:noHBand="0" w:noVBand="1"/>
        </w:tblPrEx>
        <w:tc>
          <w:tcPr>
            <w:tcW w:w="8970" w:type="dxa"/>
            <w:gridSpan w:val="3"/>
          </w:tcPr>
          <w:p w14:paraId="5CCEA607" w14:textId="77777777" w:rsidR="00E7188B" w:rsidRPr="00F055DD" w:rsidRDefault="00E7188B" w:rsidP="0047611C">
            <w:pPr>
              <w:pStyle w:val="Compact"/>
              <w:rPr>
                <w:rFonts w:ascii="Arial" w:hAnsi="Arial" w:cs="Arial"/>
                <w:b/>
                <w:bCs/>
                <w:sz w:val="20"/>
                <w:szCs w:val="20"/>
              </w:rPr>
            </w:pPr>
            <w:r w:rsidRPr="00F055DD">
              <w:rPr>
                <w:rFonts w:ascii="Arial" w:hAnsi="Arial" w:cs="Arial"/>
                <w:b/>
                <w:bCs/>
                <w:sz w:val="20"/>
                <w:szCs w:val="20"/>
              </w:rPr>
              <w:t>Distance</w:t>
            </w:r>
          </w:p>
        </w:tc>
      </w:tr>
      <w:tr w:rsidR="005A2EDF" w:rsidRPr="00F055DD" w14:paraId="7F703C1A" w14:textId="77777777" w:rsidTr="005A2EDF">
        <w:tblPrEx>
          <w:tblLook w:val="04A0" w:firstRow="1" w:lastRow="0" w:firstColumn="1" w:lastColumn="0" w:noHBand="0" w:noVBand="1"/>
        </w:tblPrEx>
        <w:tc>
          <w:tcPr>
            <w:tcW w:w="704" w:type="dxa"/>
          </w:tcPr>
          <w:p w14:paraId="48C9BD62"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1</w:t>
            </w:r>
          </w:p>
        </w:tc>
        <w:tc>
          <w:tcPr>
            <w:tcW w:w="3827" w:type="dxa"/>
          </w:tcPr>
          <w:p w14:paraId="7E734339"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Total wear time daily</w:t>
            </w:r>
          </w:p>
        </w:tc>
        <w:tc>
          <w:tcPr>
            <w:tcW w:w="4439" w:type="dxa"/>
          </w:tcPr>
          <w:p w14:paraId="26E6CDC1" w14:textId="77777777" w:rsidR="005A2EDF" w:rsidRPr="00F055DD" w:rsidRDefault="005A2EDF" w:rsidP="0047611C">
            <w:pPr>
              <w:pStyle w:val="Compact"/>
              <w:rPr>
                <w:rFonts w:ascii="Arial" w:hAnsi="Arial" w:cs="Arial"/>
                <w:sz w:val="20"/>
                <w:szCs w:val="20"/>
              </w:rPr>
            </w:pPr>
            <w:hyperlink r:id="rId10">
              <w:r w:rsidRPr="00F055DD">
                <w:rPr>
                  <w:rStyle w:val="Hyperlink"/>
                  <w:rFonts w:ascii="Arial" w:hAnsi="Arial" w:cs="Arial"/>
                  <w:sz w:val="20"/>
                  <w:szCs w:val="20"/>
                </w:rPr>
                <w:t>durations()</w:t>
              </w:r>
            </w:hyperlink>
            <w:r w:rsidRPr="00F055DD">
              <w:rPr>
                <w:rFonts w:ascii="Arial" w:hAnsi="Arial" w:cs="Arial"/>
                <w:sz w:val="20"/>
                <w:szCs w:val="20"/>
              </w:rPr>
              <w:t>*</w:t>
            </w:r>
          </w:p>
        </w:tc>
      </w:tr>
      <w:tr w:rsidR="005A2EDF" w:rsidRPr="00F055DD" w14:paraId="7A2997BF" w14:textId="77777777" w:rsidTr="005A2EDF">
        <w:tblPrEx>
          <w:tblLook w:val="04A0" w:firstRow="1" w:lastRow="0" w:firstColumn="1" w:lastColumn="0" w:noHBand="0" w:noVBand="1"/>
        </w:tblPrEx>
        <w:tc>
          <w:tcPr>
            <w:tcW w:w="704" w:type="dxa"/>
          </w:tcPr>
          <w:p w14:paraId="0FBEAD3B"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2</w:t>
            </w:r>
          </w:p>
        </w:tc>
        <w:tc>
          <w:tcPr>
            <w:tcW w:w="3827" w:type="dxa"/>
          </w:tcPr>
          <w:p w14:paraId="2108669C" w14:textId="77777777" w:rsidR="005A2EDF" w:rsidRPr="00F055DD" w:rsidRDefault="005A2EDF" w:rsidP="0047611C">
            <w:pPr>
              <w:rPr>
                <w:rFonts w:ascii="Arial" w:hAnsi="Arial" w:cs="Arial"/>
                <w:sz w:val="20"/>
                <w:szCs w:val="20"/>
              </w:rPr>
            </w:pPr>
            <w:r w:rsidRPr="00F055DD">
              <w:rPr>
                <w:rFonts w:ascii="Arial" w:hAnsi="Arial" w:cs="Arial"/>
                <w:sz w:val="20"/>
                <w:szCs w:val="20"/>
              </w:rPr>
              <w:t>Duration of</w:t>
            </w:r>
            <w:r w:rsidRPr="00F055DD">
              <w:rPr>
                <w:rFonts w:ascii="Arial" w:hAnsi="Arial" w:cs="Arial"/>
                <w:sz w:val="20"/>
                <w:szCs w:val="20"/>
              </w:rPr>
              <w:br/>
              <w:t>Near work,</w:t>
            </w:r>
            <w:r w:rsidRPr="00F055DD">
              <w:rPr>
                <w:rFonts w:ascii="Arial" w:hAnsi="Arial" w:cs="Arial"/>
                <w:sz w:val="20"/>
                <w:szCs w:val="20"/>
              </w:rPr>
              <w:br/>
              <w:t>Intermediate Work,</w:t>
            </w:r>
            <w:r w:rsidRPr="00F055DD">
              <w:rPr>
                <w:rFonts w:ascii="Arial" w:hAnsi="Arial" w:cs="Arial"/>
                <w:sz w:val="20"/>
                <w:szCs w:val="20"/>
              </w:rPr>
              <w:br/>
              <w:t>Near + Intermediate Work, or</w:t>
            </w:r>
          </w:p>
          <w:p w14:paraId="5A552EA9" w14:textId="77777777" w:rsidR="005A2EDF" w:rsidRPr="00F055DD" w:rsidRDefault="005A2EDF" w:rsidP="0047611C">
            <w:pPr>
              <w:rPr>
                <w:rFonts w:ascii="Arial" w:hAnsi="Arial" w:cs="Arial"/>
                <w:sz w:val="20"/>
                <w:szCs w:val="20"/>
              </w:rPr>
            </w:pPr>
            <w:r w:rsidRPr="00F055DD">
              <w:rPr>
                <w:rFonts w:ascii="Arial" w:hAnsi="Arial" w:cs="Arial"/>
                <w:sz w:val="20"/>
                <w:szCs w:val="20"/>
              </w:rPr>
              <w:lastRenderedPageBreak/>
              <w:t xml:space="preserve">per each </w:t>
            </w:r>
            <w:r w:rsidRPr="00F055DD">
              <w:rPr>
                <w:rFonts w:ascii="Arial" w:hAnsi="Arial" w:cs="Arial"/>
                <w:i/>
                <w:iCs/>
                <w:sz w:val="20"/>
                <w:szCs w:val="20"/>
              </w:rPr>
              <w:t>Distance range</w:t>
            </w:r>
            <w:r w:rsidRPr="00F055DD">
              <w:rPr>
                <w:rFonts w:ascii="Arial" w:hAnsi="Arial" w:cs="Arial"/>
                <w:sz w:val="20"/>
                <w:szCs w:val="20"/>
              </w:rPr>
              <w:br/>
              <w:t>(10cm steps)</w:t>
            </w:r>
          </w:p>
        </w:tc>
        <w:tc>
          <w:tcPr>
            <w:tcW w:w="4439" w:type="dxa"/>
          </w:tcPr>
          <w:p w14:paraId="10EBE7E2" w14:textId="77777777" w:rsidR="005A2EDF" w:rsidRPr="00F055DD" w:rsidRDefault="005A2EDF" w:rsidP="0047611C">
            <w:pPr>
              <w:rPr>
                <w:rFonts w:ascii="Arial" w:hAnsi="Arial" w:cs="Arial"/>
                <w:sz w:val="20"/>
                <w:szCs w:val="20"/>
              </w:rPr>
            </w:pPr>
            <w:r w:rsidRPr="00F055DD">
              <w:rPr>
                <w:rFonts w:ascii="Arial" w:hAnsi="Arial" w:cs="Arial"/>
                <w:sz w:val="20"/>
                <w:szCs w:val="20"/>
              </w:rPr>
              <w:lastRenderedPageBreak/>
              <w:t>filter for distance range +</w:t>
            </w:r>
          </w:p>
          <w:p w14:paraId="452B7E73" w14:textId="77777777" w:rsidR="005A2EDF" w:rsidRPr="00F055DD" w:rsidRDefault="005A2EDF" w:rsidP="0047611C">
            <w:pPr>
              <w:rPr>
                <w:rFonts w:ascii="Arial" w:hAnsi="Arial" w:cs="Arial"/>
                <w:sz w:val="20"/>
                <w:szCs w:val="20"/>
              </w:rPr>
            </w:pPr>
            <w:hyperlink r:id="rId11">
              <w:r w:rsidRPr="00F055DD">
                <w:rPr>
                  <w:rStyle w:val="Hyperlink"/>
                  <w:rFonts w:ascii="Arial" w:hAnsi="Arial" w:cs="Arial"/>
                  <w:sz w:val="20"/>
                  <w:szCs w:val="20"/>
                </w:rPr>
                <w:t>durations()</w:t>
              </w:r>
            </w:hyperlink>
            <w:r w:rsidRPr="00F055DD">
              <w:rPr>
                <w:rFonts w:ascii="Arial" w:hAnsi="Arial" w:cs="Arial"/>
                <w:sz w:val="20"/>
                <w:szCs w:val="20"/>
              </w:rPr>
              <w:t>* (for single ranges)</w:t>
            </w:r>
          </w:p>
          <w:p w14:paraId="309EE835" w14:textId="77777777" w:rsidR="005A2EDF" w:rsidRPr="00F055DD" w:rsidRDefault="005A2EDF" w:rsidP="0047611C">
            <w:pPr>
              <w:rPr>
                <w:rFonts w:ascii="Arial" w:hAnsi="Arial" w:cs="Arial"/>
                <w:sz w:val="20"/>
                <w:szCs w:val="20"/>
              </w:rPr>
            </w:pPr>
            <w:r w:rsidRPr="00F055DD">
              <w:rPr>
                <w:rFonts w:ascii="Arial" w:hAnsi="Arial" w:cs="Arial"/>
                <w:sz w:val="20"/>
                <w:szCs w:val="20"/>
              </w:rPr>
              <w:t>or</w:t>
            </w:r>
          </w:p>
          <w:p w14:paraId="5B3EF858" w14:textId="77777777" w:rsidR="005A2EDF" w:rsidRPr="00F055DD" w:rsidRDefault="005A2EDF" w:rsidP="0047611C">
            <w:pPr>
              <w:rPr>
                <w:rFonts w:ascii="Arial" w:hAnsi="Arial" w:cs="Arial"/>
                <w:sz w:val="20"/>
                <w:szCs w:val="20"/>
              </w:rPr>
            </w:pPr>
            <w:r w:rsidRPr="00F055DD">
              <w:rPr>
                <w:rFonts w:ascii="Arial" w:hAnsi="Arial" w:cs="Arial"/>
                <w:sz w:val="20"/>
                <w:szCs w:val="20"/>
              </w:rPr>
              <w:t>grouping by distance range +</w:t>
            </w:r>
          </w:p>
          <w:p w14:paraId="19CA1F90" w14:textId="77777777" w:rsidR="005A2EDF" w:rsidRPr="00F055DD" w:rsidRDefault="005A2EDF" w:rsidP="0047611C">
            <w:pPr>
              <w:rPr>
                <w:rFonts w:ascii="Arial" w:hAnsi="Arial" w:cs="Arial"/>
                <w:sz w:val="20"/>
                <w:szCs w:val="20"/>
              </w:rPr>
            </w:pPr>
            <w:hyperlink r:id="rId12">
              <w:r w:rsidRPr="00F055DD">
                <w:rPr>
                  <w:rStyle w:val="Hyperlink"/>
                  <w:rFonts w:ascii="Arial" w:hAnsi="Arial" w:cs="Arial"/>
                  <w:sz w:val="20"/>
                  <w:szCs w:val="20"/>
                </w:rPr>
                <w:t>durations()</w:t>
              </w:r>
            </w:hyperlink>
            <w:r w:rsidRPr="00F055DD">
              <w:rPr>
                <w:rFonts w:ascii="Arial" w:hAnsi="Arial" w:cs="Arial"/>
                <w:sz w:val="20"/>
                <w:szCs w:val="20"/>
              </w:rPr>
              <w:t>* (for all ranges)</w:t>
            </w:r>
          </w:p>
        </w:tc>
      </w:tr>
      <w:tr w:rsidR="005A2EDF" w:rsidRPr="00F055DD" w14:paraId="07715109" w14:textId="77777777" w:rsidTr="005A2EDF">
        <w:tblPrEx>
          <w:tblLook w:val="04A0" w:firstRow="1" w:lastRow="0" w:firstColumn="1" w:lastColumn="0" w:noHBand="0" w:noVBand="1"/>
        </w:tblPrEx>
        <w:tc>
          <w:tcPr>
            <w:tcW w:w="704" w:type="dxa"/>
          </w:tcPr>
          <w:p w14:paraId="28AF82AF"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3</w:t>
            </w:r>
          </w:p>
        </w:tc>
        <w:tc>
          <w:tcPr>
            <w:tcW w:w="3827" w:type="dxa"/>
          </w:tcPr>
          <w:p w14:paraId="703536A2"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Frequency of</w:t>
            </w:r>
            <w:r w:rsidRPr="00F055DD">
              <w:rPr>
                <w:rFonts w:ascii="Arial" w:hAnsi="Arial" w:cs="Arial"/>
                <w:sz w:val="20"/>
                <w:szCs w:val="20"/>
              </w:rPr>
              <w:br/>
              <w:t>Continuous near work</w:t>
            </w:r>
          </w:p>
        </w:tc>
        <w:tc>
          <w:tcPr>
            <w:tcW w:w="4439" w:type="dxa"/>
          </w:tcPr>
          <w:p w14:paraId="447DD47F" w14:textId="77777777" w:rsidR="005A2EDF" w:rsidRPr="00F055DD" w:rsidRDefault="005A2EDF" w:rsidP="0047611C">
            <w:pPr>
              <w:rPr>
                <w:rFonts w:ascii="Arial" w:hAnsi="Arial" w:cs="Arial"/>
                <w:sz w:val="20"/>
                <w:szCs w:val="20"/>
              </w:rPr>
            </w:pPr>
            <w:hyperlink r:id="rId13">
              <w:r w:rsidRPr="00F055DD">
                <w:rPr>
                  <w:rStyle w:val="Hyperlink"/>
                  <w:rFonts w:ascii="Arial" w:hAnsi="Arial" w:cs="Arial"/>
                  <w:sz w:val="20"/>
                  <w:szCs w:val="20"/>
                </w:rPr>
                <w:t>extract_clusters()</w:t>
              </w:r>
            </w:hyperlink>
            <w:r w:rsidRPr="00F055DD">
              <w:rPr>
                <w:rFonts w:ascii="Arial" w:hAnsi="Arial" w:cs="Arial"/>
                <w:sz w:val="20"/>
                <w:szCs w:val="20"/>
              </w:rPr>
              <w:t>* +</w:t>
            </w:r>
          </w:p>
          <w:p w14:paraId="2A4DD857" w14:textId="77777777" w:rsidR="005A2EDF" w:rsidRPr="00F055DD" w:rsidRDefault="005A2EDF" w:rsidP="0047611C">
            <w:pPr>
              <w:rPr>
                <w:rFonts w:ascii="Arial" w:hAnsi="Arial" w:cs="Arial"/>
                <w:sz w:val="20"/>
                <w:szCs w:val="20"/>
              </w:rPr>
            </w:pPr>
            <w:hyperlink r:id="rId14">
              <w:r w:rsidRPr="00F055DD">
                <w:rPr>
                  <w:rStyle w:val="Hyperlink"/>
                  <w:rFonts w:ascii="Arial" w:hAnsi="Arial" w:cs="Arial"/>
                  <w:sz w:val="20"/>
                  <w:szCs w:val="20"/>
                </w:rPr>
                <w:t>summarize_numeric()</w:t>
              </w:r>
            </w:hyperlink>
            <w:r w:rsidRPr="00F055DD">
              <w:rPr>
                <w:rFonts w:ascii="Arial" w:hAnsi="Arial" w:cs="Arial"/>
                <w:sz w:val="20"/>
                <w:szCs w:val="20"/>
              </w:rPr>
              <w:t>*</w:t>
            </w:r>
          </w:p>
        </w:tc>
      </w:tr>
      <w:tr w:rsidR="005A2EDF" w:rsidRPr="00F055DD" w14:paraId="74708AAB" w14:textId="77777777" w:rsidTr="005A2EDF">
        <w:tblPrEx>
          <w:tblLook w:val="04A0" w:firstRow="1" w:lastRow="0" w:firstColumn="1" w:lastColumn="0" w:noHBand="0" w:noVBand="1"/>
        </w:tblPrEx>
        <w:tc>
          <w:tcPr>
            <w:tcW w:w="704" w:type="dxa"/>
          </w:tcPr>
          <w:p w14:paraId="213E6810"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4</w:t>
            </w:r>
          </w:p>
        </w:tc>
        <w:tc>
          <w:tcPr>
            <w:tcW w:w="3827" w:type="dxa"/>
          </w:tcPr>
          <w:p w14:paraId="722B0494"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Frequency,</w:t>
            </w:r>
            <w:r w:rsidRPr="00F055DD">
              <w:rPr>
                <w:rFonts w:ascii="Arial" w:hAnsi="Arial" w:cs="Arial"/>
                <w:sz w:val="20"/>
                <w:szCs w:val="20"/>
              </w:rPr>
              <w:br/>
              <w:t>duration,</w:t>
            </w:r>
            <w:r w:rsidRPr="00F055DD">
              <w:rPr>
                <w:rFonts w:ascii="Arial" w:hAnsi="Arial" w:cs="Arial"/>
                <w:sz w:val="20"/>
                <w:szCs w:val="20"/>
              </w:rPr>
              <w:br/>
              <w:t>and distances of</w:t>
            </w:r>
            <w:r w:rsidRPr="00F055DD">
              <w:rPr>
                <w:rFonts w:ascii="Arial" w:hAnsi="Arial" w:cs="Arial"/>
                <w:sz w:val="20"/>
                <w:szCs w:val="20"/>
              </w:rPr>
              <w:br/>
            </w:r>
            <w:r w:rsidRPr="00F055DD">
              <w:rPr>
                <w:rFonts w:ascii="Arial" w:hAnsi="Arial" w:cs="Arial"/>
                <w:i/>
                <w:iCs/>
                <w:sz w:val="20"/>
                <w:szCs w:val="20"/>
              </w:rPr>
              <w:t>Near Work episodes</w:t>
            </w:r>
          </w:p>
        </w:tc>
        <w:tc>
          <w:tcPr>
            <w:tcW w:w="4439" w:type="dxa"/>
          </w:tcPr>
          <w:p w14:paraId="775B88A4" w14:textId="77777777" w:rsidR="005A2EDF" w:rsidRPr="00F055DD" w:rsidRDefault="005A2EDF" w:rsidP="0047611C">
            <w:pPr>
              <w:rPr>
                <w:rFonts w:ascii="Arial" w:hAnsi="Arial" w:cs="Arial"/>
                <w:sz w:val="20"/>
                <w:szCs w:val="20"/>
              </w:rPr>
            </w:pPr>
            <w:hyperlink r:id="rId15">
              <w:r w:rsidRPr="00F055DD">
                <w:rPr>
                  <w:rStyle w:val="Hyperlink"/>
                  <w:rFonts w:ascii="Arial" w:hAnsi="Arial" w:cs="Arial"/>
                  <w:sz w:val="20"/>
                  <w:szCs w:val="20"/>
                </w:rPr>
                <w:t>extract_clusters()</w:t>
              </w:r>
            </w:hyperlink>
            <w:r w:rsidRPr="00F055DD">
              <w:rPr>
                <w:rFonts w:ascii="Arial" w:hAnsi="Arial" w:cs="Arial"/>
                <w:sz w:val="20"/>
                <w:szCs w:val="20"/>
              </w:rPr>
              <w:t>* +</w:t>
            </w:r>
          </w:p>
          <w:p w14:paraId="0D95E48E" w14:textId="77777777" w:rsidR="005A2EDF" w:rsidRPr="00F055DD" w:rsidRDefault="005A2EDF" w:rsidP="0047611C">
            <w:pPr>
              <w:rPr>
                <w:rFonts w:ascii="Arial" w:hAnsi="Arial" w:cs="Arial"/>
                <w:sz w:val="20"/>
                <w:szCs w:val="20"/>
              </w:rPr>
            </w:pPr>
            <w:hyperlink r:id="rId16">
              <w:r w:rsidRPr="00F055DD">
                <w:rPr>
                  <w:rStyle w:val="Hyperlink"/>
                  <w:rFonts w:ascii="Arial" w:hAnsi="Arial" w:cs="Arial"/>
                  <w:sz w:val="20"/>
                  <w:szCs w:val="20"/>
                </w:rPr>
                <w:t>extract_metric()</w:t>
              </w:r>
            </w:hyperlink>
            <w:r w:rsidRPr="00F055DD">
              <w:rPr>
                <w:rFonts w:ascii="Arial" w:hAnsi="Arial" w:cs="Arial"/>
                <w:sz w:val="20"/>
                <w:szCs w:val="20"/>
              </w:rPr>
              <w:t>* +</w:t>
            </w:r>
          </w:p>
          <w:p w14:paraId="4A6DE17E" w14:textId="77777777" w:rsidR="005A2EDF" w:rsidRPr="00F055DD" w:rsidRDefault="005A2EDF" w:rsidP="0047611C">
            <w:pPr>
              <w:rPr>
                <w:rFonts w:ascii="Arial" w:hAnsi="Arial" w:cs="Arial"/>
                <w:sz w:val="20"/>
                <w:szCs w:val="20"/>
              </w:rPr>
            </w:pPr>
            <w:hyperlink r:id="rId17">
              <w:r w:rsidRPr="00F055DD">
                <w:rPr>
                  <w:rStyle w:val="Hyperlink"/>
                  <w:rFonts w:ascii="Arial" w:hAnsi="Arial" w:cs="Arial"/>
                  <w:sz w:val="20"/>
                  <w:szCs w:val="20"/>
                </w:rPr>
                <w:t>summarize_numeric()</w:t>
              </w:r>
            </w:hyperlink>
            <w:r w:rsidRPr="00F055DD">
              <w:rPr>
                <w:rFonts w:ascii="Arial" w:hAnsi="Arial" w:cs="Arial"/>
                <w:sz w:val="20"/>
                <w:szCs w:val="20"/>
              </w:rPr>
              <w:t>*</w:t>
            </w:r>
          </w:p>
        </w:tc>
      </w:tr>
      <w:tr w:rsidR="005A2EDF" w:rsidRPr="00F055DD" w14:paraId="45563702" w14:textId="77777777" w:rsidTr="005A2EDF">
        <w:tblPrEx>
          <w:tblLook w:val="04A0" w:firstRow="1" w:lastRow="0" w:firstColumn="1" w:lastColumn="0" w:noHBand="0" w:noVBand="1"/>
        </w:tblPrEx>
        <w:tc>
          <w:tcPr>
            <w:tcW w:w="704" w:type="dxa"/>
          </w:tcPr>
          <w:p w14:paraId="1C84B18B"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5</w:t>
            </w:r>
          </w:p>
        </w:tc>
        <w:tc>
          <w:tcPr>
            <w:tcW w:w="3827" w:type="dxa"/>
          </w:tcPr>
          <w:p w14:paraId="299BD8DF"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 xml:space="preserve">Frequency and duration of </w:t>
            </w:r>
            <w:r w:rsidRPr="00F055DD">
              <w:rPr>
                <w:rFonts w:ascii="Arial" w:hAnsi="Arial" w:cs="Arial"/>
                <w:i/>
                <w:iCs/>
                <w:sz w:val="20"/>
                <w:szCs w:val="20"/>
              </w:rPr>
              <w:t>Visual breaks</w:t>
            </w:r>
          </w:p>
        </w:tc>
        <w:tc>
          <w:tcPr>
            <w:tcW w:w="4439" w:type="dxa"/>
          </w:tcPr>
          <w:p w14:paraId="5ADB9F67" w14:textId="77777777" w:rsidR="005A2EDF" w:rsidRPr="00F055DD" w:rsidRDefault="005A2EDF" w:rsidP="0047611C">
            <w:pPr>
              <w:rPr>
                <w:rFonts w:ascii="Arial" w:hAnsi="Arial" w:cs="Arial"/>
                <w:sz w:val="20"/>
                <w:szCs w:val="20"/>
              </w:rPr>
            </w:pPr>
            <w:hyperlink r:id="rId18">
              <w:r w:rsidRPr="00F055DD">
                <w:rPr>
                  <w:rStyle w:val="Hyperlink"/>
                  <w:rFonts w:ascii="Arial" w:hAnsi="Arial" w:cs="Arial"/>
                  <w:sz w:val="20"/>
                  <w:szCs w:val="20"/>
                </w:rPr>
                <w:t>extract_clusters()</w:t>
              </w:r>
            </w:hyperlink>
            <w:r w:rsidRPr="00F055DD">
              <w:rPr>
                <w:rFonts w:ascii="Arial" w:hAnsi="Arial" w:cs="Arial"/>
                <w:sz w:val="20"/>
                <w:szCs w:val="20"/>
              </w:rPr>
              <w:t>* +</w:t>
            </w:r>
          </w:p>
          <w:p w14:paraId="367F1BB1" w14:textId="77777777" w:rsidR="005A2EDF" w:rsidRPr="00F055DD" w:rsidRDefault="005A2EDF" w:rsidP="0047611C">
            <w:pPr>
              <w:rPr>
                <w:rFonts w:ascii="Arial" w:hAnsi="Arial" w:cs="Arial"/>
                <w:sz w:val="20"/>
                <w:szCs w:val="20"/>
              </w:rPr>
            </w:pPr>
            <w:r w:rsidRPr="00F055DD">
              <w:rPr>
                <w:rFonts w:ascii="Arial" w:hAnsi="Arial" w:cs="Arial"/>
                <w:sz w:val="20"/>
                <w:szCs w:val="20"/>
              </w:rPr>
              <w:t>filter</w:t>
            </w:r>
          </w:p>
        </w:tc>
      </w:tr>
      <w:tr w:rsidR="005A2EDF" w:rsidRPr="00F055DD" w14:paraId="020A92AA" w14:textId="77777777" w:rsidTr="00F839C5">
        <w:tblPrEx>
          <w:tblW w:w="4977" w:type="pct"/>
          <w:tblLayout w:type="fixed"/>
          <w:tblLook w:val="0020" w:firstRow="1" w:lastRow="0" w:firstColumn="0" w:lastColumn="0" w:noHBand="0" w:noVBand="0"/>
          <w:tblPrExChange w:id="224" w:author="Johannes Zauner" w:date="2025-12-13T06:18:00Z" w16du:dateUtc="2025-12-13T05:18:00Z">
            <w:tblPrEx>
              <w:tblW w:w="4977" w:type="pct"/>
              <w:tblLayout w:type="fixed"/>
              <w:tblLook w:val="0020" w:firstRow="1" w:lastRow="0" w:firstColumn="0" w:lastColumn="0" w:noHBand="0" w:noVBand="0"/>
            </w:tblPrEx>
          </w:tblPrExChange>
        </w:tblPrEx>
        <w:tc>
          <w:tcPr>
            <w:tcW w:w="8970" w:type="dxa"/>
            <w:gridSpan w:val="3"/>
            <w:tcPrChange w:id="225" w:author="Johannes Zauner" w:date="2025-12-13T06:18:00Z" w16du:dateUtc="2025-12-13T05:18:00Z">
              <w:tcPr>
                <w:tcW w:w="8969" w:type="dxa"/>
                <w:gridSpan w:val="3"/>
              </w:tcPr>
            </w:tcPrChange>
          </w:tcPr>
          <w:p w14:paraId="17891C2C"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Light</w:t>
            </w:r>
          </w:p>
        </w:tc>
      </w:tr>
      <w:tr w:rsidR="005A2EDF" w:rsidRPr="00F055DD" w14:paraId="24342B47" w14:textId="77777777" w:rsidTr="005A2EDF">
        <w:tblPrEx>
          <w:tblLook w:val="04A0" w:firstRow="1" w:lastRow="0" w:firstColumn="1" w:lastColumn="0" w:noHBand="0" w:noVBand="1"/>
        </w:tblPrEx>
        <w:tc>
          <w:tcPr>
            <w:tcW w:w="704" w:type="dxa"/>
          </w:tcPr>
          <w:p w14:paraId="6AA92C97"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6</w:t>
            </w:r>
          </w:p>
        </w:tc>
        <w:tc>
          <w:tcPr>
            <w:tcW w:w="3827" w:type="dxa"/>
          </w:tcPr>
          <w:p w14:paraId="77209CD5"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Light exposure (in lux)</w:t>
            </w:r>
          </w:p>
        </w:tc>
        <w:tc>
          <w:tcPr>
            <w:tcW w:w="4439" w:type="dxa"/>
          </w:tcPr>
          <w:p w14:paraId="392D9183" w14:textId="77777777" w:rsidR="005A2EDF" w:rsidRPr="00F055DD" w:rsidRDefault="005A2EDF" w:rsidP="0047611C">
            <w:pPr>
              <w:pStyle w:val="Compact"/>
              <w:rPr>
                <w:rFonts w:ascii="Arial" w:hAnsi="Arial" w:cs="Arial"/>
                <w:sz w:val="20"/>
                <w:szCs w:val="20"/>
              </w:rPr>
            </w:pPr>
            <w:hyperlink r:id="rId19">
              <w:r w:rsidRPr="00F055DD">
                <w:rPr>
                  <w:rStyle w:val="Hyperlink"/>
                  <w:rFonts w:ascii="Arial" w:hAnsi="Arial" w:cs="Arial"/>
                  <w:sz w:val="20"/>
                  <w:szCs w:val="20"/>
                </w:rPr>
                <w:t>summarize_numeric()</w:t>
              </w:r>
            </w:hyperlink>
            <w:r w:rsidRPr="00F055DD">
              <w:rPr>
                <w:rFonts w:ascii="Arial" w:hAnsi="Arial" w:cs="Arial"/>
                <w:sz w:val="20"/>
                <w:szCs w:val="20"/>
              </w:rPr>
              <w:t>*</w:t>
            </w:r>
          </w:p>
        </w:tc>
      </w:tr>
      <w:tr w:rsidR="005A2EDF" w:rsidRPr="00F055DD" w14:paraId="5902C55E" w14:textId="77777777" w:rsidTr="005A2EDF">
        <w:tblPrEx>
          <w:tblLook w:val="04A0" w:firstRow="1" w:lastRow="0" w:firstColumn="1" w:lastColumn="0" w:noHBand="0" w:noVBand="1"/>
        </w:tblPrEx>
        <w:tc>
          <w:tcPr>
            <w:tcW w:w="704" w:type="dxa"/>
          </w:tcPr>
          <w:p w14:paraId="006D10B9"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7</w:t>
            </w:r>
          </w:p>
        </w:tc>
        <w:tc>
          <w:tcPr>
            <w:tcW w:w="3827" w:type="dxa"/>
          </w:tcPr>
          <w:p w14:paraId="73273915"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 xml:space="preserve">Duration per </w:t>
            </w:r>
            <w:r w:rsidRPr="00F055DD">
              <w:rPr>
                <w:rFonts w:ascii="Arial" w:hAnsi="Arial" w:cs="Arial"/>
                <w:i/>
                <w:iCs/>
                <w:sz w:val="20"/>
                <w:szCs w:val="20"/>
              </w:rPr>
              <w:t>Outdoor range</w:t>
            </w:r>
          </w:p>
        </w:tc>
        <w:tc>
          <w:tcPr>
            <w:tcW w:w="4439" w:type="dxa"/>
          </w:tcPr>
          <w:p w14:paraId="42C5DD74" w14:textId="77777777" w:rsidR="005A2EDF" w:rsidRPr="00F055DD" w:rsidRDefault="005A2EDF" w:rsidP="0047611C">
            <w:pPr>
              <w:rPr>
                <w:rFonts w:ascii="Arial" w:hAnsi="Arial" w:cs="Arial"/>
                <w:sz w:val="20"/>
                <w:szCs w:val="20"/>
              </w:rPr>
            </w:pPr>
            <w:r w:rsidRPr="00F055DD">
              <w:rPr>
                <w:rFonts w:ascii="Arial" w:hAnsi="Arial" w:cs="Arial"/>
                <w:sz w:val="20"/>
                <w:szCs w:val="20"/>
              </w:rPr>
              <w:t>grouping by Outdoor range +</w:t>
            </w:r>
          </w:p>
          <w:p w14:paraId="3BCD9610" w14:textId="77777777" w:rsidR="005A2EDF" w:rsidRPr="00F055DD" w:rsidRDefault="005A2EDF" w:rsidP="0047611C">
            <w:pPr>
              <w:rPr>
                <w:rFonts w:ascii="Arial" w:hAnsi="Arial" w:cs="Arial"/>
                <w:sz w:val="20"/>
                <w:szCs w:val="20"/>
              </w:rPr>
            </w:pPr>
            <w:hyperlink r:id="rId20">
              <w:r w:rsidRPr="00F055DD">
                <w:rPr>
                  <w:rStyle w:val="Hyperlink"/>
                  <w:rFonts w:ascii="Arial" w:hAnsi="Arial" w:cs="Arial"/>
                  <w:sz w:val="20"/>
                  <w:szCs w:val="20"/>
                </w:rPr>
                <w:t>durations()</w:t>
              </w:r>
            </w:hyperlink>
            <w:r w:rsidRPr="00F055DD">
              <w:rPr>
                <w:rFonts w:ascii="Arial" w:hAnsi="Arial" w:cs="Arial"/>
                <w:sz w:val="20"/>
                <w:szCs w:val="20"/>
              </w:rPr>
              <w:t>*</w:t>
            </w:r>
          </w:p>
        </w:tc>
      </w:tr>
      <w:tr w:rsidR="005A2EDF" w:rsidRPr="00F055DD" w14:paraId="37D317F9" w14:textId="77777777" w:rsidTr="005A2EDF">
        <w:tblPrEx>
          <w:tblLook w:val="04A0" w:firstRow="1" w:lastRow="0" w:firstColumn="1" w:lastColumn="0" w:noHBand="0" w:noVBand="1"/>
        </w:tblPrEx>
        <w:tc>
          <w:tcPr>
            <w:tcW w:w="704" w:type="dxa"/>
          </w:tcPr>
          <w:p w14:paraId="5A5A9405"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8</w:t>
            </w:r>
          </w:p>
        </w:tc>
        <w:tc>
          <w:tcPr>
            <w:tcW w:w="3827" w:type="dxa"/>
          </w:tcPr>
          <w:p w14:paraId="5FED5ABB"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The number of times light level changes from indoor (&lt;1000 lx) to outdoor (&gt;1000 lx)</w:t>
            </w:r>
          </w:p>
        </w:tc>
        <w:tc>
          <w:tcPr>
            <w:tcW w:w="4439" w:type="dxa"/>
          </w:tcPr>
          <w:p w14:paraId="2FBEACC0" w14:textId="77777777" w:rsidR="005A2EDF" w:rsidRPr="00F055DD" w:rsidRDefault="005A2EDF" w:rsidP="0047611C">
            <w:pPr>
              <w:rPr>
                <w:rFonts w:ascii="Arial" w:hAnsi="Arial" w:cs="Arial"/>
                <w:sz w:val="20"/>
                <w:szCs w:val="20"/>
              </w:rPr>
            </w:pPr>
            <w:hyperlink r:id="rId21">
              <w:r w:rsidRPr="00F055DD">
                <w:rPr>
                  <w:rStyle w:val="Hyperlink"/>
                  <w:rFonts w:ascii="Arial" w:hAnsi="Arial" w:cs="Arial"/>
                  <w:sz w:val="20"/>
                  <w:szCs w:val="20"/>
                </w:rPr>
                <w:t>extract_states()</w:t>
              </w:r>
            </w:hyperlink>
            <w:r w:rsidRPr="00F055DD">
              <w:rPr>
                <w:rFonts w:ascii="Arial" w:hAnsi="Arial" w:cs="Arial"/>
                <w:sz w:val="20"/>
                <w:szCs w:val="20"/>
              </w:rPr>
              <w:t>* +</w:t>
            </w:r>
          </w:p>
          <w:p w14:paraId="40F5FC0B" w14:textId="77777777" w:rsidR="005A2EDF" w:rsidRPr="00F055DD" w:rsidRDefault="005A2EDF" w:rsidP="0047611C">
            <w:pPr>
              <w:rPr>
                <w:rFonts w:ascii="Arial" w:hAnsi="Arial" w:cs="Arial"/>
                <w:sz w:val="20"/>
                <w:szCs w:val="20"/>
              </w:rPr>
            </w:pPr>
            <w:hyperlink r:id="rId22">
              <w:r w:rsidRPr="00F055DD">
                <w:rPr>
                  <w:rStyle w:val="Hyperlink"/>
                  <w:rFonts w:ascii="Arial" w:hAnsi="Arial" w:cs="Arial"/>
                  <w:sz w:val="20"/>
                  <w:szCs w:val="20"/>
                </w:rPr>
                <w:t>summarize_numeric()</w:t>
              </w:r>
            </w:hyperlink>
            <w:r w:rsidRPr="00F055DD">
              <w:rPr>
                <w:rFonts w:ascii="Arial" w:hAnsi="Arial" w:cs="Arial"/>
                <w:sz w:val="20"/>
                <w:szCs w:val="20"/>
              </w:rPr>
              <w:t>*</w:t>
            </w:r>
          </w:p>
        </w:tc>
      </w:tr>
      <w:tr w:rsidR="005A2EDF" w:rsidRPr="00F055DD" w14:paraId="44EC5C30" w14:textId="77777777" w:rsidTr="005A2EDF">
        <w:tblPrEx>
          <w:tblLook w:val="04A0" w:firstRow="1" w:lastRow="0" w:firstColumn="1" w:lastColumn="0" w:noHBand="0" w:noVBand="1"/>
        </w:tblPrEx>
        <w:tc>
          <w:tcPr>
            <w:tcW w:w="704" w:type="dxa"/>
          </w:tcPr>
          <w:p w14:paraId="384B8D77"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9</w:t>
            </w:r>
          </w:p>
        </w:tc>
        <w:tc>
          <w:tcPr>
            <w:tcW w:w="3827" w:type="dxa"/>
          </w:tcPr>
          <w:p w14:paraId="457ED82F"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Longest period above 1000 lx</w:t>
            </w:r>
          </w:p>
        </w:tc>
        <w:tc>
          <w:tcPr>
            <w:tcW w:w="4439" w:type="dxa"/>
          </w:tcPr>
          <w:p w14:paraId="2E3867A1" w14:textId="77777777" w:rsidR="005A2EDF" w:rsidRPr="00F055DD" w:rsidRDefault="005A2EDF" w:rsidP="0047611C">
            <w:pPr>
              <w:pStyle w:val="Compact"/>
              <w:rPr>
                <w:rFonts w:ascii="Arial" w:hAnsi="Arial" w:cs="Arial"/>
                <w:sz w:val="20"/>
                <w:szCs w:val="20"/>
              </w:rPr>
            </w:pPr>
            <w:hyperlink r:id="rId23">
              <w:r w:rsidRPr="00F055DD">
                <w:rPr>
                  <w:rStyle w:val="Hyperlink"/>
                  <w:rFonts w:ascii="Arial" w:hAnsi="Arial" w:cs="Arial"/>
                  <w:sz w:val="20"/>
                  <w:szCs w:val="20"/>
                </w:rPr>
                <w:t>period_above_threshold()</w:t>
              </w:r>
            </w:hyperlink>
            <w:r w:rsidRPr="00F055DD">
              <w:rPr>
                <w:rFonts w:ascii="Arial" w:hAnsi="Arial" w:cs="Arial"/>
                <w:sz w:val="20"/>
                <w:szCs w:val="20"/>
              </w:rPr>
              <w:t>*</w:t>
            </w:r>
          </w:p>
        </w:tc>
      </w:tr>
      <w:tr w:rsidR="005A2EDF" w:rsidRPr="00F055DD" w14:paraId="2A5CA92B" w14:textId="77777777" w:rsidTr="00F839C5">
        <w:tblPrEx>
          <w:tblW w:w="4977" w:type="pct"/>
          <w:tblLayout w:type="fixed"/>
          <w:tblLook w:val="0020" w:firstRow="1" w:lastRow="0" w:firstColumn="0" w:lastColumn="0" w:noHBand="0" w:noVBand="0"/>
          <w:tblPrExChange w:id="226" w:author="Johannes Zauner" w:date="2025-12-13T06:18:00Z" w16du:dateUtc="2025-12-13T05:18:00Z">
            <w:tblPrEx>
              <w:tblW w:w="4977" w:type="pct"/>
              <w:tblLayout w:type="fixed"/>
              <w:tblLook w:val="0020" w:firstRow="1" w:lastRow="0" w:firstColumn="0" w:lastColumn="0" w:noHBand="0" w:noVBand="0"/>
            </w:tblPrEx>
          </w:tblPrExChange>
        </w:tblPrEx>
        <w:tc>
          <w:tcPr>
            <w:tcW w:w="8970" w:type="dxa"/>
            <w:gridSpan w:val="3"/>
            <w:tcPrChange w:id="227" w:author="Johannes Zauner" w:date="2025-12-13T06:18:00Z" w16du:dateUtc="2025-12-13T05:18:00Z">
              <w:tcPr>
                <w:tcW w:w="8969" w:type="dxa"/>
                <w:gridSpan w:val="3"/>
              </w:tcPr>
            </w:tcPrChange>
          </w:tcPr>
          <w:p w14:paraId="3A9968F7"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Spectrum</w:t>
            </w:r>
          </w:p>
        </w:tc>
      </w:tr>
      <w:tr w:rsidR="005A2EDF" w:rsidRPr="00F055DD" w14:paraId="4D2100C1" w14:textId="77777777" w:rsidTr="005A2EDF">
        <w:tblPrEx>
          <w:tblLook w:val="04A0" w:firstRow="1" w:lastRow="0" w:firstColumn="1" w:lastColumn="0" w:noHBand="0" w:noVBand="1"/>
        </w:tblPrEx>
        <w:tc>
          <w:tcPr>
            <w:tcW w:w="704" w:type="dxa"/>
          </w:tcPr>
          <w:p w14:paraId="3FD29D81"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10</w:t>
            </w:r>
          </w:p>
        </w:tc>
        <w:tc>
          <w:tcPr>
            <w:tcW w:w="3827" w:type="dxa"/>
          </w:tcPr>
          <w:p w14:paraId="0DF13143"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Ratio of short vs. long wavelength light</w:t>
            </w:r>
          </w:p>
        </w:tc>
        <w:tc>
          <w:tcPr>
            <w:tcW w:w="4439" w:type="dxa"/>
          </w:tcPr>
          <w:p w14:paraId="78FB912E" w14:textId="77777777" w:rsidR="005A2EDF" w:rsidRPr="00F055DD" w:rsidRDefault="005A2EDF" w:rsidP="0047611C">
            <w:pPr>
              <w:rPr>
                <w:rFonts w:ascii="Arial" w:hAnsi="Arial" w:cs="Arial"/>
                <w:sz w:val="20"/>
                <w:szCs w:val="20"/>
              </w:rPr>
            </w:pPr>
            <w:hyperlink r:id="rId24">
              <w:r w:rsidRPr="00F055DD">
                <w:rPr>
                  <w:rStyle w:val="Hyperlink"/>
                  <w:rFonts w:ascii="Arial" w:hAnsi="Arial" w:cs="Arial"/>
                  <w:sz w:val="20"/>
                  <w:szCs w:val="20"/>
                </w:rPr>
                <w:t>spectral_integration()</w:t>
              </w:r>
            </w:hyperlink>
            <w:r w:rsidRPr="00F055DD">
              <w:rPr>
                <w:rFonts w:ascii="Arial" w:hAnsi="Arial" w:cs="Arial"/>
                <w:sz w:val="20"/>
                <w:szCs w:val="20"/>
              </w:rPr>
              <w:t>* +</w:t>
            </w:r>
          </w:p>
          <w:p w14:paraId="65FD9A9A" w14:textId="77777777" w:rsidR="005A2EDF" w:rsidRPr="00F055DD" w:rsidRDefault="005A2EDF" w:rsidP="0047611C">
            <w:pPr>
              <w:rPr>
                <w:rFonts w:ascii="Arial" w:hAnsi="Arial" w:cs="Arial"/>
                <w:sz w:val="20"/>
                <w:szCs w:val="20"/>
              </w:rPr>
            </w:pPr>
            <w:hyperlink r:id="rId25">
              <w:r w:rsidRPr="00F055DD">
                <w:rPr>
                  <w:rStyle w:val="Hyperlink"/>
                  <w:rFonts w:ascii="Arial" w:hAnsi="Arial" w:cs="Arial"/>
                  <w:sz w:val="20"/>
                  <w:szCs w:val="20"/>
                </w:rPr>
                <w:t>summarize_numeric()</w:t>
              </w:r>
            </w:hyperlink>
            <w:r w:rsidRPr="00F055DD">
              <w:rPr>
                <w:rFonts w:ascii="Arial" w:hAnsi="Arial" w:cs="Arial"/>
                <w:sz w:val="20"/>
                <w:szCs w:val="20"/>
              </w:rPr>
              <w:t>*</w:t>
            </w:r>
          </w:p>
        </w:tc>
      </w:tr>
      <w:tr w:rsidR="00F839C5" w:rsidRPr="00F055DD" w14:paraId="0B0C857C" w14:textId="77777777" w:rsidTr="005A2EDF">
        <w:tblPrEx>
          <w:tblLook w:val="04A0" w:firstRow="1" w:lastRow="0" w:firstColumn="1" w:lastColumn="0" w:noHBand="0" w:noVBand="1"/>
        </w:tblPrEx>
        <w:trPr>
          <w:ins w:id="228" w:author="Johannes Zauner" w:date="2025-12-13T06:18:00Z"/>
        </w:trPr>
        <w:tc>
          <w:tcPr>
            <w:tcW w:w="704" w:type="dxa"/>
          </w:tcPr>
          <w:p w14:paraId="6671728D" w14:textId="0A634C02" w:rsidR="00F839C5" w:rsidRPr="00F055DD" w:rsidRDefault="00F839C5" w:rsidP="0047611C">
            <w:pPr>
              <w:pStyle w:val="Compact"/>
              <w:rPr>
                <w:ins w:id="229" w:author="Johannes Zauner" w:date="2025-12-13T06:18:00Z" w16du:dateUtc="2025-12-13T05:18:00Z"/>
                <w:rFonts w:ascii="Arial" w:hAnsi="Arial" w:cs="Arial"/>
                <w:sz w:val="20"/>
                <w:szCs w:val="20"/>
              </w:rPr>
            </w:pPr>
            <w:ins w:id="230" w:author="Johannes Zauner" w:date="2025-12-13T06:18:00Z" w16du:dateUtc="2025-12-13T05:18:00Z">
              <w:r>
                <w:rPr>
                  <w:rFonts w:ascii="Arial" w:hAnsi="Arial" w:cs="Arial"/>
                  <w:sz w:val="20"/>
                  <w:szCs w:val="20"/>
                </w:rPr>
                <w:t>11</w:t>
              </w:r>
            </w:ins>
          </w:p>
        </w:tc>
        <w:tc>
          <w:tcPr>
            <w:tcW w:w="3827" w:type="dxa"/>
          </w:tcPr>
          <w:p w14:paraId="29447E64" w14:textId="125FB15D" w:rsidR="00F839C5" w:rsidRPr="00F055DD" w:rsidRDefault="00F839C5" w:rsidP="0047611C">
            <w:pPr>
              <w:pStyle w:val="Compact"/>
              <w:rPr>
                <w:ins w:id="231" w:author="Johannes Zauner" w:date="2025-12-13T06:18:00Z" w16du:dateUtc="2025-12-13T05:18:00Z"/>
                <w:rFonts w:ascii="Arial" w:hAnsi="Arial" w:cs="Arial"/>
                <w:sz w:val="20"/>
                <w:szCs w:val="20"/>
              </w:rPr>
            </w:pPr>
            <w:ins w:id="232" w:author="Johannes Zauner" w:date="2025-12-13T06:18:00Z">
              <w:r w:rsidRPr="00F839C5">
                <w:rPr>
                  <w:rFonts w:ascii="Arial" w:hAnsi="Arial" w:cs="Arial"/>
                  <w:sz w:val="20"/>
                  <w:szCs w:val="20"/>
                </w:rPr>
                <w:t>Melanopic daylight efficacy ratio (MDER)</w:t>
              </w:r>
            </w:ins>
          </w:p>
        </w:tc>
        <w:tc>
          <w:tcPr>
            <w:tcW w:w="4439" w:type="dxa"/>
          </w:tcPr>
          <w:p w14:paraId="6644B3D9" w14:textId="77777777" w:rsidR="00F839C5" w:rsidRPr="00F055DD" w:rsidRDefault="00F839C5" w:rsidP="00F839C5">
            <w:pPr>
              <w:rPr>
                <w:ins w:id="233" w:author="Johannes Zauner" w:date="2025-12-13T06:18:00Z" w16du:dateUtc="2025-12-13T05:18:00Z"/>
                <w:rFonts w:ascii="Arial" w:hAnsi="Arial" w:cs="Arial"/>
                <w:sz w:val="20"/>
                <w:szCs w:val="20"/>
              </w:rPr>
            </w:pPr>
            <w:ins w:id="234" w:author="Johannes Zauner" w:date="2025-12-13T06:18:00Z" w16du:dateUtc="2025-12-13T05:18:00Z">
              <w:r>
                <w:fldChar w:fldCharType="begin"/>
              </w:r>
              <w:r>
                <w:instrText>HYPERLINK "https://tscnlab.github.io/LightLogR/reference/spectral_integration.html" \h</w:instrText>
              </w:r>
              <w:r>
                <w:fldChar w:fldCharType="separate"/>
              </w:r>
              <w:r w:rsidRPr="00F055DD">
                <w:rPr>
                  <w:rStyle w:val="Hyperlink"/>
                  <w:rFonts w:ascii="Arial" w:hAnsi="Arial" w:cs="Arial"/>
                  <w:sz w:val="20"/>
                  <w:szCs w:val="20"/>
                </w:rPr>
                <w:t>spectral_integration()</w:t>
              </w:r>
              <w:r>
                <w:fldChar w:fldCharType="end"/>
              </w:r>
              <w:r w:rsidRPr="00F055DD">
                <w:rPr>
                  <w:rFonts w:ascii="Arial" w:hAnsi="Arial" w:cs="Arial"/>
                  <w:sz w:val="20"/>
                  <w:szCs w:val="20"/>
                </w:rPr>
                <w:t>* +</w:t>
              </w:r>
            </w:ins>
          </w:p>
          <w:p w14:paraId="43B17CC6" w14:textId="74B47062" w:rsidR="00F839C5" w:rsidRDefault="00F839C5" w:rsidP="00F839C5">
            <w:pPr>
              <w:rPr>
                <w:ins w:id="235" w:author="Johannes Zauner" w:date="2025-12-13T06:18:00Z" w16du:dateUtc="2025-12-13T05:18:00Z"/>
              </w:rPr>
            </w:pPr>
            <w:ins w:id="236" w:author="Johannes Zauner" w:date="2025-12-13T06:18:00Z" w16du:dateUtc="2025-12-13T05:18:00Z">
              <w:r>
                <w:fldChar w:fldCharType="begin"/>
              </w:r>
              <w:r>
                <w:instrText>HYPERLINK "https://tscnlab.github.io/LightLogR/reference/summarize_numeric.html" \h</w:instrText>
              </w:r>
              <w:r>
                <w:fldChar w:fldCharType="separate"/>
              </w:r>
              <w:r w:rsidRPr="00F055DD">
                <w:rPr>
                  <w:rStyle w:val="Hyperlink"/>
                  <w:rFonts w:ascii="Arial" w:hAnsi="Arial" w:cs="Arial"/>
                  <w:sz w:val="20"/>
                  <w:szCs w:val="20"/>
                </w:rPr>
                <w:t>summarize_numeric()</w:t>
              </w:r>
              <w:r>
                <w:fldChar w:fldCharType="end"/>
              </w:r>
              <w:r w:rsidRPr="00F055DD">
                <w:rPr>
                  <w:rFonts w:ascii="Arial" w:hAnsi="Arial" w:cs="Arial"/>
                  <w:sz w:val="20"/>
                  <w:szCs w:val="20"/>
                </w:rPr>
                <w:t>*</w:t>
              </w:r>
            </w:ins>
          </w:p>
        </w:tc>
      </w:tr>
      <w:tr w:rsidR="005A2EDF" w:rsidRPr="00F055DD" w14:paraId="6B22C622" w14:textId="77777777" w:rsidTr="005A2EDF">
        <w:tblPrEx>
          <w:tblLook w:val="04A0" w:firstRow="1" w:lastRow="0" w:firstColumn="1" w:lastColumn="0" w:noHBand="0" w:noVBand="1"/>
        </w:tblPrEx>
        <w:tc>
          <w:tcPr>
            <w:tcW w:w="704" w:type="dxa"/>
          </w:tcPr>
          <w:p w14:paraId="0626BACB" w14:textId="782B3553" w:rsidR="005A2EDF" w:rsidRPr="00F055DD" w:rsidRDefault="005A2EDF" w:rsidP="0047611C">
            <w:pPr>
              <w:pStyle w:val="Compact"/>
              <w:rPr>
                <w:rFonts w:ascii="Arial" w:hAnsi="Arial" w:cs="Arial"/>
                <w:sz w:val="20"/>
                <w:szCs w:val="20"/>
              </w:rPr>
            </w:pPr>
            <w:del w:id="237" w:author="Johannes Zauner" w:date="2025-12-13T06:18:00Z" w16du:dateUtc="2025-12-13T05:18:00Z">
              <w:r w:rsidRPr="00F055DD" w:rsidDel="00F839C5">
                <w:rPr>
                  <w:rFonts w:ascii="Arial" w:hAnsi="Arial" w:cs="Arial"/>
                  <w:sz w:val="20"/>
                  <w:szCs w:val="20"/>
                </w:rPr>
                <w:delText>11</w:delText>
              </w:r>
            </w:del>
            <w:ins w:id="238" w:author="Johannes Zauner" w:date="2025-12-13T06:18:00Z" w16du:dateUtc="2025-12-13T05:18:00Z">
              <w:r w:rsidR="00F839C5" w:rsidRPr="00F055DD">
                <w:rPr>
                  <w:rFonts w:ascii="Arial" w:hAnsi="Arial" w:cs="Arial"/>
                  <w:sz w:val="20"/>
                  <w:szCs w:val="20"/>
                </w:rPr>
                <w:t>1</w:t>
              </w:r>
              <w:r w:rsidR="00F839C5">
                <w:rPr>
                  <w:rFonts w:ascii="Arial" w:hAnsi="Arial" w:cs="Arial"/>
                  <w:sz w:val="20"/>
                  <w:szCs w:val="20"/>
                </w:rPr>
                <w:t>2</w:t>
              </w:r>
            </w:ins>
          </w:p>
        </w:tc>
        <w:tc>
          <w:tcPr>
            <w:tcW w:w="3827" w:type="dxa"/>
          </w:tcPr>
          <w:p w14:paraId="16D8A696"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Short-wavelength light at certain times of day</w:t>
            </w:r>
          </w:p>
        </w:tc>
        <w:tc>
          <w:tcPr>
            <w:tcW w:w="4439" w:type="dxa"/>
          </w:tcPr>
          <w:p w14:paraId="107B7BBF" w14:textId="77777777" w:rsidR="005A2EDF" w:rsidRPr="00F055DD" w:rsidRDefault="005A2EDF" w:rsidP="0047611C">
            <w:pPr>
              <w:rPr>
                <w:rFonts w:ascii="Arial" w:hAnsi="Arial" w:cs="Arial"/>
                <w:sz w:val="20"/>
                <w:szCs w:val="20"/>
              </w:rPr>
            </w:pPr>
            <w:hyperlink r:id="rId26">
              <w:r w:rsidRPr="00F055DD">
                <w:rPr>
                  <w:rStyle w:val="Hyperlink"/>
                  <w:rFonts w:ascii="Arial" w:hAnsi="Arial" w:cs="Arial"/>
                  <w:sz w:val="20"/>
                  <w:szCs w:val="20"/>
                </w:rPr>
                <w:t>spectral_integration()</w:t>
              </w:r>
            </w:hyperlink>
            <w:r w:rsidRPr="00F055DD">
              <w:rPr>
                <w:rFonts w:ascii="Arial" w:hAnsi="Arial" w:cs="Arial"/>
                <w:sz w:val="20"/>
                <w:szCs w:val="20"/>
              </w:rPr>
              <w:t>* +</w:t>
            </w:r>
          </w:p>
          <w:p w14:paraId="6C470B27" w14:textId="77777777" w:rsidR="005A2EDF" w:rsidRPr="00F055DD" w:rsidRDefault="005A2EDF" w:rsidP="0047611C">
            <w:pPr>
              <w:rPr>
                <w:rFonts w:ascii="Arial" w:hAnsi="Arial" w:cs="Arial"/>
                <w:sz w:val="20"/>
                <w:szCs w:val="20"/>
              </w:rPr>
            </w:pPr>
            <w:hyperlink r:id="rId27">
              <w:r w:rsidRPr="00F055DD">
                <w:rPr>
                  <w:rStyle w:val="Hyperlink"/>
                  <w:rFonts w:ascii="Arial" w:hAnsi="Arial" w:cs="Arial"/>
                  <w:sz w:val="20"/>
                  <w:szCs w:val="20"/>
                </w:rPr>
                <w:t>filter_Time()</w:t>
              </w:r>
            </w:hyperlink>
            <w:r w:rsidRPr="00F055DD">
              <w:rPr>
                <w:rFonts w:ascii="Arial" w:hAnsi="Arial" w:cs="Arial"/>
                <w:sz w:val="20"/>
                <w:szCs w:val="20"/>
              </w:rPr>
              <w:t>* (for defined times) or</w:t>
            </w:r>
            <w:r w:rsidRPr="00F055DD">
              <w:rPr>
                <w:rFonts w:ascii="Arial" w:hAnsi="Arial" w:cs="Arial"/>
                <w:sz w:val="20"/>
                <w:szCs w:val="20"/>
              </w:rPr>
              <w:br/>
            </w:r>
            <w:hyperlink r:id="rId28">
              <w:r w:rsidRPr="00F055DD">
                <w:rPr>
                  <w:rStyle w:val="Hyperlink"/>
                  <w:rFonts w:ascii="Arial" w:hAnsi="Arial" w:cs="Arial"/>
                  <w:sz w:val="20"/>
                  <w:szCs w:val="20"/>
                </w:rPr>
                <w:t>cut_Datetime()</w:t>
              </w:r>
            </w:hyperlink>
            <w:r w:rsidRPr="00F055DD">
              <w:rPr>
                <w:rFonts w:ascii="Arial" w:hAnsi="Arial" w:cs="Arial"/>
                <w:sz w:val="20"/>
                <w:szCs w:val="20"/>
              </w:rPr>
              <w:t>* (for regular time intervals) or</w:t>
            </w:r>
            <w:r w:rsidRPr="00F055DD">
              <w:rPr>
                <w:rFonts w:ascii="Arial" w:hAnsi="Arial" w:cs="Arial"/>
                <w:sz w:val="20"/>
                <w:szCs w:val="20"/>
              </w:rPr>
              <w:br/>
            </w:r>
            <w:hyperlink r:id="rId29">
              <w:r w:rsidRPr="00F055DD">
                <w:rPr>
                  <w:rStyle w:val="Hyperlink"/>
                  <w:rFonts w:ascii="Arial" w:hAnsi="Arial" w:cs="Arial"/>
                  <w:sz w:val="20"/>
                  <w:szCs w:val="20"/>
                </w:rPr>
                <w:t>add_photoperiod()</w:t>
              </w:r>
            </w:hyperlink>
            <w:r w:rsidRPr="00F055DD">
              <w:rPr>
                <w:rFonts w:ascii="Arial" w:hAnsi="Arial" w:cs="Arial"/>
                <w:sz w:val="20"/>
                <w:szCs w:val="20"/>
              </w:rPr>
              <w:t>* (for solar times) +</w:t>
            </w:r>
          </w:p>
          <w:p w14:paraId="7C83BCEB" w14:textId="77777777" w:rsidR="005A2EDF" w:rsidRPr="00F055DD" w:rsidRDefault="005A2EDF" w:rsidP="0047611C">
            <w:pPr>
              <w:rPr>
                <w:rFonts w:ascii="Arial" w:hAnsi="Arial" w:cs="Arial"/>
                <w:sz w:val="20"/>
                <w:szCs w:val="20"/>
              </w:rPr>
            </w:pPr>
            <w:r w:rsidRPr="00F055DD">
              <w:rPr>
                <w:rFonts w:ascii="Arial" w:hAnsi="Arial" w:cs="Arial"/>
                <w:sz w:val="20"/>
                <w:szCs w:val="20"/>
              </w:rPr>
              <w:t>grouping by time state +</w:t>
            </w:r>
          </w:p>
          <w:p w14:paraId="64F376D5" w14:textId="77777777" w:rsidR="005A2EDF" w:rsidRPr="00F055DD" w:rsidRDefault="005A2EDF" w:rsidP="0047611C">
            <w:pPr>
              <w:rPr>
                <w:rFonts w:ascii="Arial" w:hAnsi="Arial" w:cs="Arial"/>
                <w:sz w:val="20"/>
                <w:szCs w:val="20"/>
              </w:rPr>
            </w:pPr>
            <w:hyperlink r:id="rId30">
              <w:r w:rsidRPr="00F055DD">
                <w:rPr>
                  <w:rStyle w:val="Hyperlink"/>
                  <w:rFonts w:ascii="Arial" w:hAnsi="Arial" w:cs="Arial"/>
                  <w:sz w:val="20"/>
                  <w:szCs w:val="20"/>
                </w:rPr>
                <w:t>summarize_numeric()</w:t>
              </w:r>
            </w:hyperlink>
            <w:r w:rsidRPr="00F055DD">
              <w:rPr>
                <w:rFonts w:ascii="Arial" w:hAnsi="Arial" w:cs="Arial"/>
                <w:sz w:val="20"/>
                <w:szCs w:val="20"/>
              </w:rPr>
              <w:t>*</w:t>
            </w:r>
          </w:p>
        </w:tc>
      </w:tr>
    </w:tbl>
    <w:p w14:paraId="754C2171" w14:textId="77777777" w:rsidR="005A2EDF" w:rsidRDefault="005A2EDF" w:rsidP="005A2EDF">
      <w:r>
        <w:rPr>
          <w:rStyle w:val="Funotenzeichen"/>
        </w:rPr>
        <w:footnoteRef/>
      </w:r>
      <w:r>
        <w:t xml:space="preserve"> Functions from </w:t>
      </w:r>
      <w:r w:rsidRPr="00C33A9B">
        <w:rPr>
          <w:rStyle w:val="SchwacherVerweis"/>
        </w:rPr>
        <w:t>LightLogR</w:t>
      </w:r>
      <w:r>
        <w:t xml:space="preserve"> are presented with an *. Non-asterisk functions refer to tidyverse functions.</w:t>
      </w:r>
    </w:p>
    <w:p w14:paraId="04ABF240" w14:textId="061AEFCB" w:rsidR="005A2EDF" w:rsidRPr="00B05E74" w:rsidRDefault="005A2EDF" w:rsidP="005A2EDF">
      <w:pPr>
        <w:rPr>
          <w:rStyle w:val="Hervorhebung"/>
        </w:rPr>
      </w:pPr>
      <w:r w:rsidRPr="00B05E74">
        <w:rPr>
          <w:rStyle w:val="Hervorhebung"/>
        </w:rPr>
        <w:t xml:space="preserve">Table 1: Overview of metrics. In all cases, the averages for weekday, weekend, and the mean daily value are calculated. Definitions are shown in </w:t>
      </w:r>
      <w:del w:id="239" w:author="Johannes Zauner" w:date="2025-12-15T12:24:00Z" w16du:dateUtc="2025-12-15T11:24:00Z">
        <w:r w:rsidRPr="00D25731" w:rsidDel="00383602">
          <w:rPr>
            <w:rStyle w:val="Hervorhebung"/>
            <w:b/>
            <w:bCs/>
          </w:rPr>
          <w:delText>Table 2</w:delText>
        </w:r>
      </w:del>
      <w:ins w:id="240" w:author="Johannes Zauner" w:date="2025-12-15T12:24:00Z" w16du:dateUtc="2025-12-15T11:24:00Z">
        <w:r w:rsidR="00383602">
          <w:rPr>
            <w:rStyle w:val="Hervorhebung"/>
            <w:b/>
            <w:bCs/>
          </w:rPr>
          <w:t>Table 2</w:t>
        </w:r>
      </w:ins>
      <w:r w:rsidRPr="00B05E74">
        <w:rPr>
          <w:rStyle w:val="Hervorhebung"/>
        </w:rPr>
        <w:t>.</w:t>
      </w:r>
    </w:p>
    <w:p w14:paraId="3A84AB3B" w14:textId="77777777" w:rsidR="00E326E4" w:rsidDel="00D80458" w:rsidRDefault="00616E9E" w:rsidP="00DF50B6">
      <w:pPr>
        <w:rPr>
          <w:del w:id="241" w:author="zusammenlegung" w:date="2025-12-12T19:01:00Z" w16du:dateUtc="2025-12-12T18:01:00Z"/>
        </w:rPr>
      </w:pPr>
      <w:del w:id="242" w:author="zusammenlegung" w:date="2025-12-12T19:01:00Z" w16du:dateUtc="2025-12-12T18:01:00Z">
        <w:r>
          <w:rPr>
            <w:rStyle w:val="Funotenzeichen"/>
          </w:rPr>
          <w:footnoteRef/>
        </w:r>
        <w:r>
          <w:delText xml:space="preserve"> Functions from </w:delText>
        </w:r>
        <w:r w:rsidRPr="00C33A9B">
          <w:rPr>
            <w:rStyle w:val="SchwacherVerweis"/>
          </w:rPr>
          <w:delText>LightLogR</w:delText>
        </w:r>
        <w:r>
          <w:delText xml:space="preserve"> are presented with an *. Non-asterisk functions refer to tidyverse functions.</w:delText>
        </w:r>
      </w:del>
    </w:p>
    <w:p w14:paraId="73879E02" w14:textId="77777777" w:rsidR="00D80458" w:rsidRDefault="00D80458" w:rsidP="00EF17F7">
      <w:pPr>
        <w:rPr>
          <w:ins w:id="243" w:author="Johannes Zauner" w:date="2025-12-12T20:12:00Z" w16du:dateUtc="2025-12-12T19:12:00Z"/>
        </w:rPr>
      </w:pPr>
    </w:p>
    <w:p w14:paraId="0EA9BDB2" w14:textId="77777777" w:rsidR="00B05E74" w:rsidRPr="00DD525C" w:rsidRDefault="00B05E74" w:rsidP="00EF17F7">
      <w:pPr>
        <w:rPr>
          <w:del w:id="244" w:author="zusammenlegung" w:date="2025-12-12T19:01:00Z" w16du:dateUtc="2025-12-12T18:01:00Z"/>
          <w:rStyle w:val="Hervorhebung"/>
          <w:b/>
          <w:bCs/>
          <w:rPrChange w:id="245" w:author="Johannes Zauner" w:date="2025-12-13T06:32:00Z" w16du:dateUtc="2025-12-13T05:32:00Z">
            <w:rPr>
              <w:del w:id="246" w:author="zusammenlegung" w:date="2025-12-12T19:01:00Z" w16du:dateUtc="2025-12-12T18:01:00Z"/>
              <w:rStyle w:val="Hervorhebung"/>
            </w:rPr>
          </w:rPrChange>
        </w:rPr>
      </w:pPr>
      <w:del w:id="247" w:author="zusammenlegung" w:date="2025-12-12T19:01:00Z" w16du:dateUtc="2025-12-12T18:01:00Z">
        <w:r w:rsidRPr="00DD525C">
          <w:rPr>
            <w:rStyle w:val="Hervorhebung"/>
            <w:b/>
            <w:bCs/>
            <w:rPrChange w:id="248" w:author="Johannes Zauner" w:date="2025-12-13T06:32:00Z" w16du:dateUtc="2025-12-13T05:32:00Z">
              <w:rPr>
                <w:rStyle w:val="Hervorhebung"/>
              </w:rPr>
            </w:rPrChange>
          </w:rPr>
          <w:lastRenderedPageBreak/>
          <w:delText xml:space="preserve">Table 1: Overview of metrics. In all cases, the averages for weekday, weekend, and the mean daily value are calculated. Definitions are shown in </w:delText>
        </w:r>
        <w:r w:rsidRPr="00DD525C">
          <w:rPr>
            <w:rStyle w:val="Hervorhebung"/>
            <w:b/>
            <w:bCs/>
          </w:rPr>
          <w:delText>Table 2</w:delText>
        </w:r>
        <w:r w:rsidRPr="00DD525C">
          <w:rPr>
            <w:rStyle w:val="Hervorhebung"/>
            <w:b/>
            <w:bCs/>
            <w:rPrChange w:id="249" w:author="Johannes Zauner" w:date="2025-12-13T06:32:00Z" w16du:dateUtc="2025-12-13T05:32:00Z">
              <w:rPr>
                <w:rStyle w:val="Hervorhebung"/>
              </w:rPr>
            </w:rPrChange>
          </w:rPr>
          <w:delText>.</w:delText>
        </w:r>
      </w:del>
    </w:p>
    <w:p w14:paraId="55D4CB79" w14:textId="510FE4B0" w:rsidR="007C0A0D" w:rsidRPr="00DF50B6" w:rsidRDefault="00616E9E" w:rsidP="00DF50B6">
      <w:del w:id="250" w:author="zusammenlegung" w:date="2025-12-12T19:01:00Z" w16du:dateUtc="2025-12-12T18:01:00Z">
        <w:r w:rsidRPr="00DD525C">
          <w:rPr>
            <w:b/>
            <w:bCs/>
          </w:rPr>
          <w:delText>Table 2</w:delText>
        </w:r>
      </w:del>
      <w:ins w:id="251" w:author="zusammenlegung" w:date="2025-12-12T19:01:00Z" w16du:dateUtc="2025-12-12T18:01:00Z">
        <w:del w:id="252" w:author="Johannes Zauner" w:date="2025-12-15T12:24:00Z" w16du:dateUtc="2025-12-15T11:24:00Z">
          <w:r w:rsidR="007C0A0D" w:rsidRPr="00DD525C" w:rsidDel="00383602">
            <w:rPr>
              <w:rFonts w:ascii="Arial" w:hAnsi="Arial" w:cs="Arial"/>
              <w:b/>
              <w:bCs/>
              <w:rPrChange w:id="253" w:author="Johannes Zauner" w:date="2025-12-13T06:32:00Z" w16du:dateUtc="2025-12-13T05:32:00Z">
                <w:rPr>
                  <w:rFonts w:ascii="Arial" w:hAnsi="Arial" w:cs="Arial"/>
                </w:rPr>
              </w:rPrChange>
            </w:rPr>
            <w:fldChar w:fldCharType="begin"/>
          </w:r>
          <w:r w:rsidR="007C0A0D" w:rsidRPr="00DD525C" w:rsidDel="00383602">
            <w:rPr>
              <w:rFonts w:ascii="Arial" w:hAnsi="Arial" w:cs="Arial"/>
              <w:b/>
              <w:bCs/>
              <w:rPrChange w:id="254" w:author="Johannes Zauner" w:date="2025-12-13T06:32:00Z" w16du:dateUtc="2025-12-13T05:32:00Z">
                <w:rPr>
                  <w:rFonts w:ascii="Arial" w:hAnsi="Arial" w:cs="Arial"/>
                </w:rPr>
              </w:rPrChange>
            </w:rPr>
            <w:delInstrText>HYPERLINK \l "tbl-two" \h</w:delInstrText>
          </w:r>
          <w:r w:rsidR="007C0A0D" w:rsidRPr="00111E56" w:rsidDel="00383602">
            <w:rPr>
              <w:rFonts w:ascii="Arial" w:hAnsi="Arial" w:cs="Arial"/>
              <w:b/>
              <w:bCs/>
            </w:rPr>
          </w:r>
          <w:r w:rsidR="007C0A0D" w:rsidRPr="00DD525C" w:rsidDel="00383602">
            <w:rPr>
              <w:rFonts w:ascii="Arial" w:hAnsi="Arial" w:cs="Arial"/>
              <w:b/>
              <w:bCs/>
              <w:rPrChange w:id="255" w:author="Johannes Zauner" w:date="2025-12-13T06:32:00Z" w16du:dateUtc="2025-12-13T05:32:00Z">
                <w:rPr>
                  <w:rFonts w:ascii="Arial" w:hAnsi="Arial" w:cs="Arial"/>
                </w:rPr>
              </w:rPrChange>
            </w:rPr>
            <w:fldChar w:fldCharType="separate"/>
          </w:r>
          <w:r w:rsidR="007C0A0D" w:rsidRPr="00383602" w:rsidDel="00383602">
            <w:rPr>
              <w:b/>
              <w:bCs/>
              <w:rPrChange w:id="256" w:author="Johannes Zauner" w:date="2025-12-15T12:24:00Z" w16du:dateUtc="2025-12-15T11:24:00Z">
                <w:rPr>
                  <w:rStyle w:val="Hyperlink"/>
                  <w:rFonts w:ascii="Arial" w:hAnsi="Arial" w:cs="Arial"/>
                </w:rPr>
              </w:rPrChange>
            </w:rPr>
            <w:delText>Table 2</w:delText>
          </w:r>
          <w:r w:rsidR="007C0A0D" w:rsidRPr="00DD525C" w:rsidDel="00383602">
            <w:rPr>
              <w:rFonts w:ascii="Arial" w:hAnsi="Arial" w:cs="Arial"/>
              <w:b/>
              <w:bCs/>
              <w:rPrChange w:id="257" w:author="Johannes Zauner" w:date="2025-12-13T06:32:00Z" w16du:dateUtc="2025-12-13T05:32:00Z">
                <w:rPr>
                  <w:rFonts w:ascii="Arial" w:hAnsi="Arial" w:cs="Arial"/>
                </w:rPr>
              </w:rPrChange>
            </w:rPr>
            <w:fldChar w:fldCharType="end"/>
          </w:r>
        </w:del>
      </w:ins>
      <w:ins w:id="258" w:author="Johannes Zauner" w:date="2025-12-15T12:24:00Z" w16du:dateUtc="2025-12-15T11:24:00Z">
        <w:del w:id="259" w:author="Johannes Zauner" w:date="2025-12-15T12:24:00Z" w16du:dateUtc="2025-12-15T11:24:00Z">
          <w:r w:rsidR="00383602" w:rsidRPr="00383602" w:rsidDel="00383602">
            <w:rPr>
              <w:b/>
              <w:bCs/>
              <w:rPrChange w:id="260" w:author="Johannes Zauner" w:date="2025-12-15T12:24:00Z" w16du:dateUtc="2025-12-15T11:24:00Z">
                <w:rPr>
                  <w:rStyle w:val="Hyperlink"/>
                  <w:rFonts w:ascii="Arial" w:hAnsi="Arial" w:cs="Arial"/>
                </w:rPr>
              </w:rPrChange>
            </w:rPr>
            <w:delText>Table 2</w:delText>
          </w:r>
        </w:del>
        <w:r w:rsidR="00383602" w:rsidRPr="00383602">
          <w:rPr>
            <w:rPrChange w:id="261" w:author="Johannes Zauner" w:date="2025-12-15T12:24:00Z" w16du:dateUtc="2025-12-15T11:24:00Z">
              <w:rPr>
                <w:rStyle w:val="Hyperlink"/>
                <w:rFonts w:ascii="Arial" w:hAnsi="Arial" w:cs="Arial"/>
                <w:b/>
                <w:bCs/>
              </w:rPr>
            </w:rPrChange>
          </w:rPr>
          <w:t>Table 2</w:t>
        </w:r>
      </w:ins>
      <w:r w:rsidR="007C0A0D" w:rsidRPr="00DF50B6">
        <w:t xml:space="preserve"> provides definitions for the terms used in </w:t>
      </w:r>
      <w:del w:id="262" w:author="zusammenlegung" w:date="2025-12-12T19:01:00Z" w16du:dateUtc="2025-12-12T18:01:00Z">
        <w:r w:rsidRPr="00DD525C">
          <w:rPr>
            <w:b/>
            <w:bCs/>
          </w:rPr>
          <w:delText>Table 1</w:delText>
        </w:r>
        <w:r w:rsidRPr="00DD525C">
          <w:rPr>
            <w:b/>
            <w:bCs/>
            <w:rPrChange w:id="263" w:author="Johannes Zauner" w:date="2025-12-13T06:32:00Z" w16du:dateUtc="2025-12-13T05:32:00Z">
              <w:rPr/>
            </w:rPrChange>
          </w:rPr>
          <w:delText>.</w:delText>
        </w:r>
      </w:del>
      <w:ins w:id="264" w:author="zusammenlegung" w:date="2025-12-12T19:01:00Z" w16du:dateUtc="2025-12-12T18:01:00Z">
        <w:del w:id="265" w:author="Johannes Zauner" w:date="2025-12-15T12:25:00Z" w16du:dateUtc="2025-12-15T11:25:00Z">
          <w:r w:rsidR="007C0A0D" w:rsidRPr="00DD525C" w:rsidDel="00383602">
            <w:rPr>
              <w:rFonts w:ascii="Arial" w:hAnsi="Arial" w:cs="Arial"/>
              <w:b/>
              <w:bCs/>
              <w:rPrChange w:id="266" w:author="Johannes Zauner" w:date="2025-12-13T06:32:00Z" w16du:dateUtc="2025-12-13T05:32:00Z">
                <w:rPr>
                  <w:rFonts w:ascii="Arial" w:hAnsi="Arial" w:cs="Arial"/>
                </w:rPr>
              </w:rPrChange>
            </w:rPr>
            <w:fldChar w:fldCharType="begin"/>
          </w:r>
          <w:r w:rsidR="007C0A0D" w:rsidRPr="00DD525C" w:rsidDel="00383602">
            <w:rPr>
              <w:rFonts w:ascii="Arial" w:hAnsi="Arial" w:cs="Arial"/>
              <w:b/>
              <w:bCs/>
              <w:rPrChange w:id="267" w:author="Johannes Zauner" w:date="2025-12-13T06:32:00Z" w16du:dateUtc="2025-12-13T05:32:00Z">
                <w:rPr>
                  <w:rFonts w:ascii="Arial" w:hAnsi="Arial" w:cs="Arial"/>
                </w:rPr>
              </w:rPrChange>
            </w:rPr>
            <w:delInstrText>HYPERLINK \l "tbl-one" \h</w:delInstrText>
          </w:r>
          <w:r w:rsidR="007C0A0D" w:rsidRPr="00111E56" w:rsidDel="00383602">
            <w:rPr>
              <w:rFonts w:ascii="Arial" w:hAnsi="Arial" w:cs="Arial"/>
              <w:b/>
              <w:bCs/>
            </w:rPr>
          </w:r>
          <w:r w:rsidR="007C0A0D" w:rsidRPr="00DD525C" w:rsidDel="00383602">
            <w:rPr>
              <w:rFonts w:ascii="Arial" w:hAnsi="Arial" w:cs="Arial"/>
              <w:b/>
              <w:bCs/>
              <w:rPrChange w:id="268" w:author="Johannes Zauner" w:date="2025-12-13T06:32:00Z" w16du:dateUtc="2025-12-13T05:32:00Z">
                <w:rPr>
                  <w:rFonts w:ascii="Arial" w:hAnsi="Arial" w:cs="Arial"/>
                </w:rPr>
              </w:rPrChange>
            </w:rPr>
            <w:fldChar w:fldCharType="separate"/>
          </w:r>
          <w:r w:rsidR="007C0A0D" w:rsidRPr="00383602" w:rsidDel="00383602">
            <w:rPr>
              <w:b/>
              <w:bCs/>
              <w:rPrChange w:id="269" w:author="Johannes Zauner" w:date="2025-12-15T12:25:00Z" w16du:dateUtc="2025-12-15T11:25:00Z">
                <w:rPr>
                  <w:rStyle w:val="Hyperlink"/>
                  <w:rFonts w:ascii="Arial" w:hAnsi="Arial" w:cs="Arial"/>
                </w:rPr>
              </w:rPrChange>
            </w:rPr>
            <w:delText>Table 1</w:delText>
          </w:r>
          <w:r w:rsidR="007C0A0D" w:rsidRPr="00DD525C" w:rsidDel="00383602">
            <w:rPr>
              <w:rFonts w:ascii="Arial" w:hAnsi="Arial" w:cs="Arial"/>
              <w:b/>
              <w:bCs/>
              <w:rPrChange w:id="270" w:author="Johannes Zauner" w:date="2025-12-13T06:32:00Z" w16du:dateUtc="2025-12-13T05:32:00Z">
                <w:rPr>
                  <w:rFonts w:ascii="Arial" w:hAnsi="Arial" w:cs="Arial"/>
                </w:rPr>
              </w:rPrChange>
            </w:rPr>
            <w:fldChar w:fldCharType="end"/>
          </w:r>
        </w:del>
      </w:ins>
      <w:ins w:id="271" w:author="Johannes Zauner" w:date="2025-12-15T12:25:00Z" w16du:dateUtc="2025-12-15T11:25:00Z">
        <w:r w:rsidR="00383602" w:rsidRPr="00383602">
          <w:rPr>
            <w:b/>
            <w:bCs/>
            <w:rPrChange w:id="272" w:author="Johannes Zauner" w:date="2025-12-15T12:25:00Z" w16du:dateUtc="2025-12-15T11:25:00Z">
              <w:rPr>
                <w:rStyle w:val="Hyperlink"/>
                <w:rFonts w:ascii="Arial" w:hAnsi="Arial" w:cs="Arial"/>
              </w:rPr>
            </w:rPrChange>
          </w:rPr>
          <w:t>Table 1</w:t>
        </w:r>
      </w:ins>
      <w:ins w:id="273" w:author="zusammenlegung" w:date="2025-12-12T19:01:00Z" w16du:dateUtc="2025-12-12T18:01:00Z">
        <w:r w:rsidR="007C0A0D" w:rsidRPr="00DD525C">
          <w:rPr>
            <w:rFonts w:ascii="Arial" w:hAnsi="Arial" w:cs="Arial"/>
            <w:b/>
            <w:bCs/>
            <w:rPrChange w:id="274" w:author="Johannes Zauner" w:date="2025-12-13T06:32:00Z" w16du:dateUtc="2025-12-13T05:32:00Z">
              <w:rPr>
                <w:rFonts w:ascii="Arial" w:hAnsi="Arial" w:cs="Arial"/>
              </w:rPr>
            </w:rPrChange>
          </w:rPr>
          <w:t>.</w:t>
        </w:r>
      </w:ins>
      <w:r w:rsidR="007C0A0D" w:rsidRPr="00DF50B6">
        <w:t xml:space="preserve"> Note that specific definitions may vary depending on the research question or device capabilities.</w:t>
      </w:r>
    </w:p>
    <w:tbl>
      <w:tblPr>
        <w:tblStyle w:val="Tabellenraster"/>
        <w:tblW w:w="5000" w:type="pct"/>
        <w:tblLayout w:type="fixed"/>
        <w:tblLook w:val="0020" w:firstRow="1" w:lastRow="0" w:firstColumn="0" w:lastColumn="0" w:noHBand="0" w:noVBand="0"/>
      </w:tblPr>
      <w:tblGrid>
        <w:gridCol w:w="2689"/>
        <w:gridCol w:w="6322"/>
      </w:tblGrid>
      <w:tr w:rsidR="000E570A" w:rsidRPr="00F055DD" w14:paraId="58085D03" w14:textId="77777777" w:rsidTr="000E570A">
        <w:trPr>
          <w:del w:id="275" w:author="zusammenlegung" w:date="2025-12-12T19:01:00Z"/>
        </w:trPr>
        <w:tc>
          <w:tcPr>
            <w:tcW w:w="2689" w:type="dxa"/>
          </w:tcPr>
          <w:p w14:paraId="09F94AAF" w14:textId="77777777" w:rsidR="000E570A" w:rsidRPr="00F055DD" w:rsidRDefault="006643E1" w:rsidP="00EF17F7">
            <w:pPr>
              <w:rPr>
                <w:del w:id="276" w:author="zusammenlegung" w:date="2025-12-12T19:01:00Z" w16du:dateUtc="2025-12-12T18:01:00Z"/>
                <w:b/>
                <w:bCs/>
                <w:sz w:val="20"/>
                <w:szCs w:val="20"/>
              </w:rPr>
            </w:pPr>
            <w:del w:id="277" w:author="zusammenlegung" w:date="2025-12-12T19:01:00Z" w16du:dateUtc="2025-12-12T18:01:00Z">
              <w:r w:rsidRPr="00F055DD">
                <w:rPr>
                  <w:b/>
                  <w:bCs/>
                  <w:sz w:val="20"/>
                  <w:szCs w:val="20"/>
                </w:rPr>
                <w:delText>Term / m</w:delText>
              </w:r>
              <w:r w:rsidR="000E570A" w:rsidRPr="00F055DD">
                <w:rPr>
                  <w:b/>
                  <w:bCs/>
                  <w:sz w:val="20"/>
                  <w:szCs w:val="20"/>
                </w:rPr>
                <w:delText>etric</w:delText>
              </w:r>
            </w:del>
          </w:p>
        </w:tc>
        <w:tc>
          <w:tcPr>
            <w:tcW w:w="6322" w:type="dxa"/>
          </w:tcPr>
          <w:p w14:paraId="3BB2DE56" w14:textId="77777777" w:rsidR="000E570A" w:rsidRPr="00F055DD" w:rsidRDefault="000E570A" w:rsidP="00EF17F7">
            <w:pPr>
              <w:rPr>
                <w:del w:id="278" w:author="zusammenlegung" w:date="2025-12-12T19:01:00Z" w16du:dateUtc="2025-12-12T18:01:00Z"/>
                <w:b/>
                <w:bCs/>
                <w:sz w:val="20"/>
                <w:szCs w:val="20"/>
              </w:rPr>
            </w:pPr>
            <w:del w:id="279" w:author="zusammenlegung" w:date="2025-12-12T19:01:00Z" w16du:dateUtc="2025-12-12T18:01:00Z">
              <w:r w:rsidRPr="00F055DD">
                <w:rPr>
                  <w:b/>
                  <w:bCs/>
                  <w:sz w:val="20"/>
                  <w:szCs w:val="20"/>
                </w:rPr>
                <w:delText>Description / pseudo formula</w:delText>
              </w:r>
            </w:del>
          </w:p>
        </w:tc>
      </w:tr>
      <w:tr w:rsidR="000E570A" w:rsidRPr="00F055DD" w14:paraId="36E93296" w14:textId="77777777" w:rsidTr="000E570A">
        <w:trPr>
          <w:del w:id="280" w:author="zusammenlegung" w:date="2025-12-12T19:01:00Z"/>
        </w:trPr>
        <w:tc>
          <w:tcPr>
            <w:tcW w:w="2689" w:type="dxa"/>
          </w:tcPr>
          <w:p w14:paraId="53E518C6" w14:textId="77777777" w:rsidR="000E570A" w:rsidRPr="00F055DD" w:rsidRDefault="000E570A" w:rsidP="00EF17F7">
            <w:pPr>
              <w:rPr>
                <w:del w:id="281" w:author="zusammenlegung" w:date="2025-12-12T19:01:00Z" w16du:dateUtc="2025-12-12T18:01:00Z"/>
                <w:sz w:val="20"/>
                <w:szCs w:val="20"/>
              </w:rPr>
            </w:pPr>
            <w:del w:id="282" w:author="zusammenlegung" w:date="2025-12-12T19:01:00Z" w16du:dateUtc="2025-12-12T18:01:00Z">
              <w:r w:rsidRPr="00F055DD">
                <w:rPr>
                  <w:sz w:val="20"/>
                  <w:szCs w:val="20"/>
                </w:rPr>
                <w:delText>Total wear time</w:delText>
              </w:r>
            </w:del>
          </w:p>
        </w:tc>
        <w:tc>
          <w:tcPr>
            <w:tcW w:w="6322" w:type="dxa"/>
          </w:tcPr>
          <w:p w14:paraId="16F45839" w14:textId="77777777" w:rsidR="000E570A" w:rsidRPr="00F055DD" w:rsidRDefault="000E570A" w:rsidP="00EF17F7">
            <w:pPr>
              <w:rPr>
                <w:del w:id="283" w:author="zusammenlegung" w:date="2025-12-12T19:01:00Z" w16du:dateUtc="2025-12-12T18:01:00Z"/>
                <w:sz w:val="20"/>
                <w:szCs w:val="20"/>
              </w:rPr>
            </w:pPr>
            <m:oMathPara>
              <m:oMath>
                <m:r>
                  <w:del w:id="284" w:author="zusammenlegung" w:date="2025-12-12T19:01:00Z" w16du:dateUtc="2025-12-12T18:01:00Z">
                    <m:rPr>
                      <m:sty m:val="p"/>
                    </m:rPr>
                    <w:rPr>
                      <w:rFonts w:ascii="Cambria Math" w:hAnsi="Cambria Math"/>
                      <w:sz w:val="20"/>
                      <w:szCs w:val="20"/>
                    </w:rPr>
                    <m:t>∑</m:t>
                  </w:del>
                </m:r>
                <m:d>
                  <m:dPr>
                    <m:ctrlPr>
                      <w:ins w:id="285" w:author="Johannes Zauner" w:date="2025-12-13T05:48:00Z" w16du:dateUtc="2025-12-13T04:48:00Z">
                        <w:del w:id="286" w:author="zusammenlegung" w:date="2025-12-12T19:01:00Z" w16du:dateUtc="2025-12-12T18:01:00Z">
                          <w:rPr>
                            <w:rFonts w:ascii="Cambria Math" w:hAnsi="Cambria Math"/>
                            <w:sz w:val="20"/>
                            <w:szCs w:val="20"/>
                          </w:rPr>
                        </w:del>
                      </w:ins>
                    </m:ctrlPr>
                  </m:dPr>
                  <m:e>
                    <m:r>
                      <w:del w:id="287" w:author="zusammenlegung" w:date="2025-12-12T19:01:00Z" w16du:dateUtc="2025-12-12T18:01:00Z">
                        <w:rPr>
                          <w:rFonts w:ascii="Cambria Math" w:hAnsi="Cambria Math"/>
                          <w:sz w:val="20"/>
                          <w:szCs w:val="20"/>
                        </w:rPr>
                        <m:t>t</m:t>
                      </w:del>
                    </m:r>
                  </m:e>
                </m:d>
                <m:r>
                  <w:del w:id="288" w:author="zusammenlegung" w:date="2025-12-12T19:01:00Z" w16du:dateUtc="2025-12-12T18:01:00Z">
                    <m:rPr>
                      <m:sty m:val="p"/>
                    </m:rPr>
                    <w:rPr>
                      <w:rFonts w:ascii="Cambria Math" w:hAnsi="Cambria Math"/>
                      <w:sz w:val="20"/>
                      <w:szCs w:val="20"/>
                    </w:rPr>
                    <m:t>*</m:t>
                  </w:del>
                </m:r>
                <m:r>
                  <w:del w:id="289" w:author="zusammenlegung" w:date="2025-12-12T19:01:00Z" w16du:dateUtc="2025-12-12T18:01:00Z">
                    <w:rPr>
                      <w:rFonts w:ascii="Cambria Math" w:hAnsi="Cambria Math"/>
                      <w:sz w:val="20"/>
                      <w:szCs w:val="20"/>
                    </w:rPr>
                    <m:t>dt</m:t>
                  </w:del>
                </m:r>
                <m:r>
                  <w:del w:id="290" w:author="zusammenlegung" w:date="2025-12-12T19:01:00Z" w16du:dateUtc="2025-12-12T18:01:00Z">
                    <m:rPr>
                      <m:sty m:val="p"/>
                    </m:rPr>
                    <w:rPr>
                      <w:rFonts w:ascii="Cambria Math" w:hAnsi="Cambria Math"/>
                      <w:sz w:val="20"/>
                      <w:szCs w:val="20"/>
                    </w:rPr>
                    <m:t>,</m:t>
                  </w:del>
                </m:r>
                <m:r>
                  <w:del w:id="291" w:author="zusammenlegung" w:date="2025-12-12T19:01:00Z" w16du:dateUtc="2025-12-12T18:01:00Z">
                    <m:rPr>
                      <m:nor/>
                    </m:rPr>
                    <w:rPr>
                      <w:sz w:val="20"/>
                      <w:szCs w:val="20"/>
                    </w:rPr>
                    <m:t xml:space="preserve"> where </m:t>
                  </w:del>
                </m:r>
                <m:r>
                  <w:del w:id="292" w:author="zusammenlegung" w:date="2025-12-12T19:01:00Z" w16du:dateUtc="2025-12-12T18:01:00Z">
                    <w:rPr>
                      <w:rFonts w:ascii="Cambria Math" w:hAnsi="Cambria Math"/>
                      <w:sz w:val="20"/>
                      <w:szCs w:val="20"/>
                    </w:rPr>
                    <m:t>t</m:t>
                  </w:del>
                </m:r>
                <m:r>
                  <w:del w:id="293" w:author="zusammenlegung" w:date="2025-12-12T19:01:00Z" w16du:dateUtc="2025-12-12T18:01:00Z">
                    <m:rPr>
                      <m:nor/>
                    </m:rPr>
                    <w:rPr>
                      <w:sz w:val="20"/>
                      <w:szCs w:val="20"/>
                    </w:rPr>
                    <m:t>: valid observations</m:t>
                  </w:del>
                </m:r>
              </m:oMath>
            </m:oMathPara>
          </w:p>
        </w:tc>
      </w:tr>
      <w:tr w:rsidR="000E570A" w:rsidRPr="00F055DD" w14:paraId="597DF8C9" w14:textId="77777777" w:rsidTr="000E570A">
        <w:trPr>
          <w:del w:id="294" w:author="zusammenlegung" w:date="2025-12-12T19:01:00Z"/>
        </w:trPr>
        <w:tc>
          <w:tcPr>
            <w:tcW w:w="2689" w:type="dxa"/>
          </w:tcPr>
          <w:p w14:paraId="2B4680F5" w14:textId="77777777" w:rsidR="000E570A" w:rsidRPr="00F055DD" w:rsidRDefault="000E570A" w:rsidP="00EF17F7">
            <w:pPr>
              <w:rPr>
                <w:del w:id="295" w:author="zusammenlegung" w:date="2025-12-12T19:01:00Z" w16du:dateUtc="2025-12-12T18:01:00Z"/>
                <w:sz w:val="20"/>
                <w:szCs w:val="20"/>
              </w:rPr>
            </w:pPr>
            <w:del w:id="296" w:author="zusammenlegung" w:date="2025-12-12T19:01:00Z" w16du:dateUtc="2025-12-12T18:01:00Z">
              <w:r w:rsidRPr="00F055DD">
                <w:rPr>
                  <w:sz w:val="20"/>
                  <w:szCs w:val="20"/>
                </w:rPr>
                <w:delText>Mean daily</w:delText>
              </w:r>
            </w:del>
          </w:p>
        </w:tc>
        <w:tc>
          <w:tcPr>
            <w:tcW w:w="6322" w:type="dxa"/>
          </w:tcPr>
          <w:p w14:paraId="4ACDF006" w14:textId="77777777" w:rsidR="000E570A" w:rsidRPr="00F055DD" w:rsidRDefault="00000000" w:rsidP="00EF17F7">
            <w:pPr>
              <w:rPr>
                <w:del w:id="297" w:author="zusammenlegung" w:date="2025-12-12T19:01:00Z" w16du:dateUtc="2025-12-12T18:01:00Z"/>
                <w:sz w:val="20"/>
                <w:szCs w:val="20"/>
              </w:rPr>
            </w:pPr>
            <m:oMathPara>
              <m:oMath>
                <m:f>
                  <m:fPr>
                    <m:ctrlPr>
                      <w:ins w:id="298" w:author="Johannes Zauner" w:date="2025-12-13T05:48:00Z" w16du:dateUtc="2025-12-13T04:48:00Z">
                        <w:del w:id="299" w:author="zusammenlegung" w:date="2025-12-12T19:01:00Z" w16du:dateUtc="2025-12-12T18:01:00Z">
                          <w:rPr>
                            <w:rFonts w:ascii="Cambria Math" w:hAnsi="Cambria Math"/>
                            <w:sz w:val="20"/>
                            <w:szCs w:val="20"/>
                          </w:rPr>
                        </w:del>
                      </w:ins>
                    </m:ctrlPr>
                  </m:fPr>
                  <m:num>
                    <m:r>
                      <w:del w:id="300" w:author="zusammenlegung" w:date="2025-12-12T19:01:00Z" w16du:dateUtc="2025-12-12T18:01:00Z">
                        <w:rPr>
                          <w:rFonts w:ascii="Cambria Math" w:hAnsi="Cambria Math"/>
                          <w:sz w:val="20"/>
                          <w:szCs w:val="20"/>
                        </w:rPr>
                        <m:t>5</m:t>
                      </w:del>
                    </m:r>
                    <m:r>
                      <w:del w:id="301" w:author="zusammenlegung" w:date="2025-12-12T19:01:00Z" w16du:dateUtc="2025-12-12T18:01:00Z">
                        <m:rPr>
                          <m:sty m:val="p"/>
                        </m:rPr>
                        <w:rPr>
                          <w:rFonts w:ascii="Cambria Math" w:hAnsi="Cambria Math"/>
                          <w:sz w:val="20"/>
                          <w:szCs w:val="20"/>
                        </w:rPr>
                        <m:t>*</m:t>
                      </w:del>
                    </m:r>
                    <m:acc>
                      <m:accPr>
                        <m:chr m:val="‾"/>
                        <m:ctrlPr>
                          <w:ins w:id="302" w:author="Johannes Zauner" w:date="2025-12-13T05:48:00Z" w16du:dateUtc="2025-12-13T04:48:00Z">
                            <w:del w:id="303" w:author="zusammenlegung" w:date="2025-12-12T19:01:00Z" w16du:dateUtc="2025-12-12T18:01:00Z">
                              <w:rPr>
                                <w:rFonts w:ascii="Cambria Math" w:hAnsi="Cambria Math"/>
                                <w:sz w:val="20"/>
                                <w:szCs w:val="20"/>
                              </w:rPr>
                            </w:del>
                          </w:ins>
                        </m:ctrlPr>
                      </m:accPr>
                      <m:e>
                        <m:r>
                          <w:del w:id="304" w:author="zusammenlegung" w:date="2025-12-12T19:01:00Z" w16du:dateUtc="2025-12-12T18:01:00Z">
                            <m:rPr>
                              <m:nor/>
                            </m:rPr>
                            <w:rPr>
                              <w:sz w:val="20"/>
                              <w:szCs w:val="20"/>
                            </w:rPr>
                            <m:t>weekday</m:t>
                          </w:del>
                        </m:r>
                      </m:e>
                    </m:acc>
                    <m:r>
                      <w:del w:id="305" w:author="zusammenlegung" w:date="2025-12-12T19:01:00Z" w16du:dateUtc="2025-12-12T18:01:00Z">
                        <m:rPr>
                          <m:sty m:val="p"/>
                        </m:rPr>
                        <w:rPr>
                          <w:rFonts w:ascii="Cambria Math" w:hAnsi="Cambria Math"/>
                          <w:sz w:val="20"/>
                          <w:szCs w:val="20"/>
                        </w:rPr>
                        <m:t>+</m:t>
                      </w:del>
                    </m:r>
                    <m:r>
                      <w:del w:id="306" w:author="zusammenlegung" w:date="2025-12-12T19:01:00Z" w16du:dateUtc="2025-12-12T18:01:00Z">
                        <w:rPr>
                          <w:rFonts w:ascii="Cambria Math" w:hAnsi="Cambria Math"/>
                          <w:sz w:val="20"/>
                          <w:szCs w:val="20"/>
                        </w:rPr>
                        <m:t>2</m:t>
                      </w:del>
                    </m:r>
                    <m:r>
                      <w:del w:id="307" w:author="zusammenlegung" w:date="2025-12-12T19:01:00Z" w16du:dateUtc="2025-12-12T18:01:00Z">
                        <m:rPr>
                          <m:sty m:val="p"/>
                        </m:rPr>
                        <w:rPr>
                          <w:rFonts w:ascii="Cambria Math" w:hAnsi="Cambria Math"/>
                          <w:sz w:val="20"/>
                          <w:szCs w:val="20"/>
                        </w:rPr>
                        <m:t>*</m:t>
                      </w:del>
                    </m:r>
                    <m:acc>
                      <m:accPr>
                        <m:chr m:val="‾"/>
                        <m:ctrlPr>
                          <w:ins w:id="308" w:author="Johannes Zauner" w:date="2025-12-13T05:48:00Z" w16du:dateUtc="2025-12-13T04:48:00Z">
                            <w:del w:id="309" w:author="zusammenlegung" w:date="2025-12-12T19:01:00Z" w16du:dateUtc="2025-12-12T18:01:00Z">
                              <w:rPr>
                                <w:rFonts w:ascii="Cambria Math" w:hAnsi="Cambria Math"/>
                                <w:sz w:val="20"/>
                                <w:szCs w:val="20"/>
                              </w:rPr>
                            </w:del>
                          </w:ins>
                        </m:ctrlPr>
                      </m:accPr>
                      <m:e>
                        <m:r>
                          <w:del w:id="310" w:author="zusammenlegung" w:date="2025-12-12T19:01:00Z" w16du:dateUtc="2025-12-12T18:01:00Z">
                            <m:rPr>
                              <m:nor/>
                            </m:rPr>
                            <w:rPr>
                              <w:sz w:val="20"/>
                              <w:szCs w:val="20"/>
                            </w:rPr>
                            <m:t>weekend</m:t>
                          </w:del>
                        </m:r>
                      </m:e>
                    </m:acc>
                  </m:num>
                  <m:den>
                    <m:r>
                      <w:del w:id="311" w:author="zusammenlegung" w:date="2025-12-12T19:01:00Z" w16du:dateUtc="2025-12-12T18:01:00Z">
                        <w:rPr>
                          <w:rFonts w:ascii="Cambria Math" w:hAnsi="Cambria Math"/>
                          <w:sz w:val="20"/>
                          <w:szCs w:val="20"/>
                        </w:rPr>
                        <m:t>7</m:t>
                      </w:del>
                    </m:r>
                  </m:den>
                </m:f>
              </m:oMath>
            </m:oMathPara>
          </w:p>
        </w:tc>
      </w:tr>
      <w:tr w:rsidR="000E570A" w:rsidRPr="00F055DD" w14:paraId="0B267B6D" w14:textId="77777777" w:rsidTr="000E570A">
        <w:trPr>
          <w:del w:id="312" w:author="zusammenlegung" w:date="2025-12-12T19:01:00Z"/>
        </w:trPr>
        <w:tc>
          <w:tcPr>
            <w:tcW w:w="2689" w:type="dxa"/>
          </w:tcPr>
          <w:p w14:paraId="50BE125B" w14:textId="77777777" w:rsidR="000E570A" w:rsidRPr="00F055DD" w:rsidRDefault="000E570A" w:rsidP="00EF17F7">
            <w:pPr>
              <w:rPr>
                <w:del w:id="313" w:author="zusammenlegung" w:date="2025-12-12T19:01:00Z" w16du:dateUtc="2025-12-12T18:01:00Z"/>
                <w:sz w:val="20"/>
                <w:szCs w:val="20"/>
              </w:rPr>
            </w:pPr>
            <w:del w:id="314" w:author="zusammenlegung" w:date="2025-12-12T19:01:00Z" w16du:dateUtc="2025-12-12T18:01:00Z">
              <w:r w:rsidRPr="00F055DD">
                <w:rPr>
                  <w:sz w:val="20"/>
                  <w:szCs w:val="20"/>
                </w:rPr>
                <w:delText>Near work</w:delText>
              </w:r>
            </w:del>
          </w:p>
        </w:tc>
        <w:tc>
          <w:tcPr>
            <w:tcW w:w="6322" w:type="dxa"/>
          </w:tcPr>
          <w:p w14:paraId="26D31702" w14:textId="77777777" w:rsidR="000E570A" w:rsidRPr="00F055DD" w:rsidRDefault="000E570A" w:rsidP="00EF17F7">
            <w:pPr>
              <w:rPr>
                <w:del w:id="315" w:author="zusammenlegung" w:date="2025-12-12T19:01:00Z" w16du:dateUtc="2025-12-12T18:01:00Z"/>
                <w:sz w:val="20"/>
                <w:szCs w:val="20"/>
              </w:rPr>
            </w:pPr>
            <m:oMathPara>
              <m:oMath>
                <m:r>
                  <w:del w:id="316" w:author="zusammenlegung" w:date="2025-12-12T19:01:00Z" w16du:dateUtc="2025-12-12T18:01:00Z">
                    <m:rPr>
                      <m:nor/>
                    </m:rPr>
                    <w:rPr>
                      <w:sz w:val="20"/>
                      <w:szCs w:val="20"/>
                    </w:rPr>
                    <m:t>working distance</m:t>
                  </w:del>
                </m:r>
                <m:r>
                  <w:del w:id="317" w:author="zusammenlegung" w:date="2025-12-12T19:01:00Z" w16du:dateUtc="2025-12-12T18:01:00Z">
                    <m:rPr>
                      <m:sty m:val="p"/>
                    </m:rPr>
                    <w:rPr>
                      <w:rFonts w:ascii="Cambria Math" w:hAnsi="Cambria Math"/>
                      <w:sz w:val="20"/>
                      <w:szCs w:val="20"/>
                    </w:rPr>
                    <m:t>,[</m:t>
                  </w:del>
                </m:r>
                <m:r>
                  <w:del w:id="318" w:author="zusammenlegung" w:date="2025-12-12T19:01:00Z" w16du:dateUtc="2025-12-12T18:01:00Z">
                    <w:rPr>
                      <w:rFonts w:ascii="Cambria Math" w:hAnsi="Cambria Math"/>
                      <w:sz w:val="20"/>
                      <w:szCs w:val="20"/>
                    </w:rPr>
                    <m:t>10</m:t>
                  </w:del>
                </m:r>
                <m:r>
                  <w:del w:id="319" w:author="zusammenlegung" w:date="2025-12-12T19:01:00Z" w16du:dateUtc="2025-12-12T18:01:00Z">
                    <m:rPr>
                      <m:sty m:val="p"/>
                    </m:rPr>
                    <w:rPr>
                      <w:rFonts w:ascii="Cambria Math" w:hAnsi="Cambria Math"/>
                      <w:sz w:val="20"/>
                      <w:szCs w:val="20"/>
                    </w:rPr>
                    <m:t>,</m:t>
                  </w:del>
                </m:r>
                <m:r>
                  <w:del w:id="320" w:author="zusammenlegung" w:date="2025-12-12T19:01:00Z" w16du:dateUtc="2025-12-12T18:01:00Z">
                    <w:rPr>
                      <w:rFonts w:ascii="Cambria Math" w:hAnsi="Cambria Math"/>
                      <w:sz w:val="20"/>
                      <w:szCs w:val="20"/>
                    </w:rPr>
                    <m:t>60</m:t>
                  </w:del>
                </m:r>
                <m:r>
                  <w:del w:id="321" w:author="zusammenlegung" w:date="2025-12-12T19:01:00Z" w16du:dateUtc="2025-12-12T18:01:00Z">
                    <m:rPr>
                      <m:sty m:val="p"/>
                    </m:rPr>
                    <w:rPr>
                      <w:rFonts w:ascii="Cambria Math" w:hAnsi="Cambria Math"/>
                      <w:sz w:val="20"/>
                      <w:szCs w:val="20"/>
                    </w:rPr>
                    <m:t>)</m:t>
                  </w:del>
                </m:r>
                <m:r>
                  <w:del w:id="322" w:author="zusammenlegung" w:date="2025-12-12T19:01:00Z" w16du:dateUtc="2025-12-12T18:01:00Z">
                    <w:rPr>
                      <w:rFonts w:ascii="Cambria Math" w:hAnsi="Cambria Math"/>
                      <w:sz w:val="20"/>
                      <w:szCs w:val="20"/>
                    </w:rPr>
                    <m:t>cm</m:t>
                  </w:del>
                </m:r>
              </m:oMath>
            </m:oMathPara>
          </w:p>
        </w:tc>
      </w:tr>
      <w:tr w:rsidR="000E570A" w:rsidRPr="00F055DD" w14:paraId="2B385ACF" w14:textId="77777777" w:rsidTr="000E570A">
        <w:trPr>
          <w:del w:id="323" w:author="zusammenlegung" w:date="2025-12-12T19:01:00Z"/>
        </w:trPr>
        <w:tc>
          <w:tcPr>
            <w:tcW w:w="2689" w:type="dxa"/>
          </w:tcPr>
          <w:p w14:paraId="5E59B3F3" w14:textId="77777777" w:rsidR="000E570A" w:rsidRPr="00F055DD" w:rsidRDefault="000E570A" w:rsidP="00EF17F7">
            <w:pPr>
              <w:rPr>
                <w:del w:id="324" w:author="zusammenlegung" w:date="2025-12-12T19:01:00Z" w16du:dateUtc="2025-12-12T18:01:00Z"/>
                <w:sz w:val="20"/>
                <w:szCs w:val="20"/>
              </w:rPr>
            </w:pPr>
            <w:del w:id="325" w:author="zusammenlegung" w:date="2025-12-12T19:01:00Z" w16du:dateUtc="2025-12-12T18:01:00Z">
              <w:r w:rsidRPr="00F055DD">
                <w:rPr>
                  <w:sz w:val="20"/>
                  <w:szCs w:val="20"/>
                </w:rPr>
                <w:delText>Intermediate Work</w:delText>
              </w:r>
            </w:del>
          </w:p>
        </w:tc>
        <w:tc>
          <w:tcPr>
            <w:tcW w:w="6322" w:type="dxa"/>
          </w:tcPr>
          <w:p w14:paraId="325969B0" w14:textId="77777777" w:rsidR="000E570A" w:rsidRPr="00F055DD" w:rsidRDefault="000E570A" w:rsidP="00EF17F7">
            <w:pPr>
              <w:rPr>
                <w:del w:id="326" w:author="zusammenlegung" w:date="2025-12-12T19:01:00Z" w16du:dateUtc="2025-12-12T18:01:00Z"/>
                <w:sz w:val="20"/>
                <w:szCs w:val="20"/>
              </w:rPr>
            </w:pPr>
            <m:oMathPara>
              <m:oMath>
                <m:r>
                  <w:del w:id="327" w:author="zusammenlegung" w:date="2025-12-12T19:01:00Z" w16du:dateUtc="2025-12-12T18:01:00Z">
                    <m:rPr>
                      <m:nor/>
                    </m:rPr>
                    <w:rPr>
                      <w:sz w:val="20"/>
                      <w:szCs w:val="20"/>
                    </w:rPr>
                    <m:t>working distance</m:t>
                  </w:del>
                </m:r>
                <m:r>
                  <w:del w:id="328" w:author="zusammenlegung" w:date="2025-12-12T19:01:00Z" w16du:dateUtc="2025-12-12T18:01:00Z">
                    <m:rPr>
                      <m:sty m:val="p"/>
                    </m:rPr>
                    <w:rPr>
                      <w:rFonts w:ascii="Cambria Math" w:hAnsi="Cambria Math"/>
                      <w:sz w:val="20"/>
                      <w:szCs w:val="20"/>
                    </w:rPr>
                    <m:t>,[</m:t>
                  </w:del>
                </m:r>
                <m:r>
                  <w:del w:id="329" w:author="zusammenlegung" w:date="2025-12-12T19:01:00Z" w16du:dateUtc="2025-12-12T18:01:00Z">
                    <w:rPr>
                      <w:rFonts w:ascii="Cambria Math" w:hAnsi="Cambria Math"/>
                      <w:sz w:val="20"/>
                      <w:szCs w:val="20"/>
                    </w:rPr>
                    <m:t>60</m:t>
                  </w:del>
                </m:r>
                <m:r>
                  <w:del w:id="330" w:author="zusammenlegung" w:date="2025-12-12T19:01:00Z" w16du:dateUtc="2025-12-12T18:01:00Z">
                    <m:rPr>
                      <m:sty m:val="p"/>
                    </m:rPr>
                    <w:rPr>
                      <w:rFonts w:ascii="Cambria Math" w:hAnsi="Cambria Math"/>
                      <w:sz w:val="20"/>
                      <w:szCs w:val="20"/>
                    </w:rPr>
                    <m:t>,</m:t>
                  </w:del>
                </m:r>
                <m:r>
                  <w:del w:id="331" w:author="zusammenlegung" w:date="2025-12-12T19:01:00Z" w16du:dateUtc="2025-12-12T18:01:00Z">
                    <w:rPr>
                      <w:rFonts w:ascii="Cambria Math" w:hAnsi="Cambria Math"/>
                      <w:sz w:val="20"/>
                      <w:szCs w:val="20"/>
                    </w:rPr>
                    <m:t>100</m:t>
                  </w:del>
                </m:r>
                <m:r>
                  <w:del w:id="332" w:author="zusammenlegung" w:date="2025-12-12T19:01:00Z" w16du:dateUtc="2025-12-12T18:01:00Z">
                    <m:rPr>
                      <m:sty m:val="p"/>
                    </m:rPr>
                    <w:rPr>
                      <w:rFonts w:ascii="Cambria Math" w:hAnsi="Cambria Math"/>
                      <w:sz w:val="20"/>
                      <w:szCs w:val="20"/>
                    </w:rPr>
                    <m:t>)</m:t>
                  </w:del>
                </m:r>
                <m:r>
                  <w:del w:id="333" w:author="zusammenlegung" w:date="2025-12-12T19:01:00Z" w16du:dateUtc="2025-12-12T18:01:00Z">
                    <w:rPr>
                      <w:rFonts w:ascii="Cambria Math" w:hAnsi="Cambria Math"/>
                      <w:sz w:val="20"/>
                      <w:szCs w:val="20"/>
                    </w:rPr>
                    <m:t>cm</m:t>
                  </w:del>
                </m:r>
              </m:oMath>
            </m:oMathPara>
          </w:p>
        </w:tc>
      </w:tr>
      <w:tr w:rsidR="000E570A" w:rsidRPr="00F055DD" w14:paraId="7B8AF2BD" w14:textId="77777777" w:rsidTr="000E570A">
        <w:trPr>
          <w:del w:id="334" w:author="zusammenlegung" w:date="2025-12-12T19:01:00Z"/>
        </w:trPr>
        <w:tc>
          <w:tcPr>
            <w:tcW w:w="2689" w:type="dxa"/>
          </w:tcPr>
          <w:p w14:paraId="2C0070D2" w14:textId="77777777" w:rsidR="000E570A" w:rsidRPr="00F055DD" w:rsidRDefault="000E570A" w:rsidP="00EF17F7">
            <w:pPr>
              <w:rPr>
                <w:del w:id="335" w:author="zusammenlegung" w:date="2025-12-12T19:01:00Z" w16du:dateUtc="2025-12-12T18:01:00Z"/>
                <w:sz w:val="20"/>
                <w:szCs w:val="20"/>
              </w:rPr>
            </w:pPr>
            <w:del w:id="336" w:author="zusammenlegung" w:date="2025-12-12T19:01:00Z" w16du:dateUtc="2025-12-12T18:01:00Z">
              <w:r w:rsidRPr="00F055DD">
                <w:rPr>
                  <w:sz w:val="20"/>
                  <w:szCs w:val="20"/>
                </w:rPr>
                <w:delText>Total work</w:delText>
              </w:r>
            </w:del>
          </w:p>
        </w:tc>
        <w:tc>
          <w:tcPr>
            <w:tcW w:w="6322" w:type="dxa"/>
          </w:tcPr>
          <w:p w14:paraId="27F4F5EB" w14:textId="77777777" w:rsidR="000E570A" w:rsidRPr="00F055DD" w:rsidRDefault="000E570A" w:rsidP="00EF17F7">
            <w:pPr>
              <w:rPr>
                <w:del w:id="337" w:author="zusammenlegung" w:date="2025-12-12T19:01:00Z" w16du:dateUtc="2025-12-12T18:01:00Z"/>
                <w:sz w:val="20"/>
                <w:szCs w:val="20"/>
              </w:rPr>
            </w:pPr>
            <m:oMathPara>
              <m:oMath>
                <m:r>
                  <w:del w:id="338" w:author="zusammenlegung" w:date="2025-12-12T19:01:00Z" w16du:dateUtc="2025-12-12T18:01:00Z">
                    <m:rPr>
                      <m:nor/>
                    </m:rPr>
                    <w:rPr>
                      <w:sz w:val="20"/>
                      <w:szCs w:val="20"/>
                    </w:rPr>
                    <m:t>working distance</m:t>
                  </w:del>
                </m:r>
                <m:r>
                  <w:del w:id="339" w:author="zusammenlegung" w:date="2025-12-12T19:01:00Z" w16du:dateUtc="2025-12-12T18:01:00Z">
                    <m:rPr>
                      <m:sty m:val="p"/>
                    </m:rPr>
                    <w:rPr>
                      <w:rFonts w:ascii="Cambria Math" w:hAnsi="Cambria Math"/>
                      <w:sz w:val="20"/>
                      <w:szCs w:val="20"/>
                    </w:rPr>
                    <m:t>,[</m:t>
                  </w:del>
                </m:r>
                <m:r>
                  <w:del w:id="340" w:author="zusammenlegung" w:date="2025-12-12T19:01:00Z" w16du:dateUtc="2025-12-12T18:01:00Z">
                    <w:rPr>
                      <w:rFonts w:ascii="Cambria Math" w:hAnsi="Cambria Math"/>
                      <w:sz w:val="20"/>
                      <w:szCs w:val="20"/>
                    </w:rPr>
                    <m:t>10</m:t>
                  </w:del>
                </m:r>
                <m:r>
                  <w:del w:id="341" w:author="zusammenlegung" w:date="2025-12-12T19:01:00Z" w16du:dateUtc="2025-12-12T18:01:00Z">
                    <m:rPr>
                      <m:sty m:val="p"/>
                    </m:rPr>
                    <w:rPr>
                      <w:rFonts w:ascii="Cambria Math" w:hAnsi="Cambria Math"/>
                      <w:sz w:val="20"/>
                      <w:szCs w:val="20"/>
                    </w:rPr>
                    <m:t>,</m:t>
                  </w:del>
                </m:r>
                <m:r>
                  <w:del w:id="342" w:author="zusammenlegung" w:date="2025-12-12T19:01:00Z" w16du:dateUtc="2025-12-12T18:01:00Z">
                    <w:rPr>
                      <w:rFonts w:ascii="Cambria Math" w:hAnsi="Cambria Math"/>
                      <w:sz w:val="20"/>
                      <w:szCs w:val="20"/>
                    </w:rPr>
                    <m:t>120</m:t>
                  </w:del>
                </m:r>
                <m:r>
                  <w:del w:id="343" w:author="zusammenlegung" w:date="2025-12-12T19:01:00Z" w16du:dateUtc="2025-12-12T18:01:00Z">
                    <m:rPr>
                      <m:sty m:val="p"/>
                    </m:rPr>
                    <w:rPr>
                      <w:rFonts w:ascii="Cambria Math" w:hAnsi="Cambria Math"/>
                      <w:sz w:val="20"/>
                      <w:szCs w:val="20"/>
                    </w:rPr>
                    <m:t>)</m:t>
                  </w:del>
                </m:r>
                <m:r>
                  <w:del w:id="344" w:author="zusammenlegung" w:date="2025-12-12T19:01:00Z" w16du:dateUtc="2025-12-12T18:01:00Z">
                    <w:rPr>
                      <w:rFonts w:ascii="Cambria Math" w:hAnsi="Cambria Math"/>
                      <w:sz w:val="20"/>
                      <w:szCs w:val="20"/>
                    </w:rPr>
                    <m:t>cm</m:t>
                  </w:del>
                </m:r>
              </m:oMath>
            </m:oMathPara>
          </w:p>
        </w:tc>
      </w:tr>
      <w:tr w:rsidR="000E570A" w:rsidRPr="00F055DD" w14:paraId="04366C57" w14:textId="77777777" w:rsidTr="000E570A">
        <w:trPr>
          <w:del w:id="345" w:author="zusammenlegung" w:date="2025-12-12T19:01:00Z"/>
        </w:trPr>
        <w:tc>
          <w:tcPr>
            <w:tcW w:w="2689" w:type="dxa"/>
          </w:tcPr>
          <w:p w14:paraId="1C8F299C" w14:textId="77777777" w:rsidR="000E570A" w:rsidRPr="00F055DD" w:rsidRDefault="000E570A" w:rsidP="00EF17F7">
            <w:pPr>
              <w:rPr>
                <w:del w:id="346" w:author="zusammenlegung" w:date="2025-12-12T19:01:00Z" w16du:dateUtc="2025-12-12T18:01:00Z"/>
                <w:sz w:val="20"/>
                <w:szCs w:val="20"/>
              </w:rPr>
            </w:pPr>
            <w:del w:id="347" w:author="zusammenlegung" w:date="2025-12-12T19:01:00Z" w16du:dateUtc="2025-12-12T18:01:00Z">
              <w:r w:rsidRPr="00F055DD">
                <w:rPr>
                  <w:sz w:val="20"/>
                  <w:szCs w:val="20"/>
                </w:rPr>
                <w:delText>Distance range</w:delText>
              </w:r>
            </w:del>
          </w:p>
        </w:tc>
        <w:tc>
          <w:tcPr>
            <w:tcW w:w="6322" w:type="dxa"/>
          </w:tcPr>
          <w:p w14:paraId="3B3BFD32" w14:textId="77777777" w:rsidR="00B4640E" w:rsidRPr="00F055DD" w:rsidRDefault="00B4640E" w:rsidP="00EF17F7">
            <w:pPr>
              <w:rPr>
                <w:del w:id="348" w:author="zusammenlegung" w:date="2025-12-12T19:01:00Z" w16du:dateUtc="2025-12-12T18:01:00Z"/>
                <w:sz w:val="20"/>
                <w:szCs w:val="20"/>
              </w:rPr>
            </w:pPr>
            <m:oMathPara>
              <m:oMath>
                <m:r>
                  <w:del w:id="349" w:author="zusammenlegung" w:date="2025-12-12T19:01:00Z" w16du:dateUtc="2025-12-12T18:01:00Z">
                    <m:rPr>
                      <m:nor/>
                    </m:rPr>
                    <w:rPr>
                      <w:sz w:val="20"/>
                      <w:szCs w:val="20"/>
                    </w:rPr>
                    <m:t>working distance</m:t>
                  </w:del>
                </m:r>
                <m:r>
                  <w:del w:id="350" w:author="zusammenlegung" w:date="2025-12-12T19:01:00Z" w16du:dateUtc="2025-12-12T18:01:00Z">
                    <m:rPr>
                      <m:sty m:val="p"/>
                    </m:rPr>
                    <w:rPr>
                      <w:rFonts w:ascii="Cambria Math" w:hAnsi="Cambria Math"/>
                      <w:sz w:val="20"/>
                      <w:szCs w:val="20"/>
                    </w:rPr>
                    <m:t>,</m:t>
                  </w:del>
                </m:r>
              </m:oMath>
            </m:oMathPara>
          </w:p>
          <w:p w14:paraId="076D317F" w14:textId="77777777" w:rsidR="006643E1" w:rsidRPr="00F055DD" w:rsidRDefault="00000000" w:rsidP="00EF17F7">
            <w:pPr>
              <w:rPr>
                <w:del w:id="351" w:author="zusammenlegung" w:date="2025-12-12T19:01:00Z" w16du:dateUtc="2025-12-12T18:01:00Z"/>
                <w:sz w:val="20"/>
                <w:szCs w:val="20"/>
              </w:rPr>
            </w:pPr>
            <m:oMathPara>
              <m:oMathParaPr>
                <m:jc m:val="center"/>
              </m:oMathParaPr>
              <m:oMath>
                <m:d>
                  <m:dPr>
                    <m:begChr m:val="["/>
                    <m:ctrlPr>
                      <w:ins w:id="352" w:author="Johannes Zauner" w:date="2025-12-13T05:48:00Z" w16du:dateUtc="2025-12-13T04:48:00Z">
                        <w:del w:id="353" w:author="zusammenlegung" w:date="2025-12-12T19:01:00Z" w16du:dateUtc="2025-12-12T18:01:00Z">
                          <w:rPr>
                            <w:rFonts w:ascii="Cambria Math" w:hAnsi="Cambria Math"/>
                            <w:sz w:val="20"/>
                            <w:szCs w:val="20"/>
                          </w:rPr>
                        </w:del>
                      </w:ins>
                    </m:ctrlPr>
                  </m:dPr>
                  <m:e>
                    <m:r>
                      <w:del w:id="354" w:author="zusammenlegung" w:date="2025-12-12T19:01:00Z" w16du:dateUtc="2025-12-12T18:01:00Z">
                        <w:rPr>
                          <w:rFonts w:ascii="Cambria Math" w:hAnsi="Cambria Math"/>
                          <w:sz w:val="20"/>
                          <w:szCs w:val="20"/>
                        </w:rPr>
                        <m:t>10</m:t>
                      </w:del>
                    </m:r>
                    <m:r>
                      <w:del w:id="355" w:author="zusammenlegung" w:date="2025-12-12T19:01:00Z" w16du:dateUtc="2025-12-12T18:01:00Z">
                        <m:rPr>
                          <m:sty m:val="p"/>
                        </m:rPr>
                        <w:rPr>
                          <w:rFonts w:ascii="Cambria Math" w:hAnsi="Cambria Math"/>
                          <w:sz w:val="20"/>
                          <w:szCs w:val="20"/>
                        </w:rPr>
                        <m:t>,</m:t>
                      </w:del>
                    </m:r>
                    <m:r>
                      <w:del w:id="356" w:author="zusammenlegung" w:date="2025-12-12T19:01:00Z" w16du:dateUtc="2025-12-12T18:01:00Z">
                        <w:rPr>
                          <w:rFonts w:ascii="Cambria Math" w:hAnsi="Cambria Math"/>
                          <w:sz w:val="20"/>
                          <w:szCs w:val="20"/>
                        </w:rPr>
                        <m:t>20</m:t>
                      </w:del>
                    </m:r>
                  </m:e>
                </m:d>
                <m:r>
                  <w:del w:id="357" w:author="zusammenlegung" w:date="2025-12-12T19:01:00Z" w16du:dateUtc="2025-12-12T18:01:00Z">
                    <w:rPr>
                      <w:rFonts w:ascii="Cambria Math" w:hAnsi="Cambria Math"/>
                      <w:sz w:val="20"/>
                      <w:szCs w:val="20"/>
                    </w:rPr>
                    <m:t xml:space="preserve">cm, </m:t>
                  </w:del>
                </m:r>
                <m:r>
                  <w:del w:id="358" w:author="zusammenlegung" w:date="2025-12-12T19:01:00Z" w16du:dateUtc="2025-12-12T18:01:00Z">
                    <m:rPr>
                      <m:nor/>
                    </m:rPr>
                    <w:rPr>
                      <w:sz w:val="20"/>
                      <w:szCs w:val="20"/>
                    </w:rPr>
                    <m:t>Extremely near</m:t>
                  </w:del>
                </m:r>
              </m:oMath>
            </m:oMathPara>
          </w:p>
          <w:p w14:paraId="03108FCF" w14:textId="77777777" w:rsidR="006643E1" w:rsidRPr="00F055DD" w:rsidRDefault="00000000" w:rsidP="00EF17F7">
            <w:pPr>
              <w:rPr>
                <w:del w:id="359" w:author="zusammenlegung" w:date="2025-12-12T19:01:00Z" w16du:dateUtc="2025-12-12T18:01:00Z"/>
                <w:sz w:val="20"/>
                <w:szCs w:val="20"/>
              </w:rPr>
            </w:pPr>
            <m:oMathPara>
              <m:oMathParaPr>
                <m:jc m:val="center"/>
              </m:oMathParaPr>
              <m:oMath>
                <m:d>
                  <m:dPr>
                    <m:begChr m:val="["/>
                    <m:ctrlPr>
                      <w:ins w:id="360" w:author="Johannes Zauner" w:date="2025-12-13T05:48:00Z" w16du:dateUtc="2025-12-13T04:48:00Z">
                        <w:del w:id="361" w:author="zusammenlegung" w:date="2025-12-12T19:01:00Z" w16du:dateUtc="2025-12-12T18:01:00Z">
                          <w:rPr>
                            <w:rFonts w:ascii="Cambria Math" w:hAnsi="Cambria Math"/>
                            <w:sz w:val="20"/>
                            <w:szCs w:val="20"/>
                          </w:rPr>
                        </w:del>
                      </w:ins>
                    </m:ctrlPr>
                  </m:dPr>
                  <m:e>
                    <m:r>
                      <w:del w:id="362" w:author="zusammenlegung" w:date="2025-12-12T19:01:00Z" w16du:dateUtc="2025-12-12T18:01:00Z">
                        <w:rPr>
                          <w:rFonts w:ascii="Cambria Math" w:hAnsi="Cambria Math"/>
                          <w:sz w:val="20"/>
                          <w:szCs w:val="20"/>
                        </w:rPr>
                        <m:t>20</m:t>
                      </w:del>
                    </m:r>
                    <m:r>
                      <w:del w:id="363" w:author="zusammenlegung" w:date="2025-12-12T19:01:00Z" w16du:dateUtc="2025-12-12T18:01:00Z">
                        <m:rPr>
                          <m:sty m:val="p"/>
                        </m:rPr>
                        <w:rPr>
                          <w:rFonts w:ascii="Cambria Math" w:hAnsi="Cambria Math"/>
                          <w:sz w:val="20"/>
                          <w:szCs w:val="20"/>
                        </w:rPr>
                        <m:t>,</m:t>
                      </w:del>
                    </m:r>
                    <m:r>
                      <w:del w:id="364" w:author="zusammenlegung" w:date="2025-12-12T19:01:00Z" w16du:dateUtc="2025-12-12T18:01:00Z">
                        <w:rPr>
                          <w:rFonts w:ascii="Cambria Math" w:hAnsi="Cambria Math"/>
                          <w:sz w:val="20"/>
                          <w:szCs w:val="20"/>
                        </w:rPr>
                        <m:t>30</m:t>
                      </w:del>
                    </m:r>
                  </m:e>
                </m:d>
                <m:r>
                  <w:del w:id="365" w:author="zusammenlegung" w:date="2025-12-12T19:01:00Z" w16du:dateUtc="2025-12-12T18:01:00Z">
                    <w:rPr>
                      <w:rFonts w:ascii="Cambria Math" w:hAnsi="Cambria Math"/>
                      <w:sz w:val="20"/>
                      <w:szCs w:val="20"/>
                    </w:rPr>
                    <m:t xml:space="preserve">cm, </m:t>
                  </w:del>
                </m:r>
                <m:r>
                  <w:del w:id="366" w:author="zusammenlegung" w:date="2025-12-12T19:01:00Z" w16du:dateUtc="2025-12-12T18:01:00Z">
                    <m:rPr>
                      <m:nor/>
                    </m:rPr>
                    <w:rPr>
                      <w:sz w:val="20"/>
                      <w:szCs w:val="20"/>
                    </w:rPr>
                    <m:t>Very near</m:t>
                  </w:del>
                </m:r>
              </m:oMath>
            </m:oMathPara>
          </w:p>
          <w:p w14:paraId="2D69B44B" w14:textId="77777777" w:rsidR="006643E1" w:rsidRPr="00F055DD" w:rsidRDefault="00000000" w:rsidP="00EF17F7">
            <w:pPr>
              <w:rPr>
                <w:del w:id="367" w:author="zusammenlegung" w:date="2025-12-12T19:01:00Z" w16du:dateUtc="2025-12-12T18:01:00Z"/>
                <w:sz w:val="20"/>
                <w:szCs w:val="20"/>
              </w:rPr>
            </w:pPr>
            <m:oMathPara>
              <m:oMathParaPr>
                <m:jc m:val="center"/>
              </m:oMathParaPr>
              <m:oMath>
                <m:d>
                  <m:dPr>
                    <m:begChr m:val="["/>
                    <m:ctrlPr>
                      <w:ins w:id="368" w:author="Johannes Zauner" w:date="2025-12-13T05:48:00Z" w16du:dateUtc="2025-12-13T04:48:00Z">
                        <w:del w:id="369" w:author="zusammenlegung" w:date="2025-12-12T19:01:00Z" w16du:dateUtc="2025-12-12T18:01:00Z">
                          <w:rPr>
                            <w:rFonts w:ascii="Cambria Math" w:hAnsi="Cambria Math"/>
                            <w:sz w:val="20"/>
                            <w:szCs w:val="20"/>
                          </w:rPr>
                        </w:del>
                      </w:ins>
                    </m:ctrlPr>
                  </m:dPr>
                  <m:e>
                    <m:r>
                      <w:del w:id="370" w:author="zusammenlegung" w:date="2025-12-12T19:01:00Z" w16du:dateUtc="2025-12-12T18:01:00Z">
                        <w:rPr>
                          <w:rFonts w:ascii="Cambria Math" w:hAnsi="Cambria Math"/>
                          <w:sz w:val="20"/>
                          <w:szCs w:val="20"/>
                        </w:rPr>
                        <m:t>30</m:t>
                      </w:del>
                    </m:r>
                    <m:r>
                      <w:del w:id="371" w:author="zusammenlegung" w:date="2025-12-12T19:01:00Z" w16du:dateUtc="2025-12-12T18:01:00Z">
                        <m:rPr>
                          <m:sty m:val="p"/>
                        </m:rPr>
                        <w:rPr>
                          <w:rFonts w:ascii="Cambria Math" w:hAnsi="Cambria Math"/>
                          <w:sz w:val="20"/>
                          <w:szCs w:val="20"/>
                        </w:rPr>
                        <m:t>,</m:t>
                      </w:del>
                    </m:r>
                    <m:r>
                      <w:del w:id="372" w:author="zusammenlegung" w:date="2025-12-12T19:01:00Z" w16du:dateUtc="2025-12-12T18:01:00Z">
                        <w:rPr>
                          <w:rFonts w:ascii="Cambria Math" w:hAnsi="Cambria Math"/>
                          <w:sz w:val="20"/>
                          <w:szCs w:val="20"/>
                        </w:rPr>
                        <m:t>40</m:t>
                      </w:del>
                    </m:r>
                  </m:e>
                </m:d>
                <m:r>
                  <w:del w:id="373" w:author="zusammenlegung" w:date="2025-12-12T19:01:00Z" w16du:dateUtc="2025-12-12T18:01:00Z">
                    <w:rPr>
                      <w:rFonts w:ascii="Cambria Math" w:hAnsi="Cambria Math"/>
                      <w:sz w:val="20"/>
                      <w:szCs w:val="20"/>
                    </w:rPr>
                    <m:t xml:space="preserve">cm, </m:t>
                  </w:del>
                </m:r>
                <m:r>
                  <w:del w:id="374" w:author="zusammenlegung" w:date="2025-12-12T19:01:00Z" w16du:dateUtc="2025-12-12T18:01:00Z">
                    <m:rPr>
                      <m:nor/>
                    </m:rPr>
                    <w:rPr>
                      <w:sz w:val="20"/>
                      <w:szCs w:val="20"/>
                    </w:rPr>
                    <m:t>Fairly near</m:t>
                  </w:del>
                </m:r>
              </m:oMath>
            </m:oMathPara>
          </w:p>
          <w:p w14:paraId="4B366EA6" w14:textId="77777777" w:rsidR="006643E1" w:rsidRPr="00F055DD" w:rsidRDefault="00000000" w:rsidP="00EF17F7">
            <w:pPr>
              <w:rPr>
                <w:del w:id="375" w:author="zusammenlegung" w:date="2025-12-12T19:01:00Z" w16du:dateUtc="2025-12-12T18:01:00Z"/>
                <w:sz w:val="20"/>
                <w:szCs w:val="20"/>
              </w:rPr>
            </w:pPr>
            <m:oMathPara>
              <m:oMathParaPr>
                <m:jc m:val="center"/>
              </m:oMathParaPr>
              <m:oMath>
                <m:d>
                  <m:dPr>
                    <m:begChr m:val="["/>
                    <m:ctrlPr>
                      <w:ins w:id="376" w:author="Johannes Zauner" w:date="2025-12-13T05:48:00Z" w16du:dateUtc="2025-12-13T04:48:00Z">
                        <w:del w:id="377" w:author="zusammenlegung" w:date="2025-12-12T19:01:00Z" w16du:dateUtc="2025-12-12T18:01:00Z">
                          <w:rPr>
                            <w:rFonts w:ascii="Cambria Math" w:hAnsi="Cambria Math"/>
                            <w:sz w:val="20"/>
                            <w:szCs w:val="20"/>
                          </w:rPr>
                        </w:del>
                      </w:ins>
                    </m:ctrlPr>
                  </m:dPr>
                  <m:e>
                    <m:r>
                      <w:del w:id="378" w:author="zusammenlegung" w:date="2025-12-12T19:01:00Z" w16du:dateUtc="2025-12-12T18:01:00Z">
                        <m:rPr>
                          <m:sty m:val="p"/>
                        </m:rPr>
                        <w:rPr>
                          <w:rFonts w:ascii="Cambria Math" w:hAnsi="Cambria Math"/>
                          <w:sz w:val="20"/>
                          <w:szCs w:val="20"/>
                        </w:rPr>
                        <m:t>40,50</m:t>
                      </w:del>
                    </m:r>
                  </m:e>
                </m:d>
                <m:r>
                  <w:del w:id="379" w:author="zusammenlegung" w:date="2025-12-12T19:01:00Z" w16du:dateUtc="2025-12-12T18:01:00Z">
                    <w:rPr>
                      <w:rFonts w:ascii="Cambria Math" w:hAnsi="Cambria Math"/>
                      <w:sz w:val="20"/>
                      <w:szCs w:val="20"/>
                    </w:rPr>
                    <m:t>cm</m:t>
                  </w:del>
                </m:r>
                <m:r>
                  <w:del w:id="380" w:author="zusammenlegung" w:date="2025-12-12T19:01:00Z" w16du:dateUtc="2025-12-12T18:01:00Z">
                    <m:rPr>
                      <m:sty m:val="p"/>
                    </m:rPr>
                    <w:rPr>
                      <w:rFonts w:ascii="Cambria Math" w:hAnsi="Cambria Math"/>
                      <w:sz w:val="20"/>
                      <w:szCs w:val="20"/>
                    </w:rPr>
                    <m:t xml:space="preserve">, </m:t>
                  </w:del>
                </m:r>
                <m:r>
                  <w:del w:id="381" w:author="zusammenlegung" w:date="2025-12-12T19:01:00Z" w16du:dateUtc="2025-12-12T18:01:00Z">
                    <m:rPr>
                      <m:nor/>
                    </m:rPr>
                    <w:rPr>
                      <w:sz w:val="20"/>
                      <w:szCs w:val="20"/>
                    </w:rPr>
                    <m:t>Near</m:t>
                  </w:del>
                </m:r>
              </m:oMath>
            </m:oMathPara>
          </w:p>
          <w:p w14:paraId="023FB924" w14:textId="77777777" w:rsidR="006643E1" w:rsidRPr="00F055DD" w:rsidRDefault="00000000" w:rsidP="00EF17F7">
            <w:pPr>
              <w:rPr>
                <w:del w:id="382" w:author="zusammenlegung" w:date="2025-12-12T19:01:00Z" w16du:dateUtc="2025-12-12T18:01:00Z"/>
                <w:sz w:val="20"/>
                <w:szCs w:val="20"/>
              </w:rPr>
            </w:pPr>
            <m:oMathPara>
              <m:oMathParaPr>
                <m:jc m:val="center"/>
              </m:oMathParaPr>
              <m:oMath>
                <m:d>
                  <m:dPr>
                    <m:begChr m:val="["/>
                    <m:ctrlPr>
                      <w:ins w:id="383" w:author="Johannes Zauner" w:date="2025-12-13T05:48:00Z" w16du:dateUtc="2025-12-13T04:48:00Z">
                        <w:del w:id="384" w:author="zusammenlegung" w:date="2025-12-12T19:01:00Z" w16du:dateUtc="2025-12-12T18:01:00Z">
                          <w:rPr>
                            <w:rFonts w:ascii="Cambria Math" w:hAnsi="Cambria Math"/>
                            <w:sz w:val="20"/>
                            <w:szCs w:val="20"/>
                          </w:rPr>
                        </w:del>
                      </w:ins>
                    </m:ctrlPr>
                  </m:dPr>
                  <m:e>
                    <m:r>
                      <w:del w:id="385" w:author="zusammenlegung" w:date="2025-12-12T19:01:00Z" w16du:dateUtc="2025-12-12T18:01:00Z">
                        <w:rPr>
                          <w:rFonts w:ascii="Cambria Math" w:hAnsi="Cambria Math"/>
                          <w:sz w:val="20"/>
                          <w:szCs w:val="20"/>
                        </w:rPr>
                        <m:t>50</m:t>
                      </w:del>
                    </m:r>
                    <m:r>
                      <w:del w:id="386" w:author="zusammenlegung" w:date="2025-12-12T19:01:00Z" w16du:dateUtc="2025-12-12T18:01:00Z">
                        <m:rPr>
                          <m:sty m:val="p"/>
                        </m:rPr>
                        <w:rPr>
                          <w:rFonts w:ascii="Cambria Math" w:hAnsi="Cambria Math"/>
                          <w:sz w:val="20"/>
                          <w:szCs w:val="20"/>
                        </w:rPr>
                        <m:t>,</m:t>
                      </w:del>
                    </m:r>
                    <m:r>
                      <w:del w:id="387" w:author="zusammenlegung" w:date="2025-12-12T19:01:00Z" w16du:dateUtc="2025-12-12T18:01:00Z">
                        <w:rPr>
                          <w:rFonts w:ascii="Cambria Math" w:hAnsi="Cambria Math"/>
                          <w:sz w:val="20"/>
                          <w:szCs w:val="20"/>
                        </w:rPr>
                        <m:t>60</m:t>
                      </w:del>
                    </m:r>
                  </m:e>
                </m:d>
                <m:r>
                  <w:del w:id="388" w:author="zusammenlegung" w:date="2025-12-12T19:01:00Z" w16du:dateUtc="2025-12-12T18:01:00Z">
                    <w:rPr>
                      <w:rFonts w:ascii="Cambria Math" w:hAnsi="Cambria Math"/>
                      <w:sz w:val="20"/>
                      <w:szCs w:val="20"/>
                    </w:rPr>
                    <m:t xml:space="preserve">cm, </m:t>
                  </w:del>
                </m:r>
                <m:r>
                  <w:del w:id="389" w:author="zusammenlegung" w:date="2025-12-12T19:01:00Z" w16du:dateUtc="2025-12-12T18:01:00Z">
                    <m:rPr>
                      <m:nor/>
                    </m:rPr>
                    <w:rPr>
                      <w:sz w:val="20"/>
                      <w:szCs w:val="20"/>
                    </w:rPr>
                    <m:t>Moderately near</m:t>
                  </w:del>
                </m:r>
              </m:oMath>
            </m:oMathPara>
          </w:p>
          <w:p w14:paraId="61AE3D98" w14:textId="77777777" w:rsidR="006643E1" w:rsidRPr="00F055DD" w:rsidRDefault="00000000" w:rsidP="00EF17F7">
            <w:pPr>
              <w:rPr>
                <w:del w:id="390" w:author="zusammenlegung" w:date="2025-12-12T19:01:00Z" w16du:dateUtc="2025-12-12T18:01:00Z"/>
                <w:sz w:val="20"/>
                <w:szCs w:val="20"/>
              </w:rPr>
            </w:pPr>
            <m:oMathPara>
              <m:oMathParaPr>
                <m:jc m:val="center"/>
              </m:oMathParaPr>
              <m:oMath>
                <m:d>
                  <m:dPr>
                    <m:begChr m:val="["/>
                    <m:ctrlPr>
                      <w:ins w:id="391" w:author="Johannes Zauner" w:date="2025-12-13T05:48:00Z" w16du:dateUtc="2025-12-13T04:48:00Z">
                        <w:del w:id="392" w:author="zusammenlegung" w:date="2025-12-12T19:01:00Z" w16du:dateUtc="2025-12-12T18:01:00Z">
                          <w:rPr>
                            <w:rFonts w:ascii="Cambria Math" w:hAnsi="Cambria Math"/>
                            <w:sz w:val="20"/>
                            <w:szCs w:val="20"/>
                          </w:rPr>
                        </w:del>
                      </w:ins>
                    </m:ctrlPr>
                  </m:dPr>
                  <m:e>
                    <m:r>
                      <w:del w:id="393" w:author="zusammenlegung" w:date="2025-12-12T19:01:00Z" w16du:dateUtc="2025-12-12T18:01:00Z">
                        <w:rPr>
                          <w:rFonts w:ascii="Cambria Math" w:hAnsi="Cambria Math"/>
                          <w:sz w:val="20"/>
                          <w:szCs w:val="20"/>
                        </w:rPr>
                        <m:t>60</m:t>
                      </w:del>
                    </m:r>
                    <m:r>
                      <w:del w:id="394" w:author="zusammenlegung" w:date="2025-12-12T19:01:00Z" w16du:dateUtc="2025-12-12T18:01:00Z">
                        <m:rPr>
                          <m:sty m:val="p"/>
                        </m:rPr>
                        <w:rPr>
                          <w:rFonts w:ascii="Cambria Math" w:hAnsi="Cambria Math"/>
                          <w:sz w:val="20"/>
                          <w:szCs w:val="20"/>
                        </w:rPr>
                        <m:t>,</m:t>
                      </w:del>
                    </m:r>
                    <m:r>
                      <w:del w:id="395" w:author="zusammenlegung" w:date="2025-12-12T19:01:00Z" w16du:dateUtc="2025-12-12T18:01:00Z">
                        <w:rPr>
                          <w:rFonts w:ascii="Cambria Math" w:hAnsi="Cambria Math"/>
                          <w:sz w:val="20"/>
                          <w:szCs w:val="20"/>
                        </w:rPr>
                        <m:t>70</m:t>
                      </w:del>
                    </m:r>
                  </m:e>
                </m:d>
                <m:r>
                  <w:del w:id="396" w:author="zusammenlegung" w:date="2025-12-12T19:01:00Z" w16du:dateUtc="2025-12-12T18:01:00Z">
                    <w:rPr>
                      <w:rFonts w:ascii="Cambria Math" w:hAnsi="Cambria Math"/>
                      <w:sz w:val="20"/>
                      <w:szCs w:val="20"/>
                    </w:rPr>
                    <m:t xml:space="preserve">cm, </m:t>
                  </w:del>
                </m:r>
                <m:r>
                  <w:del w:id="397" w:author="zusammenlegung" w:date="2025-12-12T19:01:00Z" w16du:dateUtc="2025-12-12T18:01:00Z">
                    <m:rPr>
                      <m:nor/>
                    </m:rPr>
                    <w:rPr>
                      <w:sz w:val="20"/>
                      <w:szCs w:val="20"/>
                    </w:rPr>
                    <m:t>Near intermediate</m:t>
                  </w:del>
                </m:r>
              </m:oMath>
            </m:oMathPara>
          </w:p>
          <w:p w14:paraId="747DCDCE" w14:textId="77777777" w:rsidR="006643E1" w:rsidRPr="00F055DD" w:rsidRDefault="00000000" w:rsidP="00EF17F7">
            <w:pPr>
              <w:rPr>
                <w:del w:id="398" w:author="zusammenlegung" w:date="2025-12-12T19:01:00Z" w16du:dateUtc="2025-12-12T18:01:00Z"/>
                <w:sz w:val="20"/>
                <w:szCs w:val="20"/>
              </w:rPr>
            </w:pPr>
            <m:oMathPara>
              <m:oMathParaPr>
                <m:jc m:val="center"/>
              </m:oMathParaPr>
              <m:oMath>
                <m:d>
                  <m:dPr>
                    <m:begChr m:val="["/>
                    <m:ctrlPr>
                      <w:ins w:id="399" w:author="Johannes Zauner" w:date="2025-12-13T05:48:00Z" w16du:dateUtc="2025-12-13T04:48:00Z">
                        <w:del w:id="400" w:author="zusammenlegung" w:date="2025-12-12T19:01:00Z" w16du:dateUtc="2025-12-12T18:01:00Z">
                          <w:rPr>
                            <w:rFonts w:ascii="Cambria Math" w:hAnsi="Cambria Math"/>
                            <w:sz w:val="20"/>
                            <w:szCs w:val="20"/>
                          </w:rPr>
                        </w:del>
                      </w:ins>
                    </m:ctrlPr>
                  </m:dPr>
                  <m:e>
                    <m:r>
                      <w:del w:id="401" w:author="zusammenlegung" w:date="2025-12-12T19:01:00Z" w16du:dateUtc="2025-12-12T18:01:00Z">
                        <w:rPr>
                          <w:rFonts w:ascii="Cambria Math" w:hAnsi="Cambria Math"/>
                          <w:sz w:val="20"/>
                          <w:szCs w:val="20"/>
                        </w:rPr>
                        <m:t>70</m:t>
                      </w:del>
                    </m:r>
                    <m:r>
                      <w:del w:id="402" w:author="zusammenlegung" w:date="2025-12-12T19:01:00Z" w16du:dateUtc="2025-12-12T18:01:00Z">
                        <m:rPr>
                          <m:sty m:val="p"/>
                        </m:rPr>
                        <w:rPr>
                          <w:rFonts w:ascii="Cambria Math" w:hAnsi="Cambria Math"/>
                          <w:sz w:val="20"/>
                          <w:szCs w:val="20"/>
                        </w:rPr>
                        <m:t>,</m:t>
                      </w:del>
                    </m:r>
                    <m:r>
                      <w:del w:id="403" w:author="zusammenlegung" w:date="2025-12-12T19:01:00Z" w16du:dateUtc="2025-12-12T18:01:00Z">
                        <w:rPr>
                          <w:rFonts w:ascii="Cambria Math" w:hAnsi="Cambria Math"/>
                          <w:sz w:val="20"/>
                          <w:szCs w:val="20"/>
                        </w:rPr>
                        <m:t>80</m:t>
                      </w:del>
                    </m:r>
                  </m:e>
                </m:d>
                <m:r>
                  <w:del w:id="404" w:author="zusammenlegung" w:date="2025-12-12T19:01:00Z" w16du:dateUtc="2025-12-12T18:01:00Z">
                    <w:rPr>
                      <w:rFonts w:ascii="Cambria Math" w:hAnsi="Cambria Math"/>
                      <w:sz w:val="20"/>
                      <w:szCs w:val="20"/>
                    </w:rPr>
                    <m:t xml:space="preserve">cm, </m:t>
                  </w:del>
                </m:r>
                <m:r>
                  <w:del w:id="405" w:author="zusammenlegung" w:date="2025-12-12T19:01:00Z" w16du:dateUtc="2025-12-12T18:01:00Z">
                    <m:rPr>
                      <m:nor/>
                    </m:rPr>
                    <w:rPr>
                      <w:sz w:val="20"/>
                      <w:szCs w:val="20"/>
                    </w:rPr>
                    <m:t>Intermediate</m:t>
                  </w:del>
                </m:r>
              </m:oMath>
            </m:oMathPara>
          </w:p>
          <w:p w14:paraId="194D43A9" w14:textId="77777777" w:rsidR="00B4640E" w:rsidRPr="00F055DD" w:rsidRDefault="00000000" w:rsidP="00EF17F7">
            <w:pPr>
              <w:rPr>
                <w:del w:id="406" w:author="zusammenlegung" w:date="2025-12-12T19:01:00Z" w16du:dateUtc="2025-12-12T18:01:00Z"/>
                <w:sz w:val="20"/>
                <w:szCs w:val="20"/>
              </w:rPr>
            </w:pPr>
            <m:oMathPara>
              <m:oMath>
                <m:d>
                  <m:dPr>
                    <m:begChr m:val="["/>
                    <m:ctrlPr>
                      <w:ins w:id="407" w:author="Johannes Zauner" w:date="2025-12-13T05:48:00Z" w16du:dateUtc="2025-12-13T04:48:00Z">
                        <w:del w:id="408" w:author="zusammenlegung" w:date="2025-12-12T19:01:00Z" w16du:dateUtc="2025-12-12T18:01:00Z">
                          <w:rPr>
                            <w:rFonts w:ascii="Cambria Math" w:hAnsi="Cambria Math"/>
                            <w:sz w:val="20"/>
                            <w:szCs w:val="20"/>
                          </w:rPr>
                        </w:del>
                      </w:ins>
                    </m:ctrlPr>
                  </m:dPr>
                  <m:e>
                    <m:r>
                      <w:del w:id="409" w:author="zusammenlegung" w:date="2025-12-12T19:01:00Z" w16du:dateUtc="2025-12-12T18:01:00Z">
                        <w:rPr>
                          <w:rFonts w:ascii="Cambria Math" w:hAnsi="Cambria Math"/>
                          <w:sz w:val="20"/>
                          <w:szCs w:val="20"/>
                        </w:rPr>
                        <m:t>80</m:t>
                      </w:del>
                    </m:r>
                    <m:r>
                      <w:del w:id="410" w:author="zusammenlegung" w:date="2025-12-12T19:01:00Z" w16du:dateUtc="2025-12-12T18:01:00Z">
                        <m:rPr>
                          <m:sty m:val="p"/>
                        </m:rPr>
                        <w:rPr>
                          <w:rFonts w:ascii="Cambria Math" w:hAnsi="Cambria Math"/>
                          <w:sz w:val="20"/>
                          <w:szCs w:val="20"/>
                        </w:rPr>
                        <m:t>,</m:t>
                      </w:del>
                    </m:r>
                    <m:r>
                      <w:del w:id="411" w:author="zusammenlegung" w:date="2025-12-12T19:01:00Z" w16du:dateUtc="2025-12-12T18:01:00Z">
                        <w:rPr>
                          <w:rFonts w:ascii="Cambria Math" w:hAnsi="Cambria Math"/>
                          <w:sz w:val="20"/>
                          <w:szCs w:val="20"/>
                        </w:rPr>
                        <m:t>90</m:t>
                      </w:del>
                    </m:r>
                  </m:e>
                </m:d>
                <m:r>
                  <w:del w:id="412" w:author="zusammenlegung" w:date="2025-12-12T19:01:00Z" w16du:dateUtc="2025-12-12T18:01:00Z">
                    <w:rPr>
                      <w:rFonts w:ascii="Cambria Math" w:hAnsi="Cambria Math"/>
                      <w:sz w:val="20"/>
                      <w:szCs w:val="20"/>
                    </w:rPr>
                    <m:t xml:space="preserve">cm, </m:t>
                  </w:del>
                </m:r>
                <m:r>
                  <w:del w:id="413" w:author="zusammenlegung" w:date="2025-12-12T19:01:00Z" w16du:dateUtc="2025-12-12T18:01:00Z">
                    <m:rPr>
                      <m:nor/>
                    </m:rPr>
                    <w:rPr>
                      <w:sz w:val="20"/>
                      <w:szCs w:val="20"/>
                    </w:rPr>
                    <m:t>Moderately intermediate</m:t>
                  </w:del>
                </m:r>
              </m:oMath>
            </m:oMathPara>
          </w:p>
          <w:p w14:paraId="44296C8E" w14:textId="77777777" w:rsidR="000E570A" w:rsidRPr="00F055DD" w:rsidRDefault="00000000" w:rsidP="00EF17F7">
            <w:pPr>
              <w:rPr>
                <w:del w:id="414" w:author="zusammenlegung" w:date="2025-12-12T19:01:00Z" w16du:dateUtc="2025-12-12T18:01:00Z"/>
                <w:sz w:val="20"/>
                <w:szCs w:val="20"/>
              </w:rPr>
            </w:pPr>
            <m:oMathPara>
              <m:oMath>
                <m:d>
                  <m:dPr>
                    <m:begChr m:val="["/>
                    <m:ctrlPr>
                      <w:ins w:id="415" w:author="Johannes Zauner" w:date="2025-12-13T05:48:00Z" w16du:dateUtc="2025-12-13T04:48:00Z">
                        <w:del w:id="416" w:author="zusammenlegung" w:date="2025-12-12T19:01:00Z" w16du:dateUtc="2025-12-12T18:01:00Z">
                          <w:rPr>
                            <w:rFonts w:ascii="Cambria Math" w:hAnsi="Cambria Math"/>
                            <w:sz w:val="20"/>
                            <w:szCs w:val="20"/>
                          </w:rPr>
                        </w:del>
                      </w:ins>
                    </m:ctrlPr>
                  </m:dPr>
                  <m:e>
                    <m:r>
                      <w:del w:id="417" w:author="zusammenlegung" w:date="2025-12-12T19:01:00Z" w16du:dateUtc="2025-12-12T18:01:00Z">
                        <w:rPr>
                          <w:rFonts w:ascii="Cambria Math" w:hAnsi="Cambria Math"/>
                          <w:sz w:val="20"/>
                          <w:szCs w:val="20"/>
                        </w:rPr>
                        <m:t>90</m:t>
                      </w:del>
                    </m:r>
                    <m:r>
                      <w:del w:id="418" w:author="zusammenlegung" w:date="2025-12-12T19:01:00Z" w16du:dateUtc="2025-12-12T18:01:00Z">
                        <m:rPr>
                          <m:sty m:val="p"/>
                        </m:rPr>
                        <w:rPr>
                          <w:rFonts w:ascii="Cambria Math" w:hAnsi="Cambria Math"/>
                          <w:sz w:val="20"/>
                          <w:szCs w:val="20"/>
                        </w:rPr>
                        <m:t>,</m:t>
                      </w:del>
                    </m:r>
                    <m:r>
                      <w:del w:id="419" w:author="zusammenlegung" w:date="2025-12-12T19:01:00Z" w16du:dateUtc="2025-12-12T18:01:00Z">
                        <w:rPr>
                          <w:rFonts w:ascii="Cambria Math" w:hAnsi="Cambria Math"/>
                          <w:sz w:val="20"/>
                          <w:szCs w:val="20"/>
                        </w:rPr>
                        <m:t>100</m:t>
                      </w:del>
                    </m:r>
                  </m:e>
                </m:d>
                <m:r>
                  <w:del w:id="420" w:author="zusammenlegung" w:date="2025-12-12T19:01:00Z" w16du:dateUtc="2025-12-12T18:01:00Z">
                    <w:rPr>
                      <w:rFonts w:ascii="Cambria Math" w:hAnsi="Cambria Math"/>
                      <w:sz w:val="20"/>
                      <w:szCs w:val="20"/>
                    </w:rPr>
                    <m:t xml:space="preserve">cm, </m:t>
                  </w:del>
                </m:r>
                <m:r>
                  <w:del w:id="421" w:author="zusammenlegung" w:date="2025-12-12T19:01:00Z" w16du:dateUtc="2025-12-12T18:01:00Z">
                    <m:rPr>
                      <m:nor/>
                    </m:rPr>
                    <w:rPr>
                      <w:sz w:val="20"/>
                      <w:szCs w:val="20"/>
                    </w:rPr>
                    <m:t>Far intermediate</m:t>
                  </w:del>
                </m:r>
              </m:oMath>
            </m:oMathPara>
          </w:p>
        </w:tc>
      </w:tr>
      <w:tr w:rsidR="000E570A" w:rsidRPr="00F055DD" w14:paraId="3374DA1E" w14:textId="77777777" w:rsidTr="000E570A">
        <w:trPr>
          <w:del w:id="422" w:author="zusammenlegung" w:date="2025-12-12T19:01:00Z"/>
        </w:trPr>
        <w:tc>
          <w:tcPr>
            <w:tcW w:w="2689" w:type="dxa"/>
          </w:tcPr>
          <w:p w14:paraId="36E6F689" w14:textId="77777777" w:rsidR="000E570A" w:rsidRPr="00F055DD" w:rsidRDefault="000E570A" w:rsidP="00EF17F7">
            <w:pPr>
              <w:rPr>
                <w:del w:id="423" w:author="zusammenlegung" w:date="2025-12-12T19:01:00Z" w16du:dateUtc="2025-12-12T18:01:00Z"/>
                <w:sz w:val="20"/>
                <w:szCs w:val="20"/>
              </w:rPr>
            </w:pPr>
            <w:del w:id="424" w:author="zusammenlegung" w:date="2025-12-12T19:01:00Z" w16du:dateUtc="2025-12-12T18:01:00Z">
              <w:r w:rsidRPr="00F055DD">
                <w:rPr>
                  <w:sz w:val="20"/>
                  <w:szCs w:val="20"/>
                </w:rPr>
                <w:delText>Continuous near work</w:delText>
              </w:r>
            </w:del>
          </w:p>
        </w:tc>
        <w:tc>
          <w:tcPr>
            <w:tcW w:w="6322" w:type="dxa"/>
          </w:tcPr>
          <w:p w14:paraId="558CB0B2" w14:textId="77777777" w:rsidR="000E570A" w:rsidRPr="00F055DD" w:rsidRDefault="00000000" w:rsidP="00EF17F7">
            <w:pPr>
              <w:rPr>
                <w:del w:id="425" w:author="zusammenlegung" w:date="2025-12-12T19:01:00Z" w16du:dateUtc="2025-12-12T18:01:00Z"/>
                <w:sz w:val="20"/>
                <w:szCs w:val="20"/>
              </w:rPr>
            </w:pPr>
            <m:oMathPara>
              <m:oMath>
                <m:sSub>
                  <m:sSubPr>
                    <m:ctrlPr>
                      <w:ins w:id="426" w:author="Johannes Zauner" w:date="2025-12-13T05:48:00Z" w16du:dateUtc="2025-12-13T04:48:00Z">
                        <w:del w:id="427" w:author="zusammenlegung" w:date="2025-12-12T19:01:00Z" w16du:dateUtc="2025-12-12T18:01:00Z">
                          <w:rPr>
                            <w:rFonts w:ascii="Cambria Math" w:hAnsi="Cambria Math"/>
                            <w:sz w:val="20"/>
                            <w:szCs w:val="20"/>
                          </w:rPr>
                        </w:del>
                      </w:ins>
                    </m:ctrlPr>
                  </m:sSubPr>
                  <m:e>
                    <m:r>
                      <w:del w:id="428" w:author="zusammenlegung" w:date="2025-12-12T19:01:00Z" w16du:dateUtc="2025-12-12T18:01:00Z">
                        <w:rPr>
                          <w:rFonts w:ascii="Cambria Math" w:hAnsi="Cambria Math"/>
                          <w:sz w:val="20"/>
                          <w:szCs w:val="20"/>
                        </w:rPr>
                        <m:t>T</m:t>
                      </w:del>
                    </m:r>
                  </m:e>
                  <m:sub>
                    <m:r>
                      <w:del w:id="429" w:author="zusammenlegung" w:date="2025-12-12T19:01:00Z" w16du:dateUtc="2025-12-12T18:01:00Z">
                        <m:rPr>
                          <m:nor/>
                        </m:rPr>
                        <w:rPr>
                          <w:sz w:val="20"/>
                          <w:szCs w:val="20"/>
                        </w:rPr>
                        <m:t>t</m:t>
                      </w:del>
                    </m:r>
                  </m:sub>
                </m:sSub>
                <m:r>
                  <w:del w:id="430" w:author="zusammenlegung" w:date="2025-12-12T19:01:00Z" w16du:dateUtc="2025-12-12T18:01:00Z">
                    <m:rPr>
                      <m:sty m:val="p"/>
                    </m:rPr>
                    <w:rPr>
                      <w:rFonts w:ascii="Cambria Math" w:hAnsi="Cambria Math"/>
                      <w:sz w:val="20"/>
                      <w:szCs w:val="20"/>
                    </w:rPr>
                    <m:t>=∑</m:t>
                  </w:del>
                </m:r>
                <m:d>
                  <m:dPr>
                    <m:ctrlPr>
                      <w:ins w:id="431" w:author="Johannes Zauner" w:date="2025-12-13T05:48:00Z" w16du:dateUtc="2025-12-13T04:48:00Z">
                        <w:del w:id="432" w:author="zusammenlegung" w:date="2025-12-12T19:01:00Z" w16du:dateUtc="2025-12-12T18:01:00Z">
                          <w:rPr>
                            <w:rFonts w:ascii="Cambria Math" w:hAnsi="Cambria Math"/>
                            <w:sz w:val="20"/>
                            <w:szCs w:val="20"/>
                          </w:rPr>
                        </w:del>
                      </w:ins>
                    </m:ctrlPr>
                  </m:dPr>
                  <m:e>
                    <m:r>
                      <w:del w:id="433" w:author="zusammenlegung" w:date="2025-12-12T19:01:00Z" w16du:dateUtc="2025-12-12T18:01:00Z">
                        <w:rPr>
                          <w:rFonts w:ascii="Cambria Math" w:hAnsi="Cambria Math"/>
                          <w:sz w:val="20"/>
                          <w:szCs w:val="20"/>
                        </w:rPr>
                        <m:t>t</m:t>
                      </w:del>
                    </m:r>
                  </m:e>
                </m:d>
                <m:r>
                  <w:del w:id="434" w:author="zusammenlegung" w:date="2025-12-12T19:01:00Z" w16du:dateUtc="2025-12-12T18:01:00Z">
                    <m:rPr>
                      <m:sty m:val="p"/>
                    </m:rPr>
                    <w:rPr>
                      <w:rFonts w:ascii="Cambria Math" w:hAnsi="Cambria Math"/>
                      <w:sz w:val="20"/>
                      <w:szCs w:val="20"/>
                    </w:rPr>
                    <m:t>*</m:t>
                  </w:del>
                </m:r>
                <m:r>
                  <w:del w:id="435" w:author="zusammenlegung" w:date="2025-12-12T19:01:00Z" w16du:dateUtc="2025-12-12T18:01:00Z">
                    <w:rPr>
                      <w:rFonts w:ascii="Cambria Math" w:hAnsi="Cambria Math"/>
                      <w:sz w:val="20"/>
                      <w:szCs w:val="20"/>
                    </w:rPr>
                    <m:t>dt</m:t>
                  </w:del>
                </m:r>
                <m:r>
                  <w:del w:id="436" w:author="zusammenlegung" w:date="2025-12-12T19:01:00Z" w16du:dateUtc="2025-12-12T18:01:00Z">
                    <m:rPr>
                      <m:sty m:val="p"/>
                    </m:rPr>
                    <w:rPr>
                      <w:rFonts w:ascii="Cambria Math" w:hAnsi="Cambria Math"/>
                      <w:sz w:val="20"/>
                      <w:szCs w:val="20"/>
                    </w:rPr>
                    <m:t>,</m:t>
                  </w:del>
                </m:r>
                <m:r>
                  <w:del w:id="437" w:author="zusammenlegung" w:date="2025-12-12T19:01:00Z" w16du:dateUtc="2025-12-12T18:01:00Z">
                    <m:rPr>
                      <m:nor/>
                    </m:rPr>
                    <w:rPr>
                      <w:sz w:val="20"/>
                      <w:szCs w:val="20"/>
                    </w:rPr>
                    <m:t xml:space="preserve"> where</m:t>
                  </w:del>
                </m:r>
                <m:r>
                  <w:del w:id="438" w:author="zusammenlegung" w:date="2025-12-12T19:01:00Z" w16du:dateUtc="2025-12-12T18:01:00Z">
                    <m:rPr>
                      <m:nor/>
                    </m:rPr>
                    <w:rPr>
                      <w:sz w:val="20"/>
                      <w:szCs w:val="20"/>
                    </w:rPr>
                    <w:br/>
                  </w:del>
                </m:r>
              </m:oMath>
              <m:oMath>
                <m:r>
                  <w:del w:id="439" w:author="zusammenlegung" w:date="2025-12-12T19:01:00Z" w16du:dateUtc="2025-12-12T18:01:00Z">
                    <m:rPr>
                      <m:nor/>
                    </m:rPr>
                    <w:rPr>
                      <w:sz w:val="20"/>
                      <w:szCs w:val="20"/>
                    </w:rPr>
                    <m:t>working distance</m:t>
                  </w:del>
                </m:r>
                <m:r>
                  <w:del w:id="440" w:author="zusammenlegung" w:date="2025-12-12T19:01:00Z" w16du:dateUtc="2025-12-12T18:01:00Z">
                    <m:rPr>
                      <m:sty m:val="p"/>
                    </m:rPr>
                    <w:rPr>
                      <w:rFonts w:ascii="Cambria Math" w:hAnsi="Cambria Math"/>
                      <w:sz w:val="20"/>
                      <w:szCs w:val="20"/>
                    </w:rPr>
                    <m:t>,[</m:t>
                  </w:del>
                </m:r>
                <m:r>
                  <w:del w:id="441" w:author="zusammenlegung" w:date="2025-12-12T19:01:00Z" w16du:dateUtc="2025-12-12T18:01:00Z">
                    <w:rPr>
                      <w:rFonts w:ascii="Cambria Math" w:hAnsi="Cambria Math"/>
                      <w:sz w:val="20"/>
                      <w:szCs w:val="20"/>
                    </w:rPr>
                    <m:t>20</m:t>
                  </w:del>
                </m:r>
                <m:r>
                  <w:del w:id="442" w:author="zusammenlegung" w:date="2025-12-12T19:01:00Z" w16du:dateUtc="2025-12-12T18:01:00Z">
                    <m:rPr>
                      <m:sty m:val="p"/>
                    </m:rPr>
                    <w:rPr>
                      <w:rFonts w:ascii="Cambria Math" w:hAnsi="Cambria Math"/>
                      <w:sz w:val="20"/>
                      <w:szCs w:val="20"/>
                    </w:rPr>
                    <m:t>,</m:t>
                  </w:del>
                </m:r>
                <m:r>
                  <w:del w:id="443" w:author="zusammenlegung" w:date="2025-12-12T19:01:00Z" w16du:dateUtc="2025-12-12T18:01:00Z">
                    <w:rPr>
                      <w:rFonts w:ascii="Cambria Math" w:hAnsi="Cambria Math"/>
                      <w:sz w:val="20"/>
                      <w:szCs w:val="20"/>
                    </w:rPr>
                    <m:t>60</m:t>
                  </w:del>
                </m:r>
                <m:r>
                  <w:del w:id="444" w:author="zusammenlegung" w:date="2025-12-12T19:01:00Z" w16du:dateUtc="2025-12-12T18:01:00Z">
                    <m:rPr>
                      <m:sty m:val="p"/>
                    </m:rPr>
                    <w:rPr>
                      <w:rFonts w:ascii="Cambria Math" w:hAnsi="Cambria Math"/>
                      <w:sz w:val="20"/>
                      <w:szCs w:val="20"/>
                    </w:rPr>
                    <m:t>)</m:t>
                  </w:del>
                </m:r>
                <m:r>
                  <w:del w:id="445" w:author="zusammenlegung" w:date="2025-12-12T19:01:00Z" w16du:dateUtc="2025-12-12T18:01:00Z">
                    <w:rPr>
                      <w:rFonts w:ascii="Cambria Math" w:hAnsi="Cambria Math"/>
                      <w:sz w:val="20"/>
                      <w:szCs w:val="20"/>
                    </w:rPr>
                    <m:t>cm</m:t>
                  </w:del>
                </m:r>
                <m:r>
                  <w:del w:id="446" w:author="zusammenlegung" w:date="2025-12-12T19:01:00Z" w16du:dateUtc="2025-12-12T18:01:00Z">
                    <m:rPr>
                      <m:sty m:val="p"/>
                    </m:rPr>
                    <w:rPr>
                      <w:rFonts w:ascii="Cambria Math" w:hAnsi="Cambria Math"/>
                      <w:sz w:val="20"/>
                      <w:szCs w:val="20"/>
                    </w:rPr>
                    <m:t>,</m:t>
                  </w:del>
                </m:r>
              </m:oMath>
            </m:oMathPara>
          </w:p>
          <w:p w14:paraId="11638F15" w14:textId="77777777" w:rsidR="000E570A" w:rsidRPr="00F055DD" w:rsidRDefault="00000000" w:rsidP="00EF17F7">
            <w:pPr>
              <w:rPr>
                <w:del w:id="447" w:author="zusammenlegung" w:date="2025-12-12T19:01:00Z" w16du:dateUtc="2025-12-12T18:01:00Z"/>
                <w:sz w:val="20"/>
                <w:szCs w:val="20"/>
              </w:rPr>
            </w:pPr>
            <m:oMathPara>
              <m:oMath>
                <m:sSub>
                  <m:sSubPr>
                    <m:ctrlPr>
                      <w:ins w:id="448" w:author="Johannes Zauner" w:date="2025-12-13T05:48:00Z" w16du:dateUtc="2025-12-13T04:48:00Z">
                        <w:del w:id="449" w:author="zusammenlegung" w:date="2025-12-12T19:01:00Z" w16du:dateUtc="2025-12-12T18:01:00Z">
                          <w:rPr>
                            <w:rFonts w:ascii="Cambria Math" w:hAnsi="Cambria Math"/>
                            <w:sz w:val="20"/>
                            <w:szCs w:val="20"/>
                          </w:rPr>
                        </w:del>
                      </w:ins>
                    </m:ctrlPr>
                  </m:sSubPr>
                  <m:e>
                    <m:r>
                      <w:del w:id="450" w:author="zusammenlegung" w:date="2025-12-12T19:01:00Z" w16du:dateUtc="2025-12-12T18:01:00Z">
                        <w:rPr>
                          <w:rFonts w:ascii="Cambria Math" w:hAnsi="Cambria Math"/>
                          <w:sz w:val="20"/>
                          <w:szCs w:val="20"/>
                        </w:rPr>
                        <m:t>T</m:t>
                      </w:del>
                    </m:r>
                  </m:e>
                  <m:sub>
                    <m:r>
                      <w:del w:id="451" w:author="zusammenlegung" w:date="2025-12-12T19:01:00Z" w16du:dateUtc="2025-12-12T18:01:00Z">
                        <m:rPr>
                          <m:nor/>
                        </m:rPr>
                        <w:rPr>
                          <w:sz w:val="20"/>
                          <w:szCs w:val="20"/>
                        </w:rPr>
                        <m:t>t</m:t>
                      </w:del>
                    </m:r>
                  </m:sub>
                </m:sSub>
                <m:r>
                  <w:del w:id="452" w:author="zusammenlegung" w:date="2025-12-12T19:01:00Z" w16du:dateUtc="2025-12-12T18:01:00Z">
                    <m:rPr>
                      <m:sty m:val="p"/>
                    </m:rPr>
                    <w:rPr>
                      <w:rFonts w:ascii="Cambria Math" w:hAnsi="Cambria Math"/>
                      <w:sz w:val="20"/>
                      <w:szCs w:val="20"/>
                    </w:rPr>
                    <m:t>≥30</m:t>
                  </w:del>
                </m:r>
                <m:r>
                  <w:del w:id="453" w:author="zusammenlegung" w:date="2025-12-12T19:01:00Z" w16du:dateUtc="2025-12-12T18:01:00Z">
                    <w:rPr>
                      <w:rFonts w:ascii="Cambria Math" w:hAnsi="Cambria Math"/>
                      <w:sz w:val="20"/>
                      <w:szCs w:val="20"/>
                    </w:rPr>
                    <m:t>minutes</m:t>
                  </w:del>
                </m:r>
                <m:r>
                  <w:del w:id="454" w:author="zusammenlegung" w:date="2025-12-12T19:01:00Z" w16du:dateUtc="2025-12-12T18:01:00Z">
                    <m:rPr>
                      <m:sty m:val="p"/>
                    </m:rPr>
                    <w:rPr>
                      <w:rFonts w:ascii="Cambria Math" w:hAnsi="Cambria Math"/>
                      <w:sz w:val="20"/>
                      <w:szCs w:val="20"/>
                    </w:rPr>
                    <m:t>,</m:t>
                  </w:del>
                </m:r>
                <m:r>
                  <w:del w:id="455" w:author="zusammenlegung" w:date="2025-12-12T19:01:00Z" w16du:dateUtc="2025-12-12T18:01:00Z">
                    <m:rPr>
                      <m:nor/>
                    </m:rPr>
                    <w:rPr>
                      <w:sz w:val="20"/>
                      <w:szCs w:val="20"/>
                    </w:rPr>
                    <m:t xml:space="preserve"> </m:t>
                  </w:del>
                </m:r>
                <m:sSub>
                  <m:sSubPr>
                    <m:ctrlPr>
                      <w:ins w:id="456" w:author="Johannes Zauner" w:date="2025-12-13T05:48:00Z" w16du:dateUtc="2025-12-13T04:48:00Z">
                        <w:del w:id="457" w:author="zusammenlegung" w:date="2025-12-12T19:01:00Z" w16du:dateUtc="2025-12-12T18:01:00Z">
                          <w:rPr>
                            <w:rFonts w:ascii="Cambria Math" w:hAnsi="Cambria Math"/>
                            <w:sz w:val="20"/>
                            <w:szCs w:val="20"/>
                          </w:rPr>
                        </w:del>
                      </w:ins>
                    </m:ctrlPr>
                  </m:sSubPr>
                  <m:e>
                    <m:r>
                      <w:del w:id="458" w:author="zusammenlegung" w:date="2025-12-12T19:01:00Z" w16du:dateUtc="2025-12-12T18:01:00Z">
                        <w:rPr>
                          <w:rFonts w:ascii="Cambria Math" w:hAnsi="Cambria Math"/>
                          <w:sz w:val="20"/>
                          <w:szCs w:val="20"/>
                        </w:rPr>
                        <m:t>T</m:t>
                      </w:del>
                    </m:r>
                  </m:e>
                  <m:sub>
                    <m:r>
                      <w:del w:id="459" w:author="zusammenlegung" w:date="2025-12-12T19:01:00Z" w16du:dateUtc="2025-12-12T18:01:00Z">
                        <w:rPr>
                          <w:rFonts w:ascii="Cambria Math" w:hAnsi="Cambria Math"/>
                          <w:sz w:val="20"/>
                          <w:szCs w:val="20"/>
                        </w:rPr>
                        <m:t>interruptions</m:t>
                      </w:del>
                    </m:r>
                  </m:sub>
                </m:sSub>
                <m:r>
                  <w:del w:id="460" w:author="zusammenlegung" w:date="2025-12-12T19:01:00Z" w16du:dateUtc="2025-12-12T18:01:00Z">
                    <m:rPr>
                      <m:sty m:val="p"/>
                    </m:rPr>
                    <w:rPr>
                      <w:rFonts w:ascii="Cambria Math" w:hAnsi="Cambria Math"/>
                      <w:sz w:val="20"/>
                      <w:szCs w:val="20"/>
                    </w:rPr>
                    <m:t>≤1</m:t>
                  </w:del>
                </m:r>
                <m:r>
                  <w:del w:id="461" w:author="zusammenlegung" w:date="2025-12-12T19:01:00Z" w16du:dateUtc="2025-12-12T18:01:00Z">
                    <w:rPr>
                      <w:rFonts w:ascii="Cambria Math" w:hAnsi="Cambria Math"/>
                      <w:sz w:val="20"/>
                      <w:szCs w:val="20"/>
                    </w:rPr>
                    <m:t>minute</m:t>
                  </w:del>
                </m:r>
              </m:oMath>
            </m:oMathPara>
          </w:p>
        </w:tc>
      </w:tr>
      <w:tr w:rsidR="000E570A" w:rsidRPr="00F055DD" w14:paraId="3E6D9D81" w14:textId="77777777" w:rsidTr="000E570A">
        <w:trPr>
          <w:del w:id="462" w:author="zusammenlegung" w:date="2025-12-12T19:01:00Z"/>
        </w:trPr>
        <w:tc>
          <w:tcPr>
            <w:tcW w:w="2689" w:type="dxa"/>
          </w:tcPr>
          <w:p w14:paraId="24E0814C" w14:textId="77777777" w:rsidR="000E570A" w:rsidRPr="00F055DD" w:rsidRDefault="000E570A" w:rsidP="00EF17F7">
            <w:pPr>
              <w:rPr>
                <w:del w:id="463" w:author="zusammenlegung" w:date="2025-12-12T19:01:00Z" w16du:dateUtc="2025-12-12T18:01:00Z"/>
                <w:sz w:val="20"/>
                <w:szCs w:val="20"/>
              </w:rPr>
            </w:pPr>
            <w:del w:id="464" w:author="zusammenlegung" w:date="2025-12-12T19:01:00Z" w16du:dateUtc="2025-12-12T18:01:00Z">
              <w:r w:rsidRPr="00F055DD">
                <w:rPr>
                  <w:sz w:val="20"/>
                  <w:szCs w:val="20"/>
                </w:rPr>
                <w:delText>Near work episodes</w:delText>
              </w:r>
            </w:del>
          </w:p>
        </w:tc>
        <w:tc>
          <w:tcPr>
            <w:tcW w:w="6322" w:type="dxa"/>
          </w:tcPr>
          <w:p w14:paraId="53CD16A0" w14:textId="77777777" w:rsidR="00B4640E" w:rsidRPr="00F055DD" w:rsidRDefault="00000000" w:rsidP="00EF17F7">
            <w:pPr>
              <w:rPr>
                <w:del w:id="465" w:author="zusammenlegung" w:date="2025-12-12T19:01:00Z" w16du:dateUtc="2025-12-12T18:01:00Z"/>
                <w:sz w:val="20"/>
                <w:szCs w:val="20"/>
              </w:rPr>
            </w:pPr>
            <m:oMathPara>
              <m:oMath>
                <m:sSub>
                  <m:sSubPr>
                    <m:ctrlPr>
                      <w:ins w:id="466" w:author="Johannes Zauner" w:date="2025-12-13T05:48:00Z" w16du:dateUtc="2025-12-13T04:48:00Z">
                        <w:del w:id="467" w:author="zusammenlegung" w:date="2025-12-12T19:01:00Z" w16du:dateUtc="2025-12-12T18:01:00Z">
                          <w:rPr>
                            <w:rFonts w:ascii="Cambria Math" w:hAnsi="Cambria Math"/>
                            <w:sz w:val="20"/>
                            <w:szCs w:val="20"/>
                          </w:rPr>
                        </w:del>
                      </w:ins>
                    </m:ctrlPr>
                  </m:sSubPr>
                  <m:e>
                    <m:r>
                      <w:del w:id="468" w:author="zusammenlegung" w:date="2025-12-12T19:01:00Z" w16du:dateUtc="2025-12-12T18:01:00Z">
                        <w:rPr>
                          <w:rFonts w:ascii="Cambria Math" w:hAnsi="Cambria Math"/>
                          <w:sz w:val="20"/>
                          <w:szCs w:val="20"/>
                        </w:rPr>
                        <m:t>T</m:t>
                      </w:del>
                    </m:r>
                  </m:e>
                  <m:sub>
                    <m:r>
                      <w:del w:id="469" w:author="zusammenlegung" w:date="2025-12-12T19:01:00Z" w16du:dateUtc="2025-12-12T18:01:00Z">
                        <m:rPr>
                          <m:nor/>
                        </m:rPr>
                        <w:rPr>
                          <w:sz w:val="20"/>
                          <w:szCs w:val="20"/>
                        </w:rPr>
                        <m:t>t</m:t>
                      </w:del>
                    </m:r>
                  </m:sub>
                </m:sSub>
                <m:r>
                  <w:del w:id="470" w:author="zusammenlegung" w:date="2025-12-12T19:01:00Z" w16du:dateUtc="2025-12-12T18:01:00Z">
                    <m:rPr>
                      <m:sty m:val="p"/>
                    </m:rPr>
                    <w:rPr>
                      <w:rFonts w:ascii="Cambria Math" w:hAnsi="Cambria Math"/>
                      <w:sz w:val="20"/>
                      <w:szCs w:val="20"/>
                    </w:rPr>
                    <m:t>=∑</m:t>
                  </w:del>
                </m:r>
                <m:d>
                  <m:dPr>
                    <m:ctrlPr>
                      <w:ins w:id="471" w:author="Johannes Zauner" w:date="2025-12-13T05:48:00Z" w16du:dateUtc="2025-12-13T04:48:00Z">
                        <w:del w:id="472" w:author="zusammenlegung" w:date="2025-12-12T19:01:00Z" w16du:dateUtc="2025-12-12T18:01:00Z">
                          <w:rPr>
                            <w:rFonts w:ascii="Cambria Math" w:hAnsi="Cambria Math"/>
                            <w:sz w:val="20"/>
                            <w:szCs w:val="20"/>
                          </w:rPr>
                        </w:del>
                      </w:ins>
                    </m:ctrlPr>
                  </m:dPr>
                  <m:e>
                    <m:r>
                      <w:del w:id="473" w:author="zusammenlegung" w:date="2025-12-12T19:01:00Z" w16du:dateUtc="2025-12-12T18:01:00Z">
                        <w:rPr>
                          <w:rFonts w:ascii="Cambria Math" w:hAnsi="Cambria Math"/>
                          <w:sz w:val="20"/>
                          <w:szCs w:val="20"/>
                        </w:rPr>
                        <m:t>t</m:t>
                      </w:del>
                    </m:r>
                  </m:e>
                </m:d>
                <m:r>
                  <w:del w:id="474" w:author="zusammenlegung" w:date="2025-12-12T19:01:00Z" w16du:dateUtc="2025-12-12T18:01:00Z">
                    <m:rPr>
                      <m:sty m:val="p"/>
                    </m:rPr>
                    <w:rPr>
                      <w:rFonts w:ascii="Cambria Math" w:hAnsi="Cambria Math"/>
                      <w:sz w:val="20"/>
                      <w:szCs w:val="20"/>
                    </w:rPr>
                    <m:t>*</m:t>
                  </w:del>
                </m:r>
                <m:r>
                  <w:del w:id="475" w:author="zusammenlegung" w:date="2025-12-12T19:01:00Z" w16du:dateUtc="2025-12-12T18:01:00Z">
                    <w:rPr>
                      <w:rFonts w:ascii="Cambria Math" w:hAnsi="Cambria Math"/>
                      <w:sz w:val="20"/>
                      <w:szCs w:val="20"/>
                    </w:rPr>
                    <m:t>dt</m:t>
                  </w:del>
                </m:r>
                <m:r>
                  <w:del w:id="476" w:author="zusammenlegung" w:date="2025-12-12T19:01:00Z" w16du:dateUtc="2025-12-12T18:01:00Z">
                    <m:rPr>
                      <m:sty m:val="p"/>
                    </m:rPr>
                    <w:rPr>
                      <w:rFonts w:ascii="Cambria Math" w:hAnsi="Cambria Math"/>
                      <w:sz w:val="20"/>
                      <w:szCs w:val="20"/>
                    </w:rPr>
                    <m:t>, where</m:t>
                  </w:del>
                </m:r>
              </m:oMath>
            </m:oMathPara>
          </w:p>
          <w:p w14:paraId="7DE9E60B" w14:textId="77777777" w:rsidR="000E570A" w:rsidRPr="00F055DD" w:rsidRDefault="000E570A" w:rsidP="00EF17F7">
            <w:pPr>
              <w:rPr>
                <w:del w:id="477" w:author="zusammenlegung" w:date="2025-12-12T19:01:00Z" w16du:dateUtc="2025-12-12T18:01:00Z"/>
                <w:sz w:val="20"/>
                <w:szCs w:val="20"/>
              </w:rPr>
            </w:pPr>
            <m:oMathPara>
              <m:oMath>
                <m:r>
                  <w:del w:id="478" w:author="zusammenlegung" w:date="2025-12-12T19:01:00Z" w16du:dateUtc="2025-12-12T18:01:00Z">
                    <m:rPr>
                      <m:nor/>
                    </m:rPr>
                    <w:rPr>
                      <w:sz w:val="20"/>
                      <w:szCs w:val="20"/>
                    </w:rPr>
                    <m:t>working distance</m:t>
                  </w:del>
                </m:r>
                <m:r>
                  <w:del w:id="479" w:author="zusammenlegung" w:date="2025-12-12T19:01:00Z" w16du:dateUtc="2025-12-12T18:01:00Z">
                    <m:rPr>
                      <m:sty m:val="p"/>
                    </m:rPr>
                    <w:rPr>
                      <w:rFonts w:ascii="Cambria Math" w:hAnsi="Cambria Math"/>
                      <w:sz w:val="20"/>
                      <w:szCs w:val="20"/>
                    </w:rPr>
                    <m:t>,[</m:t>
                  </w:del>
                </m:r>
                <m:r>
                  <w:del w:id="480" w:author="zusammenlegung" w:date="2025-12-12T19:01:00Z" w16du:dateUtc="2025-12-12T18:01:00Z">
                    <w:rPr>
                      <w:rFonts w:ascii="Cambria Math" w:hAnsi="Cambria Math"/>
                      <w:sz w:val="20"/>
                      <w:szCs w:val="20"/>
                    </w:rPr>
                    <m:t>20</m:t>
                  </w:del>
                </m:r>
                <m:r>
                  <w:del w:id="481" w:author="zusammenlegung" w:date="2025-12-12T19:01:00Z" w16du:dateUtc="2025-12-12T18:01:00Z">
                    <m:rPr>
                      <m:sty m:val="p"/>
                    </m:rPr>
                    <w:rPr>
                      <w:rFonts w:ascii="Cambria Math" w:hAnsi="Cambria Math"/>
                      <w:sz w:val="20"/>
                      <w:szCs w:val="20"/>
                    </w:rPr>
                    <m:t>,</m:t>
                  </w:del>
                </m:r>
                <m:r>
                  <w:del w:id="482" w:author="zusammenlegung" w:date="2025-12-12T19:01:00Z" w16du:dateUtc="2025-12-12T18:01:00Z">
                    <w:rPr>
                      <w:rFonts w:ascii="Cambria Math" w:hAnsi="Cambria Math"/>
                      <w:sz w:val="20"/>
                      <w:szCs w:val="20"/>
                    </w:rPr>
                    <m:t>60</m:t>
                  </w:del>
                </m:r>
                <m:r>
                  <w:del w:id="483" w:author="zusammenlegung" w:date="2025-12-12T19:01:00Z" w16du:dateUtc="2025-12-12T18:01:00Z">
                    <m:rPr>
                      <m:sty m:val="p"/>
                    </m:rPr>
                    <w:rPr>
                      <w:rFonts w:ascii="Cambria Math" w:hAnsi="Cambria Math"/>
                      <w:sz w:val="20"/>
                      <w:szCs w:val="20"/>
                    </w:rPr>
                    <m:t>)</m:t>
                  </w:del>
                </m:r>
                <m:r>
                  <w:del w:id="484" w:author="zusammenlegung" w:date="2025-12-12T19:01:00Z" w16du:dateUtc="2025-12-12T18:01:00Z">
                    <w:rPr>
                      <w:rFonts w:ascii="Cambria Math" w:hAnsi="Cambria Math"/>
                      <w:sz w:val="20"/>
                      <w:szCs w:val="20"/>
                    </w:rPr>
                    <m:t>cm</m:t>
                  </w:del>
                </m:r>
                <m:r>
                  <w:del w:id="485" w:author="zusammenlegung" w:date="2025-12-12T19:01:00Z" w16du:dateUtc="2025-12-12T18:01:00Z">
                    <m:rPr>
                      <m:sty m:val="p"/>
                    </m:rPr>
                    <w:rPr>
                      <w:rFonts w:ascii="Cambria Math" w:hAnsi="Cambria Math"/>
                      <w:sz w:val="20"/>
                      <w:szCs w:val="20"/>
                    </w:rPr>
                    <m:t>,</m:t>
                  </w:del>
                </m:r>
              </m:oMath>
            </m:oMathPara>
          </w:p>
          <w:p w14:paraId="112B1FBF" w14:textId="77777777" w:rsidR="000E570A" w:rsidRPr="00F055DD" w:rsidRDefault="00000000" w:rsidP="00EF17F7">
            <w:pPr>
              <w:rPr>
                <w:del w:id="486" w:author="zusammenlegung" w:date="2025-12-12T19:01:00Z" w16du:dateUtc="2025-12-12T18:01:00Z"/>
                <w:sz w:val="20"/>
                <w:szCs w:val="20"/>
              </w:rPr>
            </w:pPr>
            <m:oMathPara>
              <m:oMath>
                <m:sSub>
                  <m:sSubPr>
                    <m:ctrlPr>
                      <w:ins w:id="487" w:author="Johannes Zauner" w:date="2025-12-13T05:48:00Z" w16du:dateUtc="2025-12-13T04:48:00Z">
                        <w:del w:id="488" w:author="zusammenlegung" w:date="2025-12-12T19:01:00Z" w16du:dateUtc="2025-12-12T18:01:00Z">
                          <w:rPr>
                            <w:rFonts w:ascii="Cambria Math" w:hAnsi="Cambria Math"/>
                            <w:sz w:val="20"/>
                            <w:szCs w:val="20"/>
                          </w:rPr>
                        </w:del>
                      </w:ins>
                    </m:ctrlPr>
                  </m:sSubPr>
                  <m:e>
                    <m:r>
                      <w:del w:id="489" w:author="zusammenlegung" w:date="2025-12-12T19:01:00Z" w16du:dateUtc="2025-12-12T18:01:00Z">
                        <w:rPr>
                          <w:rFonts w:ascii="Cambria Math" w:hAnsi="Cambria Math"/>
                          <w:sz w:val="20"/>
                          <w:szCs w:val="20"/>
                        </w:rPr>
                        <m:t>T</m:t>
                      </w:del>
                    </m:r>
                  </m:e>
                  <m:sub>
                    <m:r>
                      <w:del w:id="490" w:author="zusammenlegung" w:date="2025-12-12T19:01:00Z" w16du:dateUtc="2025-12-12T18:01:00Z">
                        <m:rPr>
                          <m:nor/>
                        </m:rPr>
                        <w:rPr>
                          <w:sz w:val="20"/>
                          <w:szCs w:val="20"/>
                        </w:rPr>
                        <m:t>interruptions</m:t>
                      </w:del>
                    </m:r>
                  </m:sub>
                </m:sSub>
                <m:r>
                  <w:del w:id="491" w:author="zusammenlegung" w:date="2025-12-12T19:01:00Z" w16du:dateUtc="2025-12-12T18:01:00Z">
                    <m:rPr>
                      <m:sty m:val="p"/>
                    </m:rPr>
                    <w:rPr>
                      <w:rFonts w:ascii="Cambria Math" w:hAnsi="Cambria Math"/>
                      <w:sz w:val="20"/>
                      <w:szCs w:val="20"/>
                    </w:rPr>
                    <m:t>≤20</m:t>
                  </w:del>
                </m:r>
                <m:r>
                  <w:del w:id="492" w:author="zusammenlegung" w:date="2025-12-12T19:01:00Z" w16du:dateUtc="2025-12-12T18:01:00Z">
                    <w:rPr>
                      <w:rFonts w:ascii="Cambria Math" w:hAnsi="Cambria Math"/>
                      <w:sz w:val="20"/>
                      <w:szCs w:val="20"/>
                    </w:rPr>
                    <m:t>seconds</m:t>
                  </w:del>
                </m:r>
              </m:oMath>
            </m:oMathPara>
          </w:p>
        </w:tc>
      </w:tr>
      <w:tr w:rsidR="000E570A" w:rsidRPr="00F055DD" w14:paraId="7BF41D9F" w14:textId="77777777" w:rsidTr="000E570A">
        <w:trPr>
          <w:del w:id="493" w:author="zusammenlegung" w:date="2025-12-12T19:01:00Z"/>
        </w:trPr>
        <w:tc>
          <w:tcPr>
            <w:tcW w:w="2689" w:type="dxa"/>
          </w:tcPr>
          <w:p w14:paraId="58C35956" w14:textId="77777777" w:rsidR="000E570A" w:rsidRPr="00F055DD" w:rsidRDefault="000E570A" w:rsidP="00EF17F7">
            <w:pPr>
              <w:rPr>
                <w:del w:id="494" w:author="zusammenlegung" w:date="2025-12-12T19:01:00Z" w16du:dateUtc="2025-12-12T18:01:00Z"/>
                <w:sz w:val="20"/>
                <w:szCs w:val="20"/>
              </w:rPr>
            </w:pPr>
            <w:del w:id="495" w:author="zusammenlegung" w:date="2025-12-12T19:01:00Z" w16du:dateUtc="2025-12-12T18:01:00Z">
              <w:r w:rsidRPr="00F055DD">
                <w:rPr>
                  <w:sz w:val="20"/>
                  <w:szCs w:val="20"/>
                </w:rPr>
                <w:delText>Visual break</w:delText>
              </w:r>
            </w:del>
          </w:p>
        </w:tc>
        <w:tc>
          <w:tcPr>
            <w:tcW w:w="6322" w:type="dxa"/>
          </w:tcPr>
          <w:p w14:paraId="594717D9" w14:textId="77777777" w:rsidR="00B4640E" w:rsidRPr="00F055DD" w:rsidRDefault="00000000" w:rsidP="00EF17F7">
            <w:pPr>
              <w:rPr>
                <w:del w:id="496" w:author="zusammenlegung" w:date="2025-12-12T19:01:00Z" w16du:dateUtc="2025-12-12T18:01:00Z"/>
                <w:sz w:val="20"/>
                <w:szCs w:val="20"/>
              </w:rPr>
            </w:pPr>
            <m:oMathPara>
              <m:oMath>
                <m:sSub>
                  <m:sSubPr>
                    <m:ctrlPr>
                      <w:ins w:id="497" w:author="Johannes Zauner" w:date="2025-12-13T05:48:00Z" w16du:dateUtc="2025-12-13T04:48:00Z">
                        <w:del w:id="498" w:author="zusammenlegung" w:date="2025-12-12T19:01:00Z" w16du:dateUtc="2025-12-12T18:01:00Z">
                          <w:rPr>
                            <w:rFonts w:ascii="Cambria Math" w:hAnsi="Cambria Math"/>
                            <w:sz w:val="20"/>
                            <w:szCs w:val="20"/>
                          </w:rPr>
                        </w:del>
                      </w:ins>
                    </m:ctrlPr>
                  </m:sSubPr>
                  <m:e>
                    <m:r>
                      <w:del w:id="499" w:author="zusammenlegung" w:date="2025-12-12T19:01:00Z" w16du:dateUtc="2025-12-12T18:01:00Z">
                        <w:rPr>
                          <w:rFonts w:ascii="Cambria Math" w:hAnsi="Cambria Math"/>
                          <w:sz w:val="20"/>
                          <w:szCs w:val="20"/>
                        </w:rPr>
                        <m:t>T</m:t>
                      </w:del>
                    </m:r>
                  </m:e>
                  <m:sub>
                    <m:r>
                      <w:del w:id="500" w:author="zusammenlegung" w:date="2025-12-12T19:01:00Z" w16du:dateUtc="2025-12-12T18:01:00Z">
                        <m:rPr>
                          <m:nor/>
                        </m:rPr>
                        <w:rPr>
                          <w:sz w:val="20"/>
                          <w:szCs w:val="20"/>
                        </w:rPr>
                        <m:t>t</m:t>
                      </w:del>
                    </m:r>
                  </m:sub>
                </m:sSub>
                <m:r>
                  <w:del w:id="501" w:author="zusammenlegung" w:date="2025-12-12T19:01:00Z" w16du:dateUtc="2025-12-12T18:01:00Z">
                    <m:rPr>
                      <m:sty m:val="p"/>
                    </m:rPr>
                    <w:rPr>
                      <w:rFonts w:ascii="Cambria Math" w:hAnsi="Cambria Math"/>
                      <w:sz w:val="20"/>
                      <w:szCs w:val="20"/>
                    </w:rPr>
                    <m:t>=∑</m:t>
                  </w:del>
                </m:r>
                <m:d>
                  <m:dPr>
                    <m:ctrlPr>
                      <w:ins w:id="502" w:author="Johannes Zauner" w:date="2025-12-13T05:48:00Z" w16du:dateUtc="2025-12-13T04:48:00Z">
                        <w:del w:id="503" w:author="zusammenlegung" w:date="2025-12-12T19:01:00Z" w16du:dateUtc="2025-12-12T18:01:00Z">
                          <w:rPr>
                            <w:rFonts w:ascii="Cambria Math" w:hAnsi="Cambria Math"/>
                            <w:sz w:val="20"/>
                            <w:szCs w:val="20"/>
                          </w:rPr>
                        </w:del>
                      </w:ins>
                    </m:ctrlPr>
                  </m:dPr>
                  <m:e>
                    <m:r>
                      <w:del w:id="504" w:author="zusammenlegung" w:date="2025-12-12T19:01:00Z" w16du:dateUtc="2025-12-12T18:01:00Z">
                        <w:rPr>
                          <w:rFonts w:ascii="Cambria Math" w:hAnsi="Cambria Math"/>
                          <w:sz w:val="20"/>
                          <w:szCs w:val="20"/>
                        </w:rPr>
                        <m:t>t</m:t>
                      </w:del>
                    </m:r>
                  </m:e>
                </m:d>
                <m:r>
                  <w:del w:id="505" w:author="zusammenlegung" w:date="2025-12-12T19:01:00Z" w16du:dateUtc="2025-12-12T18:01:00Z">
                    <m:rPr>
                      <m:sty m:val="p"/>
                    </m:rPr>
                    <w:rPr>
                      <w:rFonts w:ascii="Cambria Math" w:hAnsi="Cambria Math"/>
                      <w:sz w:val="20"/>
                      <w:szCs w:val="20"/>
                    </w:rPr>
                    <m:t>*</m:t>
                  </w:del>
                </m:r>
                <m:r>
                  <w:del w:id="506" w:author="zusammenlegung" w:date="2025-12-12T19:01:00Z" w16du:dateUtc="2025-12-12T18:01:00Z">
                    <w:rPr>
                      <w:rFonts w:ascii="Cambria Math" w:hAnsi="Cambria Math"/>
                      <w:sz w:val="20"/>
                      <w:szCs w:val="20"/>
                    </w:rPr>
                    <m:t>dt</m:t>
                  </w:del>
                </m:r>
                <m:r>
                  <w:del w:id="507" w:author="zusammenlegung" w:date="2025-12-12T19:01:00Z" w16du:dateUtc="2025-12-12T18:01:00Z">
                    <m:rPr>
                      <m:sty m:val="p"/>
                    </m:rPr>
                    <w:rPr>
                      <w:rFonts w:ascii="Cambria Math" w:hAnsi="Cambria Math"/>
                      <w:sz w:val="20"/>
                      <w:szCs w:val="20"/>
                    </w:rPr>
                    <m:t>, where</m:t>
                  </w:del>
                </m:r>
              </m:oMath>
            </m:oMathPara>
          </w:p>
          <w:p w14:paraId="176AD758" w14:textId="77777777" w:rsidR="00B4640E" w:rsidRPr="00F055DD" w:rsidRDefault="00B4640E" w:rsidP="00EF17F7">
            <w:pPr>
              <w:rPr>
                <w:del w:id="508" w:author="zusammenlegung" w:date="2025-12-12T19:01:00Z" w16du:dateUtc="2025-12-12T18:01:00Z"/>
                <w:sz w:val="20"/>
                <w:szCs w:val="20"/>
              </w:rPr>
            </w:pPr>
            <m:oMathPara>
              <m:oMath>
                <m:r>
                  <w:del w:id="509" w:author="zusammenlegung" w:date="2025-12-12T19:01:00Z" w16du:dateUtc="2025-12-12T18:01:00Z">
                    <m:rPr>
                      <m:nor/>
                    </m:rPr>
                    <w:rPr>
                      <w:sz w:val="20"/>
                      <w:szCs w:val="20"/>
                    </w:rPr>
                    <m:t>working distance</m:t>
                  </w:del>
                </m:r>
                <m:r>
                  <w:del w:id="510" w:author="zusammenlegung" w:date="2025-12-12T19:01:00Z" w16du:dateUtc="2025-12-12T18:01:00Z">
                    <m:rPr>
                      <m:sty m:val="p"/>
                    </m:rPr>
                    <w:rPr>
                      <w:rFonts w:ascii="Cambria Math" w:hAnsi="Cambria Math"/>
                      <w:sz w:val="20"/>
                      <w:szCs w:val="20"/>
                    </w:rPr>
                    <m:t>≥100c</m:t>
                  </w:del>
                </m:r>
                <m:r>
                  <w:del w:id="511" w:author="zusammenlegung" w:date="2025-12-12T19:01:00Z" w16du:dateUtc="2025-12-12T18:01:00Z">
                    <w:rPr>
                      <w:rFonts w:ascii="Cambria Math" w:hAnsi="Cambria Math"/>
                      <w:sz w:val="20"/>
                      <w:szCs w:val="20"/>
                    </w:rPr>
                    <m:t>m</m:t>
                  </w:del>
                </m:r>
                <m:r>
                  <w:del w:id="512" w:author="zusammenlegung" w:date="2025-12-12T19:01:00Z" w16du:dateUtc="2025-12-12T18:01:00Z">
                    <m:rPr>
                      <m:sty m:val="p"/>
                    </m:rPr>
                    <w:rPr>
                      <w:rFonts w:ascii="Cambria Math" w:hAnsi="Cambria Math"/>
                      <w:sz w:val="20"/>
                      <w:szCs w:val="20"/>
                    </w:rPr>
                    <m:t>,</m:t>
                  </w:del>
                </m:r>
              </m:oMath>
            </m:oMathPara>
          </w:p>
          <w:p w14:paraId="78D419F1" w14:textId="77777777" w:rsidR="000E570A" w:rsidRPr="00F055DD" w:rsidRDefault="00000000" w:rsidP="00EF17F7">
            <w:pPr>
              <w:rPr>
                <w:del w:id="513" w:author="zusammenlegung" w:date="2025-12-12T19:01:00Z" w16du:dateUtc="2025-12-12T18:01:00Z"/>
                <w:sz w:val="20"/>
                <w:szCs w:val="20"/>
              </w:rPr>
            </w:pPr>
            <m:oMathPara>
              <m:oMath>
                <m:sSub>
                  <m:sSubPr>
                    <m:ctrlPr>
                      <w:ins w:id="514" w:author="Johannes Zauner" w:date="2025-12-13T05:48:00Z" w16du:dateUtc="2025-12-13T04:48:00Z">
                        <w:del w:id="515" w:author="zusammenlegung" w:date="2025-12-12T19:01:00Z" w16du:dateUtc="2025-12-12T18:01:00Z">
                          <w:rPr>
                            <w:rFonts w:ascii="Cambria Math" w:hAnsi="Cambria Math"/>
                            <w:sz w:val="20"/>
                            <w:szCs w:val="20"/>
                          </w:rPr>
                        </w:del>
                      </w:ins>
                    </m:ctrlPr>
                  </m:sSubPr>
                  <m:e>
                    <m:r>
                      <w:del w:id="516" w:author="zusammenlegung" w:date="2025-12-12T19:01:00Z" w16du:dateUtc="2025-12-12T18:01:00Z">
                        <w:rPr>
                          <w:rFonts w:ascii="Cambria Math" w:hAnsi="Cambria Math"/>
                          <w:sz w:val="20"/>
                          <w:szCs w:val="20"/>
                        </w:rPr>
                        <m:t>T</m:t>
                      </w:del>
                    </m:r>
                  </m:e>
                  <m:sub>
                    <m:r>
                      <w:del w:id="517" w:author="zusammenlegung" w:date="2025-12-12T19:01:00Z" w16du:dateUtc="2025-12-12T18:01:00Z">
                        <m:rPr>
                          <m:nor/>
                        </m:rPr>
                        <w:rPr>
                          <w:sz w:val="20"/>
                          <w:szCs w:val="20"/>
                        </w:rPr>
                        <m:t>t</m:t>
                      </w:del>
                    </m:r>
                  </m:sub>
                </m:sSub>
                <m:r>
                  <w:del w:id="518" w:author="zusammenlegung" w:date="2025-12-12T19:01:00Z" w16du:dateUtc="2025-12-12T18:01:00Z">
                    <m:rPr>
                      <m:sty m:val="p"/>
                    </m:rPr>
                    <w:rPr>
                      <w:rFonts w:ascii="Cambria Math" w:hAnsi="Cambria Math"/>
                      <w:sz w:val="20"/>
                      <w:szCs w:val="20"/>
                    </w:rPr>
                    <m:t>≥</m:t>
                  </w:del>
                </m:r>
                <m:r>
                  <w:del w:id="519" w:author="zusammenlegung" w:date="2025-12-12T19:01:00Z" w16du:dateUtc="2025-12-12T18:01:00Z">
                    <w:rPr>
                      <w:rFonts w:ascii="Cambria Math" w:hAnsi="Cambria Math"/>
                      <w:sz w:val="20"/>
                      <w:szCs w:val="20"/>
                    </w:rPr>
                    <m:t xml:space="preserve">20 </m:t>
                  </w:del>
                </m:r>
                <m:r>
                  <w:del w:id="520" w:author="zusammenlegung" w:date="2025-12-12T19:01:00Z" w16du:dateUtc="2025-12-12T18:01:00Z">
                    <m:rPr>
                      <m:nor/>
                    </m:rPr>
                    <w:rPr>
                      <w:sz w:val="20"/>
                      <w:szCs w:val="20"/>
                    </w:rPr>
                    <m:t>seconds</m:t>
                  </w:del>
                </m:r>
                <m:r>
                  <w:del w:id="521" w:author="zusammenlegung" w:date="2025-12-12T19:01:00Z" w16du:dateUtc="2025-12-12T18:01:00Z">
                    <m:rPr>
                      <m:sty m:val="p"/>
                    </m:rPr>
                    <w:rPr>
                      <w:rFonts w:ascii="Cambria Math" w:hAnsi="Cambria Math"/>
                      <w:sz w:val="20"/>
                      <w:szCs w:val="20"/>
                    </w:rPr>
                    <m:t>,</m:t>
                  </w:del>
                </m:r>
                <m:r>
                  <w:del w:id="522" w:author="zusammenlegung" w:date="2025-12-12T19:01:00Z" w16du:dateUtc="2025-12-12T18:01:00Z">
                    <m:rPr>
                      <m:nor/>
                    </m:rPr>
                    <w:rPr>
                      <w:sz w:val="20"/>
                      <w:szCs w:val="20"/>
                    </w:rPr>
                    <m:t xml:space="preserve"> </m:t>
                  </w:del>
                </m:r>
                <m:sSub>
                  <m:sSubPr>
                    <m:ctrlPr>
                      <w:ins w:id="523" w:author="Johannes Zauner" w:date="2025-12-13T05:48:00Z" w16du:dateUtc="2025-12-13T04:48:00Z">
                        <w:del w:id="524" w:author="zusammenlegung" w:date="2025-12-12T19:01:00Z" w16du:dateUtc="2025-12-12T18:01:00Z">
                          <w:rPr>
                            <w:rFonts w:ascii="Cambria Math" w:hAnsi="Cambria Math"/>
                            <w:sz w:val="20"/>
                            <w:szCs w:val="20"/>
                          </w:rPr>
                        </w:del>
                      </w:ins>
                    </m:ctrlPr>
                  </m:sSubPr>
                  <m:e>
                    <m:r>
                      <w:del w:id="525" w:author="zusammenlegung" w:date="2025-12-12T19:01:00Z" w16du:dateUtc="2025-12-12T18:01:00Z">
                        <w:rPr>
                          <w:rFonts w:ascii="Cambria Math" w:hAnsi="Cambria Math"/>
                          <w:sz w:val="20"/>
                          <w:szCs w:val="20"/>
                        </w:rPr>
                        <m:t>T</m:t>
                      </w:del>
                    </m:r>
                  </m:e>
                  <m:sub>
                    <m:r>
                      <w:del w:id="526" w:author="zusammenlegung" w:date="2025-12-12T19:01:00Z" w16du:dateUtc="2025-12-12T18:01:00Z">
                        <w:rPr>
                          <w:rFonts w:ascii="Cambria Math" w:hAnsi="Cambria Math"/>
                          <w:sz w:val="20"/>
                          <w:szCs w:val="20"/>
                        </w:rPr>
                        <m:t xml:space="preserve">t-1 </m:t>
                      </w:del>
                    </m:r>
                    <m:d>
                      <m:dPr>
                        <m:ctrlPr>
                          <w:ins w:id="527" w:author="Johannes Zauner" w:date="2025-12-13T05:48:00Z" w16du:dateUtc="2025-12-13T04:48:00Z">
                            <w:del w:id="528" w:author="zusammenlegung" w:date="2025-12-12T19:01:00Z" w16du:dateUtc="2025-12-12T18:01:00Z">
                              <w:rPr>
                                <w:rFonts w:ascii="Cambria Math" w:hAnsi="Cambria Math"/>
                                <w:i/>
                                <w:sz w:val="20"/>
                                <w:szCs w:val="20"/>
                              </w:rPr>
                            </w:del>
                          </w:ins>
                        </m:ctrlPr>
                      </m:dPr>
                      <m:e>
                        <m:r>
                          <w:del w:id="529" w:author="zusammenlegung" w:date="2025-12-12T19:01:00Z" w16du:dateUtc="2025-12-12T18:01:00Z">
                            <m:rPr>
                              <m:nor/>
                            </m:rPr>
                            <w:rPr>
                              <w:sz w:val="20"/>
                              <w:szCs w:val="20"/>
                            </w:rPr>
                            <m:t>working distance</m:t>
                          </w:del>
                        </m:r>
                        <m:r>
                          <w:del w:id="530" w:author="zusammenlegung" w:date="2025-12-12T19:01:00Z" w16du:dateUtc="2025-12-12T18:01:00Z">
                            <w:rPr>
                              <w:rFonts w:ascii="Cambria Math" w:hAnsi="Cambria Math"/>
                              <w:sz w:val="20"/>
                              <w:szCs w:val="20"/>
                            </w:rPr>
                            <m:t>&lt;100cm</m:t>
                          </w:del>
                        </m:r>
                      </m:e>
                    </m:d>
                  </m:sub>
                </m:sSub>
                <m:r>
                  <w:del w:id="531" w:author="zusammenlegung" w:date="2025-12-12T19:01:00Z" w16du:dateUtc="2025-12-12T18:01:00Z">
                    <m:rPr>
                      <m:sty m:val="p"/>
                    </m:rPr>
                    <w:rPr>
                      <w:rFonts w:ascii="Cambria Math" w:hAnsi="Cambria Math"/>
                      <w:sz w:val="20"/>
                      <w:szCs w:val="20"/>
                    </w:rPr>
                    <m:t>≤</m:t>
                  </w:del>
                </m:r>
                <m:r>
                  <w:del w:id="532" w:author="zusammenlegung" w:date="2025-12-12T19:01:00Z" w16du:dateUtc="2025-12-12T18:01:00Z">
                    <w:rPr>
                      <w:rFonts w:ascii="Cambria Math" w:hAnsi="Cambria Math"/>
                      <w:sz w:val="20"/>
                      <w:szCs w:val="20"/>
                    </w:rPr>
                    <m:t xml:space="preserve">20 </m:t>
                  </w:del>
                </m:r>
                <m:r>
                  <w:del w:id="533" w:author="zusammenlegung" w:date="2025-12-12T19:01:00Z" w16du:dateUtc="2025-12-12T18:01:00Z">
                    <m:rPr>
                      <m:nor/>
                    </m:rPr>
                    <w:rPr>
                      <w:sz w:val="20"/>
                      <w:szCs w:val="20"/>
                    </w:rPr>
                    <m:t>minutes</m:t>
                  </w:del>
                </m:r>
              </m:oMath>
            </m:oMathPara>
          </w:p>
        </w:tc>
      </w:tr>
      <w:tr w:rsidR="000E570A" w:rsidRPr="00F055DD" w14:paraId="14593BD1" w14:textId="77777777" w:rsidTr="000E570A">
        <w:trPr>
          <w:del w:id="534" w:author="zusammenlegung" w:date="2025-12-12T19:01:00Z"/>
        </w:trPr>
        <w:tc>
          <w:tcPr>
            <w:tcW w:w="2689" w:type="dxa"/>
          </w:tcPr>
          <w:p w14:paraId="5F214C54" w14:textId="77777777" w:rsidR="000E570A" w:rsidRPr="00F055DD" w:rsidRDefault="000E570A" w:rsidP="00EF17F7">
            <w:pPr>
              <w:rPr>
                <w:del w:id="535" w:author="zusammenlegung" w:date="2025-12-12T19:01:00Z" w16du:dateUtc="2025-12-12T18:01:00Z"/>
                <w:sz w:val="20"/>
                <w:szCs w:val="20"/>
              </w:rPr>
            </w:pPr>
            <w:del w:id="536" w:author="zusammenlegung" w:date="2025-12-12T19:01:00Z" w16du:dateUtc="2025-12-12T18:01:00Z">
              <w:r w:rsidRPr="00F055DD">
                <w:rPr>
                  <w:sz w:val="20"/>
                  <w:szCs w:val="20"/>
                </w:rPr>
                <w:delText>Outdoor range</w:delText>
              </w:r>
            </w:del>
          </w:p>
        </w:tc>
        <w:tc>
          <w:tcPr>
            <w:tcW w:w="6322" w:type="dxa"/>
          </w:tcPr>
          <w:p w14:paraId="1B7A1E31" w14:textId="77777777" w:rsidR="00792645" w:rsidRPr="00F055DD" w:rsidRDefault="00792645" w:rsidP="00EF17F7">
            <w:pPr>
              <w:rPr>
                <w:del w:id="537" w:author="zusammenlegung" w:date="2025-12-12T19:01:00Z" w16du:dateUtc="2025-12-12T18:01:00Z"/>
                <w:sz w:val="20"/>
                <w:szCs w:val="20"/>
              </w:rPr>
            </w:pPr>
            <m:oMathPara>
              <m:oMath>
                <m:r>
                  <w:del w:id="538" w:author="zusammenlegung" w:date="2025-12-12T19:01:00Z" w16du:dateUtc="2025-12-12T18:01:00Z">
                    <m:rPr>
                      <m:nor/>
                    </m:rPr>
                    <w:rPr>
                      <w:sz w:val="20"/>
                      <w:szCs w:val="20"/>
                    </w:rPr>
                    <m:t>illuminance</m:t>
                  </w:del>
                </m:r>
                <m:r>
                  <w:del w:id="539" w:author="zusammenlegung" w:date="2025-12-12T19:01:00Z" w16du:dateUtc="2025-12-12T18:01:00Z">
                    <m:rPr>
                      <m:sty m:val="p"/>
                    </m:rPr>
                    <w:rPr>
                      <w:rFonts w:ascii="Cambria Math" w:hAnsi="Cambria Math"/>
                      <w:sz w:val="20"/>
                      <w:szCs w:val="20"/>
                    </w:rPr>
                    <m:t>,</m:t>
                  </w:del>
                </m:r>
              </m:oMath>
            </m:oMathPara>
          </w:p>
          <w:p w14:paraId="36E4F1F4" w14:textId="77777777" w:rsidR="00792645" w:rsidRPr="00F055DD" w:rsidRDefault="00000000" w:rsidP="00EF17F7">
            <w:pPr>
              <w:rPr>
                <w:del w:id="540" w:author="zusammenlegung" w:date="2025-12-12T19:01:00Z" w16du:dateUtc="2025-12-12T18:01:00Z"/>
                <w:sz w:val="20"/>
                <w:szCs w:val="20"/>
              </w:rPr>
            </w:pPr>
            <m:oMathPara>
              <m:oMathParaPr>
                <m:jc m:val="center"/>
              </m:oMathParaPr>
              <m:oMath>
                <m:d>
                  <m:dPr>
                    <m:begChr m:val="["/>
                    <m:ctrlPr>
                      <w:ins w:id="541" w:author="Johannes Zauner" w:date="2025-12-13T05:48:00Z" w16du:dateUtc="2025-12-13T04:48:00Z">
                        <w:del w:id="542" w:author="zusammenlegung" w:date="2025-12-12T19:01:00Z" w16du:dateUtc="2025-12-12T18:01:00Z">
                          <w:rPr>
                            <w:rFonts w:ascii="Cambria Math" w:hAnsi="Cambria Math"/>
                            <w:sz w:val="20"/>
                            <w:szCs w:val="20"/>
                          </w:rPr>
                        </w:del>
                      </w:ins>
                    </m:ctrlPr>
                  </m:dPr>
                  <m:e>
                    <m:r>
                      <w:del w:id="543" w:author="zusammenlegung" w:date="2025-12-12T19:01:00Z" w16du:dateUtc="2025-12-12T18:01:00Z">
                        <w:rPr>
                          <w:rFonts w:ascii="Cambria Math" w:hAnsi="Cambria Math"/>
                          <w:sz w:val="20"/>
                          <w:szCs w:val="20"/>
                        </w:rPr>
                        <m:t>1000</m:t>
                      </w:del>
                    </m:r>
                    <m:r>
                      <w:del w:id="544" w:author="zusammenlegung" w:date="2025-12-12T19:01:00Z" w16du:dateUtc="2025-12-12T18:01:00Z">
                        <m:rPr>
                          <m:sty m:val="p"/>
                        </m:rPr>
                        <w:rPr>
                          <w:rFonts w:ascii="Cambria Math" w:hAnsi="Cambria Math"/>
                          <w:sz w:val="20"/>
                          <w:szCs w:val="20"/>
                        </w:rPr>
                        <m:t>,</m:t>
                      </w:del>
                    </m:r>
                    <m:r>
                      <w:del w:id="545" w:author="zusammenlegung" w:date="2025-12-12T19:01:00Z" w16du:dateUtc="2025-12-12T18:01:00Z">
                        <w:rPr>
                          <w:rFonts w:ascii="Cambria Math" w:hAnsi="Cambria Math"/>
                          <w:sz w:val="20"/>
                          <w:szCs w:val="20"/>
                        </w:rPr>
                        <m:t>2000</m:t>
                      </w:del>
                    </m:r>
                  </m:e>
                </m:d>
                <m:r>
                  <w:del w:id="546" w:author="zusammenlegung" w:date="2025-12-12T19:01:00Z" w16du:dateUtc="2025-12-12T18:01:00Z">
                    <w:rPr>
                      <w:rFonts w:ascii="Cambria Math" w:hAnsi="Cambria Math"/>
                      <w:sz w:val="20"/>
                      <w:szCs w:val="20"/>
                    </w:rPr>
                    <m:t xml:space="preserve">lx, </m:t>
                  </w:del>
                </m:r>
                <m:r>
                  <w:del w:id="547" w:author="zusammenlegung" w:date="2025-12-12T19:01:00Z" w16du:dateUtc="2025-12-12T18:01:00Z">
                    <m:rPr>
                      <m:nor/>
                    </m:rPr>
                    <w:rPr>
                      <w:sz w:val="20"/>
                      <w:szCs w:val="20"/>
                    </w:rPr>
                    <m:t>Outdoor bright</m:t>
                  </w:del>
                </m:r>
              </m:oMath>
            </m:oMathPara>
          </w:p>
          <w:p w14:paraId="0822E14E" w14:textId="77777777" w:rsidR="00792645" w:rsidRPr="00F055DD" w:rsidRDefault="00000000" w:rsidP="00EF17F7">
            <w:pPr>
              <w:rPr>
                <w:del w:id="548" w:author="zusammenlegung" w:date="2025-12-12T19:01:00Z" w16du:dateUtc="2025-12-12T18:01:00Z"/>
                <w:sz w:val="20"/>
                <w:szCs w:val="20"/>
              </w:rPr>
            </w:pPr>
            <m:oMathPara>
              <m:oMathParaPr>
                <m:jc m:val="center"/>
              </m:oMathParaPr>
              <m:oMath>
                <m:d>
                  <m:dPr>
                    <m:begChr m:val="["/>
                    <m:ctrlPr>
                      <w:ins w:id="549" w:author="Johannes Zauner" w:date="2025-12-13T05:48:00Z" w16du:dateUtc="2025-12-13T04:48:00Z">
                        <w:del w:id="550" w:author="zusammenlegung" w:date="2025-12-12T19:01:00Z" w16du:dateUtc="2025-12-12T18:01:00Z">
                          <w:rPr>
                            <w:rFonts w:ascii="Cambria Math" w:hAnsi="Cambria Math"/>
                            <w:sz w:val="20"/>
                            <w:szCs w:val="20"/>
                          </w:rPr>
                        </w:del>
                      </w:ins>
                    </m:ctrlPr>
                  </m:dPr>
                  <m:e>
                    <m:r>
                      <w:del w:id="551" w:author="zusammenlegung" w:date="2025-12-12T19:01:00Z" w16du:dateUtc="2025-12-12T18:01:00Z">
                        <w:rPr>
                          <w:rFonts w:ascii="Cambria Math" w:hAnsi="Cambria Math"/>
                          <w:sz w:val="20"/>
                          <w:szCs w:val="20"/>
                        </w:rPr>
                        <m:t>2000</m:t>
                      </w:del>
                    </m:r>
                    <m:r>
                      <w:del w:id="552" w:author="zusammenlegung" w:date="2025-12-12T19:01:00Z" w16du:dateUtc="2025-12-12T18:01:00Z">
                        <m:rPr>
                          <m:sty m:val="p"/>
                        </m:rPr>
                        <w:rPr>
                          <w:rFonts w:ascii="Cambria Math" w:hAnsi="Cambria Math"/>
                          <w:sz w:val="20"/>
                          <w:szCs w:val="20"/>
                        </w:rPr>
                        <m:t>,</m:t>
                      </w:del>
                    </m:r>
                    <m:r>
                      <w:del w:id="553" w:author="zusammenlegung" w:date="2025-12-12T19:01:00Z" w16du:dateUtc="2025-12-12T18:01:00Z">
                        <w:rPr>
                          <w:rFonts w:ascii="Cambria Math" w:hAnsi="Cambria Math"/>
                          <w:sz w:val="20"/>
                          <w:szCs w:val="20"/>
                        </w:rPr>
                        <m:t>3000</m:t>
                      </w:del>
                    </m:r>
                  </m:e>
                </m:d>
                <m:r>
                  <w:del w:id="554" w:author="zusammenlegung" w:date="2025-12-12T19:01:00Z" w16du:dateUtc="2025-12-12T18:01:00Z">
                    <w:rPr>
                      <w:rFonts w:ascii="Cambria Math" w:hAnsi="Cambria Math"/>
                      <w:sz w:val="20"/>
                      <w:szCs w:val="20"/>
                    </w:rPr>
                    <m:t xml:space="preserve">lx, </m:t>
                  </w:del>
                </m:r>
                <m:r>
                  <w:del w:id="555" w:author="zusammenlegung" w:date="2025-12-12T19:01:00Z" w16du:dateUtc="2025-12-12T18:01:00Z">
                    <m:rPr>
                      <m:nor/>
                    </m:rPr>
                    <w:rPr>
                      <w:sz w:val="20"/>
                      <w:szCs w:val="20"/>
                    </w:rPr>
                    <m:t>Outdoor very bright</m:t>
                  </w:del>
                </m:r>
              </m:oMath>
            </m:oMathPara>
          </w:p>
          <w:p w14:paraId="3D2A21A3" w14:textId="77777777" w:rsidR="000E570A" w:rsidRPr="00F055DD" w:rsidRDefault="00000000" w:rsidP="00EF17F7">
            <w:pPr>
              <w:rPr>
                <w:del w:id="556" w:author="zusammenlegung" w:date="2025-12-12T19:01:00Z" w16du:dateUtc="2025-12-12T18:01:00Z"/>
                <w:sz w:val="20"/>
                <w:szCs w:val="20"/>
              </w:rPr>
            </w:pPr>
            <m:oMathPara>
              <m:oMath>
                <m:d>
                  <m:dPr>
                    <m:begChr m:val="["/>
                    <m:ctrlPr>
                      <w:ins w:id="557" w:author="Johannes Zauner" w:date="2025-12-13T05:48:00Z" w16du:dateUtc="2025-12-13T04:48:00Z">
                        <w:del w:id="558" w:author="zusammenlegung" w:date="2025-12-12T19:01:00Z" w16du:dateUtc="2025-12-12T18:01:00Z">
                          <w:rPr>
                            <w:rFonts w:ascii="Cambria Math" w:hAnsi="Cambria Math"/>
                            <w:sz w:val="20"/>
                            <w:szCs w:val="20"/>
                          </w:rPr>
                        </w:del>
                      </w:ins>
                    </m:ctrlPr>
                  </m:dPr>
                  <m:e>
                    <m:r>
                      <w:del w:id="559" w:author="zusammenlegung" w:date="2025-12-12T19:01:00Z" w16du:dateUtc="2025-12-12T18:01:00Z">
                        <w:rPr>
                          <w:rFonts w:ascii="Cambria Math" w:hAnsi="Cambria Math"/>
                          <w:sz w:val="20"/>
                          <w:szCs w:val="20"/>
                        </w:rPr>
                        <m:t>3000</m:t>
                      </w:del>
                    </m:r>
                    <m:r>
                      <w:del w:id="560" w:author="zusammenlegung" w:date="2025-12-12T19:01:00Z" w16du:dateUtc="2025-12-12T18:01:00Z">
                        <m:rPr>
                          <m:sty m:val="p"/>
                        </m:rPr>
                        <w:rPr>
                          <w:rFonts w:ascii="Cambria Math" w:hAnsi="Cambria Math"/>
                          <w:sz w:val="20"/>
                          <w:szCs w:val="20"/>
                        </w:rPr>
                        <m:t>,</m:t>
                      </w:del>
                    </m:r>
                    <m:r>
                      <w:del w:id="561" w:author="zusammenlegung" w:date="2025-12-12T19:01:00Z" w16du:dateUtc="2025-12-12T18:01:00Z">
                        <m:rPr>
                          <m:sty m:val="p"/>
                        </m:rPr>
                        <w:rPr>
                          <w:rFonts w:ascii="Cambria Math" w:hAnsi="Cambria Math"/>
                          <w:color w:val="373A3C"/>
                          <w:sz w:val="20"/>
                          <w:szCs w:val="20"/>
                          <w:shd w:val="clear" w:color="auto" w:fill="FFFFFF"/>
                        </w:rPr>
                        <m:t>∞</m:t>
                      </w:del>
                    </m:r>
                  </m:e>
                </m:d>
                <m:r>
                  <w:del w:id="562" w:author="zusammenlegung" w:date="2025-12-12T19:01:00Z" w16du:dateUtc="2025-12-12T18:01:00Z">
                    <w:rPr>
                      <w:rFonts w:ascii="Cambria Math" w:hAnsi="Cambria Math"/>
                      <w:sz w:val="20"/>
                      <w:szCs w:val="20"/>
                    </w:rPr>
                    <m:t xml:space="preserve">lx, </m:t>
                  </w:del>
                </m:r>
                <m:r>
                  <w:del w:id="563" w:author="zusammenlegung" w:date="2025-12-12T19:01:00Z" w16du:dateUtc="2025-12-12T18:01:00Z">
                    <m:rPr>
                      <m:nor/>
                    </m:rPr>
                    <w:rPr>
                      <w:sz w:val="20"/>
                      <w:szCs w:val="20"/>
                    </w:rPr>
                    <m:t>Outdoor extremely bright</m:t>
                  </w:del>
                </m:r>
              </m:oMath>
            </m:oMathPara>
          </w:p>
        </w:tc>
      </w:tr>
      <w:tr w:rsidR="000E570A" w:rsidRPr="00F055DD" w14:paraId="4DD60992" w14:textId="77777777" w:rsidTr="000E570A">
        <w:trPr>
          <w:del w:id="564" w:author="zusammenlegung" w:date="2025-12-12T19:01:00Z"/>
        </w:trPr>
        <w:tc>
          <w:tcPr>
            <w:tcW w:w="2689" w:type="dxa"/>
          </w:tcPr>
          <w:p w14:paraId="3E586CFC" w14:textId="77777777" w:rsidR="000E570A" w:rsidRPr="00F055DD" w:rsidRDefault="000E570A" w:rsidP="00EF17F7">
            <w:pPr>
              <w:rPr>
                <w:del w:id="565" w:author="zusammenlegung" w:date="2025-12-12T19:01:00Z" w16du:dateUtc="2025-12-12T18:01:00Z"/>
                <w:sz w:val="20"/>
                <w:szCs w:val="20"/>
              </w:rPr>
            </w:pPr>
            <w:del w:id="566" w:author="zusammenlegung" w:date="2025-12-12T19:01:00Z" w16du:dateUtc="2025-12-12T18:01:00Z">
              <w:r w:rsidRPr="00F055DD">
                <w:rPr>
                  <w:sz w:val="20"/>
                  <w:szCs w:val="20"/>
                </w:rPr>
                <w:delText>Light exposure</w:delText>
              </w:r>
              <w:r w:rsidR="00B4640E" w:rsidRPr="00F055DD">
                <w:rPr>
                  <w:sz w:val="20"/>
                  <w:szCs w:val="20"/>
                  <w:vertAlign w:val="superscript"/>
                </w:rPr>
                <w:delText>1</w:delText>
              </w:r>
            </w:del>
          </w:p>
        </w:tc>
        <w:tc>
          <w:tcPr>
            <w:tcW w:w="6322" w:type="dxa"/>
          </w:tcPr>
          <w:p w14:paraId="6159D1E4" w14:textId="77777777" w:rsidR="000E570A" w:rsidRPr="00F055DD" w:rsidRDefault="00000000" w:rsidP="00EF17F7">
            <w:pPr>
              <w:rPr>
                <w:del w:id="567" w:author="zusammenlegung" w:date="2025-12-12T19:01:00Z" w16du:dateUtc="2025-12-12T18:01:00Z"/>
                <w:sz w:val="20"/>
                <w:szCs w:val="20"/>
              </w:rPr>
            </w:pPr>
            <m:oMathPara>
              <m:oMath>
                <m:acc>
                  <m:accPr>
                    <m:chr m:val="‾"/>
                    <m:ctrlPr>
                      <w:ins w:id="568" w:author="Johannes Zauner" w:date="2025-12-13T05:48:00Z" w16du:dateUtc="2025-12-13T04:48:00Z">
                        <w:del w:id="569" w:author="zusammenlegung" w:date="2025-12-12T19:01:00Z" w16du:dateUtc="2025-12-12T18:01:00Z">
                          <w:rPr>
                            <w:rFonts w:ascii="Cambria Math" w:hAnsi="Cambria Math"/>
                            <w:sz w:val="20"/>
                            <w:szCs w:val="20"/>
                          </w:rPr>
                        </w:del>
                      </w:ins>
                    </m:ctrlPr>
                  </m:accPr>
                  <m:e>
                    <m:r>
                      <w:del w:id="570" w:author="zusammenlegung" w:date="2025-12-12T19:01:00Z" w16du:dateUtc="2025-12-12T18:01:00Z">
                        <w:rPr>
                          <w:rFonts w:ascii="Cambria Math" w:hAnsi="Cambria Math"/>
                          <w:sz w:val="20"/>
                          <w:szCs w:val="20"/>
                        </w:rPr>
                        <m:t>Illuminance</m:t>
                      </w:del>
                    </m:r>
                  </m:e>
                </m:acc>
              </m:oMath>
            </m:oMathPara>
          </w:p>
        </w:tc>
      </w:tr>
      <w:tr w:rsidR="000E570A" w:rsidRPr="00F055DD" w14:paraId="6E908356" w14:textId="77777777" w:rsidTr="000E570A">
        <w:trPr>
          <w:del w:id="571" w:author="zusammenlegung" w:date="2025-12-12T19:01:00Z"/>
        </w:trPr>
        <w:tc>
          <w:tcPr>
            <w:tcW w:w="2689" w:type="dxa"/>
          </w:tcPr>
          <w:p w14:paraId="2739F58A" w14:textId="77777777" w:rsidR="000E570A" w:rsidRPr="00F055DD" w:rsidRDefault="000E570A" w:rsidP="00EF17F7">
            <w:pPr>
              <w:rPr>
                <w:del w:id="572" w:author="zusammenlegung" w:date="2025-12-12T19:01:00Z" w16du:dateUtc="2025-12-12T18:01:00Z"/>
                <w:sz w:val="20"/>
                <w:szCs w:val="20"/>
              </w:rPr>
            </w:pPr>
            <w:del w:id="573" w:author="zusammenlegung" w:date="2025-12-12T19:01:00Z" w16du:dateUtc="2025-12-12T18:01:00Z">
              <w:r w:rsidRPr="00F055DD">
                <w:rPr>
                  <w:sz w:val="20"/>
                  <w:szCs w:val="20"/>
                </w:rPr>
                <w:delText>Spectral bands</w:delText>
              </w:r>
            </w:del>
          </w:p>
        </w:tc>
        <w:tc>
          <w:tcPr>
            <w:tcW w:w="6322" w:type="dxa"/>
          </w:tcPr>
          <w:p w14:paraId="758D7E41" w14:textId="77777777" w:rsidR="00FF0803" w:rsidRPr="00F055DD" w:rsidRDefault="00FF0803" w:rsidP="00EF17F7">
            <w:pPr>
              <w:rPr>
                <w:del w:id="574" w:author="zusammenlegung" w:date="2025-12-12T19:01:00Z" w16du:dateUtc="2025-12-12T18:01:00Z"/>
                <w:sz w:val="20"/>
                <w:szCs w:val="20"/>
              </w:rPr>
            </w:pPr>
            <m:oMathPara>
              <m:oMath>
                <m:r>
                  <w:del w:id="575" w:author="zusammenlegung" w:date="2025-12-12T19:01:00Z" w16du:dateUtc="2025-12-12T18:01:00Z">
                    <m:rPr>
                      <m:nor/>
                    </m:rPr>
                    <w:rPr>
                      <w:sz w:val="20"/>
                      <w:szCs w:val="20"/>
                    </w:rPr>
                    <m:t>spectral irradiance</m:t>
                  </w:del>
                </m:r>
                <m:r>
                  <w:del w:id="576" w:author="zusammenlegung" w:date="2025-12-12T19:01:00Z" w16du:dateUtc="2025-12-12T18:01:00Z">
                    <m:rPr>
                      <m:sty m:val="p"/>
                    </m:rPr>
                    <w:rPr>
                      <w:rFonts w:ascii="Cambria Math" w:hAnsi="Cambria Math"/>
                      <w:sz w:val="20"/>
                      <w:szCs w:val="20"/>
                    </w:rPr>
                    <m:t>,</m:t>
                  </w:del>
                </m:r>
              </m:oMath>
            </m:oMathPara>
          </w:p>
          <w:p w14:paraId="50317C9F" w14:textId="77777777" w:rsidR="00FF0803" w:rsidRPr="00F055DD" w:rsidRDefault="00FF0803" w:rsidP="00EF17F7">
            <w:pPr>
              <w:rPr>
                <w:del w:id="577" w:author="zusammenlegung" w:date="2025-12-12T19:01:00Z" w16du:dateUtc="2025-12-12T18:01:00Z"/>
                <w:sz w:val="20"/>
                <w:szCs w:val="20"/>
              </w:rPr>
            </w:pPr>
            <m:oMathPara>
              <m:oMathParaPr>
                <m:jc m:val="center"/>
              </m:oMathParaPr>
              <m:oMath>
                <m:r>
                  <w:del w:id="578" w:author="zusammenlegung" w:date="2025-12-12T19:01:00Z" w16du:dateUtc="2025-12-12T18:01:00Z">
                    <m:rPr>
                      <m:sty m:val="p"/>
                    </m:rPr>
                    <w:rPr>
                      <w:rFonts w:ascii="Cambria Math" w:hAnsi="Cambria Math"/>
                      <w:sz w:val="20"/>
                      <w:szCs w:val="20"/>
                    </w:rPr>
                    <m:t>[400,500]</m:t>
                  </w:del>
                </m:r>
                <m:r>
                  <w:del w:id="579" w:author="zusammenlegung" w:date="2025-12-12T19:01:00Z" w16du:dateUtc="2025-12-12T18:01:00Z">
                    <w:rPr>
                      <w:rFonts w:ascii="Cambria Math" w:hAnsi="Cambria Math"/>
                      <w:sz w:val="20"/>
                      <w:szCs w:val="20"/>
                    </w:rPr>
                    <m:t xml:space="preserve">nm, </m:t>
                  </w:del>
                </m:r>
                <m:r>
                  <w:del w:id="580" w:author="zusammenlegung" w:date="2025-12-12T19:01:00Z" w16du:dateUtc="2025-12-12T18:01:00Z">
                    <m:rPr>
                      <m:nor/>
                    </m:rPr>
                    <w:rPr>
                      <w:sz w:val="20"/>
                      <w:szCs w:val="20"/>
                    </w:rPr>
                    <m:t>short wavelength light</m:t>
                  </w:del>
                </m:r>
              </m:oMath>
            </m:oMathPara>
          </w:p>
          <w:p w14:paraId="1586C717" w14:textId="77777777" w:rsidR="000E570A" w:rsidRPr="00F055DD" w:rsidRDefault="00FF0803" w:rsidP="00EF17F7">
            <w:pPr>
              <w:rPr>
                <w:del w:id="581" w:author="zusammenlegung" w:date="2025-12-12T19:01:00Z" w16du:dateUtc="2025-12-12T18:01:00Z"/>
                <w:sz w:val="20"/>
                <w:szCs w:val="20"/>
              </w:rPr>
            </w:pPr>
            <m:oMathPara>
              <m:oMath>
                <m:r>
                  <w:del w:id="582" w:author="zusammenlegung" w:date="2025-12-12T19:01:00Z" w16du:dateUtc="2025-12-12T18:01:00Z">
                    <m:rPr>
                      <m:sty m:val="p"/>
                    </m:rPr>
                    <w:rPr>
                      <w:rFonts w:ascii="Cambria Math" w:hAnsi="Cambria Math"/>
                      <w:sz w:val="20"/>
                      <w:szCs w:val="20"/>
                    </w:rPr>
                    <m:t>[600, 700]</m:t>
                  </w:del>
                </m:r>
                <m:r>
                  <w:del w:id="583" w:author="zusammenlegung" w:date="2025-12-12T19:01:00Z" w16du:dateUtc="2025-12-12T18:01:00Z">
                    <w:rPr>
                      <w:rFonts w:ascii="Cambria Math" w:hAnsi="Cambria Math"/>
                      <w:sz w:val="20"/>
                      <w:szCs w:val="20"/>
                    </w:rPr>
                    <m:t xml:space="preserve">nm, </m:t>
                  </w:del>
                </m:r>
                <m:r>
                  <w:del w:id="584" w:author="zusammenlegung" w:date="2025-12-12T19:01:00Z" w16du:dateUtc="2025-12-12T18:01:00Z">
                    <m:rPr>
                      <m:nor/>
                    </m:rPr>
                    <w:rPr>
                      <w:sz w:val="20"/>
                      <w:szCs w:val="20"/>
                    </w:rPr>
                    <m:t>long wavelength light</m:t>
                  </w:del>
                </m:r>
              </m:oMath>
            </m:oMathPara>
          </w:p>
        </w:tc>
      </w:tr>
      <w:tr w:rsidR="000E570A" w:rsidRPr="00F055DD" w14:paraId="015919B8" w14:textId="77777777" w:rsidTr="000E570A">
        <w:trPr>
          <w:del w:id="585" w:author="zusammenlegung" w:date="2025-12-12T19:01:00Z"/>
        </w:trPr>
        <w:tc>
          <w:tcPr>
            <w:tcW w:w="2689" w:type="dxa"/>
          </w:tcPr>
          <w:p w14:paraId="390B6D1C" w14:textId="77777777" w:rsidR="000E570A" w:rsidRPr="00F055DD" w:rsidRDefault="000E570A" w:rsidP="00EF17F7">
            <w:pPr>
              <w:rPr>
                <w:del w:id="586" w:author="zusammenlegung" w:date="2025-12-12T19:01:00Z" w16du:dateUtc="2025-12-12T18:01:00Z"/>
                <w:sz w:val="20"/>
                <w:szCs w:val="20"/>
              </w:rPr>
            </w:pPr>
            <w:del w:id="587" w:author="zusammenlegung" w:date="2025-12-12T19:01:00Z" w16du:dateUtc="2025-12-12T18:01:00Z">
              <w:r w:rsidRPr="00F055DD">
                <w:rPr>
                  <w:sz w:val="20"/>
                  <w:szCs w:val="20"/>
                </w:rPr>
                <w:delText>Ratio of short vs. long wavelength light</w:delText>
              </w:r>
            </w:del>
          </w:p>
        </w:tc>
        <w:tc>
          <w:tcPr>
            <w:tcW w:w="6322" w:type="dxa"/>
          </w:tcPr>
          <w:p w14:paraId="0665902F" w14:textId="77777777" w:rsidR="000E570A" w:rsidRPr="00F055DD" w:rsidRDefault="00000000" w:rsidP="00EF17F7">
            <w:pPr>
              <w:rPr>
                <w:del w:id="588" w:author="zusammenlegung" w:date="2025-12-12T19:01:00Z" w16du:dateUtc="2025-12-12T18:01:00Z"/>
                <w:sz w:val="20"/>
                <w:szCs w:val="20"/>
              </w:rPr>
            </w:pPr>
            <m:oMathPara>
              <m:oMath>
                <m:f>
                  <m:fPr>
                    <m:ctrlPr>
                      <w:ins w:id="589" w:author="Johannes Zauner" w:date="2025-12-13T05:48:00Z" w16du:dateUtc="2025-12-13T04:48:00Z">
                        <w:del w:id="590" w:author="zusammenlegung" w:date="2025-12-12T19:01:00Z" w16du:dateUtc="2025-12-12T18:01:00Z">
                          <w:rPr>
                            <w:rFonts w:ascii="Cambria Math" w:hAnsi="Cambria Math"/>
                            <w:sz w:val="20"/>
                            <w:szCs w:val="20"/>
                          </w:rPr>
                        </w:del>
                      </w:ins>
                    </m:ctrlPr>
                  </m:fPr>
                  <m:num>
                    <m:sSub>
                      <m:sSubPr>
                        <m:ctrlPr>
                          <w:ins w:id="591" w:author="Johannes Zauner" w:date="2025-12-13T05:48:00Z" w16du:dateUtc="2025-12-13T04:48:00Z">
                            <w:del w:id="592" w:author="zusammenlegung" w:date="2025-12-12T19:01:00Z" w16du:dateUtc="2025-12-12T18:01:00Z">
                              <w:rPr>
                                <w:rFonts w:ascii="Cambria Math" w:hAnsi="Cambria Math"/>
                                <w:sz w:val="20"/>
                                <w:szCs w:val="20"/>
                              </w:rPr>
                            </w:del>
                          </w:ins>
                        </m:ctrlPr>
                      </m:sSubPr>
                      <m:e>
                        <m:r>
                          <w:del w:id="593" w:author="zusammenlegung" w:date="2025-12-12T19:01:00Z" w16du:dateUtc="2025-12-12T18:01:00Z">
                            <w:rPr>
                              <w:rFonts w:ascii="Cambria Math" w:hAnsi="Cambria Math"/>
                              <w:sz w:val="20"/>
                              <w:szCs w:val="20"/>
                            </w:rPr>
                            <m:t>E</m:t>
                          </w:del>
                        </m:r>
                      </m:e>
                      <m:sub>
                        <m:r>
                          <w:del w:id="594" w:author="zusammenlegung" w:date="2025-12-12T19:01:00Z" w16du:dateUtc="2025-12-12T18:01:00Z">
                            <w:rPr>
                              <w:rFonts w:ascii="Cambria Math" w:hAnsi="Cambria Math"/>
                              <w:sz w:val="20"/>
                              <w:szCs w:val="20"/>
                            </w:rPr>
                            <m:t>e</m:t>
                          </w:del>
                        </m:r>
                        <m:r>
                          <w:del w:id="595" w:author="zusammenlegung" w:date="2025-12-12T19:01:00Z" w16du:dateUtc="2025-12-12T18:01:00Z">
                            <m:rPr>
                              <m:nor/>
                            </m:rPr>
                            <w:rPr>
                              <w:sz w:val="20"/>
                              <w:szCs w:val="20"/>
                            </w:rPr>
                            <m:t>,short wavelength</m:t>
                          </w:del>
                        </m:r>
                      </m:sub>
                    </m:sSub>
                  </m:num>
                  <m:den>
                    <m:sSub>
                      <m:sSubPr>
                        <m:ctrlPr>
                          <w:ins w:id="596" w:author="Johannes Zauner" w:date="2025-12-13T05:48:00Z" w16du:dateUtc="2025-12-13T04:48:00Z">
                            <w:del w:id="597" w:author="zusammenlegung" w:date="2025-12-12T19:01:00Z" w16du:dateUtc="2025-12-12T18:01:00Z">
                              <w:rPr>
                                <w:rFonts w:ascii="Cambria Math" w:hAnsi="Cambria Math"/>
                                <w:sz w:val="20"/>
                                <w:szCs w:val="20"/>
                              </w:rPr>
                            </w:del>
                          </w:ins>
                        </m:ctrlPr>
                      </m:sSubPr>
                      <m:e>
                        <m:r>
                          <w:del w:id="598" w:author="zusammenlegung" w:date="2025-12-12T19:01:00Z" w16du:dateUtc="2025-12-12T18:01:00Z">
                            <w:rPr>
                              <w:rFonts w:ascii="Cambria Math" w:hAnsi="Cambria Math"/>
                              <w:sz w:val="20"/>
                              <w:szCs w:val="20"/>
                            </w:rPr>
                            <m:t>E</m:t>
                          </w:del>
                        </m:r>
                      </m:e>
                      <m:sub>
                        <m:r>
                          <w:del w:id="599" w:author="zusammenlegung" w:date="2025-12-12T19:01:00Z" w16du:dateUtc="2025-12-12T18:01:00Z">
                            <w:rPr>
                              <w:rFonts w:ascii="Cambria Math" w:hAnsi="Cambria Math"/>
                              <w:sz w:val="20"/>
                              <w:szCs w:val="20"/>
                            </w:rPr>
                            <m:t>e</m:t>
                          </w:del>
                        </m:r>
                        <m:r>
                          <w:del w:id="600" w:author="zusammenlegung" w:date="2025-12-12T19:01:00Z" w16du:dateUtc="2025-12-12T18:01:00Z">
                            <m:rPr>
                              <m:nor/>
                            </m:rPr>
                            <w:rPr>
                              <w:sz w:val="20"/>
                              <w:szCs w:val="20"/>
                            </w:rPr>
                            <m:t>,long wavelength</m:t>
                          </w:del>
                        </m:r>
                      </m:sub>
                    </m:sSub>
                  </m:den>
                </m:f>
              </m:oMath>
            </m:oMathPara>
          </w:p>
        </w:tc>
      </w:tr>
      <w:tr w:rsidR="005A2EDF" w:rsidRPr="00F055DD" w14:paraId="5A3370B6" w14:textId="77777777" w:rsidTr="005A2EDF">
        <w:tblPrEx>
          <w:tblLook w:val="04A0" w:firstRow="1" w:lastRow="0" w:firstColumn="1" w:lastColumn="0" w:noHBand="0" w:noVBand="1"/>
        </w:tblPrEx>
        <w:tc>
          <w:tcPr>
            <w:tcW w:w="2689" w:type="dxa"/>
          </w:tcPr>
          <w:p w14:paraId="36ABEC5D" w14:textId="77777777" w:rsidR="005A2EDF" w:rsidRPr="00F055DD" w:rsidRDefault="005A2EDF" w:rsidP="0047611C">
            <w:pPr>
              <w:rPr>
                <w:b/>
                <w:bCs/>
                <w:sz w:val="20"/>
                <w:szCs w:val="20"/>
              </w:rPr>
            </w:pPr>
            <w:r w:rsidRPr="00F055DD">
              <w:rPr>
                <w:b/>
                <w:bCs/>
                <w:sz w:val="20"/>
                <w:szCs w:val="20"/>
              </w:rPr>
              <w:t>Term / metric</w:t>
            </w:r>
          </w:p>
        </w:tc>
        <w:tc>
          <w:tcPr>
            <w:tcW w:w="6322" w:type="dxa"/>
          </w:tcPr>
          <w:p w14:paraId="7C977A15" w14:textId="77777777" w:rsidR="005A2EDF" w:rsidRPr="00F055DD" w:rsidRDefault="005A2EDF" w:rsidP="0047611C">
            <w:pPr>
              <w:rPr>
                <w:b/>
                <w:bCs/>
                <w:sz w:val="20"/>
                <w:szCs w:val="20"/>
              </w:rPr>
            </w:pPr>
            <w:r w:rsidRPr="00F055DD">
              <w:rPr>
                <w:b/>
                <w:bCs/>
                <w:sz w:val="20"/>
                <w:szCs w:val="20"/>
              </w:rPr>
              <w:t>Description / pseudo formula</w:t>
            </w:r>
          </w:p>
        </w:tc>
      </w:tr>
      <w:tr w:rsidR="005A2EDF" w:rsidRPr="00F055DD" w14:paraId="560A3780" w14:textId="77777777" w:rsidTr="005A2EDF">
        <w:tblPrEx>
          <w:tblLook w:val="04A0" w:firstRow="1" w:lastRow="0" w:firstColumn="1" w:lastColumn="0" w:noHBand="0" w:noVBand="1"/>
        </w:tblPrEx>
        <w:tc>
          <w:tcPr>
            <w:tcW w:w="2689" w:type="dxa"/>
          </w:tcPr>
          <w:p w14:paraId="0277E457" w14:textId="77777777" w:rsidR="005A2EDF" w:rsidRPr="00F055DD" w:rsidRDefault="005A2EDF" w:rsidP="0047611C">
            <w:pPr>
              <w:rPr>
                <w:sz w:val="20"/>
                <w:szCs w:val="20"/>
              </w:rPr>
            </w:pPr>
            <w:r w:rsidRPr="00F055DD">
              <w:rPr>
                <w:sz w:val="20"/>
                <w:szCs w:val="20"/>
              </w:rPr>
              <w:t>Total wear time</w:t>
            </w:r>
          </w:p>
        </w:tc>
        <w:tc>
          <w:tcPr>
            <w:tcW w:w="6322" w:type="dxa"/>
          </w:tcPr>
          <w:p w14:paraId="4C7F9880" w14:textId="77777777" w:rsidR="005A2EDF" w:rsidRPr="00F055DD" w:rsidRDefault="005A2EDF" w:rsidP="0047611C">
            <w:pPr>
              <w:rPr>
                <w:sz w:val="20"/>
                <w:szCs w:val="20"/>
              </w:rPr>
            </w:pPr>
            <m:oMathPara>
              <m:oMath>
                <m:r>
                  <m:rPr>
                    <m:sty m:val="p"/>
                  </m:rPr>
                  <w:rPr>
                    <w:rFonts w:ascii="Cambria Math" w:hAnsi="Cambria Math"/>
                    <w:sz w:val="20"/>
                    <w:szCs w:val="20"/>
                  </w:rPr>
                  <m:t>∑</m:t>
                </m:r>
                <m:d>
                  <m:dPr>
                    <m:ctrlPr>
                      <w:ins w:id="601" w:author="Johannes Zauner" w:date="2025-12-13T06:19:00Z" w16du:dateUtc="2025-12-13T05:19:00Z">
                        <w:rPr>
                          <w:rFonts w:ascii="Cambria Math" w:hAnsi="Cambria Math"/>
                          <w:sz w:val="20"/>
                          <w:szCs w:val="20"/>
                        </w:rPr>
                      </w:ins>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m:t>
                </m:r>
                <m:r>
                  <m:rPr>
                    <m:nor/>
                  </m:rPr>
                  <w:rPr>
                    <w:sz w:val="20"/>
                    <w:szCs w:val="20"/>
                  </w:rPr>
                  <m:t xml:space="preserve"> where </m:t>
                </m:r>
                <m:r>
                  <w:rPr>
                    <w:rFonts w:ascii="Cambria Math" w:hAnsi="Cambria Math"/>
                    <w:sz w:val="20"/>
                    <w:szCs w:val="20"/>
                  </w:rPr>
                  <m:t>t</m:t>
                </m:r>
                <m:r>
                  <m:rPr>
                    <m:nor/>
                  </m:rPr>
                  <w:rPr>
                    <w:sz w:val="20"/>
                    <w:szCs w:val="20"/>
                  </w:rPr>
                  <m:t>: valid observations</m:t>
                </m:r>
              </m:oMath>
            </m:oMathPara>
          </w:p>
        </w:tc>
      </w:tr>
      <w:tr w:rsidR="005A2EDF" w:rsidRPr="00F055DD" w14:paraId="5B9D79CE" w14:textId="77777777" w:rsidTr="005A2EDF">
        <w:tblPrEx>
          <w:tblLook w:val="04A0" w:firstRow="1" w:lastRow="0" w:firstColumn="1" w:lastColumn="0" w:noHBand="0" w:noVBand="1"/>
        </w:tblPrEx>
        <w:tc>
          <w:tcPr>
            <w:tcW w:w="2689" w:type="dxa"/>
          </w:tcPr>
          <w:p w14:paraId="6100018A" w14:textId="77777777" w:rsidR="005A2EDF" w:rsidRPr="00F055DD" w:rsidRDefault="005A2EDF" w:rsidP="0047611C">
            <w:pPr>
              <w:rPr>
                <w:sz w:val="20"/>
                <w:szCs w:val="20"/>
              </w:rPr>
            </w:pPr>
            <w:r w:rsidRPr="00F055DD">
              <w:rPr>
                <w:sz w:val="20"/>
                <w:szCs w:val="20"/>
              </w:rPr>
              <w:t>Mean daily</w:t>
            </w:r>
          </w:p>
        </w:tc>
        <w:tc>
          <w:tcPr>
            <w:tcW w:w="6322" w:type="dxa"/>
          </w:tcPr>
          <w:p w14:paraId="5847F561" w14:textId="77777777" w:rsidR="005A2EDF" w:rsidRPr="00F055DD" w:rsidRDefault="00000000" w:rsidP="0047611C">
            <w:pPr>
              <w:rPr>
                <w:sz w:val="20"/>
                <w:szCs w:val="20"/>
              </w:rPr>
            </w:pPr>
            <m:oMathPara>
              <m:oMath>
                <m:f>
                  <m:fPr>
                    <m:ctrlPr>
                      <w:ins w:id="602" w:author="Johannes Zauner" w:date="2025-12-13T06:19:00Z" w16du:dateUtc="2025-12-13T05:19:00Z">
                        <w:rPr>
                          <w:rFonts w:ascii="Cambria Math" w:hAnsi="Cambria Math"/>
                          <w:sz w:val="20"/>
                          <w:szCs w:val="20"/>
                        </w:rPr>
                      </w:ins>
                    </m:ctrlPr>
                  </m:fPr>
                  <m:num>
                    <m:r>
                      <w:rPr>
                        <w:rFonts w:ascii="Cambria Math" w:hAnsi="Cambria Math"/>
                        <w:sz w:val="20"/>
                        <w:szCs w:val="20"/>
                      </w:rPr>
                      <m:t>5</m:t>
                    </m:r>
                    <m:r>
                      <m:rPr>
                        <m:sty m:val="p"/>
                      </m:rPr>
                      <w:rPr>
                        <w:rFonts w:ascii="Cambria Math" w:hAnsi="Cambria Math"/>
                        <w:sz w:val="20"/>
                        <w:szCs w:val="20"/>
                      </w:rPr>
                      <m:t>*</m:t>
                    </m:r>
                    <m:acc>
                      <m:accPr>
                        <m:chr m:val="‾"/>
                        <m:ctrlPr>
                          <w:ins w:id="603" w:author="Johannes Zauner" w:date="2025-12-13T06:19:00Z" w16du:dateUtc="2025-12-13T05:19:00Z">
                            <w:rPr>
                              <w:rFonts w:ascii="Cambria Math" w:hAnsi="Cambria Math"/>
                              <w:sz w:val="20"/>
                              <w:szCs w:val="20"/>
                            </w:rPr>
                          </w:ins>
                        </m:ctrlPr>
                      </m:accPr>
                      <m:e>
                        <m:r>
                          <m:rPr>
                            <m:nor/>
                          </m:rPr>
                          <w:rPr>
                            <w:sz w:val="20"/>
                            <w:szCs w:val="20"/>
                          </w:rPr>
                          <m:t>weekday</m:t>
                        </m:r>
                      </m:e>
                    </m:acc>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acc>
                      <m:accPr>
                        <m:chr m:val="‾"/>
                        <m:ctrlPr>
                          <w:ins w:id="604" w:author="Johannes Zauner" w:date="2025-12-13T06:19:00Z" w16du:dateUtc="2025-12-13T05:19:00Z">
                            <w:rPr>
                              <w:rFonts w:ascii="Cambria Math" w:hAnsi="Cambria Math"/>
                              <w:sz w:val="20"/>
                              <w:szCs w:val="20"/>
                            </w:rPr>
                          </w:ins>
                        </m:ctrlPr>
                      </m:accPr>
                      <m:e>
                        <m:r>
                          <m:rPr>
                            <m:nor/>
                          </m:rPr>
                          <w:rPr>
                            <w:sz w:val="20"/>
                            <w:szCs w:val="20"/>
                          </w:rPr>
                          <m:t>weekend</m:t>
                        </m:r>
                      </m:e>
                    </m:acc>
                  </m:num>
                  <m:den>
                    <m:r>
                      <w:rPr>
                        <w:rFonts w:ascii="Cambria Math" w:hAnsi="Cambria Math"/>
                        <w:sz w:val="20"/>
                        <w:szCs w:val="20"/>
                      </w:rPr>
                      <m:t>7</m:t>
                    </m:r>
                  </m:den>
                </m:f>
              </m:oMath>
            </m:oMathPara>
          </w:p>
        </w:tc>
      </w:tr>
      <w:tr w:rsidR="005A2EDF" w:rsidRPr="00F055DD" w14:paraId="3F5EAACB" w14:textId="77777777" w:rsidTr="005A2EDF">
        <w:tblPrEx>
          <w:tblLook w:val="04A0" w:firstRow="1" w:lastRow="0" w:firstColumn="1" w:lastColumn="0" w:noHBand="0" w:noVBand="1"/>
        </w:tblPrEx>
        <w:tc>
          <w:tcPr>
            <w:tcW w:w="2689" w:type="dxa"/>
          </w:tcPr>
          <w:p w14:paraId="4356BF6F" w14:textId="77777777" w:rsidR="005A2EDF" w:rsidRPr="00F055DD" w:rsidRDefault="005A2EDF" w:rsidP="0047611C">
            <w:pPr>
              <w:rPr>
                <w:sz w:val="20"/>
                <w:szCs w:val="20"/>
              </w:rPr>
            </w:pPr>
            <w:r w:rsidRPr="00F055DD">
              <w:rPr>
                <w:sz w:val="20"/>
                <w:szCs w:val="20"/>
              </w:rPr>
              <w:t>Near work</w:t>
            </w:r>
          </w:p>
        </w:tc>
        <w:tc>
          <w:tcPr>
            <w:tcW w:w="6322" w:type="dxa"/>
          </w:tcPr>
          <w:p w14:paraId="71FAD8DE" w14:textId="24D01518"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1</m:t>
                </m:r>
                <m:r>
                  <w:del w:id="605" w:author="Johannes Zauner" w:date="2025-12-13T06:19:00Z" w16du:dateUtc="2025-12-13T05:19:00Z">
                    <w:rPr>
                      <w:rFonts w:ascii="Cambria Math" w:hAnsi="Cambria Math"/>
                      <w:sz w:val="20"/>
                      <w:szCs w:val="20"/>
                    </w:rPr>
                    <m:t>0</m:t>
                  </w:del>
                </m:r>
                <m:r>
                  <w:ins w:id="606" w:author="Johannes Zauner" w:date="2025-12-13T06:19:00Z" w16du:dateUtc="2025-12-13T05:19:00Z">
                    <w:rPr>
                      <w:rFonts w:ascii="Cambria Math" w:hAnsi="Cambria Math"/>
                      <w:sz w:val="20"/>
                      <w:szCs w:val="20"/>
                    </w:rPr>
                    <m:t>5</m:t>
                  </w:ins>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oMath>
            </m:oMathPara>
          </w:p>
        </w:tc>
      </w:tr>
      <w:tr w:rsidR="005A2EDF" w:rsidRPr="00F055DD" w14:paraId="5B67BAFD" w14:textId="77777777" w:rsidTr="005A2EDF">
        <w:tblPrEx>
          <w:tblLook w:val="04A0" w:firstRow="1" w:lastRow="0" w:firstColumn="1" w:lastColumn="0" w:noHBand="0" w:noVBand="1"/>
        </w:tblPrEx>
        <w:tc>
          <w:tcPr>
            <w:tcW w:w="2689" w:type="dxa"/>
          </w:tcPr>
          <w:p w14:paraId="2DCB0809" w14:textId="77777777" w:rsidR="005A2EDF" w:rsidRPr="00F055DD" w:rsidRDefault="005A2EDF" w:rsidP="0047611C">
            <w:pPr>
              <w:rPr>
                <w:sz w:val="20"/>
                <w:szCs w:val="20"/>
              </w:rPr>
            </w:pPr>
            <w:r w:rsidRPr="00F055DD">
              <w:rPr>
                <w:sz w:val="20"/>
                <w:szCs w:val="20"/>
              </w:rPr>
              <w:t>Intermediate Work</w:t>
            </w:r>
          </w:p>
        </w:tc>
        <w:tc>
          <w:tcPr>
            <w:tcW w:w="6322" w:type="dxa"/>
          </w:tcPr>
          <w:p w14:paraId="61001663"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100</m:t>
                </m:r>
                <m:r>
                  <m:rPr>
                    <m:sty m:val="p"/>
                  </m:rPr>
                  <w:rPr>
                    <w:rFonts w:ascii="Cambria Math" w:hAnsi="Cambria Math"/>
                    <w:sz w:val="20"/>
                    <w:szCs w:val="20"/>
                  </w:rPr>
                  <m:t>)</m:t>
                </m:r>
                <m:r>
                  <w:rPr>
                    <w:rFonts w:ascii="Cambria Math" w:hAnsi="Cambria Math"/>
                    <w:sz w:val="20"/>
                    <w:szCs w:val="20"/>
                  </w:rPr>
                  <m:t>cm</m:t>
                </m:r>
              </m:oMath>
            </m:oMathPara>
          </w:p>
        </w:tc>
      </w:tr>
      <w:tr w:rsidR="005A2EDF" w:rsidRPr="00F055DD" w14:paraId="4C3DB44F" w14:textId="77777777" w:rsidTr="005A2EDF">
        <w:tblPrEx>
          <w:tblLook w:val="04A0" w:firstRow="1" w:lastRow="0" w:firstColumn="1" w:lastColumn="0" w:noHBand="0" w:noVBand="1"/>
        </w:tblPrEx>
        <w:tc>
          <w:tcPr>
            <w:tcW w:w="2689" w:type="dxa"/>
          </w:tcPr>
          <w:p w14:paraId="357D72BF" w14:textId="77777777" w:rsidR="005A2EDF" w:rsidRPr="00F055DD" w:rsidRDefault="005A2EDF" w:rsidP="0047611C">
            <w:pPr>
              <w:rPr>
                <w:sz w:val="20"/>
                <w:szCs w:val="20"/>
              </w:rPr>
            </w:pPr>
            <w:r w:rsidRPr="00F055DD">
              <w:rPr>
                <w:sz w:val="20"/>
                <w:szCs w:val="20"/>
              </w:rPr>
              <w:t>Total work</w:t>
            </w:r>
          </w:p>
        </w:tc>
        <w:tc>
          <w:tcPr>
            <w:tcW w:w="6322" w:type="dxa"/>
          </w:tcPr>
          <w:p w14:paraId="28A7E660"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10</m:t>
                </m:r>
                <m:r>
                  <m:rPr>
                    <m:sty m:val="p"/>
                  </m:rPr>
                  <w:rPr>
                    <w:rFonts w:ascii="Cambria Math" w:hAnsi="Cambria Math"/>
                    <w:sz w:val="20"/>
                    <w:szCs w:val="20"/>
                  </w:rPr>
                  <m:t>,</m:t>
                </m:r>
                <m:r>
                  <w:rPr>
                    <w:rFonts w:ascii="Cambria Math" w:hAnsi="Cambria Math"/>
                    <w:sz w:val="20"/>
                    <w:szCs w:val="20"/>
                  </w:rPr>
                  <m:t>120</m:t>
                </m:r>
                <m:r>
                  <m:rPr>
                    <m:sty m:val="p"/>
                  </m:rPr>
                  <w:rPr>
                    <w:rFonts w:ascii="Cambria Math" w:hAnsi="Cambria Math"/>
                    <w:sz w:val="20"/>
                    <w:szCs w:val="20"/>
                  </w:rPr>
                  <m:t>)</m:t>
                </m:r>
                <m:r>
                  <w:rPr>
                    <w:rFonts w:ascii="Cambria Math" w:hAnsi="Cambria Math"/>
                    <w:sz w:val="20"/>
                    <w:szCs w:val="20"/>
                  </w:rPr>
                  <m:t>cm</m:t>
                </m:r>
              </m:oMath>
            </m:oMathPara>
          </w:p>
        </w:tc>
      </w:tr>
      <w:tr w:rsidR="005A2EDF" w:rsidRPr="00F055DD" w14:paraId="0E64EAB6" w14:textId="77777777" w:rsidTr="005A2EDF">
        <w:tblPrEx>
          <w:tblLook w:val="04A0" w:firstRow="1" w:lastRow="0" w:firstColumn="1" w:lastColumn="0" w:noHBand="0" w:noVBand="1"/>
        </w:tblPrEx>
        <w:tc>
          <w:tcPr>
            <w:tcW w:w="2689" w:type="dxa"/>
          </w:tcPr>
          <w:p w14:paraId="763B26D1" w14:textId="77777777" w:rsidR="005A2EDF" w:rsidRPr="00F055DD" w:rsidRDefault="005A2EDF" w:rsidP="0047611C">
            <w:pPr>
              <w:rPr>
                <w:sz w:val="20"/>
                <w:szCs w:val="20"/>
              </w:rPr>
            </w:pPr>
            <w:r w:rsidRPr="00F055DD">
              <w:rPr>
                <w:sz w:val="20"/>
                <w:szCs w:val="20"/>
              </w:rPr>
              <w:t>Distance range</w:t>
            </w:r>
          </w:p>
        </w:tc>
        <w:tc>
          <w:tcPr>
            <w:tcW w:w="6322" w:type="dxa"/>
          </w:tcPr>
          <w:p w14:paraId="564D2440"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oMath>
            </m:oMathPara>
          </w:p>
          <w:p w14:paraId="68747C8C" w14:textId="6D7CF88A" w:rsidR="005A2EDF" w:rsidRPr="00F055DD" w:rsidRDefault="00000000" w:rsidP="0047611C">
            <w:pPr>
              <w:rPr>
                <w:sz w:val="20"/>
                <w:szCs w:val="20"/>
              </w:rPr>
            </w:pPr>
            <m:oMathPara>
              <m:oMathParaPr>
                <m:jc m:val="center"/>
              </m:oMathParaPr>
              <m:oMath>
                <m:d>
                  <m:dPr>
                    <m:begChr m:val="["/>
                    <m:ctrlPr>
                      <w:ins w:id="607" w:author="Johannes Zauner" w:date="2025-12-13T06:19:00Z" w16du:dateUtc="2025-12-13T05:19:00Z">
                        <w:rPr>
                          <w:rFonts w:ascii="Cambria Math" w:hAnsi="Cambria Math"/>
                          <w:sz w:val="20"/>
                          <w:szCs w:val="20"/>
                        </w:rPr>
                      </w:ins>
                    </m:ctrlPr>
                  </m:dPr>
                  <m:e>
                    <m:r>
                      <w:rPr>
                        <w:rFonts w:ascii="Cambria Math" w:hAnsi="Cambria Math"/>
                        <w:sz w:val="20"/>
                        <w:szCs w:val="20"/>
                      </w:rPr>
                      <m:t>1</m:t>
                    </m:r>
                    <m:r>
                      <w:del w:id="608" w:author="Johannes Zauner" w:date="2025-12-13T06:18:00Z" w16du:dateUtc="2025-12-13T05:18:00Z">
                        <w:rPr>
                          <w:rFonts w:ascii="Cambria Math" w:hAnsi="Cambria Math"/>
                          <w:sz w:val="20"/>
                          <w:szCs w:val="20"/>
                        </w:rPr>
                        <m:t>0</m:t>
                      </w:del>
                    </m:r>
                    <m:r>
                      <w:ins w:id="609" w:author="Johannes Zauner" w:date="2025-12-13T06:18:00Z" w16du:dateUtc="2025-12-13T05:18:00Z">
                        <w:rPr>
                          <w:rFonts w:ascii="Cambria Math" w:hAnsi="Cambria Math"/>
                          <w:sz w:val="20"/>
                          <w:szCs w:val="20"/>
                        </w:rPr>
                        <m:t>5</m:t>
                      </w:ins>
                    </m:r>
                    <m:r>
                      <m:rPr>
                        <m:sty m:val="p"/>
                      </m:rPr>
                      <w:rPr>
                        <w:rFonts w:ascii="Cambria Math" w:hAnsi="Cambria Math"/>
                        <w:sz w:val="20"/>
                        <w:szCs w:val="20"/>
                      </w:rPr>
                      <m:t>,</m:t>
                    </m:r>
                    <m:r>
                      <w:rPr>
                        <w:rFonts w:ascii="Cambria Math" w:hAnsi="Cambria Math"/>
                        <w:sz w:val="20"/>
                        <w:szCs w:val="20"/>
                      </w:rPr>
                      <m:t>20</m:t>
                    </m:r>
                  </m:e>
                </m:d>
                <m:r>
                  <w:rPr>
                    <w:rFonts w:ascii="Cambria Math" w:hAnsi="Cambria Math"/>
                    <w:sz w:val="20"/>
                    <w:szCs w:val="20"/>
                  </w:rPr>
                  <m:t xml:space="preserve">cm, </m:t>
                </m:r>
                <m:r>
                  <m:rPr>
                    <m:nor/>
                  </m:rPr>
                  <w:rPr>
                    <w:sz w:val="20"/>
                    <w:szCs w:val="20"/>
                  </w:rPr>
                  <m:t>Extremely near</m:t>
                </m:r>
              </m:oMath>
            </m:oMathPara>
          </w:p>
          <w:p w14:paraId="57DAE3C5" w14:textId="77777777" w:rsidR="005A2EDF" w:rsidRPr="00F055DD" w:rsidRDefault="00000000" w:rsidP="0047611C">
            <w:pPr>
              <w:rPr>
                <w:sz w:val="20"/>
                <w:szCs w:val="20"/>
              </w:rPr>
            </w:pPr>
            <m:oMathPara>
              <m:oMathParaPr>
                <m:jc m:val="center"/>
              </m:oMathParaPr>
              <m:oMath>
                <m:d>
                  <m:dPr>
                    <m:begChr m:val="["/>
                    <m:ctrlPr>
                      <w:ins w:id="610" w:author="Johannes Zauner" w:date="2025-12-13T06:19:00Z" w16du:dateUtc="2025-12-13T05:19:00Z">
                        <w:rPr>
                          <w:rFonts w:ascii="Cambria Math" w:hAnsi="Cambria Math"/>
                          <w:sz w:val="20"/>
                          <w:szCs w:val="20"/>
                        </w:rPr>
                      </w:ins>
                    </m:ctrlPr>
                  </m:dPr>
                  <m:e>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30</m:t>
                    </m:r>
                  </m:e>
                </m:d>
                <m:r>
                  <w:rPr>
                    <w:rFonts w:ascii="Cambria Math" w:hAnsi="Cambria Math"/>
                    <w:sz w:val="20"/>
                    <w:szCs w:val="20"/>
                  </w:rPr>
                  <m:t xml:space="preserve">cm, </m:t>
                </m:r>
                <m:r>
                  <m:rPr>
                    <m:nor/>
                  </m:rPr>
                  <w:rPr>
                    <w:sz w:val="20"/>
                    <w:szCs w:val="20"/>
                  </w:rPr>
                  <m:t>Very near</m:t>
                </m:r>
              </m:oMath>
            </m:oMathPara>
          </w:p>
          <w:p w14:paraId="0360DF67" w14:textId="77777777" w:rsidR="005A2EDF" w:rsidRPr="00F055DD" w:rsidRDefault="00000000" w:rsidP="0047611C">
            <w:pPr>
              <w:rPr>
                <w:sz w:val="20"/>
                <w:szCs w:val="20"/>
              </w:rPr>
            </w:pPr>
            <m:oMathPara>
              <m:oMathParaPr>
                <m:jc m:val="center"/>
              </m:oMathParaPr>
              <m:oMath>
                <m:d>
                  <m:dPr>
                    <m:begChr m:val="["/>
                    <m:ctrlPr>
                      <w:ins w:id="611" w:author="Johannes Zauner" w:date="2025-12-13T06:19:00Z" w16du:dateUtc="2025-12-13T05:19:00Z">
                        <w:rPr>
                          <w:rFonts w:ascii="Cambria Math" w:hAnsi="Cambria Math"/>
                          <w:sz w:val="20"/>
                          <w:szCs w:val="20"/>
                        </w:rPr>
                      </w:ins>
                    </m:ctrlPr>
                  </m:dPr>
                  <m:e>
                    <m:r>
                      <w:rPr>
                        <w:rFonts w:ascii="Cambria Math" w:hAnsi="Cambria Math"/>
                        <w:sz w:val="20"/>
                        <w:szCs w:val="20"/>
                      </w:rPr>
                      <m:t>30</m:t>
                    </m:r>
                    <m:r>
                      <m:rPr>
                        <m:sty m:val="p"/>
                      </m:rPr>
                      <w:rPr>
                        <w:rFonts w:ascii="Cambria Math" w:hAnsi="Cambria Math"/>
                        <w:sz w:val="20"/>
                        <w:szCs w:val="20"/>
                      </w:rPr>
                      <m:t>,</m:t>
                    </m:r>
                    <m:r>
                      <w:rPr>
                        <w:rFonts w:ascii="Cambria Math" w:hAnsi="Cambria Math"/>
                        <w:sz w:val="20"/>
                        <w:szCs w:val="20"/>
                      </w:rPr>
                      <m:t>40</m:t>
                    </m:r>
                  </m:e>
                </m:d>
                <m:r>
                  <w:rPr>
                    <w:rFonts w:ascii="Cambria Math" w:hAnsi="Cambria Math"/>
                    <w:sz w:val="20"/>
                    <w:szCs w:val="20"/>
                  </w:rPr>
                  <m:t xml:space="preserve">cm, </m:t>
                </m:r>
                <m:r>
                  <m:rPr>
                    <m:nor/>
                  </m:rPr>
                  <w:rPr>
                    <w:sz w:val="20"/>
                    <w:szCs w:val="20"/>
                  </w:rPr>
                  <m:t>Fairly near</m:t>
                </m:r>
              </m:oMath>
            </m:oMathPara>
          </w:p>
          <w:p w14:paraId="366715EF" w14:textId="77777777" w:rsidR="005A2EDF" w:rsidRPr="00F055DD" w:rsidRDefault="00000000" w:rsidP="0047611C">
            <w:pPr>
              <w:rPr>
                <w:sz w:val="20"/>
                <w:szCs w:val="20"/>
              </w:rPr>
            </w:pPr>
            <m:oMathPara>
              <m:oMathParaPr>
                <m:jc m:val="center"/>
              </m:oMathParaPr>
              <m:oMath>
                <m:d>
                  <m:dPr>
                    <m:begChr m:val="["/>
                    <m:ctrlPr>
                      <w:ins w:id="612" w:author="Johannes Zauner" w:date="2025-12-13T06:19:00Z" w16du:dateUtc="2025-12-13T05:19:00Z">
                        <w:rPr>
                          <w:rFonts w:ascii="Cambria Math" w:hAnsi="Cambria Math"/>
                          <w:sz w:val="20"/>
                          <w:szCs w:val="20"/>
                        </w:rPr>
                      </w:ins>
                    </m:ctrlPr>
                  </m:dPr>
                  <m:e>
                    <m:r>
                      <m:rPr>
                        <m:sty m:val="p"/>
                      </m:rPr>
                      <w:rPr>
                        <w:rFonts w:ascii="Cambria Math" w:hAnsi="Cambria Math"/>
                        <w:sz w:val="20"/>
                        <w:szCs w:val="20"/>
                      </w:rPr>
                      <m:t>40,50</m:t>
                    </m:r>
                  </m:e>
                </m:d>
                <m:r>
                  <w:rPr>
                    <w:rFonts w:ascii="Cambria Math" w:hAnsi="Cambria Math"/>
                    <w:sz w:val="20"/>
                    <w:szCs w:val="20"/>
                  </w:rPr>
                  <m:t>cm</m:t>
                </m:r>
                <m:r>
                  <m:rPr>
                    <m:sty m:val="p"/>
                  </m:rPr>
                  <w:rPr>
                    <w:rFonts w:ascii="Cambria Math" w:hAnsi="Cambria Math"/>
                    <w:sz w:val="20"/>
                    <w:szCs w:val="20"/>
                  </w:rPr>
                  <m:t xml:space="preserve">, </m:t>
                </m:r>
                <m:r>
                  <m:rPr>
                    <m:nor/>
                  </m:rPr>
                  <w:rPr>
                    <w:sz w:val="20"/>
                    <w:szCs w:val="20"/>
                  </w:rPr>
                  <m:t>Near</m:t>
                </m:r>
              </m:oMath>
            </m:oMathPara>
          </w:p>
          <w:p w14:paraId="2BC14F69" w14:textId="77777777" w:rsidR="005A2EDF" w:rsidRPr="00F055DD" w:rsidRDefault="00000000" w:rsidP="0047611C">
            <w:pPr>
              <w:rPr>
                <w:sz w:val="20"/>
                <w:szCs w:val="20"/>
              </w:rPr>
            </w:pPr>
            <m:oMathPara>
              <m:oMathParaPr>
                <m:jc m:val="center"/>
              </m:oMathParaPr>
              <m:oMath>
                <m:d>
                  <m:dPr>
                    <m:begChr m:val="["/>
                    <m:ctrlPr>
                      <w:ins w:id="613" w:author="Johannes Zauner" w:date="2025-12-13T06:19:00Z" w16du:dateUtc="2025-12-13T05:19:00Z">
                        <w:rPr>
                          <w:rFonts w:ascii="Cambria Math" w:hAnsi="Cambria Math"/>
                          <w:sz w:val="20"/>
                          <w:szCs w:val="20"/>
                        </w:rPr>
                      </w:ins>
                    </m:ctrlPr>
                  </m:dPr>
                  <m:e>
                    <m:r>
                      <w:rPr>
                        <w:rFonts w:ascii="Cambria Math" w:hAnsi="Cambria Math"/>
                        <w:sz w:val="20"/>
                        <w:szCs w:val="20"/>
                      </w:rPr>
                      <m:t>50</m:t>
                    </m:r>
                    <m:r>
                      <m:rPr>
                        <m:sty m:val="p"/>
                      </m:rPr>
                      <w:rPr>
                        <w:rFonts w:ascii="Cambria Math" w:hAnsi="Cambria Math"/>
                        <w:sz w:val="20"/>
                        <w:szCs w:val="20"/>
                      </w:rPr>
                      <m:t>,</m:t>
                    </m:r>
                    <m:r>
                      <w:rPr>
                        <w:rFonts w:ascii="Cambria Math" w:hAnsi="Cambria Math"/>
                        <w:sz w:val="20"/>
                        <w:szCs w:val="20"/>
                      </w:rPr>
                      <m:t>60</m:t>
                    </m:r>
                  </m:e>
                </m:d>
                <m:r>
                  <w:rPr>
                    <w:rFonts w:ascii="Cambria Math" w:hAnsi="Cambria Math"/>
                    <w:sz w:val="20"/>
                    <w:szCs w:val="20"/>
                  </w:rPr>
                  <m:t xml:space="preserve">cm, </m:t>
                </m:r>
                <m:r>
                  <m:rPr>
                    <m:nor/>
                  </m:rPr>
                  <w:rPr>
                    <w:sz w:val="20"/>
                    <w:szCs w:val="20"/>
                  </w:rPr>
                  <m:t>Moderately near</m:t>
                </m:r>
              </m:oMath>
            </m:oMathPara>
          </w:p>
          <w:p w14:paraId="321043F7" w14:textId="77777777" w:rsidR="005A2EDF" w:rsidRPr="00F055DD" w:rsidRDefault="00000000" w:rsidP="0047611C">
            <w:pPr>
              <w:rPr>
                <w:sz w:val="20"/>
                <w:szCs w:val="20"/>
              </w:rPr>
            </w:pPr>
            <m:oMathPara>
              <m:oMathParaPr>
                <m:jc m:val="center"/>
              </m:oMathParaPr>
              <m:oMath>
                <m:d>
                  <m:dPr>
                    <m:begChr m:val="["/>
                    <m:ctrlPr>
                      <w:ins w:id="614" w:author="Johannes Zauner" w:date="2025-12-13T06:19:00Z" w16du:dateUtc="2025-12-13T05:19:00Z">
                        <w:rPr>
                          <w:rFonts w:ascii="Cambria Math" w:hAnsi="Cambria Math"/>
                          <w:sz w:val="20"/>
                          <w:szCs w:val="20"/>
                        </w:rPr>
                      </w:ins>
                    </m:ctrlPr>
                  </m:dPr>
                  <m:e>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70</m:t>
                    </m:r>
                  </m:e>
                </m:d>
                <m:r>
                  <w:rPr>
                    <w:rFonts w:ascii="Cambria Math" w:hAnsi="Cambria Math"/>
                    <w:sz w:val="20"/>
                    <w:szCs w:val="20"/>
                  </w:rPr>
                  <m:t xml:space="preserve">cm, </m:t>
                </m:r>
                <m:r>
                  <m:rPr>
                    <m:nor/>
                  </m:rPr>
                  <w:rPr>
                    <w:sz w:val="20"/>
                    <w:szCs w:val="20"/>
                  </w:rPr>
                  <m:t>Near intermediate</m:t>
                </m:r>
              </m:oMath>
            </m:oMathPara>
          </w:p>
          <w:p w14:paraId="350C25E2" w14:textId="77777777" w:rsidR="005A2EDF" w:rsidRPr="00F055DD" w:rsidRDefault="00000000" w:rsidP="0047611C">
            <w:pPr>
              <w:rPr>
                <w:sz w:val="20"/>
                <w:szCs w:val="20"/>
              </w:rPr>
            </w:pPr>
            <m:oMathPara>
              <m:oMathParaPr>
                <m:jc m:val="center"/>
              </m:oMathParaPr>
              <m:oMath>
                <m:d>
                  <m:dPr>
                    <m:begChr m:val="["/>
                    <m:ctrlPr>
                      <w:ins w:id="615" w:author="Johannes Zauner" w:date="2025-12-13T06:19:00Z" w16du:dateUtc="2025-12-13T05:19:00Z">
                        <w:rPr>
                          <w:rFonts w:ascii="Cambria Math" w:hAnsi="Cambria Math"/>
                          <w:sz w:val="20"/>
                          <w:szCs w:val="20"/>
                        </w:rPr>
                      </w:ins>
                    </m:ctrlPr>
                  </m:dPr>
                  <m:e>
                    <m:r>
                      <w:rPr>
                        <w:rFonts w:ascii="Cambria Math" w:hAnsi="Cambria Math"/>
                        <w:sz w:val="20"/>
                        <w:szCs w:val="20"/>
                      </w:rPr>
                      <m:t>70</m:t>
                    </m:r>
                    <m:r>
                      <m:rPr>
                        <m:sty m:val="p"/>
                      </m:rPr>
                      <w:rPr>
                        <w:rFonts w:ascii="Cambria Math" w:hAnsi="Cambria Math"/>
                        <w:sz w:val="20"/>
                        <w:szCs w:val="20"/>
                      </w:rPr>
                      <m:t>,</m:t>
                    </m:r>
                    <m:r>
                      <w:rPr>
                        <w:rFonts w:ascii="Cambria Math" w:hAnsi="Cambria Math"/>
                        <w:sz w:val="20"/>
                        <w:szCs w:val="20"/>
                      </w:rPr>
                      <m:t>80</m:t>
                    </m:r>
                  </m:e>
                </m:d>
                <m:r>
                  <w:rPr>
                    <w:rFonts w:ascii="Cambria Math" w:hAnsi="Cambria Math"/>
                    <w:sz w:val="20"/>
                    <w:szCs w:val="20"/>
                  </w:rPr>
                  <m:t xml:space="preserve">cm, </m:t>
                </m:r>
                <m:r>
                  <m:rPr>
                    <m:nor/>
                  </m:rPr>
                  <w:rPr>
                    <w:sz w:val="20"/>
                    <w:szCs w:val="20"/>
                  </w:rPr>
                  <m:t>Intermediate</m:t>
                </m:r>
              </m:oMath>
            </m:oMathPara>
          </w:p>
          <w:p w14:paraId="2E16300F" w14:textId="77777777" w:rsidR="005A2EDF" w:rsidRPr="00F055DD" w:rsidRDefault="00000000" w:rsidP="0047611C">
            <w:pPr>
              <w:rPr>
                <w:sz w:val="20"/>
                <w:szCs w:val="20"/>
              </w:rPr>
            </w:pPr>
            <m:oMathPara>
              <m:oMath>
                <m:d>
                  <m:dPr>
                    <m:begChr m:val="["/>
                    <m:ctrlPr>
                      <w:ins w:id="616" w:author="Johannes Zauner" w:date="2025-12-13T06:19:00Z" w16du:dateUtc="2025-12-13T05:19:00Z">
                        <w:rPr>
                          <w:rFonts w:ascii="Cambria Math" w:hAnsi="Cambria Math"/>
                          <w:sz w:val="20"/>
                          <w:szCs w:val="20"/>
                        </w:rPr>
                      </w:ins>
                    </m:ctrlPr>
                  </m:dPr>
                  <m:e>
                    <m:r>
                      <w:rPr>
                        <w:rFonts w:ascii="Cambria Math" w:hAnsi="Cambria Math"/>
                        <w:sz w:val="20"/>
                        <w:szCs w:val="20"/>
                      </w:rPr>
                      <m:t>80</m:t>
                    </m:r>
                    <m:r>
                      <m:rPr>
                        <m:sty m:val="p"/>
                      </m:rPr>
                      <w:rPr>
                        <w:rFonts w:ascii="Cambria Math" w:hAnsi="Cambria Math"/>
                        <w:sz w:val="20"/>
                        <w:szCs w:val="20"/>
                      </w:rPr>
                      <m:t>,</m:t>
                    </m:r>
                    <m:r>
                      <w:rPr>
                        <w:rFonts w:ascii="Cambria Math" w:hAnsi="Cambria Math"/>
                        <w:sz w:val="20"/>
                        <w:szCs w:val="20"/>
                      </w:rPr>
                      <m:t>90</m:t>
                    </m:r>
                  </m:e>
                </m:d>
                <m:r>
                  <w:rPr>
                    <w:rFonts w:ascii="Cambria Math" w:hAnsi="Cambria Math"/>
                    <w:sz w:val="20"/>
                    <w:szCs w:val="20"/>
                  </w:rPr>
                  <m:t xml:space="preserve">cm, </m:t>
                </m:r>
                <m:r>
                  <m:rPr>
                    <m:nor/>
                  </m:rPr>
                  <w:rPr>
                    <w:sz w:val="20"/>
                    <w:szCs w:val="20"/>
                  </w:rPr>
                  <m:t>Moderately intermediate</m:t>
                </m:r>
              </m:oMath>
            </m:oMathPara>
          </w:p>
          <w:p w14:paraId="243E8AF0" w14:textId="77777777" w:rsidR="005A2EDF" w:rsidRPr="00F055DD" w:rsidRDefault="00000000" w:rsidP="0047611C">
            <w:pPr>
              <w:rPr>
                <w:sz w:val="20"/>
                <w:szCs w:val="20"/>
              </w:rPr>
            </w:pPr>
            <m:oMathPara>
              <m:oMath>
                <m:d>
                  <m:dPr>
                    <m:begChr m:val="["/>
                    <m:ctrlPr>
                      <w:ins w:id="617" w:author="Johannes Zauner" w:date="2025-12-13T06:19:00Z" w16du:dateUtc="2025-12-13T05:19:00Z">
                        <w:rPr>
                          <w:rFonts w:ascii="Cambria Math" w:hAnsi="Cambria Math"/>
                          <w:sz w:val="20"/>
                          <w:szCs w:val="20"/>
                        </w:rPr>
                      </w:ins>
                    </m:ctrlPr>
                  </m:dPr>
                  <m:e>
                    <m:r>
                      <w:rPr>
                        <w:rFonts w:ascii="Cambria Math" w:hAnsi="Cambria Math"/>
                        <w:sz w:val="20"/>
                        <w:szCs w:val="20"/>
                      </w:rPr>
                      <m:t>90</m:t>
                    </m:r>
                    <m:r>
                      <m:rPr>
                        <m:sty m:val="p"/>
                      </m:rPr>
                      <w:rPr>
                        <w:rFonts w:ascii="Cambria Math" w:hAnsi="Cambria Math"/>
                        <w:sz w:val="20"/>
                        <w:szCs w:val="20"/>
                      </w:rPr>
                      <m:t>,</m:t>
                    </m:r>
                    <m:r>
                      <w:rPr>
                        <w:rFonts w:ascii="Cambria Math" w:hAnsi="Cambria Math"/>
                        <w:sz w:val="20"/>
                        <w:szCs w:val="20"/>
                      </w:rPr>
                      <m:t>100</m:t>
                    </m:r>
                  </m:e>
                </m:d>
                <m:r>
                  <w:rPr>
                    <w:rFonts w:ascii="Cambria Math" w:hAnsi="Cambria Math"/>
                    <w:sz w:val="20"/>
                    <w:szCs w:val="20"/>
                  </w:rPr>
                  <m:t xml:space="preserve">cm, </m:t>
                </m:r>
                <m:r>
                  <m:rPr>
                    <m:nor/>
                  </m:rPr>
                  <w:rPr>
                    <w:sz w:val="20"/>
                    <w:szCs w:val="20"/>
                  </w:rPr>
                  <m:t>Far intermediate</m:t>
                </m:r>
              </m:oMath>
            </m:oMathPara>
          </w:p>
        </w:tc>
      </w:tr>
      <w:tr w:rsidR="005A2EDF" w:rsidRPr="00F055DD" w14:paraId="2B292675" w14:textId="77777777" w:rsidTr="005A2EDF">
        <w:tblPrEx>
          <w:tblLook w:val="04A0" w:firstRow="1" w:lastRow="0" w:firstColumn="1" w:lastColumn="0" w:noHBand="0" w:noVBand="1"/>
        </w:tblPrEx>
        <w:tc>
          <w:tcPr>
            <w:tcW w:w="2689" w:type="dxa"/>
          </w:tcPr>
          <w:p w14:paraId="508D1392" w14:textId="77777777" w:rsidR="005A2EDF" w:rsidRPr="00F055DD" w:rsidRDefault="005A2EDF" w:rsidP="0047611C">
            <w:pPr>
              <w:rPr>
                <w:sz w:val="20"/>
                <w:szCs w:val="20"/>
              </w:rPr>
            </w:pPr>
            <w:r w:rsidRPr="00F055DD">
              <w:rPr>
                <w:sz w:val="20"/>
                <w:szCs w:val="20"/>
              </w:rPr>
              <w:t>Continuous near work</w:t>
            </w:r>
          </w:p>
        </w:tc>
        <w:tc>
          <w:tcPr>
            <w:tcW w:w="6322" w:type="dxa"/>
          </w:tcPr>
          <w:p w14:paraId="4F349E81" w14:textId="77777777" w:rsidR="005A2EDF" w:rsidRPr="00F055DD" w:rsidRDefault="00000000" w:rsidP="0047611C">
            <w:pPr>
              <w:rPr>
                <w:sz w:val="20"/>
                <w:szCs w:val="20"/>
              </w:rPr>
            </w:pPr>
            <m:oMathPara>
              <m:oMath>
                <m:sSub>
                  <m:sSubPr>
                    <m:ctrlPr>
                      <w:ins w:id="618" w:author="Johannes Zauner" w:date="2025-12-13T06:19:00Z" w16du:dateUtc="2025-12-13T05:19:00Z">
                        <w:rPr>
                          <w:rFonts w:ascii="Cambria Math" w:hAnsi="Cambria Math"/>
                          <w:sz w:val="20"/>
                          <w:szCs w:val="20"/>
                        </w:rPr>
                      </w:ins>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ins w:id="619" w:author="Johannes Zauner" w:date="2025-12-13T06:19:00Z" w16du:dateUtc="2025-12-13T05:19:00Z">
                        <w:rPr>
                          <w:rFonts w:ascii="Cambria Math" w:hAnsi="Cambria Math"/>
                          <w:sz w:val="20"/>
                          <w:szCs w:val="20"/>
                        </w:rPr>
                      </w:ins>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m:t>
                </m:r>
                <m:r>
                  <m:rPr>
                    <m:nor/>
                  </m:rPr>
                  <w:rPr>
                    <w:sz w:val="20"/>
                    <w:szCs w:val="20"/>
                  </w:rPr>
                  <m:t xml:space="preserve"> where</m:t>
                </m:r>
                <m:r>
                  <m:rPr>
                    <m:nor/>
                  </m:rPr>
                  <w:rPr>
                    <w:sz w:val="20"/>
                    <w:szCs w:val="20"/>
                  </w:rPr>
                  <w:br/>
                </m:r>
              </m:oMath>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r>
                  <m:rPr>
                    <m:sty m:val="p"/>
                  </m:rPr>
                  <w:rPr>
                    <w:rFonts w:ascii="Cambria Math" w:hAnsi="Cambria Math"/>
                    <w:sz w:val="20"/>
                    <w:szCs w:val="20"/>
                  </w:rPr>
                  <m:t>,</m:t>
                </m:r>
              </m:oMath>
            </m:oMathPara>
          </w:p>
          <w:p w14:paraId="30B1AC3B" w14:textId="77777777" w:rsidR="005A2EDF" w:rsidRPr="00F055DD" w:rsidRDefault="00000000" w:rsidP="0047611C">
            <w:pPr>
              <w:rPr>
                <w:sz w:val="20"/>
                <w:szCs w:val="20"/>
              </w:rPr>
            </w:pPr>
            <m:oMathPara>
              <m:oMath>
                <m:sSub>
                  <m:sSubPr>
                    <m:ctrlPr>
                      <w:ins w:id="620" w:author="Johannes Zauner" w:date="2025-12-13T06:19:00Z" w16du:dateUtc="2025-12-13T05:19:00Z">
                        <w:rPr>
                          <w:rFonts w:ascii="Cambria Math" w:hAnsi="Cambria Math"/>
                          <w:sz w:val="20"/>
                          <w:szCs w:val="20"/>
                        </w:rPr>
                      </w:ins>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≥30</m:t>
                </m:r>
                <m:r>
                  <w:rPr>
                    <w:rFonts w:ascii="Cambria Math" w:hAnsi="Cambria Math"/>
                    <w:sz w:val="20"/>
                    <w:szCs w:val="20"/>
                  </w:rPr>
                  <m:t>minutes</m:t>
                </m:r>
                <m:r>
                  <m:rPr>
                    <m:sty m:val="p"/>
                  </m:rPr>
                  <w:rPr>
                    <w:rFonts w:ascii="Cambria Math" w:hAnsi="Cambria Math"/>
                    <w:sz w:val="20"/>
                    <w:szCs w:val="20"/>
                  </w:rPr>
                  <m:t>,</m:t>
                </m:r>
                <m:r>
                  <m:rPr>
                    <m:nor/>
                  </m:rPr>
                  <w:rPr>
                    <w:sz w:val="20"/>
                    <w:szCs w:val="20"/>
                  </w:rPr>
                  <m:t xml:space="preserve"> </m:t>
                </m:r>
                <m:sSub>
                  <m:sSubPr>
                    <m:ctrlPr>
                      <w:ins w:id="621" w:author="Johannes Zauner" w:date="2025-12-13T06:19:00Z" w16du:dateUtc="2025-12-13T05:19:00Z">
                        <w:rPr>
                          <w:rFonts w:ascii="Cambria Math" w:hAnsi="Cambria Math"/>
                          <w:sz w:val="20"/>
                          <w:szCs w:val="20"/>
                        </w:rPr>
                      </w:ins>
                    </m:ctrlPr>
                  </m:sSubPr>
                  <m:e>
                    <m:r>
                      <w:rPr>
                        <w:rFonts w:ascii="Cambria Math" w:hAnsi="Cambria Math"/>
                        <w:sz w:val="20"/>
                        <w:szCs w:val="20"/>
                      </w:rPr>
                      <m:t>T</m:t>
                    </m:r>
                  </m:e>
                  <m:sub>
                    <m:r>
                      <w:rPr>
                        <w:rFonts w:ascii="Cambria Math" w:hAnsi="Cambria Math"/>
                        <w:sz w:val="20"/>
                        <w:szCs w:val="20"/>
                      </w:rPr>
                      <m:t>interruptions</m:t>
                    </m:r>
                  </m:sub>
                </m:sSub>
                <m:r>
                  <m:rPr>
                    <m:sty m:val="p"/>
                  </m:rPr>
                  <w:rPr>
                    <w:rFonts w:ascii="Cambria Math" w:hAnsi="Cambria Math"/>
                    <w:sz w:val="20"/>
                    <w:szCs w:val="20"/>
                  </w:rPr>
                  <m:t>≤1</m:t>
                </m:r>
                <m:r>
                  <w:rPr>
                    <w:rFonts w:ascii="Cambria Math" w:hAnsi="Cambria Math"/>
                    <w:sz w:val="20"/>
                    <w:szCs w:val="20"/>
                  </w:rPr>
                  <m:t>minute</m:t>
                </m:r>
              </m:oMath>
            </m:oMathPara>
          </w:p>
        </w:tc>
      </w:tr>
      <w:tr w:rsidR="005A2EDF" w:rsidRPr="00F055DD" w14:paraId="5EF47E52" w14:textId="77777777" w:rsidTr="005A2EDF">
        <w:tblPrEx>
          <w:tblLook w:val="04A0" w:firstRow="1" w:lastRow="0" w:firstColumn="1" w:lastColumn="0" w:noHBand="0" w:noVBand="1"/>
        </w:tblPrEx>
        <w:tc>
          <w:tcPr>
            <w:tcW w:w="2689" w:type="dxa"/>
          </w:tcPr>
          <w:p w14:paraId="64B513DE" w14:textId="77777777" w:rsidR="005A2EDF" w:rsidRPr="00F055DD" w:rsidRDefault="005A2EDF" w:rsidP="0047611C">
            <w:pPr>
              <w:rPr>
                <w:sz w:val="20"/>
                <w:szCs w:val="20"/>
              </w:rPr>
            </w:pPr>
            <w:r w:rsidRPr="00F055DD">
              <w:rPr>
                <w:sz w:val="20"/>
                <w:szCs w:val="20"/>
              </w:rPr>
              <w:t>Near work episodes</w:t>
            </w:r>
          </w:p>
        </w:tc>
        <w:tc>
          <w:tcPr>
            <w:tcW w:w="6322" w:type="dxa"/>
          </w:tcPr>
          <w:p w14:paraId="11C822CA" w14:textId="77777777" w:rsidR="005A2EDF" w:rsidRPr="00F055DD" w:rsidRDefault="00000000" w:rsidP="0047611C">
            <w:pPr>
              <w:rPr>
                <w:sz w:val="20"/>
                <w:szCs w:val="20"/>
              </w:rPr>
            </w:pPr>
            <m:oMathPara>
              <m:oMath>
                <m:sSub>
                  <m:sSubPr>
                    <m:ctrlPr>
                      <w:ins w:id="622" w:author="Johannes Zauner" w:date="2025-12-13T06:19:00Z" w16du:dateUtc="2025-12-13T05:19:00Z">
                        <w:rPr>
                          <w:rFonts w:ascii="Cambria Math" w:hAnsi="Cambria Math"/>
                          <w:sz w:val="20"/>
                          <w:szCs w:val="20"/>
                        </w:rPr>
                      </w:ins>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ins w:id="623" w:author="Johannes Zauner" w:date="2025-12-13T06:19:00Z" w16du:dateUtc="2025-12-13T05:19:00Z">
                        <w:rPr>
                          <w:rFonts w:ascii="Cambria Math" w:hAnsi="Cambria Math"/>
                          <w:sz w:val="20"/>
                          <w:szCs w:val="20"/>
                        </w:rPr>
                      </w:ins>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 where</m:t>
                </m:r>
              </m:oMath>
            </m:oMathPara>
          </w:p>
          <w:p w14:paraId="45EB4B84"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r>
                  <m:rPr>
                    <m:sty m:val="p"/>
                  </m:rPr>
                  <w:rPr>
                    <w:rFonts w:ascii="Cambria Math" w:hAnsi="Cambria Math"/>
                    <w:sz w:val="20"/>
                    <w:szCs w:val="20"/>
                  </w:rPr>
                  <m:t>,</m:t>
                </m:r>
              </m:oMath>
            </m:oMathPara>
          </w:p>
          <w:p w14:paraId="6EBCE044" w14:textId="77777777" w:rsidR="005A2EDF" w:rsidRPr="00F055DD" w:rsidRDefault="00000000" w:rsidP="0047611C">
            <w:pPr>
              <w:rPr>
                <w:sz w:val="20"/>
                <w:szCs w:val="20"/>
              </w:rPr>
            </w:pPr>
            <m:oMathPara>
              <m:oMath>
                <m:sSub>
                  <m:sSubPr>
                    <m:ctrlPr>
                      <w:ins w:id="624" w:author="Johannes Zauner" w:date="2025-12-13T06:19:00Z" w16du:dateUtc="2025-12-13T05:19:00Z">
                        <w:rPr>
                          <w:rFonts w:ascii="Cambria Math" w:hAnsi="Cambria Math"/>
                          <w:sz w:val="20"/>
                          <w:szCs w:val="20"/>
                        </w:rPr>
                      </w:ins>
                    </m:ctrlPr>
                  </m:sSubPr>
                  <m:e>
                    <m:r>
                      <w:rPr>
                        <w:rFonts w:ascii="Cambria Math" w:hAnsi="Cambria Math"/>
                        <w:sz w:val="20"/>
                        <w:szCs w:val="20"/>
                      </w:rPr>
                      <m:t>T</m:t>
                    </m:r>
                  </m:e>
                  <m:sub>
                    <m:r>
                      <m:rPr>
                        <m:nor/>
                      </m:rPr>
                      <w:rPr>
                        <w:sz w:val="20"/>
                        <w:szCs w:val="20"/>
                      </w:rPr>
                      <m:t>interruptions</m:t>
                    </m:r>
                  </m:sub>
                </m:sSub>
                <m:r>
                  <m:rPr>
                    <m:sty m:val="p"/>
                  </m:rPr>
                  <w:rPr>
                    <w:rFonts w:ascii="Cambria Math" w:hAnsi="Cambria Math"/>
                    <w:sz w:val="20"/>
                    <w:szCs w:val="20"/>
                  </w:rPr>
                  <m:t>≤20</m:t>
                </m:r>
                <m:r>
                  <w:rPr>
                    <w:rFonts w:ascii="Cambria Math" w:hAnsi="Cambria Math"/>
                    <w:sz w:val="20"/>
                    <w:szCs w:val="20"/>
                  </w:rPr>
                  <m:t>seconds</m:t>
                </m:r>
              </m:oMath>
            </m:oMathPara>
          </w:p>
        </w:tc>
      </w:tr>
      <w:tr w:rsidR="005A2EDF" w:rsidRPr="00F055DD" w14:paraId="4DBA07BC" w14:textId="77777777" w:rsidTr="005A2EDF">
        <w:tblPrEx>
          <w:tblLook w:val="04A0" w:firstRow="1" w:lastRow="0" w:firstColumn="1" w:lastColumn="0" w:noHBand="0" w:noVBand="1"/>
        </w:tblPrEx>
        <w:tc>
          <w:tcPr>
            <w:tcW w:w="2689" w:type="dxa"/>
          </w:tcPr>
          <w:p w14:paraId="649F0619" w14:textId="77777777" w:rsidR="005A2EDF" w:rsidRPr="00F055DD" w:rsidRDefault="005A2EDF" w:rsidP="0047611C">
            <w:pPr>
              <w:rPr>
                <w:sz w:val="20"/>
                <w:szCs w:val="20"/>
              </w:rPr>
            </w:pPr>
            <w:r w:rsidRPr="00F055DD">
              <w:rPr>
                <w:sz w:val="20"/>
                <w:szCs w:val="20"/>
              </w:rPr>
              <w:t>Ratio of daily near work</w:t>
            </w:r>
          </w:p>
        </w:tc>
        <w:tc>
          <w:tcPr>
            <w:tcW w:w="6322" w:type="dxa"/>
          </w:tcPr>
          <w:p w14:paraId="43B9E604" w14:textId="77777777" w:rsidR="005A2EDF" w:rsidRPr="00F055DD" w:rsidRDefault="00000000" w:rsidP="0047611C">
            <w:pPr>
              <w:rPr>
                <w:sz w:val="20"/>
                <w:szCs w:val="20"/>
              </w:rPr>
            </w:pPr>
            <m:oMathPara>
              <m:oMath>
                <m:f>
                  <m:fPr>
                    <m:ctrlPr>
                      <w:ins w:id="625" w:author="Johannes Zauner" w:date="2025-12-13T06:19:00Z" w16du:dateUtc="2025-12-13T05:19:00Z">
                        <w:rPr>
                          <w:rFonts w:ascii="Cambria Math" w:hAnsi="Cambria Math"/>
                          <w:sz w:val="20"/>
                          <w:szCs w:val="20"/>
                        </w:rPr>
                      </w:ins>
                    </m:ctrlPr>
                  </m:fPr>
                  <m:num>
                    <m:sSub>
                      <m:sSubPr>
                        <m:ctrlPr>
                          <w:ins w:id="626" w:author="Johannes Zauner" w:date="2025-12-13T06:19:00Z" w16du:dateUtc="2025-12-13T05:19:00Z">
                            <w:rPr>
                              <w:rFonts w:ascii="Cambria Math" w:hAnsi="Cambria Math"/>
                              <w:sz w:val="20"/>
                              <w:szCs w:val="20"/>
                            </w:rPr>
                          </w:ins>
                        </m:ctrlPr>
                      </m:sSubPr>
                      <m:e>
                        <m:r>
                          <w:rPr>
                            <w:rFonts w:ascii="Cambria Math" w:hAnsi="Cambria Math"/>
                            <w:sz w:val="20"/>
                            <w:szCs w:val="20"/>
                          </w:rPr>
                          <m:t>T</m:t>
                        </m:r>
                      </m:e>
                      <m:sub>
                        <m:r>
                          <m:rPr>
                            <m:nor/>
                          </m:rPr>
                          <w:rPr>
                            <w:sz w:val="20"/>
                            <w:szCs w:val="20"/>
                          </w:rPr>
                          <m:t>near work</m:t>
                        </m:r>
                      </m:sub>
                    </m:sSub>
                  </m:num>
                  <m:den>
                    <m:sSub>
                      <m:sSubPr>
                        <m:ctrlPr>
                          <w:ins w:id="627" w:author="Johannes Zauner" w:date="2025-12-13T06:19:00Z" w16du:dateUtc="2025-12-13T05:19:00Z">
                            <w:rPr>
                              <w:rFonts w:ascii="Cambria Math" w:hAnsi="Cambria Math"/>
                              <w:sz w:val="20"/>
                              <w:szCs w:val="20"/>
                            </w:rPr>
                          </w:ins>
                        </m:ctrlPr>
                      </m:sSubPr>
                      <m:e>
                        <m:r>
                          <w:rPr>
                            <w:rFonts w:ascii="Cambria Math" w:hAnsi="Cambria Math"/>
                            <w:sz w:val="20"/>
                            <w:szCs w:val="20"/>
                          </w:rPr>
                          <m:t>T</m:t>
                        </m:r>
                      </m:e>
                      <m:sub>
                        <m:r>
                          <m:rPr>
                            <m:nor/>
                          </m:rPr>
                          <w:rPr>
                            <w:sz w:val="20"/>
                            <w:szCs w:val="20"/>
                          </w:rPr>
                          <m:t>total wear</m:t>
                        </m:r>
                      </m:sub>
                    </m:sSub>
                  </m:den>
                </m:f>
              </m:oMath>
            </m:oMathPara>
          </w:p>
        </w:tc>
      </w:tr>
      <w:tr w:rsidR="005A2EDF" w:rsidRPr="00F055DD" w14:paraId="181D1F49" w14:textId="77777777" w:rsidTr="005A2EDF">
        <w:tblPrEx>
          <w:tblLook w:val="04A0" w:firstRow="1" w:lastRow="0" w:firstColumn="1" w:lastColumn="0" w:noHBand="0" w:noVBand="1"/>
        </w:tblPrEx>
        <w:tc>
          <w:tcPr>
            <w:tcW w:w="2689" w:type="dxa"/>
          </w:tcPr>
          <w:p w14:paraId="74C7A0CB" w14:textId="77777777" w:rsidR="005A2EDF" w:rsidRPr="00F055DD" w:rsidRDefault="005A2EDF" w:rsidP="0047611C">
            <w:pPr>
              <w:rPr>
                <w:sz w:val="20"/>
                <w:szCs w:val="20"/>
              </w:rPr>
            </w:pPr>
            <w:r w:rsidRPr="00F055DD">
              <w:rPr>
                <w:sz w:val="20"/>
                <w:szCs w:val="20"/>
              </w:rPr>
              <w:t>Visual break</w:t>
            </w:r>
          </w:p>
        </w:tc>
        <w:tc>
          <w:tcPr>
            <w:tcW w:w="6322" w:type="dxa"/>
          </w:tcPr>
          <w:p w14:paraId="2970825C" w14:textId="77777777" w:rsidR="005A2EDF" w:rsidRPr="00F055DD" w:rsidRDefault="00000000" w:rsidP="0047611C">
            <w:pPr>
              <w:rPr>
                <w:sz w:val="20"/>
                <w:szCs w:val="20"/>
              </w:rPr>
            </w:pPr>
            <m:oMathPara>
              <m:oMath>
                <m:sSub>
                  <m:sSubPr>
                    <m:ctrlPr>
                      <w:ins w:id="628" w:author="Johannes Zauner" w:date="2025-12-13T06:19:00Z" w16du:dateUtc="2025-12-13T05:19:00Z">
                        <w:rPr>
                          <w:rFonts w:ascii="Cambria Math" w:hAnsi="Cambria Math"/>
                          <w:sz w:val="20"/>
                          <w:szCs w:val="20"/>
                        </w:rPr>
                      </w:ins>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ins w:id="629" w:author="Johannes Zauner" w:date="2025-12-13T06:19:00Z" w16du:dateUtc="2025-12-13T05:19:00Z">
                        <w:rPr>
                          <w:rFonts w:ascii="Cambria Math" w:hAnsi="Cambria Math"/>
                          <w:sz w:val="20"/>
                          <w:szCs w:val="20"/>
                        </w:rPr>
                      </w:ins>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 where</m:t>
                </m:r>
              </m:oMath>
            </m:oMathPara>
          </w:p>
          <w:p w14:paraId="5C45CB94"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≥100c</m:t>
                </m:r>
                <m:r>
                  <w:rPr>
                    <w:rFonts w:ascii="Cambria Math" w:hAnsi="Cambria Math"/>
                    <w:sz w:val="20"/>
                    <w:szCs w:val="20"/>
                  </w:rPr>
                  <m:t>m</m:t>
                </m:r>
                <m:r>
                  <m:rPr>
                    <m:sty m:val="p"/>
                  </m:rPr>
                  <w:rPr>
                    <w:rFonts w:ascii="Cambria Math" w:hAnsi="Cambria Math"/>
                    <w:sz w:val="20"/>
                    <w:szCs w:val="20"/>
                  </w:rPr>
                  <m:t>,</m:t>
                </m:r>
              </m:oMath>
            </m:oMathPara>
          </w:p>
          <w:p w14:paraId="7C9FC387" w14:textId="77777777" w:rsidR="005A2EDF" w:rsidRPr="00F055DD" w:rsidRDefault="00000000" w:rsidP="0047611C">
            <w:pPr>
              <w:rPr>
                <w:sz w:val="20"/>
                <w:szCs w:val="20"/>
              </w:rPr>
            </w:pPr>
            <m:oMathPara>
              <m:oMath>
                <m:sSub>
                  <m:sSubPr>
                    <m:ctrlPr>
                      <w:ins w:id="630" w:author="Johannes Zauner" w:date="2025-12-13T06:19:00Z" w16du:dateUtc="2025-12-13T05:19:00Z">
                        <w:rPr>
                          <w:rFonts w:ascii="Cambria Math" w:hAnsi="Cambria Math"/>
                          <w:sz w:val="20"/>
                          <w:szCs w:val="20"/>
                        </w:rPr>
                      </w:ins>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r>
                  <w:rPr>
                    <w:rFonts w:ascii="Cambria Math" w:hAnsi="Cambria Math"/>
                    <w:sz w:val="20"/>
                    <w:szCs w:val="20"/>
                  </w:rPr>
                  <m:t xml:space="preserve">20 </m:t>
                </m:r>
                <m:r>
                  <m:rPr>
                    <m:nor/>
                  </m:rPr>
                  <w:rPr>
                    <w:sz w:val="20"/>
                    <w:szCs w:val="20"/>
                  </w:rPr>
                  <m:t>seconds</m:t>
                </m:r>
                <m:r>
                  <m:rPr>
                    <m:sty m:val="p"/>
                  </m:rPr>
                  <w:rPr>
                    <w:rFonts w:ascii="Cambria Math" w:hAnsi="Cambria Math"/>
                    <w:sz w:val="20"/>
                    <w:szCs w:val="20"/>
                  </w:rPr>
                  <m:t>,</m:t>
                </m:r>
                <m:r>
                  <m:rPr>
                    <m:nor/>
                  </m:rPr>
                  <w:rPr>
                    <w:sz w:val="20"/>
                    <w:szCs w:val="20"/>
                  </w:rPr>
                  <m:t xml:space="preserve"> </m:t>
                </m:r>
                <m:sSub>
                  <m:sSubPr>
                    <m:ctrlPr>
                      <w:ins w:id="631" w:author="Johannes Zauner" w:date="2025-12-13T06:19:00Z" w16du:dateUtc="2025-12-13T05:19:00Z">
                        <w:rPr>
                          <w:rFonts w:ascii="Cambria Math" w:hAnsi="Cambria Math"/>
                          <w:sz w:val="20"/>
                          <w:szCs w:val="20"/>
                        </w:rPr>
                      </w:ins>
                    </m:ctrlPr>
                  </m:sSubPr>
                  <m:e>
                    <m:r>
                      <w:rPr>
                        <w:rFonts w:ascii="Cambria Math" w:hAnsi="Cambria Math"/>
                        <w:sz w:val="20"/>
                        <w:szCs w:val="20"/>
                      </w:rPr>
                      <m:t>T</m:t>
                    </m:r>
                  </m:e>
                  <m:sub>
                    <m:r>
                      <w:rPr>
                        <w:rFonts w:ascii="Cambria Math" w:hAnsi="Cambria Math"/>
                        <w:sz w:val="20"/>
                        <w:szCs w:val="20"/>
                      </w:rPr>
                      <m:t xml:space="preserve">t-1 </m:t>
                    </m:r>
                    <m:d>
                      <m:dPr>
                        <m:ctrlPr>
                          <w:ins w:id="632" w:author="Johannes Zauner" w:date="2025-12-13T06:19:00Z" w16du:dateUtc="2025-12-13T05:19:00Z">
                            <w:rPr>
                              <w:rFonts w:ascii="Cambria Math" w:hAnsi="Cambria Math"/>
                              <w:i/>
                              <w:sz w:val="20"/>
                              <w:szCs w:val="20"/>
                            </w:rPr>
                          </w:ins>
                        </m:ctrlPr>
                      </m:dPr>
                      <m:e>
                        <m:r>
                          <m:rPr>
                            <m:nor/>
                          </m:rPr>
                          <w:rPr>
                            <w:sz w:val="20"/>
                            <w:szCs w:val="20"/>
                          </w:rPr>
                          <m:t>working distance</m:t>
                        </m:r>
                        <m:r>
                          <w:rPr>
                            <w:rFonts w:ascii="Cambria Math" w:hAnsi="Cambria Math"/>
                            <w:sz w:val="20"/>
                            <w:szCs w:val="20"/>
                          </w:rPr>
                          <m:t>&lt;100cm</m:t>
                        </m:r>
                      </m:e>
                    </m:d>
                  </m:sub>
                </m:sSub>
                <m:r>
                  <m:rPr>
                    <m:sty m:val="p"/>
                  </m:rPr>
                  <w:rPr>
                    <w:rFonts w:ascii="Cambria Math" w:hAnsi="Cambria Math"/>
                    <w:sz w:val="20"/>
                    <w:szCs w:val="20"/>
                  </w:rPr>
                  <m:t>≤</m:t>
                </m:r>
                <m:r>
                  <w:rPr>
                    <w:rFonts w:ascii="Cambria Math" w:hAnsi="Cambria Math"/>
                    <w:sz w:val="20"/>
                    <w:szCs w:val="20"/>
                  </w:rPr>
                  <m:t xml:space="preserve">20 </m:t>
                </m:r>
                <m:r>
                  <m:rPr>
                    <m:nor/>
                  </m:rPr>
                  <w:rPr>
                    <w:sz w:val="20"/>
                    <w:szCs w:val="20"/>
                  </w:rPr>
                  <m:t>minutes</m:t>
                </m:r>
              </m:oMath>
            </m:oMathPara>
          </w:p>
        </w:tc>
      </w:tr>
      <w:tr w:rsidR="005A2EDF" w:rsidRPr="00F055DD" w14:paraId="44B8DE2E" w14:textId="77777777" w:rsidTr="005A2EDF">
        <w:tblPrEx>
          <w:tblLook w:val="04A0" w:firstRow="1" w:lastRow="0" w:firstColumn="1" w:lastColumn="0" w:noHBand="0" w:noVBand="1"/>
        </w:tblPrEx>
        <w:tc>
          <w:tcPr>
            <w:tcW w:w="2689" w:type="dxa"/>
          </w:tcPr>
          <w:p w14:paraId="3045F622" w14:textId="77777777" w:rsidR="005A2EDF" w:rsidRPr="00F055DD" w:rsidRDefault="005A2EDF" w:rsidP="0047611C">
            <w:pPr>
              <w:rPr>
                <w:sz w:val="20"/>
                <w:szCs w:val="20"/>
              </w:rPr>
            </w:pPr>
            <w:r w:rsidRPr="00F055DD">
              <w:rPr>
                <w:sz w:val="20"/>
                <w:szCs w:val="20"/>
              </w:rPr>
              <w:t>Outdoor range</w:t>
            </w:r>
          </w:p>
        </w:tc>
        <w:tc>
          <w:tcPr>
            <w:tcW w:w="6322" w:type="dxa"/>
          </w:tcPr>
          <w:p w14:paraId="07003C30" w14:textId="77777777" w:rsidR="005A2EDF" w:rsidRPr="00F055DD" w:rsidRDefault="005A2EDF" w:rsidP="0047611C">
            <w:pPr>
              <w:rPr>
                <w:sz w:val="20"/>
                <w:szCs w:val="20"/>
              </w:rPr>
            </w:pPr>
            <m:oMathPara>
              <m:oMath>
                <m:r>
                  <m:rPr>
                    <m:nor/>
                  </m:rPr>
                  <w:rPr>
                    <w:sz w:val="20"/>
                    <w:szCs w:val="20"/>
                  </w:rPr>
                  <m:t>illuminance</m:t>
                </m:r>
                <m:r>
                  <m:rPr>
                    <m:sty m:val="p"/>
                  </m:rPr>
                  <w:rPr>
                    <w:rFonts w:ascii="Cambria Math" w:hAnsi="Cambria Math"/>
                    <w:sz w:val="20"/>
                    <w:szCs w:val="20"/>
                  </w:rPr>
                  <m:t>,</m:t>
                </m:r>
              </m:oMath>
            </m:oMathPara>
          </w:p>
          <w:p w14:paraId="2F11BC01" w14:textId="77777777" w:rsidR="005A2EDF" w:rsidRPr="00F055DD" w:rsidRDefault="00000000" w:rsidP="0047611C">
            <w:pPr>
              <w:rPr>
                <w:sz w:val="20"/>
                <w:szCs w:val="20"/>
              </w:rPr>
            </w:pPr>
            <m:oMathPara>
              <m:oMathParaPr>
                <m:jc m:val="center"/>
              </m:oMathParaPr>
              <m:oMath>
                <m:d>
                  <m:dPr>
                    <m:begChr m:val="["/>
                    <m:ctrlPr>
                      <w:ins w:id="633" w:author="Johannes Zauner" w:date="2025-12-13T06:19:00Z" w16du:dateUtc="2025-12-13T05:19:00Z">
                        <w:rPr>
                          <w:rFonts w:ascii="Cambria Math" w:hAnsi="Cambria Math"/>
                          <w:sz w:val="20"/>
                          <w:szCs w:val="20"/>
                        </w:rPr>
                      </w:ins>
                    </m:ctrlPr>
                  </m:dPr>
                  <m:e>
                    <m:r>
                      <w:rPr>
                        <w:rFonts w:ascii="Cambria Math" w:hAnsi="Cambria Math"/>
                        <w:sz w:val="20"/>
                        <w:szCs w:val="20"/>
                      </w:rPr>
                      <m:t>1000</m:t>
                    </m:r>
                    <m:r>
                      <m:rPr>
                        <m:sty m:val="p"/>
                      </m:rPr>
                      <w:rPr>
                        <w:rFonts w:ascii="Cambria Math" w:hAnsi="Cambria Math"/>
                        <w:sz w:val="20"/>
                        <w:szCs w:val="20"/>
                      </w:rPr>
                      <m:t>,</m:t>
                    </m:r>
                    <m:r>
                      <w:rPr>
                        <w:rFonts w:ascii="Cambria Math" w:hAnsi="Cambria Math"/>
                        <w:sz w:val="20"/>
                        <w:szCs w:val="20"/>
                      </w:rPr>
                      <m:t>2000</m:t>
                    </m:r>
                  </m:e>
                </m:d>
                <m:r>
                  <w:rPr>
                    <w:rFonts w:ascii="Cambria Math" w:hAnsi="Cambria Math"/>
                    <w:sz w:val="20"/>
                    <w:szCs w:val="20"/>
                  </w:rPr>
                  <m:t xml:space="preserve">lx, </m:t>
                </m:r>
                <m:r>
                  <m:rPr>
                    <m:nor/>
                  </m:rPr>
                  <w:rPr>
                    <w:sz w:val="20"/>
                    <w:szCs w:val="20"/>
                  </w:rPr>
                  <m:t>Outdoor bright</m:t>
                </m:r>
              </m:oMath>
            </m:oMathPara>
          </w:p>
          <w:p w14:paraId="56663F8A" w14:textId="77777777" w:rsidR="005A2EDF" w:rsidRPr="00F055DD" w:rsidRDefault="00000000" w:rsidP="0047611C">
            <w:pPr>
              <w:rPr>
                <w:sz w:val="20"/>
                <w:szCs w:val="20"/>
              </w:rPr>
            </w:pPr>
            <m:oMathPara>
              <m:oMathParaPr>
                <m:jc m:val="center"/>
              </m:oMathParaPr>
              <m:oMath>
                <m:d>
                  <m:dPr>
                    <m:begChr m:val="["/>
                    <m:ctrlPr>
                      <w:ins w:id="634" w:author="Johannes Zauner" w:date="2025-12-13T06:19:00Z" w16du:dateUtc="2025-12-13T05:19:00Z">
                        <w:rPr>
                          <w:rFonts w:ascii="Cambria Math" w:hAnsi="Cambria Math"/>
                          <w:sz w:val="20"/>
                          <w:szCs w:val="20"/>
                        </w:rPr>
                      </w:ins>
                    </m:ctrlPr>
                  </m:dPr>
                  <m:e>
                    <m:r>
                      <w:rPr>
                        <w:rFonts w:ascii="Cambria Math" w:hAnsi="Cambria Math"/>
                        <w:sz w:val="20"/>
                        <w:szCs w:val="20"/>
                      </w:rPr>
                      <m:t>2000</m:t>
                    </m:r>
                    <m:r>
                      <m:rPr>
                        <m:sty m:val="p"/>
                      </m:rPr>
                      <w:rPr>
                        <w:rFonts w:ascii="Cambria Math" w:hAnsi="Cambria Math"/>
                        <w:sz w:val="20"/>
                        <w:szCs w:val="20"/>
                      </w:rPr>
                      <m:t>,</m:t>
                    </m:r>
                    <m:r>
                      <w:rPr>
                        <w:rFonts w:ascii="Cambria Math" w:hAnsi="Cambria Math"/>
                        <w:sz w:val="20"/>
                        <w:szCs w:val="20"/>
                      </w:rPr>
                      <m:t>3000</m:t>
                    </m:r>
                  </m:e>
                </m:d>
                <m:r>
                  <w:rPr>
                    <w:rFonts w:ascii="Cambria Math" w:hAnsi="Cambria Math"/>
                    <w:sz w:val="20"/>
                    <w:szCs w:val="20"/>
                  </w:rPr>
                  <m:t xml:space="preserve">lx, </m:t>
                </m:r>
                <m:r>
                  <m:rPr>
                    <m:nor/>
                  </m:rPr>
                  <w:rPr>
                    <w:sz w:val="20"/>
                    <w:szCs w:val="20"/>
                  </w:rPr>
                  <m:t>Outdoor very bright</m:t>
                </m:r>
              </m:oMath>
            </m:oMathPara>
          </w:p>
          <w:p w14:paraId="2BA06E6C" w14:textId="77777777" w:rsidR="005A2EDF" w:rsidRPr="00F055DD" w:rsidRDefault="00000000" w:rsidP="0047611C">
            <w:pPr>
              <w:rPr>
                <w:sz w:val="20"/>
                <w:szCs w:val="20"/>
              </w:rPr>
            </w:pPr>
            <m:oMathPara>
              <m:oMath>
                <m:d>
                  <m:dPr>
                    <m:begChr m:val="["/>
                    <m:ctrlPr>
                      <w:ins w:id="635" w:author="Johannes Zauner" w:date="2025-12-13T06:19:00Z" w16du:dateUtc="2025-12-13T05:19:00Z">
                        <w:rPr>
                          <w:rFonts w:ascii="Cambria Math" w:hAnsi="Cambria Math"/>
                          <w:sz w:val="20"/>
                          <w:szCs w:val="20"/>
                        </w:rPr>
                      </w:ins>
                    </m:ctrlPr>
                  </m:dPr>
                  <m:e>
                    <m:r>
                      <w:rPr>
                        <w:rFonts w:ascii="Cambria Math" w:hAnsi="Cambria Math"/>
                        <w:sz w:val="20"/>
                        <w:szCs w:val="20"/>
                      </w:rPr>
                      <m:t>3000</m:t>
                    </m:r>
                    <m:r>
                      <m:rPr>
                        <m:sty m:val="p"/>
                      </m:rPr>
                      <w:rPr>
                        <w:rFonts w:ascii="Cambria Math" w:hAnsi="Cambria Math"/>
                        <w:sz w:val="20"/>
                        <w:szCs w:val="20"/>
                      </w:rPr>
                      <m:t>,</m:t>
                    </m:r>
                    <m:r>
                      <m:rPr>
                        <m:sty m:val="p"/>
                      </m:rPr>
                      <w:rPr>
                        <w:rFonts w:ascii="Cambria Math" w:hAnsi="Cambria Math"/>
                        <w:color w:val="373A3C"/>
                        <w:sz w:val="20"/>
                        <w:szCs w:val="20"/>
                        <w:shd w:val="clear" w:color="auto" w:fill="FFFFFF"/>
                      </w:rPr>
                      <m:t>∞</m:t>
                    </m:r>
                  </m:e>
                </m:d>
                <m:r>
                  <w:rPr>
                    <w:rFonts w:ascii="Cambria Math" w:hAnsi="Cambria Math"/>
                    <w:sz w:val="20"/>
                    <w:szCs w:val="20"/>
                  </w:rPr>
                  <m:t xml:space="preserve">lx, </m:t>
                </m:r>
                <m:r>
                  <m:rPr>
                    <m:nor/>
                  </m:rPr>
                  <w:rPr>
                    <w:sz w:val="20"/>
                    <w:szCs w:val="20"/>
                  </w:rPr>
                  <m:t>Outdoor extremely bright</m:t>
                </m:r>
              </m:oMath>
            </m:oMathPara>
          </w:p>
        </w:tc>
      </w:tr>
      <w:tr w:rsidR="005A2EDF" w:rsidRPr="00F055DD" w14:paraId="2DDC85F6" w14:textId="77777777" w:rsidTr="005A2EDF">
        <w:tblPrEx>
          <w:tblLook w:val="04A0" w:firstRow="1" w:lastRow="0" w:firstColumn="1" w:lastColumn="0" w:noHBand="0" w:noVBand="1"/>
        </w:tblPrEx>
        <w:tc>
          <w:tcPr>
            <w:tcW w:w="2689" w:type="dxa"/>
          </w:tcPr>
          <w:p w14:paraId="0330665A" w14:textId="77777777" w:rsidR="005A2EDF" w:rsidRPr="00F055DD" w:rsidRDefault="005A2EDF" w:rsidP="0047611C">
            <w:pPr>
              <w:rPr>
                <w:sz w:val="20"/>
                <w:szCs w:val="20"/>
              </w:rPr>
            </w:pPr>
            <w:r w:rsidRPr="00F055DD">
              <w:rPr>
                <w:sz w:val="20"/>
                <w:szCs w:val="20"/>
              </w:rPr>
              <w:t>Light exposure</w:t>
            </w:r>
            <w:r w:rsidRPr="00F055DD">
              <w:rPr>
                <w:sz w:val="20"/>
                <w:szCs w:val="20"/>
                <w:vertAlign w:val="superscript"/>
              </w:rPr>
              <w:t>1</w:t>
            </w:r>
          </w:p>
        </w:tc>
        <w:tc>
          <w:tcPr>
            <w:tcW w:w="6322" w:type="dxa"/>
          </w:tcPr>
          <w:p w14:paraId="72D343CA" w14:textId="77777777" w:rsidR="005A2EDF" w:rsidRPr="00F055DD" w:rsidRDefault="00000000" w:rsidP="0047611C">
            <w:pPr>
              <w:rPr>
                <w:sz w:val="20"/>
                <w:szCs w:val="20"/>
              </w:rPr>
            </w:pPr>
            <m:oMathPara>
              <m:oMath>
                <m:acc>
                  <m:accPr>
                    <m:chr m:val="‾"/>
                    <m:ctrlPr>
                      <w:ins w:id="636" w:author="Johannes Zauner" w:date="2025-12-13T06:19:00Z" w16du:dateUtc="2025-12-13T05:19:00Z">
                        <w:rPr>
                          <w:rFonts w:ascii="Cambria Math" w:hAnsi="Cambria Math"/>
                          <w:sz w:val="20"/>
                          <w:szCs w:val="20"/>
                        </w:rPr>
                      </w:ins>
                    </m:ctrlPr>
                  </m:accPr>
                  <m:e>
                    <m:r>
                      <w:rPr>
                        <w:rFonts w:ascii="Cambria Math" w:hAnsi="Cambria Math"/>
                        <w:sz w:val="20"/>
                        <w:szCs w:val="20"/>
                      </w:rPr>
                      <m:t>Illuminance</m:t>
                    </m:r>
                  </m:e>
                </m:acc>
              </m:oMath>
            </m:oMathPara>
          </w:p>
        </w:tc>
      </w:tr>
      <w:tr w:rsidR="005A2EDF" w:rsidRPr="00F055DD" w14:paraId="65D594DE" w14:textId="77777777" w:rsidTr="005A2EDF">
        <w:tblPrEx>
          <w:tblLook w:val="04A0" w:firstRow="1" w:lastRow="0" w:firstColumn="1" w:lastColumn="0" w:noHBand="0" w:noVBand="1"/>
        </w:tblPrEx>
        <w:tc>
          <w:tcPr>
            <w:tcW w:w="2689" w:type="dxa"/>
          </w:tcPr>
          <w:p w14:paraId="000BF63A" w14:textId="77777777" w:rsidR="005A2EDF" w:rsidRPr="00F055DD" w:rsidRDefault="005A2EDF" w:rsidP="0047611C">
            <w:pPr>
              <w:rPr>
                <w:sz w:val="20"/>
                <w:szCs w:val="20"/>
              </w:rPr>
            </w:pPr>
            <w:r w:rsidRPr="00F055DD">
              <w:rPr>
                <w:sz w:val="20"/>
                <w:szCs w:val="20"/>
              </w:rPr>
              <w:t>Spectral bands</w:t>
            </w:r>
          </w:p>
        </w:tc>
        <w:tc>
          <w:tcPr>
            <w:tcW w:w="6322" w:type="dxa"/>
          </w:tcPr>
          <w:p w14:paraId="65F1C9F6" w14:textId="77777777" w:rsidR="005A2EDF" w:rsidRPr="00F055DD" w:rsidRDefault="005A2EDF" w:rsidP="0047611C">
            <w:pPr>
              <w:rPr>
                <w:sz w:val="20"/>
                <w:szCs w:val="20"/>
              </w:rPr>
            </w:pPr>
            <m:oMathPara>
              <m:oMath>
                <m:r>
                  <m:rPr>
                    <m:nor/>
                  </m:rPr>
                  <w:rPr>
                    <w:sz w:val="20"/>
                    <w:szCs w:val="20"/>
                  </w:rPr>
                  <m:t>spectral irradiance</m:t>
                </m:r>
                <m:r>
                  <m:rPr>
                    <m:sty m:val="p"/>
                  </m:rPr>
                  <w:rPr>
                    <w:rFonts w:ascii="Cambria Math" w:hAnsi="Cambria Math"/>
                    <w:sz w:val="20"/>
                    <w:szCs w:val="20"/>
                  </w:rPr>
                  <m:t>,</m:t>
                </m:r>
              </m:oMath>
            </m:oMathPara>
          </w:p>
          <w:p w14:paraId="07DDD9BC" w14:textId="77777777" w:rsidR="005A2EDF" w:rsidRPr="00F055DD" w:rsidRDefault="005A2EDF" w:rsidP="0047611C">
            <w:pPr>
              <w:rPr>
                <w:sz w:val="20"/>
                <w:szCs w:val="20"/>
              </w:rPr>
            </w:pPr>
            <m:oMathPara>
              <m:oMathParaPr>
                <m:jc m:val="center"/>
              </m:oMathParaPr>
              <m:oMath>
                <m:r>
                  <m:rPr>
                    <m:sty m:val="p"/>
                  </m:rPr>
                  <w:rPr>
                    <w:rFonts w:ascii="Cambria Math" w:hAnsi="Cambria Math"/>
                    <w:sz w:val="20"/>
                    <w:szCs w:val="20"/>
                  </w:rPr>
                  <m:t>[400,500]</m:t>
                </m:r>
                <m:r>
                  <w:rPr>
                    <w:rFonts w:ascii="Cambria Math" w:hAnsi="Cambria Math"/>
                    <w:sz w:val="20"/>
                    <w:szCs w:val="20"/>
                  </w:rPr>
                  <m:t xml:space="preserve">nm, </m:t>
                </m:r>
                <m:r>
                  <m:rPr>
                    <m:nor/>
                  </m:rPr>
                  <w:rPr>
                    <w:sz w:val="20"/>
                    <w:szCs w:val="20"/>
                  </w:rPr>
                  <m:t>short wavelength light</m:t>
                </m:r>
              </m:oMath>
            </m:oMathPara>
          </w:p>
          <w:p w14:paraId="64F6A99B" w14:textId="77777777" w:rsidR="005A2EDF" w:rsidRPr="00F055DD" w:rsidRDefault="005A2EDF" w:rsidP="0047611C">
            <w:pPr>
              <w:rPr>
                <w:sz w:val="20"/>
                <w:szCs w:val="20"/>
              </w:rPr>
            </w:pPr>
            <m:oMathPara>
              <m:oMath>
                <m:r>
                  <m:rPr>
                    <m:sty m:val="p"/>
                  </m:rPr>
                  <w:rPr>
                    <w:rFonts w:ascii="Cambria Math" w:hAnsi="Cambria Math"/>
                    <w:sz w:val="20"/>
                    <w:szCs w:val="20"/>
                  </w:rPr>
                  <m:t>[600, 700]</m:t>
                </m:r>
                <m:r>
                  <w:rPr>
                    <w:rFonts w:ascii="Cambria Math" w:hAnsi="Cambria Math"/>
                    <w:sz w:val="20"/>
                    <w:szCs w:val="20"/>
                  </w:rPr>
                  <m:t xml:space="preserve">nm, </m:t>
                </m:r>
                <m:r>
                  <m:rPr>
                    <m:nor/>
                  </m:rPr>
                  <w:rPr>
                    <w:sz w:val="20"/>
                    <w:szCs w:val="20"/>
                  </w:rPr>
                  <m:t>long wavelength light</m:t>
                </m:r>
              </m:oMath>
            </m:oMathPara>
          </w:p>
        </w:tc>
      </w:tr>
      <w:tr w:rsidR="005A2EDF" w:rsidRPr="00F055DD" w14:paraId="009C345F" w14:textId="77777777" w:rsidTr="005A2EDF">
        <w:tblPrEx>
          <w:tblLook w:val="04A0" w:firstRow="1" w:lastRow="0" w:firstColumn="1" w:lastColumn="0" w:noHBand="0" w:noVBand="1"/>
        </w:tblPrEx>
        <w:tc>
          <w:tcPr>
            <w:tcW w:w="2689" w:type="dxa"/>
          </w:tcPr>
          <w:p w14:paraId="4DBD08A0" w14:textId="77777777" w:rsidR="005A2EDF" w:rsidRPr="00F055DD" w:rsidRDefault="005A2EDF" w:rsidP="0047611C">
            <w:pPr>
              <w:rPr>
                <w:sz w:val="20"/>
                <w:szCs w:val="20"/>
              </w:rPr>
            </w:pPr>
            <w:r w:rsidRPr="00F055DD">
              <w:rPr>
                <w:sz w:val="20"/>
                <w:szCs w:val="20"/>
              </w:rPr>
              <w:lastRenderedPageBreak/>
              <w:t>Ratio of short vs. long wavelength light</w:t>
            </w:r>
          </w:p>
        </w:tc>
        <w:tc>
          <w:tcPr>
            <w:tcW w:w="6322" w:type="dxa"/>
          </w:tcPr>
          <w:p w14:paraId="6800C541" w14:textId="77777777" w:rsidR="005A2EDF" w:rsidRPr="00F055DD" w:rsidRDefault="00000000" w:rsidP="0047611C">
            <w:pPr>
              <w:rPr>
                <w:sz w:val="20"/>
                <w:szCs w:val="20"/>
              </w:rPr>
            </w:pPr>
            <m:oMathPara>
              <m:oMath>
                <m:f>
                  <m:fPr>
                    <m:ctrlPr>
                      <w:ins w:id="637" w:author="Johannes Zauner" w:date="2025-12-13T06:19:00Z" w16du:dateUtc="2025-12-13T05:19:00Z">
                        <w:rPr>
                          <w:rFonts w:ascii="Cambria Math" w:hAnsi="Cambria Math"/>
                          <w:sz w:val="20"/>
                          <w:szCs w:val="20"/>
                        </w:rPr>
                      </w:ins>
                    </m:ctrlPr>
                  </m:fPr>
                  <m:num>
                    <m:sSub>
                      <m:sSubPr>
                        <m:ctrlPr>
                          <w:ins w:id="638" w:author="Johannes Zauner" w:date="2025-12-13T06:19:00Z" w16du:dateUtc="2025-12-13T05:19:00Z">
                            <w:rPr>
                              <w:rFonts w:ascii="Cambria Math" w:hAnsi="Cambria Math"/>
                              <w:sz w:val="20"/>
                              <w:szCs w:val="20"/>
                            </w:rPr>
                          </w:ins>
                        </m:ctrlPr>
                      </m:sSubPr>
                      <m:e>
                        <m:r>
                          <w:rPr>
                            <w:rFonts w:ascii="Cambria Math" w:hAnsi="Cambria Math"/>
                            <w:sz w:val="20"/>
                            <w:szCs w:val="20"/>
                          </w:rPr>
                          <m:t>E</m:t>
                        </m:r>
                      </m:e>
                      <m:sub>
                        <m:r>
                          <w:rPr>
                            <w:rFonts w:ascii="Cambria Math" w:hAnsi="Cambria Math"/>
                            <w:sz w:val="20"/>
                            <w:szCs w:val="20"/>
                          </w:rPr>
                          <m:t>e</m:t>
                        </m:r>
                        <m:r>
                          <m:rPr>
                            <m:nor/>
                          </m:rPr>
                          <w:rPr>
                            <w:sz w:val="20"/>
                            <w:szCs w:val="20"/>
                          </w:rPr>
                          <m:t>,short wavelength</m:t>
                        </m:r>
                      </m:sub>
                    </m:sSub>
                  </m:num>
                  <m:den>
                    <m:sSub>
                      <m:sSubPr>
                        <m:ctrlPr>
                          <w:ins w:id="639" w:author="Johannes Zauner" w:date="2025-12-13T06:19:00Z" w16du:dateUtc="2025-12-13T05:19:00Z">
                            <w:rPr>
                              <w:rFonts w:ascii="Cambria Math" w:hAnsi="Cambria Math"/>
                              <w:sz w:val="20"/>
                              <w:szCs w:val="20"/>
                            </w:rPr>
                          </w:ins>
                        </m:ctrlPr>
                      </m:sSubPr>
                      <m:e>
                        <m:r>
                          <w:rPr>
                            <w:rFonts w:ascii="Cambria Math" w:hAnsi="Cambria Math"/>
                            <w:sz w:val="20"/>
                            <w:szCs w:val="20"/>
                          </w:rPr>
                          <m:t>E</m:t>
                        </m:r>
                      </m:e>
                      <m:sub>
                        <m:r>
                          <w:rPr>
                            <w:rFonts w:ascii="Cambria Math" w:hAnsi="Cambria Math"/>
                            <w:sz w:val="20"/>
                            <w:szCs w:val="20"/>
                          </w:rPr>
                          <m:t>e</m:t>
                        </m:r>
                        <m:r>
                          <m:rPr>
                            <m:nor/>
                          </m:rPr>
                          <w:rPr>
                            <w:sz w:val="20"/>
                            <w:szCs w:val="20"/>
                          </w:rPr>
                          <m:t>,long wavelength</m:t>
                        </m:r>
                      </m:sub>
                    </m:sSub>
                  </m:den>
                </m:f>
              </m:oMath>
            </m:oMathPara>
          </w:p>
        </w:tc>
      </w:tr>
    </w:tbl>
    <w:p w14:paraId="59B1BC6B" w14:textId="77777777" w:rsidR="005A2EDF" w:rsidRDefault="005A2EDF" w:rsidP="005A2EDF">
      <w:r>
        <w:rPr>
          <w:rStyle w:val="Funotenzeichen"/>
        </w:rPr>
        <w:footnoteRef/>
      </w:r>
      <w:r>
        <w:t xml:space="preserve"> This deviates from the common definition of luminous exposure, which is the sum of illuminance measurements scaled to hourly observation intervals</w:t>
      </w:r>
    </w:p>
    <w:p w14:paraId="129640D9" w14:textId="1244E028" w:rsidR="005A2EDF" w:rsidRPr="00B05E74" w:rsidDel="00E73EDA" w:rsidRDefault="005A2EDF" w:rsidP="005A2EDF">
      <w:pPr>
        <w:rPr>
          <w:del w:id="640" w:author="Johannes Zauner" w:date="2025-12-13T06:19:00Z" w16du:dateUtc="2025-12-13T05:19:00Z"/>
          <w:rStyle w:val="Hervorhebung"/>
        </w:rPr>
      </w:pPr>
      <w:del w:id="641" w:author="Johannes Zauner" w:date="2025-12-15T12:24:00Z" w16du:dateUtc="2025-12-15T11:24:00Z">
        <w:r w:rsidRPr="00B05E74" w:rsidDel="00383602">
          <w:rPr>
            <w:rStyle w:val="Hervorhebung"/>
          </w:rPr>
          <w:delText>Table 2</w:delText>
        </w:r>
      </w:del>
      <w:ins w:id="642" w:author="Johannes Zauner" w:date="2025-12-15T12:24:00Z" w16du:dateUtc="2025-12-15T11:24:00Z">
        <w:r w:rsidR="00383602">
          <w:rPr>
            <w:rStyle w:val="Hervorhebung"/>
          </w:rPr>
          <w:t>Table 2</w:t>
        </w:r>
      </w:ins>
      <w:r w:rsidRPr="00B05E74">
        <w:rPr>
          <w:rStyle w:val="Hervorhebung"/>
        </w:rPr>
        <w:t>: Definitions of terms and metrics</w:t>
      </w:r>
    </w:p>
    <w:p w14:paraId="523C55A0" w14:textId="77777777" w:rsidR="00616E9E" w:rsidDel="00D80458" w:rsidRDefault="00B4640E" w:rsidP="007C0A0D">
      <w:pPr>
        <w:pStyle w:val="Textkrper"/>
        <w:rPr>
          <w:del w:id="643" w:author="zusammenlegung" w:date="2025-12-12T19:01:00Z" w16du:dateUtc="2025-12-12T18:01:00Z"/>
        </w:rPr>
      </w:pPr>
      <w:del w:id="644" w:author="zusammenlegung" w:date="2025-12-12T19:01:00Z" w16du:dateUtc="2025-12-12T18:01:00Z">
        <w:r>
          <w:rPr>
            <w:rStyle w:val="Funotenzeichen"/>
          </w:rPr>
          <w:footnoteRef/>
        </w:r>
        <w:r>
          <w:delText xml:space="preserve"> This deviates from the common definition of luminous exposure, which is the sum of illuminance measurements scaled to hourly observation intervals</w:delText>
        </w:r>
      </w:del>
    </w:p>
    <w:p w14:paraId="6C92C1DB" w14:textId="77777777" w:rsidR="00D80458" w:rsidRDefault="00D80458" w:rsidP="00EF17F7">
      <w:pPr>
        <w:rPr>
          <w:ins w:id="645" w:author="Johannes Zauner" w:date="2025-12-12T20:12:00Z" w16du:dateUtc="2025-12-12T19:12:00Z"/>
        </w:rPr>
      </w:pPr>
    </w:p>
    <w:p w14:paraId="6FADB44A" w14:textId="77777777" w:rsidR="00B05E74" w:rsidRPr="00B05E74" w:rsidRDefault="00B05E74" w:rsidP="00EF17F7">
      <w:pPr>
        <w:rPr>
          <w:del w:id="646" w:author="zusammenlegung" w:date="2025-12-12T19:01:00Z" w16du:dateUtc="2025-12-12T18:01:00Z"/>
          <w:rStyle w:val="Hervorhebung"/>
        </w:rPr>
      </w:pPr>
      <w:del w:id="647" w:author="zusammenlegung" w:date="2025-12-12T19:01:00Z" w16du:dateUtc="2025-12-12T18:01:00Z">
        <w:r w:rsidRPr="00B05E74">
          <w:rPr>
            <w:rStyle w:val="Hervorhebung"/>
          </w:rPr>
          <w:delText>Table 2: Definitions of terms and metrics</w:delText>
        </w:r>
      </w:del>
    </w:p>
    <w:p w14:paraId="21961598" w14:textId="1EB3971C" w:rsidR="007C0A0D" w:rsidRPr="00C673E9" w:rsidRDefault="007C0A0D" w:rsidP="007C0A0D">
      <w:pPr>
        <w:pStyle w:val="Textkrper"/>
        <w:rPr>
          <w:ins w:id="648" w:author="zusammenlegung" w:date="2025-12-12T19:01:00Z" w16du:dateUtc="2025-12-12T18:01:00Z"/>
          <w:rFonts w:ascii="Arial" w:hAnsi="Arial" w:cs="Arial"/>
        </w:rPr>
      </w:pPr>
      <w:ins w:id="649" w:author="zusammenlegung" w:date="2025-12-12T19:01:00Z" w16du:dateUtc="2025-12-12T18:01:00Z">
        <w:r w:rsidRPr="00C673E9">
          <w:rPr>
            <w:rFonts w:ascii="Arial" w:hAnsi="Arial" w:cs="Arial"/>
          </w:rPr>
          <w:t xml:space="preserve">It should be noted that although daylight levels can far exceed the thresholds defined in </w:t>
        </w:r>
        <w:del w:id="650" w:author="Johannes Zauner" w:date="2025-12-15T12:24:00Z" w16du:dateUtc="2025-12-15T11:24:00Z">
          <w:r w:rsidRPr="00C673E9" w:rsidDel="00383602">
            <w:rPr>
              <w:rFonts w:ascii="Arial" w:hAnsi="Arial" w:cs="Arial"/>
            </w:rPr>
            <w:fldChar w:fldCharType="begin"/>
          </w:r>
          <w:r w:rsidRPr="00C673E9" w:rsidDel="00383602">
            <w:rPr>
              <w:rFonts w:ascii="Arial" w:hAnsi="Arial" w:cs="Arial"/>
            </w:rPr>
            <w:delInstrText>HYPERLINK \l "tbl-two" \h</w:delInstrText>
          </w:r>
          <w:r w:rsidRPr="00C673E9" w:rsidDel="00383602">
            <w:rPr>
              <w:rFonts w:ascii="Arial" w:hAnsi="Arial" w:cs="Arial"/>
            </w:rPr>
          </w:r>
          <w:r w:rsidRPr="00C673E9" w:rsidDel="00383602">
            <w:rPr>
              <w:rFonts w:ascii="Arial" w:hAnsi="Arial" w:cs="Arial"/>
            </w:rPr>
            <w:fldChar w:fldCharType="separate"/>
          </w:r>
          <w:r w:rsidRPr="00383602" w:rsidDel="00383602">
            <w:rPr>
              <w:rPrChange w:id="651" w:author="Johannes Zauner" w:date="2025-12-15T12:24:00Z" w16du:dateUtc="2025-12-15T11:24:00Z">
                <w:rPr>
                  <w:rStyle w:val="Hyperlink"/>
                  <w:rFonts w:ascii="Arial" w:hAnsi="Arial" w:cs="Arial"/>
                </w:rPr>
              </w:rPrChange>
            </w:rPr>
            <w:delText>Table 2</w:delText>
          </w:r>
          <w:r w:rsidRPr="00C673E9" w:rsidDel="00383602">
            <w:rPr>
              <w:rFonts w:ascii="Arial" w:hAnsi="Arial" w:cs="Arial"/>
            </w:rPr>
            <w:fldChar w:fldCharType="end"/>
          </w:r>
        </w:del>
      </w:ins>
      <w:ins w:id="652" w:author="Johannes Zauner" w:date="2025-12-15T12:24:00Z" w16du:dateUtc="2025-12-15T11:24:00Z">
        <w:del w:id="653" w:author="Johannes Zauner" w:date="2025-12-15T12:24:00Z" w16du:dateUtc="2025-12-15T11:24:00Z">
          <w:r w:rsidR="00383602" w:rsidRPr="00383602" w:rsidDel="00383602">
            <w:rPr>
              <w:rPrChange w:id="654" w:author="Johannes Zauner" w:date="2025-12-15T12:24:00Z" w16du:dateUtc="2025-12-15T11:24:00Z">
                <w:rPr>
                  <w:rStyle w:val="Hyperlink"/>
                  <w:rFonts w:ascii="Arial" w:hAnsi="Arial" w:cs="Arial"/>
                </w:rPr>
              </w:rPrChange>
            </w:rPr>
            <w:delText>Table 2</w:delText>
          </w:r>
        </w:del>
        <w:r w:rsidR="00383602" w:rsidRPr="00383602">
          <w:rPr>
            <w:b/>
            <w:bCs/>
            <w:rPrChange w:id="655" w:author="Johannes Zauner" w:date="2025-12-15T12:24:00Z" w16du:dateUtc="2025-12-15T11:24:00Z">
              <w:rPr>
                <w:rStyle w:val="Hyperlink"/>
                <w:rFonts w:ascii="Arial" w:hAnsi="Arial" w:cs="Arial"/>
              </w:rPr>
            </w:rPrChange>
          </w:rPr>
          <w:t>Table 2</w:t>
        </w:r>
      </w:ins>
      <w:ins w:id="656" w:author="zusammenlegung" w:date="2025-12-12T19:01:00Z" w16du:dateUtc="2025-12-12T18:01:00Z">
        <w:r w:rsidRPr="00C673E9">
          <w:rPr>
            <w:rFonts w:ascii="Arial" w:hAnsi="Arial" w:cs="Arial"/>
          </w:rPr>
          <w:t xml:space="preserve"> - and may reach or even exceed 10^5 lux - empirical daylight levels measured at eye level are much lower, typically around 10^3 lux, especially when considering aggregated time-series data over minutes to hours.</w:t>
        </w:r>
      </w:ins>
    </w:p>
    <w:p w14:paraId="15C722BE" w14:textId="77777777" w:rsidR="007C0A0D" w:rsidRPr="00DF50B6" w:rsidRDefault="007C0A0D" w:rsidP="007C0A0D">
      <w:pPr>
        <w:pStyle w:val="berschrift3"/>
      </w:pPr>
      <w:bookmarkStart w:id="657" w:name="devices"/>
      <w:bookmarkEnd w:id="101"/>
      <w:r w:rsidRPr="00DF50B6">
        <w:t>Devices</w:t>
      </w:r>
    </w:p>
    <w:p w14:paraId="138C812F" w14:textId="77777777" w:rsidR="007C0A0D" w:rsidRPr="00DF50B6" w:rsidRDefault="007C0A0D" w:rsidP="00DF50B6">
      <w:r w:rsidRPr="00DF50B6">
        <w:t>Data from two wearable devices are used in this analysis:</w:t>
      </w:r>
    </w:p>
    <w:p w14:paraId="1044975B" w14:textId="3C591101" w:rsidR="007C0A0D" w:rsidRPr="00DF50B6" w:rsidRDefault="007C0A0D" w:rsidP="00DF50B6">
      <w:pPr>
        <w:pStyle w:val="Listenabsatz"/>
        <w:numPr>
          <w:ilvl w:val="0"/>
          <w:numId w:val="57"/>
        </w:numPr>
      </w:pPr>
      <w:r w:rsidRPr="00DF50B6">
        <w:rPr>
          <w:rStyle w:val="SchwacherVerweis"/>
        </w:rPr>
        <w:t>Clouclip</w:t>
      </w:r>
      <w:r w:rsidRPr="00DF50B6">
        <w:t xml:space="preserve">: A wearable device that measures viewing distance and ambient light </w:t>
      </w:r>
      <w:ins w:id="658" w:author="zusammenlegung" w:date="2025-12-12T19:01:00Z" w16du:dateUtc="2025-12-12T18:01:00Z">
        <w:r w:rsidRPr="00C673E9">
          <w:rPr>
            <w:rFonts w:ascii="Arial" w:hAnsi="Arial" w:cs="Arial"/>
          </w:rPr>
          <w:t xml:space="preserve">simultaneously </w:t>
        </w:r>
      </w:ins>
      <w:r w:rsidRPr="00DF50B6">
        <w:t xml:space="preserve">[Glasson Technology Co., Ltd, Hangzhou, China; Wen et al. (2021); Wen et al. (2020)]. The Clouclip provides a simple data output with only </w:t>
      </w:r>
      <w:del w:id="659" w:author="zusammenlegung" w:date="2025-12-12T19:01:00Z" w16du:dateUtc="2025-12-12T18:01:00Z">
        <w:r w:rsidR="00C33A9B" w:rsidRPr="00C33A9B">
          <w:delText>Distance</w:delText>
        </w:r>
      </w:del>
      <w:ins w:id="660" w:author="zusammenlegung" w:date="2025-12-12T19:01:00Z" w16du:dateUtc="2025-12-12T18:01:00Z">
        <w:r w:rsidRPr="00C673E9">
          <w:rPr>
            <w:rFonts w:ascii="Arial" w:hAnsi="Arial" w:cs="Arial"/>
          </w:rPr>
          <w:t>distance</w:t>
        </w:r>
      </w:ins>
      <w:r w:rsidRPr="00DF50B6">
        <w:t xml:space="preserve"> (working distance, in centimeters) and </w:t>
      </w:r>
      <w:del w:id="661" w:author="zusammenlegung" w:date="2025-12-12T19:01:00Z" w16du:dateUtc="2025-12-12T18:01:00Z">
        <w:r w:rsidR="00C33A9B" w:rsidRPr="00C33A9B">
          <w:delText>Illuminance</w:delText>
        </w:r>
      </w:del>
      <w:ins w:id="662" w:author="zusammenlegung" w:date="2025-12-12T19:01:00Z" w16du:dateUtc="2025-12-12T18:01:00Z">
        <w:r w:rsidRPr="00C673E9">
          <w:rPr>
            <w:rFonts w:ascii="Arial" w:hAnsi="Arial" w:cs="Arial"/>
          </w:rPr>
          <w:t>illuminance</w:t>
        </w:r>
      </w:ins>
      <w:r w:rsidRPr="00DF50B6">
        <w:t xml:space="preserve"> (ambient light, in lux). Data in our example were recorded at 5-second intervals. Approximately one week of data (~120,960 observations) is about 1.6 MB in size.</w:t>
      </w:r>
    </w:p>
    <w:p w14:paraId="326F4923" w14:textId="3FEE33F2" w:rsidR="007C0A0D" w:rsidRPr="00DF50B6" w:rsidRDefault="007C0A0D" w:rsidP="00DF50B6">
      <w:pPr>
        <w:pStyle w:val="Listenabsatz"/>
        <w:numPr>
          <w:ilvl w:val="0"/>
          <w:numId w:val="57"/>
        </w:numPr>
      </w:pPr>
      <w:r w:rsidRPr="00DF50B6">
        <w:rPr>
          <w:rStyle w:val="SchwacherVerweis"/>
        </w:rPr>
        <w:t>Visual Environment Evaluation Tool</w:t>
      </w:r>
      <w:r w:rsidRPr="00DF50B6">
        <w:t xml:space="preserve"> (VEET): A head-mounted multi-modal device that logs multiple data streams [</w:t>
      </w:r>
      <w:del w:id="663" w:author="zusammenlegung" w:date="2025-12-12T19:01:00Z" w16du:dateUtc="2025-12-12T18:01:00Z">
        <w:r w:rsidR="00C33A9B" w:rsidRPr="00C33A9B">
          <w:delText>Meta Platforms, Inc.,</w:delText>
        </w:r>
      </w:del>
      <w:ins w:id="664" w:author="zusammenlegung" w:date="2025-12-12T19:01:00Z" w16du:dateUtc="2025-12-12T18:01:00Z">
        <w:r w:rsidRPr="00C673E9">
          <w:rPr>
            <w:rFonts w:ascii="Arial" w:hAnsi="Arial" w:cs="Arial"/>
          </w:rPr>
          <w:t>Reality Labs Research,</w:t>
        </w:r>
      </w:ins>
      <w:r w:rsidRPr="00DF50B6">
        <w:t xml:space="preserve"> Menlo Park, CA, USA; Sah, Narra, and Ostrin (2025); Sullivan et al. (2024)]. The VEET dataset used here contains simultaneous measurements of distance (via a time-of-flight sensor), ambient light (illuminance), activity (accelerometer &amp; gyroscope), and spectral irradiance (multi-channel light sensor). Data were recorded at 2-second intervals, yielding a very dense dataset (~270 MB per week).</w:t>
      </w:r>
    </w:p>
    <w:p w14:paraId="72559DB3" w14:textId="77777777" w:rsidR="007C0A0D" w:rsidRPr="00DF50B6" w:rsidRDefault="007C0A0D" w:rsidP="007C0A0D">
      <w:pPr>
        <w:pStyle w:val="berschrift3"/>
      </w:pPr>
      <w:bookmarkStart w:id="665" w:name="data-processing-summary"/>
      <w:bookmarkEnd w:id="657"/>
      <w:r w:rsidRPr="00DF50B6">
        <w:t>Data processing summary</w:t>
      </w:r>
    </w:p>
    <w:p w14:paraId="598FE1FF" w14:textId="132F33B6" w:rsidR="007C0A0D" w:rsidRDefault="007C0A0D" w:rsidP="00DF50B6">
      <w:pPr>
        <w:rPr>
          <w:ins w:id="666" w:author="Johannes Zauner" w:date="2025-12-19T11:31:00Z" w16du:dateUtc="2025-12-19T10:31:00Z"/>
        </w:rPr>
      </w:pPr>
      <w:r w:rsidRPr="00DF50B6">
        <w:t xml:space="preserve">The </w:t>
      </w:r>
      <w:del w:id="667" w:author="zusammenlegung" w:date="2025-12-12T19:01:00Z" w16du:dateUtc="2025-12-12T18:01:00Z">
        <w:r w:rsidR="00C33A9B" w:rsidRPr="00C33A9B">
          <w:delText>Results</w:delText>
        </w:r>
      </w:del>
      <w:ins w:id="668" w:author="zusammenlegung" w:date="2025-12-12T19:01:00Z" w16du:dateUtc="2025-12-12T18:01:00Z">
        <w:r w:rsidRPr="00C673E9">
          <w:rPr>
            <w:rFonts w:ascii="Arial" w:hAnsi="Arial" w:cs="Arial"/>
          </w:rPr>
          <w:fldChar w:fldCharType="begin"/>
        </w:r>
        <w:r w:rsidRPr="00C673E9">
          <w:rPr>
            <w:rFonts w:ascii="Arial" w:hAnsi="Arial" w:cs="Arial"/>
          </w:rPr>
          <w:instrText>HYPERLINK \l "results"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Results</w:t>
        </w:r>
        <w:r w:rsidRPr="00C673E9">
          <w:rPr>
            <w:rFonts w:ascii="Arial" w:hAnsi="Arial" w:cs="Arial"/>
          </w:rPr>
          <w:fldChar w:fldCharType="end"/>
        </w:r>
      </w:ins>
      <w:r w:rsidRPr="00DF50B6">
        <w:t xml:space="preserve"> section uses imported and pre-processed data from the two devices to calculate metrics. </w:t>
      </w:r>
      <w:del w:id="669" w:author="zusammenlegung" w:date="2025-12-12T19:01:00Z" w16du:dateUtc="2025-12-12T18:01:00Z">
        <w:r w:rsidR="00C33A9B" w:rsidRPr="00C33A9B">
          <w:delText>Supplement 1</w:delText>
        </w:r>
      </w:del>
      <w:ins w:id="670" w:author="zusammenlegung" w:date="2025-12-12T19:01:00Z" w16du:dateUtc="2025-12-12T18:01:00Z">
        <w:r w:rsidRPr="00C673E9">
          <w:rPr>
            <w:rFonts w:ascii="Arial" w:hAnsi="Arial" w:cs="Arial"/>
          </w:rPr>
          <w:fldChar w:fldCharType="begin"/>
        </w:r>
      </w:ins>
      <w:ins w:id="671" w:author="Johannes Zauner" w:date="2025-12-15T12:21:00Z" w16du:dateUtc="2025-12-15T11:21:00Z">
        <w:r w:rsidR="007A19FF">
          <w:rPr>
            <w:rFonts w:ascii="Arial" w:hAnsi="Arial" w:cs="Arial"/>
          </w:rPr>
          <w:instrText xml:space="preserve">HYPERLINK "https://tscnlab.github.io/ZaunerEtAl_JVis_2026/supplement.html" \h </w:instrText>
        </w:r>
      </w:ins>
      <w:ins w:id="672" w:author="zusammenlegung" w:date="2025-12-12T19:01:00Z" w16du:dateUtc="2025-12-12T18:01:00Z">
        <w:del w:id="673" w:author="Johannes Zauner" w:date="2025-12-15T12:21:00Z" w16du:dateUtc="2025-12-15T11:21:00Z">
          <w:r w:rsidRPr="00C673E9" w:rsidDel="007A19FF">
            <w:rPr>
              <w:rFonts w:ascii="Arial" w:hAnsi="Arial" w:cs="Arial"/>
            </w:rPr>
            <w:delInstrText>HYPERLINK "supplement.qmd" \h</w:delInstrText>
          </w:r>
        </w:del>
        <w:r w:rsidRPr="00C673E9">
          <w:rPr>
            <w:rFonts w:ascii="Arial" w:hAnsi="Arial" w:cs="Arial"/>
          </w:rPr>
        </w:r>
        <w:r w:rsidRPr="00C673E9">
          <w:rPr>
            <w:rFonts w:ascii="Arial" w:hAnsi="Arial" w:cs="Arial"/>
          </w:rPr>
          <w:fldChar w:fldCharType="separate"/>
        </w:r>
        <w:r w:rsidRPr="00C673E9">
          <w:rPr>
            <w:rStyle w:val="Hyperlink"/>
            <w:rFonts w:ascii="Arial" w:hAnsi="Arial" w:cs="Arial"/>
          </w:rPr>
          <w:t>Supplement 1</w:t>
        </w:r>
        <w:r w:rsidRPr="00C673E9">
          <w:rPr>
            <w:rFonts w:ascii="Arial" w:hAnsi="Arial" w:cs="Arial"/>
          </w:rPr>
          <w:fldChar w:fldCharType="end"/>
        </w:r>
      </w:ins>
      <w:r w:rsidRPr="00DF50B6">
        <w:t xml:space="preserve"> c</w:t>
      </w:r>
      <w:ins w:id="674" w:author="Johannes Zauner" w:date="2025-12-19T11:30:00Z">
        <w:r w:rsidR="00DC45C4" w:rsidRPr="00DC45C4">
          <w:t>ontains the annotated code and description for the steps involved, which are summarized as follows, and as shown in </w:t>
        </w:r>
        <w:r w:rsidR="00DC45C4" w:rsidRPr="00DC45C4">
          <w:fldChar w:fldCharType="begin"/>
        </w:r>
        <w:r w:rsidR="00DC45C4" w:rsidRPr="00DC45C4">
          <w:instrText>HYPERLINK "http://localhost:6810/" \l "fig-fc_supplement"</w:instrText>
        </w:r>
        <w:r w:rsidR="00DC45C4" w:rsidRPr="00DC45C4">
          <w:fldChar w:fldCharType="separate"/>
        </w:r>
        <w:r w:rsidR="00DC45C4" w:rsidRPr="00DC45C4">
          <w:rPr>
            <w:rStyle w:val="Hyperlink"/>
          </w:rPr>
          <w:t>Figure 1</w:t>
        </w:r>
      </w:ins>
      <w:ins w:id="675" w:author="Johannes Zauner" w:date="2025-12-19T11:30:00Z" w16du:dateUtc="2025-12-19T10:30:00Z">
        <w:r w:rsidR="00DC45C4" w:rsidRPr="00DC45C4">
          <w:fldChar w:fldCharType="end"/>
        </w:r>
      </w:ins>
      <w:ins w:id="676" w:author="Johannes Zauner" w:date="2025-12-19T11:30:00Z">
        <w:r w:rsidR="00DC45C4" w:rsidRPr="00DC45C4">
          <w:t>. Please refer to the supplement for details</w:t>
        </w:r>
      </w:ins>
      <w:del w:id="677" w:author="Johannes Zauner" w:date="2025-12-19T11:30:00Z" w16du:dateUtc="2025-12-19T10:30:00Z">
        <w:r w:rsidRPr="00DF50B6" w:rsidDel="00DC45C4">
          <w:delText>ontains the annotated code and description for the steps involved. The following summarizes the steps involved</w:delText>
        </w:r>
      </w:del>
      <w:ins w:id="678" w:author="zusammenlegung" w:date="2025-12-12T19:01:00Z" w16du:dateUtc="2025-12-12T18:01:00Z">
        <w:del w:id="679" w:author="Johannes Zauner" w:date="2025-12-19T11:30:00Z" w16du:dateUtc="2025-12-19T10:30:00Z">
          <w:r w:rsidRPr="00C673E9" w:rsidDel="00DC45C4">
            <w:rPr>
              <w:rFonts w:ascii="Arial" w:hAnsi="Arial" w:cs="Arial"/>
            </w:rPr>
            <w:delText>, please refer to the supplement for details</w:delText>
          </w:r>
        </w:del>
      </w:ins>
      <w:ins w:id="680" w:author="Johannes Zauner" w:date="2025-12-19T11:30:00Z" w16du:dateUtc="2025-12-19T10:30:00Z">
        <w:r w:rsidR="00DC45C4">
          <w:t>.</w:t>
        </w:r>
      </w:ins>
      <w:del w:id="681" w:author="Johannes Zauner" w:date="2025-12-19T11:30:00Z" w16du:dateUtc="2025-12-19T10:30:00Z">
        <w:r w:rsidRPr="00DF50B6" w:rsidDel="00DC45C4">
          <w:delText>:</w:delText>
        </w:r>
      </w:del>
    </w:p>
    <w:p w14:paraId="657422C8" w14:textId="63EEA675" w:rsidR="005B4FEE" w:rsidRDefault="005B4FEE" w:rsidP="00DF50B6">
      <w:pPr>
        <w:rPr>
          <w:ins w:id="682" w:author="Johannes Zauner" w:date="2025-12-19T11:32:00Z" w16du:dateUtc="2025-12-19T10:32:00Z"/>
        </w:rPr>
      </w:pPr>
      <w:ins w:id="683" w:author="Johannes Zauner" w:date="2025-12-19T11:31:00Z" w16du:dateUtc="2025-12-19T10:31:00Z">
        <w:r>
          <w:rPr>
            <w:noProof/>
          </w:rPr>
          <w:lastRenderedPageBreak/>
          <w:drawing>
            <wp:inline distT="0" distB="0" distL="0" distR="0" wp14:anchorId="5574BF2E" wp14:editId="4FEA8E10">
              <wp:extent cx="5728335" cy="2663190"/>
              <wp:effectExtent l="0" t="0" r="0" b="3810"/>
              <wp:docPr id="2141701439" name="Grafik 1" descr="Ein Bild, das Diagramm, Text, Plan,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01439" name="Grafik 1" descr="Ein Bild, das Diagramm, Text, Plan, Reihe enthält.&#10;&#10;KI-generierte Inhalte können fehlerhaft sei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8335" cy="2663190"/>
                      </a:xfrm>
                      <a:prstGeom prst="rect">
                        <a:avLst/>
                      </a:prstGeom>
                    </pic:spPr>
                  </pic:pic>
                </a:graphicData>
              </a:graphic>
            </wp:inline>
          </w:drawing>
        </w:r>
      </w:ins>
    </w:p>
    <w:p w14:paraId="345E8F64" w14:textId="77FEFDAE" w:rsidR="005B4FEE" w:rsidRPr="005B4FEE" w:rsidRDefault="005B4FEE" w:rsidP="00DF50B6">
      <w:pPr>
        <w:rPr>
          <w:i/>
          <w:iCs/>
          <w:rPrChange w:id="684" w:author="Johannes Zauner" w:date="2025-12-19T11:32:00Z" w16du:dateUtc="2025-12-19T10:32:00Z">
            <w:rPr/>
          </w:rPrChange>
        </w:rPr>
      </w:pPr>
      <w:ins w:id="685" w:author="Johannes Zauner" w:date="2025-12-19T11:32:00Z" w16du:dateUtc="2025-12-19T10:32:00Z">
        <w:r w:rsidRPr="005B4FEE">
          <w:rPr>
            <w:i/>
            <w:iCs/>
            <w:rPrChange w:id="686" w:author="Johannes Zauner" w:date="2025-12-19T11:32:00Z" w16du:dateUtc="2025-12-19T10:32:00Z">
              <w:rPr/>
            </w:rPrChange>
          </w:rPr>
          <w:t>Figure </w:t>
        </w:r>
        <w:r>
          <w:rPr>
            <w:i/>
            <w:iCs/>
          </w:rPr>
          <w:t>1</w:t>
        </w:r>
        <w:r w:rsidRPr="005B4FEE">
          <w:rPr>
            <w:i/>
            <w:iCs/>
            <w:rPrChange w:id="687" w:author="Johannes Zauner" w:date="2025-12-19T11:32:00Z" w16du:dateUtc="2025-12-19T10:32:00Z">
              <w:rPr/>
            </w:rPrChange>
          </w:rPr>
          <w:t xml:space="preserve">: </w:t>
        </w:r>
        <w:r>
          <w:rPr>
            <w:i/>
            <w:iCs/>
          </w:rPr>
          <w:t>Pre-processing steps in the supplement document</w:t>
        </w:r>
      </w:ins>
    </w:p>
    <w:p w14:paraId="7FDDEB25" w14:textId="03D4EFDE" w:rsidR="007C0A0D" w:rsidRPr="00C673E9" w:rsidRDefault="007C0A0D" w:rsidP="007C0A0D">
      <w:pPr>
        <w:pStyle w:val="Textkrper"/>
        <w:rPr>
          <w:ins w:id="688" w:author="zusammenlegung" w:date="2025-12-12T19:01:00Z" w16du:dateUtc="2025-12-12T18:01:00Z"/>
          <w:rFonts w:ascii="Arial" w:hAnsi="Arial" w:cs="Arial"/>
        </w:rPr>
      </w:pPr>
      <w:r w:rsidRPr="00DF50B6">
        <w:rPr>
          <w:b/>
        </w:rPr>
        <w:t>Data import:</w:t>
      </w:r>
      <w:r w:rsidRPr="00DF50B6">
        <w:t xml:space="preserve"> We imported raw data from the </w:t>
      </w:r>
      <w:r w:rsidRPr="00DF50B6">
        <w:rPr>
          <w:rStyle w:val="SchwacherVerweis"/>
        </w:rPr>
        <w:t>Clouclip</w:t>
      </w:r>
      <w:r w:rsidRPr="00DF50B6">
        <w:t xml:space="preserve"> and </w:t>
      </w:r>
      <w:r w:rsidRPr="00DF50B6">
        <w:rPr>
          <w:rStyle w:val="SchwacherVerweis"/>
        </w:rPr>
        <w:t>VEET</w:t>
      </w:r>
      <w:r w:rsidRPr="00DF50B6">
        <w:t xml:space="preserve"> devices using LightLogR’s built-in import functions, which automatically handle device-specific formats and idiosyncrasies.</w:t>
      </w:r>
      <w:del w:id="689" w:author="zusammenlegung" w:date="2025-12-12T19:01:00Z" w16du:dateUtc="2025-12-12T18:01:00Z">
        <w:r w:rsidR="00C33A9B" w:rsidRPr="00C33A9B">
          <w:delText xml:space="preserve"> </w:delText>
        </w:r>
      </w:del>
    </w:p>
    <w:p w14:paraId="7F92DFC7" w14:textId="1B02D95D" w:rsidR="007C0A0D" w:rsidRPr="00636EE9" w:rsidRDefault="007C0A0D" w:rsidP="00DF50B6">
      <w:r w:rsidRPr="00DF50B6">
        <w:t xml:space="preserve">The </w:t>
      </w:r>
      <w:r w:rsidRPr="00DF50B6">
        <w:rPr>
          <w:rStyle w:val="SchwacherVerweis"/>
        </w:rPr>
        <w:t>Clouclip</w:t>
      </w:r>
      <w:r w:rsidRPr="00DF50B6">
        <w:t xml:space="preserve"> export file (provided as a tab-delimited text file) contains timestamped records of distance (cm) and illuminance (lux). LightLogR’s </w:t>
      </w:r>
      <w:r w:rsidRPr="00DF50B6">
        <w:rPr>
          <w:rStyle w:val="SchwacherVerweis"/>
        </w:rPr>
        <w:t>import$Clouclip</w:t>
      </w:r>
      <w:r w:rsidRPr="00DF50B6">
        <w:t xml:space="preserve"> function reads this file, after specifying the device’s recording timezone, and converts device-specific sentinel codes into proper missing values. For instance, the Clouclip uses special numeric codes to indicate when it is in “sleep mode” or when a reading is out of the sensor’s range, rather than recording a normal value. LightLogR identifies </w:t>
      </w:r>
      <w:r w:rsidRPr="00636EE9">
        <w:rPr>
          <w:rStyle w:val="SchwacherVerweis"/>
        </w:rPr>
        <w:t>-1</w:t>
      </w:r>
      <w:r w:rsidRPr="00636EE9">
        <w:t xml:space="preserve"> (for both distance and </w:t>
      </w:r>
      <w:del w:id="690" w:author="zusammenlegung" w:date="2025-12-12T19:01:00Z" w16du:dateUtc="2025-12-12T18:01:00Z">
        <w:r w:rsidR="00C33A9B">
          <w:delText>illuminance</w:delText>
        </w:r>
      </w:del>
      <w:ins w:id="691" w:author="zusammenlegung" w:date="2025-12-12T19:01:00Z" w16du:dateUtc="2025-12-12T18:01:00Z">
        <w:r w:rsidRPr="00C673E9">
          <w:rPr>
            <w:rFonts w:ascii="Arial" w:hAnsi="Arial" w:cs="Arial"/>
          </w:rPr>
          <w:t>lux</w:t>
        </w:r>
      </w:ins>
      <w:r w:rsidRPr="00636EE9">
        <w:t xml:space="preserve">) as indicating the device’s sleep mode and </w:t>
      </w:r>
      <w:r w:rsidRPr="00636EE9">
        <w:rPr>
          <w:rStyle w:val="SchwacherVerweis"/>
        </w:rPr>
        <w:t>204</w:t>
      </w:r>
      <w:r w:rsidRPr="00636EE9">
        <w:t xml:space="preserve"> (for distance) as indicating the object was beyond the measurable range, replacing these with </w:t>
      </w:r>
      <w:r w:rsidRPr="00636EE9">
        <w:rPr>
          <w:rStyle w:val="SchwacherVerweis"/>
        </w:rPr>
        <w:t>NA</w:t>
      </w:r>
      <w:r w:rsidRPr="00636EE9">
        <w:t xml:space="preserve"> and logging their status in separate columns. The import routine also provides an initial summary of the dataset, including start and end times and any irregular sampling intervals or gaps.</w:t>
      </w:r>
    </w:p>
    <w:p w14:paraId="409FC05E" w14:textId="201F403A" w:rsidR="007C0A0D" w:rsidRPr="00636EE9" w:rsidRDefault="007C0A0D" w:rsidP="00DF50B6">
      <w:r w:rsidRPr="00636EE9">
        <w:t xml:space="preserve">For the </w:t>
      </w:r>
      <w:r w:rsidRPr="00636EE9">
        <w:rPr>
          <w:rStyle w:val="SchwacherVerweis"/>
        </w:rPr>
        <w:t>VEET</w:t>
      </w:r>
      <w:r w:rsidRPr="00636EE9">
        <w:t xml:space="preserve"> device, data were provided as CSV logs (zipped on Github, due to size). We focused on the ambient light sensor modality first. Using </w:t>
      </w:r>
      <w:r w:rsidRPr="00636EE9">
        <w:rPr>
          <w:rStyle w:val="SchwacherVerweis"/>
        </w:rPr>
        <w:t>import$VEET(..., modality = "ALS")</w:t>
      </w:r>
      <w:r w:rsidRPr="00636EE9">
        <w:t>, we extracted the illuminance (</w:t>
      </w:r>
      <w:r w:rsidRPr="00636EE9">
        <w:rPr>
          <w:rStyle w:val="SchwacherVerweis"/>
        </w:rPr>
        <w:t>Lux</w:t>
      </w:r>
      <w:r w:rsidRPr="00636EE9">
        <w:t xml:space="preserve">) data stream and its timestamps. The raw VEET data similarly </w:t>
      </w:r>
      <w:del w:id="692" w:author="zusammenlegung" w:date="2025-12-12T19:01:00Z" w16du:dateUtc="2025-12-12T18:01:00Z">
        <w:r w:rsidR="00C33A9B" w:rsidRPr="00C33A9B">
          <w:delText>can contain</w:delText>
        </w:r>
      </w:del>
      <w:ins w:id="693" w:author="zusammenlegung" w:date="2025-12-12T19:01:00Z" w16du:dateUtc="2025-12-12T18:01:00Z">
        <w:r w:rsidRPr="00C673E9">
          <w:rPr>
            <w:rFonts w:ascii="Arial" w:hAnsi="Arial" w:cs="Arial"/>
          </w:rPr>
          <w:t>contains</w:t>
        </w:r>
      </w:ins>
      <w:r w:rsidRPr="00636EE9">
        <w:t xml:space="preserve"> irregular intervals </w:t>
      </w:r>
      <w:del w:id="694" w:author="zusammenlegung" w:date="2025-12-12T19:01:00Z" w16du:dateUtc="2025-12-12T18:01:00Z">
        <w:r w:rsidR="00C33A9B" w:rsidRPr="00C33A9B">
          <w:delText>or</w:delText>
        </w:r>
      </w:del>
      <w:ins w:id="695" w:author="zusammenlegung" w:date="2025-12-12T19:01:00Z" w16du:dateUtc="2025-12-12T18:01:00Z">
        <w:r w:rsidRPr="00C673E9">
          <w:rPr>
            <w:rFonts w:ascii="Arial" w:hAnsi="Arial" w:cs="Arial"/>
          </w:rPr>
          <w:t>and can contain</w:t>
        </w:r>
      </w:ins>
      <w:r w:rsidRPr="00636EE9">
        <w:t xml:space="preserve"> missing periods (e.g., if the device stopped recording or was reset); the import summary flags these issues.</w:t>
      </w:r>
    </w:p>
    <w:p w14:paraId="4BA39F5A" w14:textId="77777777" w:rsidR="007C0A0D" w:rsidRPr="00C673E9" w:rsidRDefault="007C0A0D" w:rsidP="007C0A0D">
      <w:pPr>
        <w:pStyle w:val="Textkrper"/>
        <w:rPr>
          <w:ins w:id="696" w:author="zusammenlegung" w:date="2025-12-12T19:01:00Z" w16du:dateUtc="2025-12-12T18:01:00Z"/>
          <w:rFonts w:ascii="Arial" w:hAnsi="Arial" w:cs="Arial"/>
        </w:rPr>
      </w:pPr>
      <w:ins w:id="697" w:author="zusammenlegung" w:date="2025-12-12T19:01:00Z" w16du:dateUtc="2025-12-12T18:01:00Z">
        <w:r w:rsidRPr="00C673E9">
          <w:rPr>
            <w:rFonts w:ascii="Arial" w:hAnsi="Arial" w:cs="Arial"/>
          </w:rPr>
          <w:lastRenderedPageBreak/>
          <w:t xml:space="preserve">Besides the </w:t>
        </w:r>
        <w:r w:rsidRPr="00C673E9">
          <w:rPr>
            <w:rStyle w:val="VerbatimChar"/>
            <w:rFonts w:ascii="Arial" w:hAnsi="Arial" w:cs="Arial"/>
          </w:rPr>
          <w:t>Clouclip</w:t>
        </w:r>
        <w:r w:rsidRPr="00C673E9">
          <w:rPr>
            <w:rFonts w:ascii="Arial" w:hAnsi="Arial" w:cs="Arial"/>
          </w:rPr>
          <w:t xml:space="preserve"> and </w:t>
        </w:r>
        <w:r w:rsidRPr="00C673E9">
          <w:rPr>
            <w:rStyle w:val="VerbatimChar"/>
            <w:rFonts w:ascii="Arial" w:hAnsi="Arial" w:cs="Arial"/>
          </w:rPr>
          <w:t>VEET</w:t>
        </w:r>
        <w:r w:rsidRPr="00C673E9">
          <w:rPr>
            <w:rFonts w:ascii="Arial" w:hAnsi="Arial" w:cs="Arial"/>
          </w:rPr>
          <w:t xml:space="preserve">, LightLogR 0.10.0 contains import functions for 18 more wearable devices. The package further supports versions due to evolving data formats, and includes documentation for both </w:t>
        </w:r>
        <w:r w:rsidRPr="00C673E9">
          <w:rPr>
            <w:rFonts w:ascii="Arial" w:hAnsi="Arial" w:cs="Arial"/>
          </w:rPr>
          <w:fldChar w:fldCharType="begin"/>
        </w:r>
        <w:r w:rsidRPr="00C673E9">
          <w:rPr>
            <w:rFonts w:ascii="Arial" w:hAnsi="Arial" w:cs="Arial"/>
          </w:rPr>
          <w:instrText>HYPERLINK "https://tscnlab.github.io/LightLogR/reference/import_adjustment.html"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code-based</w:t>
        </w:r>
        <w:r w:rsidRPr="00C673E9">
          <w:rPr>
            <w:rFonts w:ascii="Arial" w:hAnsi="Arial" w:cs="Arial"/>
          </w:rPr>
          <w:fldChar w:fldCharType="end"/>
        </w:r>
        <w:r w:rsidRPr="00C673E9">
          <w:rPr>
            <w:rFonts w:ascii="Arial" w:hAnsi="Arial" w:cs="Arial"/>
          </w:rPr>
          <w:t xml:space="preserve"> and </w:t>
        </w:r>
        <w:r w:rsidRPr="00C673E9">
          <w:rPr>
            <w:rFonts w:ascii="Arial" w:hAnsi="Arial" w:cs="Arial"/>
          </w:rPr>
          <w:fldChar w:fldCharType="begin"/>
        </w:r>
        <w:r w:rsidRPr="00C673E9">
          <w:rPr>
            <w:rFonts w:ascii="Arial" w:hAnsi="Arial" w:cs="Arial"/>
          </w:rPr>
          <w:instrText>HYPERLINK "https://tscnlab.github.io/LightLogR/articles/Import.html" \l "from-which-devices-can-i-import-data"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code-less</w:t>
        </w:r>
        <w:r w:rsidRPr="00C673E9">
          <w:rPr>
            <w:rFonts w:ascii="Arial" w:hAnsi="Arial" w:cs="Arial"/>
          </w:rPr>
          <w:fldChar w:fldCharType="end"/>
        </w:r>
        <w:r w:rsidRPr="00C673E9">
          <w:rPr>
            <w:rFonts w:ascii="Arial" w:hAnsi="Arial" w:cs="Arial"/>
          </w:rPr>
          <w:t xml:space="preserve"> additions of new device import-functions.</w:t>
        </w:r>
      </w:ins>
    </w:p>
    <w:p w14:paraId="5F252B4A" w14:textId="57C329DA" w:rsidR="007C0A0D" w:rsidRPr="00636EE9" w:rsidRDefault="007C0A0D" w:rsidP="00636EE9">
      <w:r w:rsidRPr="00636EE9">
        <w:rPr>
          <w:b/>
        </w:rPr>
        <w:t>Irregular intervals</w:t>
      </w:r>
      <w:del w:id="698" w:author="zusammenlegung" w:date="2025-12-12T19:01:00Z" w16du:dateUtc="2025-12-12T18:01:00Z">
        <w:r w:rsidR="00C33A9B" w:rsidRPr="00C33A9B">
          <w:rPr>
            <w:b/>
            <w:bCs/>
          </w:rPr>
          <w:delText xml:space="preserve"> and</w:delText>
        </w:r>
      </w:del>
      <w:ins w:id="699" w:author="zusammenlegung" w:date="2025-12-12T19:01:00Z" w16du:dateUtc="2025-12-12T18:01:00Z">
        <w:r w:rsidRPr="00C673E9">
          <w:rPr>
            <w:rFonts w:ascii="Arial" w:hAnsi="Arial" w:cs="Arial"/>
            <w:b/>
            <w:bCs/>
          </w:rPr>
          <w:t>,</w:t>
        </w:r>
      </w:ins>
      <w:r w:rsidRPr="00636EE9">
        <w:rPr>
          <w:b/>
        </w:rPr>
        <w:t xml:space="preserve"> gaps</w:t>
      </w:r>
      <w:ins w:id="700" w:author="zusammenlegung" w:date="2025-12-12T19:01:00Z" w16du:dateUtc="2025-12-12T18:01:00Z">
        <w:r w:rsidRPr="00C673E9">
          <w:rPr>
            <w:rFonts w:ascii="Arial" w:hAnsi="Arial" w:cs="Arial"/>
            <w:b/>
            <w:bCs/>
          </w:rPr>
          <w:t>, non-wear times</w:t>
        </w:r>
      </w:ins>
      <w:r w:rsidRPr="00636EE9">
        <w:rPr>
          <w:b/>
        </w:rPr>
        <w:t>:</w:t>
      </w:r>
      <w:r w:rsidRPr="00636EE9">
        <w:t xml:space="preserve"> Both datasets showed irregular timing and missing data, i.e., gaps. Irregular data means that some observations did not align </w:t>
      </w:r>
      <w:del w:id="701" w:author="zusammenlegung" w:date="2025-12-12T19:01:00Z" w16du:dateUtc="2025-12-12T18:01:00Z">
        <w:r w:rsidR="00C33A9B">
          <w:delText>with</w:delText>
        </w:r>
      </w:del>
      <w:ins w:id="702" w:author="zusammenlegung" w:date="2025-12-12T19:01:00Z" w16du:dateUtc="2025-12-12T18:01:00Z">
        <w:r w:rsidRPr="00C673E9">
          <w:rPr>
            <w:rFonts w:ascii="Arial" w:hAnsi="Arial" w:cs="Arial"/>
          </w:rPr>
          <w:t>to</w:t>
        </w:r>
      </w:ins>
      <w:r w:rsidRPr="00636EE9">
        <w:t xml:space="preserve"> the nominal sampling interval (e.g., slight timing drift or pauses in recording). For the </w:t>
      </w:r>
      <w:r w:rsidRPr="00636EE9">
        <w:rPr>
          <w:rStyle w:val="SchwacherVerweis"/>
        </w:rPr>
        <w:t>Clouclip</w:t>
      </w:r>
      <w:del w:id="703" w:author="zusammenlegung" w:date="2025-12-12T19:01:00Z" w16du:dateUtc="2025-12-12T18:01:00Z">
        <w:r w:rsidR="00D43624">
          <w:delText>‘s</w:delText>
        </w:r>
      </w:del>
      <w:r w:rsidRPr="00636EE9">
        <w:t xml:space="preserve"> 5-second data, we detected irregular timestamps spanning all but the first and last day of the recording. Handling such irregularities is important because many downstream analyses assume a regular time series. We evaluated strategies to address this, including:</w:t>
      </w:r>
    </w:p>
    <w:p w14:paraId="2FFAAFCB" w14:textId="77777777" w:rsidR="007C0A0D" w:rsidRPr="00636EE9" w:rsidRDefault="007C0A0D" w:rsidP="00636EE9">
      <w:pPr>
        <w:pStyle w:val="Listenabsatz"/>
        <w:numPr>
          <w:ilvl w:val="0"/>
          <w:numId w:val="57"/>
        </w:numPr>
      </w:pPr>
      <w:r w:rsidRPr="00636EE9">
        <w:t>Removing an initial portion of data if irregularities occur mainly during device start-up.</w:t>
      </w:r>
    </w:p>
    <w:p w14:paraId="3F36C687" w14:textId="77777777" w:rsidR="007C0A0D" w:rsidRPr="00636EE9" w:rsidRDefault="007C0A0D" w:rsidP="00636EE9">
      <w:pPr>
        <w:pStyle w:val="Listenabsatz"/>
        <w:numPr>
          <w:ilvl w:val="0"/>
          <w:numId w:val="57"/>
        </w:numPr>
      </w:pPr>
      <w:r w:rsidRPr="00636EE9">
        <w:t>Rounding all timestamps to the nearest regular interval (5 s in this case).</w:t>
      </w:r>
    </w:p>
    <w:p w14:paraId="336B0355" w14:textId="77777777" w:rsidR="007C0A0D" w:rsidRPr="00636EE9" w:rsidRDefault="007C0A0D" w:rsidP="00636EE9">
      <w:pPr>
        <w:pStyle w:val="Listenabsatz"/>
        <w:numPr>
          <w:ilvl w:val="0"/>
          <w:numId w:val="57"/>
        </w:numPr>
      </w:pPr>
      <w:r w:rsidRPr="00636EE9">
        <w:t>Aggregating to a coarser time interval (with some loss of temporal resolution).</w:t>
      </w:r>
    </w:p>
    <w:p w14:paraId="2B6BA900" w14:textId="77777777" w:rsidR="007C0A0D" w:rsidRPr="00636EE9" w:rsidRDefault="007C0A0D" w:rsidP="00636EE9">
      <w:r w:rsidRPr="00636EE9">
        <w:t>Based on the import summary and visual inspection of the time gaps, we chose to round the observation times to the nearest 5-second mark, as this addressed the minor offsets without significant data loss. After rounding timestamps, we added an explicit date column for convenient grouping by day.</w:t>
      </w:r>
    </w:p>
    <w:p w14:paraId="5C3F25A9" w14:textId="537C0E6B" w:rsidR="007C0A0D" w:rsidRPr="00636EE9" w:rsidRDefault="007C0A0D" w:rsidP="00636EE9">
      <w:r w:rsidRPr="00636EE9">
        <w:t xml:space="preserve">We then generated a summary of missing data for each day. Implicit gaps (intervals where the device should have recorded data but did not) were converted into explicit missing entries using LightLogR’s gap-handling functions. We also removed days that had very little data </w:t>
      </w:r>
      <w:del w:id="704" w:author="zusammenlegung" w:date="2025-12-12T19:01:00Z" w16du:dateUtc="2025-12-12T18:01:00Z">
        <w:r w:rsidR="00C33A9B" w:rsidRPr="00C33A9B">
          <w:delText>(in</w:delText>
        </w:r>
      </w:del>
      <w:ins w:id="705" w:author="zusammenlegung" w:date="2025-12-12T19:01:00Z" w16du:dateUtc="2025-12-12T18:01:00Z">
        <w:r w:rsidRPr="00C673E9">
          <w:rPr>
            <w:rFonts w:ascii="Arial" w:hAnsi="Arial" w:cs="Arial"/>
          </w:rPr>
          <w:t>to focus on days with substantial wear time. In</w:t>
        </w:r>
      </w:ins>
      <w:r w:rsidRPr="00636EE9">
        <w:t xml:space="preserve"> our </w:t>
      </w:r>
      <w:r w:rsidRPr="00636EE9">
        <w:rPr>
          <w:rStyle w:val="SchwacherVerweis"/>
        </w:rPr>
        <w:t>Clouclip</w:t>
      </w:r>
      <w:r w:rsidRPr="00636EE9">
        <w:t xml:space="preserve"> example, days with &lt;1 hour of recordings were dropped</w:t>
      </w:r>
      <w:del w:id="706" w:author="zusammenlegung" w:date="2025-12-12T19:01:00Z" w16du:dateUtc="2025-12-12T18:01:00Z">
        <w:r w:rsidR="00C33A9B" w:rsidRPr="00C33A9B">
          <w:delText>) to focus on days with substantial wear time</w:delText>
        </w:r>
      </w:del>
      <w:ins w:id="707" w:author="zusammenlegung" w:date="2025-12-12T19:01:00Z" w16du:dateUtc="2025-12-12T18:01:00Z">
        <w:r w:rsidRPr="00C673E9">
          <w:rPr>
            <w:rFonts w:ascii="Arial" w:hAnsi="Arial" w:cs="Arial"/>
          </w:rPr>
          <w:t xml:space="preserve">. This threshold should be adjusted based on how much complete days matter for a given analysis at hand. E.g., in circadian science, the metrics of </w:t>
        </w:r>
        <w:r w:rsidRPr="00C673E9">
          <w:rPr>
            <w:rFonts w:ascii="Arial" w:hAnsi="Arial" w:cs="Arial"/>
            <w:i/>
            <w:iCs/>
          </w:rPr>
          <w:t>interdaily stability</w:t>
        </w:r>
        <w:r w:rsidRPr="00C673E9">
          <w:rPr>
            <w:rFonts w:ascii="Arial" w:hAnsi="Arial" w:cs="Arial"/>
          </w:rPr>
          <w:t xml:space="preserve"> and </w:t>
        </w:r>
        <w:r w:rsidRPr="00C673E9">
          <w:rPr>
            <w:rFonts w:ascii="Arial" w:hAnsi="Arial" w:cs="Arial"/>
            <w:i/>
            <w:iCs/>
          </w:rPr>
          <w:t>intradaily variation</w:t>
        </w:r>
        <w:r w:rsidRPr="00C673E9">
          <w:rPr>
            <w:rFonts w:ascii="Arial" w:hAnsi="Arial" w:cs="Arial"/>
          </w:rPr>
          <w:t xml:space="preserve"> require measurements for each hour of the day</w:t>
        </w:r>
      </w:ins>
      <w:r w:rsidRPr="00636EE9">
        <w:t>.</w:t>
      </w:r>
    </w:p>
    <w:p w14:paraId="7D94BB3A" w14:textId="77777777" w:rsidR="007C0A0D" w:rsidRPr="00636EE9" w:rsidRDefault="007C0A0D" w:rsidP="00636EE9">
      <w:r w:rsidRPr="00636EE9">
        <w:t xml:space="preserve">After these preprocessing steps, the </w:t>
      </w:r>
      <w:r w:rsidRPr="00636EE9">
        <w:rPr>
          <w:rStyle w:val="SchwacherVerweis"/>
        </w:rPr>
        <w:t>Clouclip</w:t>
      </w:r>
      <w:r w:rsidRPr="00636EE9">
        <w:t xml:space="preserve"> dataset had no irregular timestamps remaining and contained explicit markers for all periods of missing data (e.g., times when the device was off or not worn). The distance and illuminance values were now </w:t>
      </w:r>
      <w:r w:rsidRPr="00636EE9">
        <w:lastRenderedPageBreak/>
        <w:t>ready for metric calculations.</w:t>
      </w:r>
      <w:ins w:id="708" w:author="zusammenlegung" w:date="2025-12-12T19:01:00Z" w16du:dateUtc="2025-12-12T18:01:00Z">
        <w:r w:rsidRPr="00C673E9">
          <w:rPr>
            <w:rFonts w:ascii="Arial" w:hAnsi="Arial" w:cs="Arial"/>
          </w:rPr>
          <w:t xml:space="preserve"> Because the device was put in </w:t>
        </w:r>
        <w:r w:rsidRPr="00C673E9">
          <w:rPr>
            <w:rStyle w:val="VerbatimChar"/>
            <w:rFonts w:ascii="Arial" w:hAnsi="Arial" w:cs="Arial"/>
          </w:rPr>
          <w:t>sleep mode</w:t>
        </w:r>
        <w:r w:rsidRPr="00C673E9">
          <w:rPr>
            <w:rFonts w:ascii="Arial" w:hAnsi="Arial" w:cs="Arial"/>
          </w:rPr>
          <w:t xml:space="preserve"> when not worn, there are no measurements during non-wear times.</w:t>
        </w:r>
      </w:ins>
    </w:p>
    <w:p w14:paraId="4DDFA36B" w14:textId="2943896E" w:rsidR="007C0A0D" w:rsidRPr="00636EE9" w:rsidRDefault="007C0A0D" w:rsidP="00636EE9">
      <w:r w:rsidRPr="00636EE9">
        <w:t xml:space="preserve">The </w:t>
      </w:r>
      <w:r w:rsidRPr="00636EE9">
        <w:rPr>
          <w:rStyle w:val="VerbatimChar"/>
        </w:rPr>
        <w:t>VEET</w:t>
      </w:r>
      <w:r w:rsidRPr="00636EE9">
        <w:t xml:space="preserve"> illuminance data underwent a similar cleaning procedure. To make the </w:t>
      </w:r>
      <w:r w:rsidRPr="00636EE9">
        <w:rPr>
          <w:rStyle w:val="VerbatimChar"/>
        </w:rPr>
        <w:t>VEET</w:t>
      </w:r>
      <w:r w:rsidRPr="00636EE9">
        <w:t xml:space="preserve">’s 2-second illuminance data more comparable to the </w:t>
      </w:r>
      <w:r w:rsidRPr="00636EE9">
        <w:rPr>
          <w:rStyle w:val="VerbatimChar"/>
        </w:rPr>
        <w:t>Clouclip</w:t>
      </w:r>
      <w:r w:rsidRPr="00636EE9">
        <w:t xml:space="preserve">’s and to reduce computational load, we aggregated the illuminance time series to 5-second intervals. </w:t>
      </w:r>
      <w:ins w:id="709" w:author="zusammenlegung" w:date="2025-12-12T19:01:00Z" w16du:dateUtc="2025-12-12T18:01:00Z">
        <w:r w:rsidRPr="00C673E9">
          <w:rPr>
            <w:rFonts w:ascii="Arial" w:hAnsi="Arial" w:cs="Arial"/>
          </w:rPr>
          <w:t xml:space="preserve">Aggregation was performed with the arithmetic mean of values in a 5-second bin. </w:t>
        </w:r>
      </w:ins>
      <w:r w:rsidRPr="00636EE9">
        <w:t xml:space="preserve">We then inserted explicit missing entries for </w:t>
      </w:r>
      <w:del w:id="710" w:author="zusammenlegung" w:date="2025-12-12T19:01:00Z" w16du:dateUtc="2025-12-12T18:01:00Z">
        <w:r w:rsidR="00C33A9B" w:rsidRPr="00C33A9B">
          <w:delText>any gaps</w:delText>
        </w:r>
      </w:del>
      <w:ins w:id="711" w:author="zusammenlegung" w:date="2025-12-12T19:01:00Z" w16du:dateUtc="2025-12-12T18:01:00Z">
        <w:r w:rsidRPr="00C673E9">
          <w:rPr>
            <w:rFonts w:ascii="Arial" w:hAnsi="Arial" w:cs="Arial"/>
          </w:rPr>
          <w:t>each whole day</w:t>
        </w:r>
      </w:ins>
      <w:r w:rsidRPr="00636EE9">
        <w:t xml:space="preserve"> and removed days with more than one hour of missing illuminance data. After cleaning, six days of VEET illuminance data with good coverage remained for analysis (see </w:t>
      </w:r>
      <w:del w:id="712" w:author="zusammenlegung" w:date="2025-12-12T19:01:00Z" w16du:dateUtc="2025-12-12T18:01:00Z">
        <w:r w:rsidR="00C33A9B" w:rsidRPr="00C33A9B">
          <w:delText>Supplementary Material</w:delText>
        </w:r>
      </w:del>
      <w:ins w:id="713" w:author="zusammenlegung" w:date="2025-12-12T19:01:00Z" w16du:dateUtc="2025-12-12T18:01:00Z">
        <w:r w:rsidRPr="00C673E9">
          <w:rPr>
            <w:rFonts w:ascii="Arial" w:hAnsi="Arial" w:cs="Arial"/>
          </w:rPr>
          <w:fldChar w:fldCharType="begin"/>
        </w:r>
      </w:ins>
      <w:ins w:id="714" w:author="Johannes Zauner" w:date="2025-12-15T12:21:00Z" w16du:dateUtc="2025-12-15T11:21:00Z">
        <w:r w:rsidR="007A19FF">
          <w:rPr>
            <w:rFonts w:ascii="Arial" w:hAnsi="Arial" w:cs="Arial"/>
          </w:rPr>
          <w:instrText xml:space="preserve">HYPERLINK "https://tscnlab.github.io/ZaunerEtAl_JVis_2026/supplement.html" \h </w:instrText>
        </w:r>
      </w:ins>
      <w:ins w:id="715" w:author="zusammenlegung" w:date="2025-12-12T19:01:00Z" w16du:dateUtc="2025-12-12T18:01:00Z">
        <w:del w:id="716" w:author="Johannes Zauner" w:date="2025-12-15T12:21:00Z" w16du:dateUtc="2025-12-15T11:21:00Z">
          <w:r w:rsidRPr="00C673E9" w:rsidDel="007A19FF">
            <w:rPr>
              <w:rFonts w:ascii="Arial" w:hAnsi="Arial" w:cs="Arial"/>
            </w:rPr>
            <w:delInstrText>HYPERLINK "supplement.qmd" \h</w:delInstrText>
          </w:r>
        </w:del>
        <w:r w:rsidRPr="00C673E9">
          <w:rPr>
            <w:rFonts w:ascii="Arial" w:hAnsi="Arial" w:cs="Arial"/>
          </w:rPr>
        </w:r>
        <w:r w:rsidRPr="00C673E9">
          <w:rPr>
            <w:rFonts w:ascii="Arial" w:hAnsi="Arial" w:cs="Arial"/>
          </w:rPr>
          <w:fldChar w:fldCharType="separate"/>
        </w:r>
        <w:r w:rsidRPr="00C673E9">
          <w:rPr>
            <w:rStyle w:val="Hyperlink"/>
            <w:rFonts w:ascii="Arial" w:hAnsi="Arial" w:cs="Arial"/>
          </w:rPr>
          <w:t>Supplement 1</w:t>
        </w:r>
        <w:r w:rsidRPr="00C673E9">
          <w:rPr>
            <w:rFonts w:ascii="Arial" w:hAnsi="Arial" w:cs="Arial"/>
          </w:rPr>
          <w:fldChar w:fldCharType="end"/>
        </w:r>
      </w:ins>
      <w:r w:rsidRPr="00636EE9">
        <w:t xml:space="preserve"> for details).</w:t>
      </w:r>
    </w:p>
    <w:p w14:paraId="178D29BF" w14:textId="072C633D" w:rsidR="007C0A0D" w:rsidRPr="00636EE9" w:rsidRDefault="007C0A0D" w:rsidP="00636EE9">
      <w:r w:rsidRPr="00636EE9">
        <w:t xml:space="preserve">Finally, for spectral analysis, we imported the </w:t>
      </w:r>
      <w:r w:rsidRPr="00636EE9">
        <w:rPr>
          <w:rStyle w:val="VerbatimChar"/>
        </w:rPr>
        <w:t>VEET</w:t>
      </w:r>
      <w:r w:rsidRPr="00636EE9">
        <w:t xml:space="preserve">’s spectral sensor modality, and, for the distance analysis, the time-of-flight modality. This required additional processing: the raw spectral data consists of counts from </w:t>
      </w:r>
      <w:ins w:id="717" w:author="Johannes Zauner" w:date="2025-12-17T15:58:00Z" w16du:dateUtc="2025-12-17T14:58:00Z">
        <w:r w:rsidR="009C390E">
          <w:t>nine</w:t>
        </w:r>
      </w:ins>
      <w:del w:id="718" w:author="Johannes Zauner" w:date="2025-12-17T15:58:00Z" w16du:dateUtc="2025-12-17T14:58:00Z">
        <w:r w:rsidRPr="00636EE9" w:rsidDel="009C390E">
          <w:delText>10</w:delText>
        </w:r>
      </w:del>
      <w:r w:rsidRPr="00636EE9">
        <w:t xml:space="preserve"> wavelength-specific channels (approximately 415 nm through 940 nm, </w:t>
      </w:r>
      <w:ins w:id="719" w:author="zusammenlegung" w:date="2025-12-12T19:01:00Z" w16du:dateUtc="2025-12-12T18:01:00Z">
        <w:r w:rsidRPr="00C673E9">
          <w:rPr>
            <w:rFonts w:ascii="Arial" w:hAnsi="Arial" w:cs="Arial"/>
          </w:rPr>
          <w:t xml:space="preserve">unequally spaced between 30 and 50 nm, </w:t>
        </w:r>
      </w:ins>
      <w:r w:rsidRPr="00636EE9">
        <w:t xml:space="preserve">plus </w:t>
      </w:r>
      <w:del w:id="720" w:author="zusammenlegung" w:date="2025-12-12T19:01:00Z" w16du:dateUtc="2025-12-12T18:01:00Z">
        <w:r w:rsidR="00C33A9B" w:rsidRPr="00C33A9B">
          <w:delText>two</w:delText>
        </w:r>
      </w:del>
      <w:ins w:id="721" w:author="zusammenlegung" w:date="2025-12-12T19:01:00Z" w16du:dateUtc="2025-12-12T18:01:00Z">
        <w:r w:rsidRPr="00C673E9">
          <w:rPr>
            <w:rFonts w:ascii="Arial" w:hAnsi="Arial" w:cs="Arial"/>
          </w:rPr>
          <w:t>one</w:t>
        </w:r>
      </w:ins>
      <w:r w:rsidRPr="00636EE9">
        <w:t xml:space="preserve"> broadband clear</w:t>
      </w:r>
      <w:ins w:id="722" w:author="zusammenlegung" w:date="2025-12-12T19:01:00Z" w16du:dateUtc="2025-12-12T18:01:00Z">
        <w:r w:rsidRPr="00C673E9">
          <w:rPr>
            <w:rFonts w:ascii="Arial" w:hAnsi="Arial" w:cs="Arial"/>
          </w:rPr>
          <w:t xml:space="preserve"> channel covering the whole range of individual</w:t>
        </w:r>
      </w:ins>
      <w:r w:rsidRPr="00636EE9">
        <w:t xml:space="preserve"> channels</w:t>
      </w:r>
      <w:ins w:id="723" w:author="Johannes Zauner" w:date="2025-12-18T11:32:00Z" w16du:dateUtc="2025-12-18T10:32:00Z">
        <w:r w:rsidR="00F02130">
          <w:t>, another broadband channel for flicker detection,</w:t>
        </w:r>
      </w:ins>
      <w:r w:rsidRPr="00636EE9">
        <w:t xml:space="preserve"> and a dark channel) along with a sensor gain setting. We aggregated the spectral data to 5-minute intervals to focus on broader trends and reduce data volume. Each channel’s counts were normalized by the appropriate gain</w:t>
      </w:r>
      <w:del w:id="724" w:author="zusammenlegung" w:date="2025-12-12T19:01:00Z" w16du:dateUtc="2025-12-12T18:01:00Z">
        <w:r w:rsidR="00C33A9B" w:rsidRPr="00C33A9B">
          <w:delText xml:space="preserve"> at each moment, and the two clear channels were averaged.</w:delText>
        </w:r>
      </w:del>
      <w:ins w:id="725" w:author="zusammenlegung" w:date="2025-12-12T19:01:00Z" w16du:dateUtc="2025-12-12T18:01:00Z">
        <w:r w:rsidRPr="00C673E9">
          <w:rPr>
            <w:rFonts w:ascii="Arial" w:hAnsi="Arial" w:cs="Arial"/>
          </w:rPr>
          <w:t>.</w:t>
        </w:r>
      </w:ins>
      <w:r w:rsidRPr="00636EE9">
        <w:t xml:space="preserve"> Using a calibration matrix provided by the manufacturer (specific to the spectral sensor model), we reconstructed full spectral power distributions for each 5-minute interval. The end result is a list-column in the dataset where each entry is the estimated spectral irradiance across wavelengths for that time interval. </w:t>
      </w:r>
      <w:del w:id="726" w:author="zusammenlegung" w:date="2025-12-12T19:01:00Z" w16du:dateUtc="2025-12-12T18:01:00Z">
        <w:r w:rsidR="00C33A9B" w:rsidRPr="00C33A9B">
          <w:delText>(</w:delText>
        </w:r>
      </w:del>
      <w:r w:rsidRPr="00636EE9">
        <w:t xml:space="preserve">Detailed spectral preprocessing steps, including the calibration and normalization, are provided in the </w:t>
      </w:r>
      <w:del w:id="727" w:author="zusammenlegung" w:date="2025-12-12T19:01:00Z" w16du:dateUtc="2025-12-12T18:01:00Z">
        <w:r w:rsidR="00C33A9B" w:rsidRPr="00C33A9B">
          <w:delText>Supplement.)</w:delText>
        </w:r>
      </w:del>
      <w:ins w:id="728" w:author="zusammenlegung" w:date="2025-12-12T19:01:00Z" w16du:dateUtc="2025-12-12T18:01:00Z">
        <w:r w:rsidRPr="00C673E9">
          <w:rPr>
            <w:rFonts w:ascii="Arial" w:hAnsi="Arial" w:cs="Arial"/>
          </w:rPr>
          <w:fldChar w:fldCharType="begin"/>
        </w:r>
      </w:ins>
      <w:ins w:id="729" w:author="Johannes Zauner" w:date="2025-12-15T12:21:00Z" w16du:dateUtc="2025-12-15T11:21:00Z">
        <w:r w:rsidR="007A19FF">
          <w:rPr>
            <w:rFonts w:ascii="Arial" w:hAnsi="Arial" w:cs="Arial"/>
          </w:rPr>
          <w:instrText xml:space="preserve">HYPERLINK "https://tscnlab.github.io/ZaunerEtAl_JVis_2026/supplement.html" \h </w:instrText>
        </w:r>
      </w:ins>
      <w:ins w:id="730" w:author="zusammenlegung" w:date="2025-12-12T19:01:00Z" w16du:dateUtc="2025-12-12T18:01:00Z">
        <w:del w:id="731" w:author="Johannes Zauner" w:date="2025-12-15T12:21:00Z" w16du:dateUtc="2025-12-15T11:21:00Z">
          <w:r w:rsidRPr="00C673E9" w:rsidDel="007A19FF">
            <w:rPr>
              <w:rFonts w:ascii="Arial" w:hAnsi="Arial" w:cs="Arial"/>
            </w:rPr>
            <w:delInstrText>HYPERLINK "supplement.qmd" \h</w:delInstrText>
          </w:r>
        </w:del>
        <w:r w:rsidRPr="00C673E9">
          <w:rPr>
            <w:rFonts w:ascii="Arial" w:hAnsi="Arial" w:cs="Arial"/>
          </w:rPr>
        </w:r>
        <w:r w:rsidRPr="00C673E9">
          <w:rPr>
            <w:rFonts w:ascii="Arial" w:hAnsi="Arial" w:cs="Arial"/>
          </w:rPr>
          <w:fldChar w:fldCharType="separate"/>
        </w:r>
        <w:r w:rsidRPr="00C673E9">
          <w:rPr>
            <w:rStyle w:val="Hyperlink"/>
            <w:rFonts w:ascii="Arial" w:hAnsi="Arial" w:cs="Arial"/>
          </w:rPr>
          <w:t>Supplement 1</w:t>
        </w:r>
        <w:r w:rsidRPr="00C673E9">
          <w:rPr>
            <w:rFonts w:ascii="Arial" w:hAnsi="Arial" w:cs="Arial"/>
          </w:rPr>
          <w:fldChar w:fldCharType="end"/>
        </w:r>
        <w:r w:rsidRPr="00C673E9">
          <w:rPr>
            <w:rFonts w:ascii="Arial" w:hAnsi="Arial" w:cs="Arial"/>
          </w:rPr>
          <w:t>.</w:t>
        </w:r>
      </w:ins>
      <w:r w:rsidRPr="00636EE9">
        <w:t xml:space="preserve"> After spectral reconstruction, the dataset was ready for calculating example spectrum-based metrics.</w:t>
      </w:r>
      <w:del w:id="732" w:author="zusammenlegung" w:date="2025-12-12T19:01:00Z" w16du:dateUtc="2025-12-12T18:01:00Z">
        <w:r w:rsidR="00D43624">
          <w:delText xml:space="preserve"> </w:delText>
        </w:r>
      </w:del>
    </w:p>
    <w:p w14:paraId="1D87511E" w14:textId="41F460FA" w:rsidR="007C0A0D" w:rsidRPr="00636EE9" w:rsidRDefault="007C0A0D" w:rsidP="00636EE9">
      <w:r w:rsidRPr="00636EE9">
        <w:t xml:space="preserve">Similarly, the time-of-flight modality contains 256 values per observation, encoding an 8x8 grid of distance and confidence measurements for up to two objects (8x8 grid, times two objects, times distance + confidence column for each object and grid point -&gt; 256 values). </w:t>
      </w:r>
      <w:ins w:id="733" w:author="zusammenlegung" w:date="2025-12-12T19:01:00Z" w16du:dateUtc="2025-12-12T18:01:00Z">
        <w:r w:rsidRPr="00C673E9">
          <w:rPr>
            <w:rFonts w:ascii="Arial" w:hAnsi="Arial" w:cs="Arial"/>
          </w:rPr>
          <w:t xml:space="preserve">For computational reasons, only the first object was kept. </w:t>
        </w:r>
      </w:ins>
      <w:r w:rsidRPr="00636EE9">
        <w:t xml:space="preserve">These data were pivoted into a long format, where each row contains the distance and confidence data for </w:t>
      </w:r>
      <w:del w:id="734" w:author="zusammenlegung" w:date="2025-12-12T19:01:00Z" w16du:dateUtc="2025-12-12T18:01:00Z">
        <w:r w:rsidR="00D43624" w:rsidRPr="00EF17F7">
          <w:delText xml:space="preserve">both objects for </w:delText>
        </w:r>
      </w:del>
      <w:r w:rsidRPr="00636EE9">
        <w:t xml:space="preserve">a given position in the grid and a given datetime. After </w:t>
      </w:r>
      <w:r w:rsidRPr="00636EE9">
        <w:lastRenderedPageBreak/>
        <w:t xml:space="preserve">pivoting and converting grid positions into a deviation angle from central view, the </w:t>
      </w:r>
      <w:del w:id="735" w:author="zusammenlegung" w:date="2025-12-12T19:01:00Z" w16du:dateUtc="2025-12-12T18:01:00Z">
        <w:r w:rsidR="00D43624" w:rsidRPr="00EF17F7">
          <w:delText>dataswert</w:delText>
        </w:r>
      </w:del>
      <w:ins w:id="736" w:author="zusammenlegung" w:date="2025-12-12T19:01:00Z" w16du:dateUtc="2025-12-12T18:01:00Z">
        <w:r w:rsidRPr="00C673E9">
          <w:rPr>
            <w:rFonts w:ascii="Arial" w:hAnsi="Arial" w:cs="Arial"/>
          </w:rPr>
          <w:t>dataset</w:t>
        </w:r>
      </w:ins>
      <w:r w:rsidRPr="00636EE9">
        <w:t xml:space="preserve"> was ready to be used for distance analysis.</w:t>
      </w:r>
    </w:p>
    <w:p w14:paraId="6B3F9F5F" w14:textId="77777777" w:rsidR="007C0A0D" w:rsidRPr="00C673E9" w:rsidRDefault="007C0A0D" w:rsidP="007C0A0D">
      <w:pPr>
        <w:pStyle w:val="Textkrper"/>
        <w:rPr>
          <w:ins w:id="737" w:author="zusammenlegung" w:date="2025-12-12T19:01:00Z" w16du:dateUtc="2025-12-12T18:01:00Z"/>
          <w:rFonts w:ascii="Arial" w:hAnsi="Arial" w:cs="Arial"/>
        </w:rPr>
      </w:pPr>
      <w:ins w:id="738" w:author="zusammenlegung" w:date="2025-12-12T19:01:00Z" w16du:dateUtc="2025-12-12T18:01:00Z">
        <w:r w:rsidRPr="00C673E9">
          <w:rPr>
            <w:rFonts w:ascii="Arial" w:hAnsi="Arial" w:cs="Arial"/>
          </w:rPr>
          <w:t xml:space="preserve">Because the </w:t>
        </w:r>
        <w:r w:rsidRPr="00C673E9">
          <w:rPr>
            <w:rStyle w:val="VerbatimChar"/>
            <w:rFonts w:ascii="Arial" w:hAnsi="Arial" w:cs="Arial"/>
          </w:rPr>
          <w:t>VEET</w:t>
        </w:r>
        <w:r w:rsidRPr="00C673E9">
          <w:rPr>
            <w:rFonts w:ascii="Arial" w:hAnsi="Arial" w:cs="Arial"/>
          </w:rPr>
          <w:t xml:space="preserve"> devices record even when not worn, a non-wear detection using the devices’ actigraphy modality was implemented. This process used the standard deviation of a linear motion sensor in a 5-minute bin with a visually derived threshold to separate wear from non-wear time. Measurements of illuminance and distance were consequently removed during the calculated non-wear times.</w:t>
        </w:r>
      </w:ins>
    </w:p>
    <w:p w14:paraId="02D1F78D" w14:textId="19E71C32" w:rsidR="007C0A0D" w:rsidRPr="00636EE9" w:rsidRDefault="007C0A0D" w:rsidP="00636EE9">
      <w:r w:rsidRPr="00636EE9">
        <w:t xml:space="preserve">This tutorial will start by importing a </w:t>
      </w:r>
      <w:r w:rsidRPr="00636EE9">
        <w:rPr>
          <w:rStyle w:val="VerbatimChar"/>
        </w:rPr>
        <w:t>Clouclip</w:t>
      </w:r>
      <w:r w:rsidRPr="00636EE9">
        <w:t xml:space="preserve"> dataset and providing an overview of the data. The </w:t>
      </w:r>
      <w:r w:rsidRPr="00636EE9">
        <w:rPr>
          <w:rStyle w:val="VerbatimChar"/>
        </w:rPr>
        <w:t>Clouclip</w:t>
      </w:r>
      <w:r w:rsidRPr="00636EE9">
        <w:t xml:space="preserve"> export is considerably simpler compared to the </w:t>
      </w:r>
      <w:r w:rsidRPr="00636EE9">
        <w:rPr>
          <w:rStyle w:val="VerbatimChar"/>
        </w:rPr>
        <w:t>VEET</w:t>
      </w:r>
      <w:r w:rsidRPr="00636EE9">
        <w:t xml:space="preserve"> export, only containing </w:t>
      </w:r>
      <w:r w:rsidRPr="00636EE9">
        <w:rPr>
          <w:rStyle w:val="VerbatimChar"/>
        </w:rPr>
        <w:t>Distance</w:t>
      </w:r>
      <w:r w:rsidRPr="00636EE9">
        <w:t xml:space="preserve"> and </w:t>
      </w:r>
      <w:r w:rsidRPr="00636EE9">
        <w:rPr>
          <w:rStyle w:val="VerbatimChar"/>
        </w:rPr>
        <w:t>Illuminance</w:t>
      </w:r>
      <w:r w:rsidRPr="00636EE9">
        <w:t xml:space="preserve"> measurements. The </w:t>
      </w:r>
      <w:r w:rsidRPr="00636EE9">
        <w:rPr>
          <w:rStyle w:val="VerbatimChar"/>
        </w:rPr>
        <w:t>VEET</w:t>
      </w:r>
      <w:r w:rsidRPr="00636EE9">
        <w:t xml:space="preserve"> </w:t>
      </w:r>
      <w:del w:id="739" w:author="zusammenlegung" w:date="2025-12-12T19:01:00Z" w16du:dateUtc="2025-12-12T18:01:00Z">
        <w:r w:rsidR="00C33A9B" w:rsidRPr="00C33A9B">
          <w:delText>data</w:delText>
        </w:r>
      </w:del>
      <w:ins w:id="740" w:author="zusammenlegung" w:date="2025-12-12T19:01:00Z" w16du:dateUtc="2025-12-12T18:01:00Z">
        <w:r w:rsidRPr="00C673E9">
          <w:rPr>
            <w:rFonts w:ascii="Arial" w:hAnsi="Arial" w:cs="Arial"/>
          </w:rPr>
          <w:t>dataset</w:t>
        </w:r>
      </w:ins>
      <w:r w:rsidRPr="00636EE9">
        <w:t xml:space="preserve"> will be </w:t>
      </w:r>
      <w:del w:id="741" w:author="zusammenlegung" w:date="2025-12-12T19:01:00Z" w16du:dateUtc="2025-12-12T18:01:00Z">
        <w:r w:rsidR="00D43624">
          <w:delText>used</w:delText>
        </w:r>
      </w:del>
      <w:ins w:id="742" w:author="zusammenlegung" w:date="2025-12-12T19:01:00Z" w16du:dateUtc="2025-12-12T18:01:00Z">
        <w:r w:rsidRPr="00C673E9">
          <w:rPr>
            <w:rFonts w:ascii="Arial" w:hAnsi="Arial" w:cs="Arial"/>
          </w:rPr>
          <w:t>imported</w:t>
        </w:r>
      </w:ins>
      <w:r w:rsidRPr="00636EE9">
        <w:t xml:space="preserve"> later </w:t>
      </w:r>
      <w:del w:id="743" w:author="zusammenlegung" w:date="2025-12-12T19:01:00Z" w16du:dateUtc="2025-12-12T18:01:00Z">
        <w:r w:rsidR="00D43624">
          <w:delText xml:space="preserve">to discuss </w:delText>
        </w:r>
        <w:r w:rsidR="00893B18">
          <w:delText>pipelines with</w:delText>
        </w:r>
      </w:del>
      <w:ins w:id="744" w:author="zusammenlegung" w:date="2025-12-12T19:01:00Z" w16du:dateUtc="2025-12-12T18:01:00Z">
        <w:r w:rsidRPr="00C673E9">
          <w:rPr>
            <w:rFonts w:ascii="Arial" w:hAnsi="Arial" w:cs="Arial"/>
          </w:rPr>
          <w:t>for</w:t>
        </w:r>
      </w:ins>
      <w:r w:rsidRPr="00636EE9">
        <w:t xml:space="preserve"> the </w:t>
      </w:r>
      <w:del w:id="745" w:author="zusammenlegung" w:date="2025-12-12T19:01:00Z" w16du:dateUtc="2025-12-12T18:01:00Z">
        <w:r w:rsidR="00893B18">
          <w:delText>richer dataset</w:delText>
        </w:r>
      </w:del>
      <w:ins w:id="746" w:author="zusammenlegung" w:date="2025-12-12T19:01:00Z" w16du:dateUtc="2025-12-12T18:01:00Z">
        <w:r w:rsidRPr="00C673E9">
          <w:rPr>
            <w:rFonts w:ascii="Arial" w:hAnsi="Arial" w:cs="Arial"/>
          </w:rPr>
          <w:t>spectrum related metrics</w:t>
        </w:r>
      </w:ins>
      <w:r w:rsidRPr="00636EE9">
        <w:t>.</w:t>
      </w:r>
    </w:p>
    <w:p w14:paraId="4AD98EA3" w14:textId="2ECB7D63" w:rsidR="00EF17F7" w:rsidRPr="008C4DD3" w:rsidRDefault="008C4DD3">
      <w:pPr>
        <w:pStyle w:val="SourceCode"/>
        <w:spacing w:line="240" w:lineRule="auto"/>
        <w:rPr>
          <w:del w:id="747" w:author="zusammenlegung" w:date="2025-12-12T19:01:00Z" w16du:dateUtc="2025-12-12T18:01:00Z"/>
          <w:color w:val="4758AB"/>
          <w:shd w:val="clear" w:color="auto" w:fill="F1F3F5"/>
          <w:lang w:val="de-DE"/>
          <w:rPrChange w:id="748" w:author="Johannes Zauner" w:date="2025-12-13T05:03:00Z" w16du:dateUtc="2025-12-13T04:03:00Z">
            <w:rPr>
              <w:del w:id="749" w:author="zusammenlegung" w:date="2025-12-12T19:01:00Z" w16du:dateUtc="2025-12-12T18:01:00Z"/>
            </w:rPr>
          </w:rPrChange>
        </w:rPr>
      </w:pPr>
      <w:ins w:id="750" w:author="Johannes Zauner" w:date="2025-12-13T05:03:00Z">
        <w:r w:rsidRPr="00E75DA2">
          <w:rPr>
            <w:b/>
            <w:bCs/>
            <w:rPrChange w:id="751" w:author="Johannes Zauner" w:date="2025-12-13T05:11:00Z" w16du:dateUtc="2025-12-13T04:11:00Z">
              <w:rPr>
                <w:color w:val="4758AB"/>
                <w:shd w:val="clear" w:color="auto" w:fill="F1F3F5"/>
                <w:lang w:val="de-DE"/>
              </w:rPr>
            </w:rPrChange>
          </w:rPr>
          <w:t>Load libraries and preprocessed data</w:t>
        </w:r>
      </w:ins>
      <w:ins w:id="752" w:author="Johannes Zauner" w:date="2025-12-13T05:03:00Z" w16du:dateUtc="2025-12-13T04:03:00Z">
        <w:r>
          <w:rPr>
            <w:color w:val="4758AB"/>
            <w:shd w:val="clear" w:color="auto" w:fill="F1F3F5"/>
            <w:lang w:val="de-DE"/>
          </w:rPr>
          <w:br/>
        </w:r>
      </w:ins>
      <w:ins w:id="753" w:author="Johannes Zauner" w:date="2025-12-12T19:19:00Z" w16du:dateUtc="2025-12-12T18:19:00Z">
        <w:r w:rsidR="00636EE9" w:rsidRPr="0056723D">
          <w:rPr>
            <w:rStyle w:val="FunctionTok"/>
            <w:rPrChange w:id="754" w:author="Johannes Zauner" w:date="2025-12-12T20:50:00Z" w16du:dateUtc="2025-12-12T19:50:00Z">
              <w:rPr>
                <w:rStyle w:val="CommentTok"/>
              </w:rPr>
            </w:rPrChange>
          </w:rPr>
          <w:t>1</w:t>
        </w:r>
      </w:ins>
      <w:ins w:id="755" w:author="Johannes Zauner" w:date="2025-12-12T20:50:00Z" w16du:dateUtc="2025-12-12T19:50:00Z">
        <w:r w:rsidR="0056723D">
          <w:rPr>
            <w:rStyle w:val="NormalTok"/>
          </w:rPr>
          <w:t xml:space="preserve"> </w:t>
        </w:r>
      </w:ins>
      <w:ins w:id="756" w:author="Johannes Zauner" w:date="2025-12-12T19:19:00Z" w16du:dateUtc="2025-12-12T18:19:00Z">
        <w:r w:rsidR="00636EE9">
          <w:rPr>
            <w:rStyle w:val="CommentTok"/>
          </w:rPr>
          <w:t xml:space="preserve"> </w:t>
        </w:r>
      </w:ins>
      <w:del w:id="757" w:author="zusammenlegung" w:date="2025-12-12T19:01:00Z" w16du:dateUtc="2025-12-12T18:01:00Z">
        <w:r w:rsidR="00EF17F7">
          <w:rPr>
            <w:rStyle w:val="CommentTok"/>
          </w:rPr>
          <w:delText># load libraries</w:delText>
        </w:r>
        <w:r w:rsidR="00EF17F7">
          <w:br/>
        </w:r>
      </w:del>
      <w:r w:rsidR="007C0A0D" w:rsidRPr="00636EE9">
        <w:rPr>
          <w:rStyle w:val="FunctionTok"/>
        </w:rPr>
        <w:t>library</w:t>
      </w:r>
      <w:r w:rsidR="007C0A0D" w:rsidRPr="00636EE9">
        <w:rPr>
          <w:rStyle w:val="NormalTok"/>
        </w:rPr>
        <w:t>(LightLogR)</w:t>
      </w:r>
      <w:r w:rsidR="007C0A0D" w:rsidRPr="00636EE9">
        <w:br/>
      </w:r>
      <w:ins w:id="758" w:author="Johannes Zauner" w:date="2025-12-12T19:20:00Z" w16du:dateUtc="2025-12-12T18:20:00Z">
        <w:r w:rsidR="00636EE9">
          <w:rPr>
            <w:rStyle w:val="FunctionTok"/>
          </w:rPr>
          <w:t>2</w:t>
        </w:r>
      </w:ins>
      <w:ins w:id="759" w:author="Johannes Zauner" w:date="2025-12-12T20:50:00Z" w16du:dateUtc="2025-12-12T19:50:00Z">
        <w:r w:rsidR="0056723D">
          <w:rPr>
            <w:rStyle w:val="NormalTok"/>
          </w:rPr>
          <w:t xml:space="preserve"> </w:t>
        </w:r>
      </w:ins>
      <w:ins w:id="760" w:author="Johannes Zauner" w:date="2025-12-12T19:20:00Z" w16du:dateUtc="2025-12-12T18:20:00Z">
        <w:r w:rsidR="00636EE9">
          <w:rPr>
            <w:rStyle w:val="FunctionTok"/>
          </w:rPr>
          <w:t xml:space="preserve"> </w:t>
        </w:r>
      </w:ins>
      <w:r w:rsidR="007C0A0D" w:rsidRPr="00636EE9">
        <w:rPr>
          <w:rStyle w:val="FunctionTok"/>
        </w:rPr>
        <w:t>library</w:t>
      </w:r>
      <w:r w:rsidR="007C0A0D" w:rsidRPr="00636EE9">
        <w:rPr>
          <w:rStyle w:val="NormalTok"/>
        </w:rPr>
        <w:t>(tidyverse)</w:t>
      </w:r>
      <w:r w:rsidR="007C0A0D" w:rsidRPr="00636EE9">
        <w:br/>
      </w:r>
      <w:ins w:id="761" w:author="Johannes Zauner" w:date="2025-12-12T19:20:00Z" w16du:dateUtc="2025-12-12T18:20:00Z">
        <w:r w:rsidR="00636EE9">
          <w:rPr>
            <w:rStyle w:val="FunctionTok"/>
          </w:rPr>
          <w:t>3</w:t>
        </w:r>
      </w:ins>
      <w:ins w:id="762" w:author="Johannes Zauner" w:date="2025-12-12T20:50:00Z" w16du:dateUtc="2025-12-12T19:50:00Z">
        <w:r w:rsidR="0056723D">
          <w:rPr>
            <w:rStyle w:val="NormalTok"/>
          </w:rPr>
          <w:t xml:space="preserve"> </w:t>
        </w:r>
      </w:ins>
      <w:ins w:id="763" w:author="Johannes Zauner" w:date="2025-12-12T19:20:00Z" w16du:dateUtc="2025-12-12T18:20:00Z">
        <w:r w:rsidR="00636EE9">
          <w:rPr>
            <w:rStyle w:val="FunctionTok"/>
          </w:rPr>
          <w:t xml:space="preserve"> </w:t>
        </w:r>
      </w:ins>
      <w:r w:rsidR="007C0A0D" w:rsidRPr="00636EE9">
        <w:rPr>
          <w:rStyle w:val="FunctionTok"/>
        </w:rPr>
        <w:t>library</w:t>
      </w:r>
      <w:r w:rsidR="007C0A0D" w:rsidRPr="00636EE9">
        <w:rPr>
          <w:rStyle w:val="NormalTok"/>
        </w:rPr>
        <w:t>(gt)</w:t>
      </w:r>
    </w:p>
    <w:p w14:paraId="4C128F40" w14:textId="44815463" w:rsidR="007C0A0D" w:rsidRPr="00C673E9" w:rsidRDefault="007C0A0D" w:rsidP="00F61D20">
      <w:pPr>
        <w:pStyle w:val="SourceCode"/>
        <w:spacing w:line="240" w:lineRule="auto"/>
        <w:rPr>
          <w:ins w:id="764" w:author="zusammenlegung" w:date="2025-12-12T19:01:00Z" w16du:dateUtc="2025-12-12T18:01:00Z"/>
          <w:rFonts w:ascii="Arial" w:hAnsi="Arial" w:cs="Arial"/>
        </w:rPr>
      </w:pPr>
      <w:ins w:id="765" w:author="zusammenlegung" w:date="2025-12-12T19:01:00Z" w16du:dateUtc="2025-12-12T18:01:00Z">
        <w:r w:rsidRPr="00C673E9">
          <w:rPr>
            <w:rFonts w:ascii="Arial" w:hAnsi="Arial" w:cs="Arial"/>
          </w:rPr>
          <w:br/>
        </w:r>
      </w:ins>
      <w:ins w:id="766" w:author="Johannes Zauner" w:date="2025-12-12T19:20:00Z" w16du:dateUtc="2025-12-12T18:20:00Z">
        <w:r w:rsidR="00636EE9">
          <w:rPr>
            <w:rStyle w:val="FunctionTok"/>
          </w:rPr>
          <w:t>4</w:t>
        </w:r>
      </w:ins>
      <w:ins w:id="767" w:author="Johannes Zauner" w:date="2025-12-12T20:50:00Z" w16du:dateUtc="2025-12-12T19:50:00Z">
        <w:r w:rsidR="0056723D">
          <w:rPr>
            <w:rStyle w:val="NormalTok"/>
          </w:rPr>
          <w:t xml:space="preserve"> </w:t>
        </w:r>
      </w:ins>
      <w:ins w:id="768" w:author="Johannes Zauner" w:date="2025-12-12T19:20:00Z" w16du:dateUtc="2025-12-12T18:20:00Z">
        <w:r w:rsidR="00636EE9">
          <w:rPr>
            <w:rStyle w:val="FunctionTok"/>
          </w:rPr>
          <w:t xml:space="preserve"> </w:t>
        </w:r>
      </w:ins>
      <w:r w:rsidRPr="00636EE9">
        <w:rPr>
          <w:rStyle w:val="FunctionTok"/>
        </w:rPr>
        <w:t>load</w:t>
      </w:r>
      <w:r w:rsidRPr="00636EE9">
        <w:rPr>
          <w:rStyle w:val="NormalTok"/>
        </w:rPr>
        <w:t>(</w:t>
      </w:r>
      <w:r w:rsidRPr="00636EE9">
        <w:rPr>
          <w:rStyle w:val="StringTok"/>
        </w:rPr>
        <w:t>"data/cleaned/data.RData"</w:t>
      </w:r>
      <w:r w:rsidRPr="00636EE9">
        <w:rPr>
          <w:rStyle w:val="NormalTok"/>
        </w:rPr>
        <w:t>)</w:t>
      </w:r>
      <w:del w:id="769" w:author="zusammenlegung" w:date="2025-12-12T19:01:00Z" w16du:dateUtc="2025-12-12T18:01:00Z">
        <w:r w:rsidR="00EF17F7">
          <w:br/>
        </w:r>
      </w:del>
    </w:p>
    <w:p w14:paraId="7F0E5879" w14:textId="4E813431" w:rsidR="007C0A0D" w:rsidRPr="00C673E9" w:rsidDel="00E75DA2" w:rsidRDefault="007C0A0D" w:rsidP="00E15100">
      <w:pPr>
        <w:pStyle w:val="SourceCode"/>
        <w:spacing w:line="240" w:lineRule="auto"/>
        <w:rPr>
          <w:ins w:id="770" w:author="zusammenlegung" w:date="2025-12-12T19:01:00Z" w16du:dateUtc="2025-12-12T18:01:00Z"/>
          <w:del w:id="771" w:author="Johannes Zauner" w:date="2025-12-13T05:12:00Z" w16du:dateUtc="2025-12-13T04:12:00Z"/>
          <w:rFonts w:ascii="Arial" w:hAnsi="Arial" w:cs="Arial"/>
        </w:rPr>
      </w:pPr>
      <w:bookmarkStart w:id="772" w:name="annotated-cell-2"/>
      <w:del w:id="773" w:author="Johannes Zauner" w:date="2025-12-13T05:12:00Z" w16du:dateUtc="2025-12-13T04:12:00Z">
        <w:r w:rsidRPr="00636EE9" w:rsidDel="00E75DA2">
          <w:rPr>
            <w:rStyle w:val="NormalTok"/>
          </w:rPr>
          <w:delText xml:space="preserve">coordinates </w:delText>
        </w:r>
        <w:r w:rsidRPr="00636EE9" w:rsidDel="00E75DA2">
          <w:rPr>
            <w:rStyle w:val="OtherTok"/>
          </w:rPr>
          <w:delText>&lt;-</w:delText>
        </w:r>
        <w:r w:rsidRPr="00636EE9" w:rsidDel="00E75DA2">
          <w:rPr>
            <w:rStyle w:val="NormalTok"/>
          </w:rPr>
          <w:delText xml:space="preserve"> </w:delText>
        </w:r>
        <w:r w:rsidRPr="00636EE9" w:rsidDel="00E75DA2">
          <w:rPr>
            <w:rStyle w:val="FunctionTok"/>
          </w:rPr>
          <w:delText>c</w:delText>
        </w:r>
        <w:r w:rsidRPr="00636EE9" w:rsidDel="00E75DA2">
          <w:rPr>
            <w:rStyle w:val="NormalTok"/>
          </w:rPr>
          <w:delText>(</w:delText>
        </w:r>
        <w:r w:rsidRPr="00636EE9" w:rsidDel="00E75DA2">
          <w:rPr>
            <w:rStyle w:val="FloatTok"/>
          </w:rPr>
          <w:delText>29.75</w:delText>
        </w:r>
        <w:r w:rsidRPr="00636EE9" w:rsidDel="00E75DA2">
          <w:rPr>
            <w:rStyle w:val="NormalTok"/>
          </w:rPr>
          <w:delText xml:space="preserve">, </w:delText>
        </w:r>
        <w:r w:rsidRPr="00636EE9" w:rsidDel="00E75DA2">
          <w:rPr>
            <w:rStyle w:val="SpecialCharTok"/>
          </w:rPr>
          <w:delText>-</w:delText>
        </w:r>
        <w:r w:rsidRPr="00636EE9" w:rsidDel="00E75DA2">
          <w:rPr>
            <w:rStyle w:val="FloatTok"/>
          </w:rPr>
          <w:delText>95.36</w:delText>
        </w:r>
        <w:r w:rsidRPr="00636EE9" w:rsidDel="00E75DA2">
          <w:rPr>
            <w:rStyle w:val="NormalTok"/>
          </w:rPr>
          <w:delText>)</w:delText>
        </w:r>
        <w:r w:rsidR="00EF17F7" w:rsidDel="00E75DA2">
          <w:rPr>
            <w:rStyle w:val="NormalTok"/>
          </w:rPr>
          <w:delText xml:space="preserve"> </w:delText>
        </w:r>
        <w:r w:rsidR="00EF17F7" w:rsidDel="00E75DA2">
          <w:rPr>
            <w:rStyle w:val="CommentTok"/>
          </w:rPr>
          <w:delText>#coordinates</w:delText>
        </w:r>
      </w:del>
    </w:p>
    <w:bookmarkEnd w:id="772"/>
    <w:p w14:paraId="136A11F3" w14:textId="77777777" w:rsidR="00E75DA2" w:rsidRDefault="00E75DA2" w:rsidP="00CE1EC2">
      <w:pPr>
        <w:pStyle w:val="DefinitionTerm"/>
        <w:rPr>
          <w:ins w:id="774" w:author="Johannes Zauner" w:date="2025-12-13T05:12:00Z" w16du:dateUtc="2025-12-13T04:12:00Z"/>
          <w:rFonts w:ascii="Arial" w:hAnsi="Arial" w:cs="Arial"/>
        </w:rPr>
      </w:pPr>
    </w:p>
    <w:p w14:paraId="31C40FB4" w14:textId="639C6BFE" w:rsidR="00E75DA2" w:rsidRPr="00784737" w:rsidRDefault="00784737">
      <w:pPr>
        <w:pStyle w:val="SourceCode"/>
        <w:spacing w:line="240" w:lineRule="auto"/>
        <w:rPr>
          <w:ins w:id="775" w:author="Johannes Zauner" w:date="2025-12-13T05:12:00Z" w16du:dateUtc="2025-12-13T04:12:00Z"/>
          <w:bCs/>
          <w:lang w:val="de-DE"/>
          <w:rPrChange w:id="776" w:author="Johannes Zauner" w:date="2025-12-13T05:13:00Z" w16du:dateUtc="2025-12-13T04:13:00Z">
            <w:rPr>
              <w:ins w:id="777" w:author="Johannes Zauner" w:date="2025-12-13T05:12:00Z" w16du:dateUtc="2025-12-13T04:12:00Z"/>
              <w:rFonts w:ascii="Arial" w:hAnsi="Arial" w:cs="Arial"/>
            </w:rPr>
          </w:rPrChange>
        </w:rPr>
        <w:pPrChange w:id="778" w:author="Johannes Zauner" w:date="2025-12-13T05:29:00Z" w16du:dateUtc="2025-12-13T04:29:00Z">
          <w:pPr>
            <w:pStyle w:val="DefinitionTerm"/>
          </w:pPr>
        </w:pPrChange>
      </w:pPr>
      <w:ins w:id="779" w:author="Johannes Zauner" w:date="2025-12-13T05:13:00Z">
        <w:r w:rsidRPr="00784737">
          <w:rPr>
            <w:b/>
            <w:bCs/>
            <w:lang w:val="de-DE"/>
          </w:rPr>
          <w:t>Store coordinates of data collection</w:t>
        </w:r>
      </w:ins>
      <w:ins w:id="780" w:author="Johannes Zauner" w:date="2025-12-13T05:13:00Z" w16du:dateUtc="2025-12-13T04:13:00Z">
        <w:r w:rsidR="00E75DA2">
          <w:rPr>
            <w:color w:val="4758AB"/>
            <w:shd w:val="clear" w:color="auto" w:fill="F1F3F5"/>
            <w:lang w:val="de-DE"/>
          </w:rPr>
          <w:br/>
        </w:r>
        <w:r w:rsidR="00E75DA2">
          <w:rPr>
            <w:rStyle w:val="NormalTok"/>
          </w:rPr>
          <w:t>1</w:t>
        </w:r>
      </w:ins>
      <w:ins w:id="781" w:author="Johannes Zauner" w:date="2025-12-13T05:12:00Z" w16du:dateUtc="2025-12-13T04:12:00Z">
        <w:r w:rsidR="00E75DA2">
          <w:rPr>
            <w:rStyle w:val="NormalTok"/>
          </w:rPr>
          <w:t xml:space="preserve">  </w:t>
        </w:r>
        <w:r w:rsidR="00E75DA2" w:rsidRPr="00636EE9">
          <w:rPr>
            <w:rStyle w:val="NormalTok"/>
          </w:rPr>
          <w:t xml:space="preserve">coordinates </w:t>
        </w:r>
        <w:r w:rsidR="00E75DA2" w:rsidRPr="00636EE9">
          <w:rPr>
            <w:rStyle w:val="OtherTok"/>
          </w:rPr>
          <w:t>&lt;-</w:t>
        </w:r>
        <w:r w:rsidR="00E75DA2" w:rsidRPr="00636EE9">
          <w:rPr>
            <w:rStyle w:val="NormalTok"/>
          </w:rPr>
          <w:t xml:space="preserve"> </w:t>
        </w:r>
        <w:r w:rsidR="00E75DA2" w:rsidRPr="00636EE9">
          <w:rPr>
            <w:rStyle w:val="FunctionTok"/>
          </w:rPr>
          <w:t>c</w:t>
        </w:r>
        <w:r w:rsidR="00E75DA2" w:rsidRPr="00636EE9">
          <w:rPr>
            <w:rStyle w:val="NormalTok"/>
          </w:rPr>
          <w:t>(</w:t>
        </w:r>
        <w:r w:rsidR="00E75DA2" w:rsidRPr="00636EE9">
          <w:rPr>
            <w:rStyle w:val="FloatTok"/>
          </w:rPr>
          <w:t>29.75</w:t>
        </w:r>
        <w:r w:rsidR="00E75DA2" w:rsidRPr="00636EE9">
          <w:rPr>
            <w:rStyle w:val="NormalTok"/>
          </w:rPr>
          <w:t xml:space="preserve">, </w:t>
        </w:r>
        <w:r w:rsidR="00E75DA2" w:rsidRPr="00636EE9">
          <w:rPr>
            <w:rStyle w:val="SpecialCharTok"/>
          </w:rPr>
          <w:t>-</w:t>
        </w:r>
        <w:r w:rsidR="00E75DA2" w:rsidRPr="00636EE9">
          <w:rPr>
            <w:rStyle w:val="FloatTok"/>
          </w:rPr>
          <w:t>95.36</w:t>
        </w:r>
        <w:r w:rsidR="00E75DA2" w:rsidRPr="00636EE9">
          <w:rPr>
            <w:rStyle w:val="NormalTok"/>
          </w:rPr>
          <w:t>)</w:t>
        </w:r>
      </w:ins>
    </w:p>
    <w:p w14:paraId="64652313" w14:textId="2EAC560C" w:rsidR="007C0A0D" w:rsidRPr="00CE1EC2" w:rsidDel="00CE1EC2" w:rsidRDefault="007C0A0D" w:rsidP="007C0A0D">
      <w:pPr>
        <w:pStyle w:val="DefinitionTerm"/>
        <w:rPr>
          <w:ins w:id="782" w:author="zusammenlegung" w:date="2025-12-12T19:01:00Z" w16du:dateUtc="2025-12-12T18:01:00Z"/>
          <w:del w:id="783" w:author="Johannes Zauner" w:date="2025-12-12T20:13:00Z" w16du:dateUtc="2025-12-12T19:13:00Z"/>
          <w:rFonts w:ascii="Arial" w:hAnsi="Arial" w:cs="Arial"/>
          <w:b w:val="0"/>
          <w:bCs/>
          <w:rPrChange w:id="784" w:author="Johannes Zauner" w:date="2025-12-12T20:13:00Z" w16du:dateUtc="2025-12-12T19:13:00Z">
            <w:rPr>
              <w:ins w:id="785" w:author="zusammenlegung" w:date="2025-12-12T19:01:00Z" w16du:dateUtc="2025-12-12T18:01:00Z"/>
              <w:del w:id="786" w:author="Johannes Zauner" w:date="2025-12-12T20:13:00Z" w16du:dateUtc="2025-12-12T19:13:00Z"/>
              <w:rFonts w:ascii="Arial" w:hAnsi="Arial" w:cs="Arial"/>
            </w:rPr>
          </w:rPrChange>
        </w:rPr>
      </w:pPr>
      <w:ins w:id="787" w:author="zusammenlegung" w:date="2025-12-12T19:01:00Z" w16du:dateUtc="2025-12-12T18:01:00Z">
        <w:r w:rsidRPr="00C673E9">
          <w:rPr>
            <w:rFonts w:ascii="Arial" w:hAnsi="Arial" w:cs="Arial"/>
          </w:rPr>
          <w:t xml:space="preserve">Line </w:t>
        </w:r>
      </w:ins>
      <w:ins w:id="788" w:author="Johannes Zauner" w:date="2025-12-13T05:12:00Z" w16du:dateUtc="2025-12-13T04:12:00Z">
        <w:r w:rsidR="00E75DA2">
          <w:rPr>
            <w:rFonts w:ascii="Arial" w:hAnsi="Arial" w:cs="Arial"/>
          </w:rPr>
          <w:t>1</w:t>
        </w:r>
      </w:ins>
      <w:ins w:id="789" w:author="zusammenlegung" w:date="2025-12-12T19:01:00Z" w16du:dateUtc="2025-12-12T18:01:00Z">
        <w:del w:id="790" w:author="Johannes Zauner" w:date="2025-12-12T19:20:00Z" w16du:dateUtc="2025-12-12T18:20:00Z">
          <w:r w:rsidRPr="00C673E9" w:rsidDel="00636EE9">
            <w:rPr>
              <w:rFonts w:ascii="Arial" w:hAnsi="Arial" w:cs="Arial"/>
            </w:rPr>
            <w:delText>1</w:delText>
          </w:r>
        </w:del>
      </w:ins>
      <w:ins w:id="791" w:author="Johannes Zauner" w:date="2025-12-12T20:13:00Z" w16du:dateUtc="2025-12-12T19:13:00Z">
        <w:r w:rsidR="00CE1EC2">
          <w:rPr>
            <w:rFonts w:ascii="Arial" w:hAnsi="Arial" w:cs="Arial"/>
          </w:rPr>
          <w:t xml:space="preserve"> </w:t>
        </w:r>
      </w:ins>
    </w:p>
    <w:p w14:paraId="16FF792E" w14:textId="26194D1E" w:rsidR="007C0A0D" w:rsidRPr="005A2EDF" w:rsidRDefault="007C0A0D">
      <w:pPr>
        <w:pStyle w:val="DefinitionTerm"/>
        <w:rPr>
          <w:bCs/>
        </w:rPr>
        <w:pPrChange w:id="792" w:author="Johannes Zauner" w:date="2025-12-12T20:13:00Z" w16du:dateUtc="2025-12-12T19:13:00Z">
          <w:pPr>
            <w:pStyle w:val="Definition"/>
          </w:pPr>
        </w:pPrChange>
      </w:pPr>
      <w:ins w:id="793" w:author="zusammenlegung" w:date="2025-12-12T19:01:00Z" w16du:dateUtc="2025-12-12T18:01:00Z">
        <w:r w:rsidRPr="00CE1EC2">
          <w:rPr>
            <w:rFonts w:cs="Arial"/>
            <w:b w:val="0"/>
            <w:bCs/>
            <w:rPrChange w:id="794" w:author="Johannes Zauner" w:date="2025-12-12T20:13:00Z" w16du:dateUtc="2025-12-12T19:13:00Z">
              <w:rPr>
                <w:rFonts w:cs="Arial"/>
                <w:b/>
              </w:rPr>
            </w:rPrChange>
          </w:rPr>
          <w:t>Coordinates</w:t>
        </w:r>
      </w:ins>
      <w:r w:rsidRPr="00CE1EC2">
        <w:rPr>
          <w:b w:val="0"/>
          <w:bCs/>
          <w:rPrChange w:id="795" w:author="Johannes Zauner" w:date="2025-12-12T20:13:00Z" w16du:dateUtc="2025-12-12T19:13:00Z">
            <w:rPr>
              <w:b/>
            </w:rPr>
          </w:rPrChange>
        </w:rPr>
        <w:t xml:space="preserve"> for Houston, Texas</w:t>
      </w:r>
      <w:del w:id="796" w:author="zusammenlegung" w:date="2025-12-12T19:01:00Z" w16du:dateUtc="2025-12-12T18:01:00Z">
        <w:r w:rsidR="00EF17F7" w:rsidRPr="00CE1EC2">
          <w:rPr>
            <w:b w:val="0"/>
            <w:bCs/>
            <w:rPrChange w:id="797" w:author="Johannes Zauner" w:date="2025-12-12T20:13:00Z" w16du:dateUtc="2025-12-12T19:13:00Z">
              <w:rPr>
                <w:b/>
              </w:rPr>
            </w:rPrChange>
          </w:rPr>
          <w:br/>
        </w:r>
        <w:r w:rsidR="00EF17F7" w:rsidRPr="00CE1EC2">
          <w:rPr>
            <w:rStyle w:val="CommentTok"/>
            <w:b w:val="0"/>
            <w:bCs/>
            <w:rPrChange w:id="798" w:author="Johannes Zauner" w:date="2025-12-12T20:13:00Z" w16du:dateUtc="2025-12-12T19:13:00Z">
              <w:rPr>
                <w:rStyle w:val="CommentTok"/>
                <w:b/>
              </w:rPr>
            </w:rPrChange>
          </w:rPr>
          <w:delText>#</w:delText>
        </w:r>
      </w:del>
      <w:ins w:id="799" w:author="zusammenlegung" w:date="2025-12-12T19:01:00Z" w16du:dateUtc="2025-12-12T18:01:00Z">
        <w:r w:rsidRPr="00CE1EC2">
          <w:rPr>
            <w:rFonts w:cs="Arial"/>
            <w:b w:val="0"/>
            <w:bCs/>
            <w:rPrChange w:id="800" w:author="Johannes Zauner" w:date="2025-12-12T20:13:00Z" w16du:dateUtc="2025-12-12T19:13:00Z">
              <w:rPr>
                <w:rFonts w:cs="Arial"/>
                <w:b/>
              </w:rPr>
            </w:rPrChange>
          </w:rPr>
          <w:t xml:space="preserve">; </w:t>
        </w:r>
      </w:ins>
      <w:r w:rsidRPr="00CE1EC2">
        <w:rPr>
          <w:b w:val="0"/>
          <w:bCs/>
          <w:rPrChange w:id="801" w:author="Johannes Zauner" w:date="2025-12-12T20:13:00Z" w16du:dateUtc="2025-12-12T19:13:00Z">
            <w:rPr>
              <w:b/>
            </w:rPr>
          </w:rPrChange>
        </w:rPr>
        <w:t>coordinates are important to calculate and visualize photoperiods later</w:t>
      </w:r>
    </w:p>
    <w:p w14:paraId="6C98C7C2" w14:textId="77777777" w:rsidR="00636EE9" w:rsidRDefault="00636EE9">
      <w:pPr>
        <w:spacing w:line="276" w:lineRule="auto"/>
        <w:rPr>
          <w:ins w:id="802" w:author="Johannes Zauner" w:date="2025-12-12T19:19:00Z" w16du:dateUtc="2025-12-12T18:19:00Z"/>
          <w:b/>
          <w:color w:val="000000" w:themeColor="text1"/>
          <w:sz w:val="32"/>
          <w:szCs w:val="32"/>
        </w:rPr>
      </w:pPr>
      <w:bookmarkStart w:id="803" w:name="results"/>
      <w:bookmarkEnd w:id="81"/>
      <w:bookmarkEnd w:id="665"/>
      <w:ins w:id="804" w:author="Johannes Zauner" w:date="2025-12-12T19:19:00Z" w16du:dateUtc="2025-12-12T18:19:00Z">
        <w:r>
          <w:rPr>
            <w:color w:val="000000" w:themeColor="text1"/>
          </w:rPr>
          <w:br w:type="page"/>
        </w:r>
      </w:ins>
    </w:p>
    <w:p w14:paraId="61D8950D" w14:textId="263223EB" w:rsidR="007C0A0D" w:rsidRDefault="007C0A0D" w:rsidP="00636EE9">
      <w:pPr>
        <w:pStyle w:val="berschrift2"/>
        <w:rPr>
          <w:ins w:id="805" w:author="Johannes Zauner" w:date="2025-12-19T11:32:00Z" w16du:dateUtc="2025-12-19T10:32:00Z"/>
          <w:color w:val="000000" w:themeColor="text1"/>
        </w:rPr>
      </w:pPr>
      <w:r w:rsidRPr="00636EE9">
        <w:rPr>
          <w:color w:val="000000" w:themeColor="text1"/>
        </w:rPr>
        <w:lastRenderedPageBreak/>
        <w:t>Results</w:t>
      </w:r>
    </w:p>
    <w:p w14:paraId="6A5BDAED" w14:textId="19A54D91" w:rsidR="005B5816" w:rsidDel="005B5816" w:rsidRDefault="005B5816" w:rsidP="007C0A0D">
      <w:pPr>
        <w:pStyle w:val="berschrift3"/>
        <w:rPr>
          <w:del w:id="806" w:author="Johannes Zauner" w:date="2025-12-19T11:33:00Z" w16du:dateUtc="2025-12-19T10:33:00Z"/>
          <w:b w:val="0"/>
          <w:sz w:val="24"/>
          <w:szCs w:val="24"/>
        </w:rPr>
      </w:pPr>
      <w:ins w:id="807" w:author="Johannes Zauner" w:date="2025-12-19T11:33:00Z" w16du:dateUtc="2025-12-19T10:33:00Z">
        <w:r w:rsidRPr="005B5816">
          <w:rPr>
            <w:bCs/>
            <w:rPrChange w:id="808" w:author="Johannes Zauner" w:date="2025-12-19T11:33:00Z" w16du:dateUtc="2025-12-19T10:33:00Z">
              <w:rPr>
                <w:rStyle w:val="Hyperlink"/>
              </w:rPr>
            </w:rPrChange>
          </w:rPr>
          <w:t>Figure 2</w:t>
        </w:r>
      </w:ins>
      <w:ins w:id="809" w:author="Johannes Zauner" w:date="2025-12-19T11:33:00Z">
        <w:r w:rsidRPr="005B5816">
          <w:rPr>
            <w:b w:val="0"/>
            <w:sz w:val="24"/>
            <w:szCs w:val="24"/>
          </w:rPr>
          <w:t> shows an overview of the covered workflows in the results section.</w:t>
        </w:r>
        <w:r w:rsidRPr="005B5816" w:rsidDel="005B5816">
          <w:rPr>
            <w:b w:val="0"/>
            <w:sz w:val="24"/>
            <w:szCs w:val="24"/>
          </w:rPr>
          <w:t xml:space="preserve"> </w:t>
        </w:r>
      </w:ins>
    </w:p>
    <w:p w14:paraId="671E4F61" w14:textId="77777777" w:rsidR="005B5816" w:rsidRDefault="005B5816" w:rsidP="005B5816">
      <w:pPr>
        <w:rPr>
          <w:ins w:id="810" w:author="Johannes Zauner" w:date="2025-12-19T11:33:00Z" w16du:dateUtc="2025-12-19T10:33:00Z"/>
        </w:rPr>
      </w:pPr>
    </w:p>
    <w:p w14:paraId="69ACCDCD" w14:textId="26E4C1C6" w:rsidR="005B5816" w:rsidRDefault="005B5816" w:rsidP="005B5816">
      <w:pPr>
        <w:rPr>
          <w:ins w:id="811" w:author="Johannes Zauner" w:date="2025-12-19T11:33:00Z" w16du:dateUtc="2025-12-19T10:33:00Z"/>
        </w:rPr>
      </w:pPr>
      <w:ins w:id="812" w:author="Johannes Zauner" w:date="2025-12-19T11:33:00Z" w16du:dateUtc="2025-12-19T10:33:00Z">
        <w:r>
          <w:rPr>
            <w:noProof/>
          </w:rPr>
          <w:drawing>
            <wp:inline distT="0" distB="0" distL="0" distR="0" wp14:anchorId="30EA9489" wp14:editId="6DCAE97A">
              <wp:extent cx="5728335" cy="3382010"/>
              <wp:effectExtent l="0" t="0" r="0" b="0"/>
              <wp:docPr id="1569668584" name="Grafik 2" descr="Ein Bild, das Text, Diagramm, Quittung,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8584" name="Grafik 2" descr="Ein Bild, das Text, Diagramm, Quittung, Design enthält.&#10;&#10;KI-generierte Inhalte können fehlerhaft sein."/>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28335" cy="3382010"/>
                      </a:xfrm>
                      <a:prstGeom prst="rect">
                        <a:avLst/>
                      </a:prstGeom>
                    </pic:spPr>
                  </pic:pic>
                </a:graphicData>
              </a:graphic>
            </wp:inline>
          </w:drawing>
        </w:r>
      </w:ins>
    </w:p>
    <w:p w14:paraId="4CDB0E88" w14:textId="0FA732C2" w:rsidR="007C0A0D" w:rsidRPr="00636EE9" w:rsidRDefault="005B5816" w:rsidP="005B5816">
      <w:ins w:id="813" w:author="Johannes Zauner" w:date="2025-12-19T11:33:00Z" w16du:dateUtc="2025-12-19T10:33:00Z">
        <w:r w:rsidRPr="001063DB">
          <w:rPr>
            <w:i/>
            <w:iCs/>
          </w:rPr>
          <w:t>Figure </w:t>
        </w:r>
      </w:ins>
      <w:ins w:id="814" w:author="Johannes Zauner" w:date="2025-12-19T11:34:00Z" w16du:dateUtc="2025-12-19T10:34:00Z">
        <w:r>
          <w:rPr>
            <w:i/>
            <w:iCs/>
          </w:rPr>
          <w:t>2</w:t>
        </w:r>
      </w:ins>
      <w:ins w:id="815" w:author="Johannes Zauner" w:date="2025-12-19T11:33:00Z" w16du:dateUtc="2025-12-19T10:33:00Z">
        <w:r w:rsidRPr="001063DB">
          <w:rPr>
            <w:i/>
            <w:iCs/>
          </w:rPr>
          <w:t xml:space="preserve">: </w:t>
        </w:r>
      </w:ins>
      <w:bookmarkStart w:id="816" w:name="distance"/>
      <w:ins w:id="817" w:author="Johannes Zauner" w:date="2025-12-19T11:33:00Z">
        <w:r w:rsidRPr="005B5816">
          <w:rPr>
            <w:i/>
            <w:iCs/>
          </w:rPr>
          <w:t xml:space="preserve">Workflows that are covered in the results section. The pre-processed datasets are covered in detail in </w:t>
        </w:r>
      </w:ins>
      <w:ins w:id="818" w:author="Johannes Zauner" w:date="2025-12-19T11:34:00Z" w16du:dateUtc="2025-12-19T10:34:00Z">
        <w:r>
          <w:rPr>
            <w:i/>
            <w:iCs/>
          </w:rPr>
          <w:t>the supplement</w:t>
        </w:r>
      </w:ins>
      <w:del w:id="819" w:author="Johannes Zauner" w:date="2025-12-19T11:34:00Z" w16du:dateUtc="2025-12-19T10:34:00Z">
        <w:r w:rsidR="007C0A0D" w:rsidRPr="00636EE9" w:rsidDel="005B5816">
          <w:delText>Distance</w:delText>
        </w:r>
      </w:del>
    </w:p>
    <w:p w14:paraId="0AC94616" w14:textId="33B02CCD" w:rsidR="007C0A0D" w:rsidRPr="00636EE9" w:rsidRDefault="007C0A0D" w:rsidP="007C0A0D">
      <w:pPr>
        <w:pStyle w:val="FirstParagraph"/>
      </w:pPr>
      <w:r w:rsidRPr="00636EE9">
        <w:t xml:space="preserve">We first examine metrics related to viewing distance, using the processed </w:t>
      </w:r>
      <w:r w:rsidRPr="00636EE9">
        <w:rPr>
          <w:rStyle w:val="VerbatimChar"/>
        </w:rPr>
        <w:t>Clouclip</w:t>
      </w:r>
      <w:r w:rsidRPr="00636EE9">
        <w:t xml:space="preserve"> dataset. Many distance-based metrics are computed for each day and then averaged over weekdays, weekends, or across all days. To facilitate this, we define a helper function that </w:t>
      </w:r>
      <w:del w:id="820" w:author="zusammenlegung" w:date="2025-12-12T19:01:00Z" w16du:dateUtc="2025-12-12T18:01:00Z">
        <w:r w:rsidR="004014FB">
          <w:delText>produces a table</w:delText>
        </w:r>
      </w:del>
      <w:ins w:id="821" w:author="zusammenlegung" w:date="2025-12-12T19:01:00Z" w16du:dateUtc="2025-12-12T18:01:00Z">
        <w:r w:rsidRPr="00C673E9">
          <w:rPr>
            <w:rFonts w:ascii="Arial" w:hAnsi="Arial" w:cs="Arial"/>
          </w:rPr>
          <w:t>will take daily metric values and calculate the mean values for weekdays, weekends, and the overall daily average</w:t>
        </w:r>
      </w:ins>
      <w:r w:rsidRPr="00636EE9">
        <w:t>:</w:t>
      </w:r>
    </w:p>
    <w:p w14:paraId="669262D3" w14:textId="5096B85E" w:rsidR="007C0A0D" w:rsidRPr="00AF5701" w:rsidRDefault="00AF5701" w:rsidP="00F61D20">
      <w:pPr>
        <w:pStyle w:val="SourceCode"/>
        <w:spacing w:line="240" w:lineRule="auto"/>
        <w:rPr>
          <w:ins w:id="822" w:author="zusammenlegung" w:date="2025-12-12T19:01:00Z" w16du:dateUtc="2025-12-12T18:01:00Z"/>
          <w:b/>
          <w:bCs/>
          <w:lang w:val="de-DE"/>
          <w:rPrChange w:id="823" w:author="Johannes Zauner" w:date="2025-12-13T05:13:00Z" w16du:dateUtc="2025-12-13T04:13:00Z">
            <w:rPr>
              <w:ins w:id="824" w:author="zusammenlegung" w:date="2025-12-12T19:01:00Z" w16du:dateUtc="2025-12-12T18:01:00Z"/>
              <w:rFonts w:ascii="Arial" w:hAnsi="Arial" w:cs="Arial"/>
            </w:rPr>
          </w:rPrChange>
        </w:rPr>
      </w:pPr>
      <w:bookmarkStart w:id="825" w:name="annotated-cell-3"/>
      <w:ins w:id="826" w:author="Johannes Zauner" w:date="2025-12-13T05:13:00Z">
        <w:r w:rsidRPr="00AF5701">
          <w:rPr>
            <w:b/>
            <w:bCs/>
            <w:lang w:val="de-DE"/>
          </w:rPr>
          <w:t>Define helper function to_mean_daily()</w:t>
        </w:r>
      </w:ins>
      <w:ins w:id="827" w:author="Johannes Zauner" w:date="2025-12-13T05:07:00Z" w16du:dateUtc="2025-12-13T04:07:00Z">
        <w:r w:rsidR="008C4DD3">
          <w:rPr>
            <w:color w:val="4758AB"/>
            <w:shd w:val="clear" w:color="auto" w:fill="F1F3F5"/>
            <w:lang w:val="de-DE"/>
          </w:rPr>
          <w:br/>
        </w:r>
      </w:ins>
      <w:ins w:id="828" w:author="Johannes Zauner" w:date="2025-12-12T19:21:00Z" w16du:dateUtc="2025-12-12T18:21:00Z">
        <w:r w:rsidR="00636EE9">
          <w:rPr>
            <w:rStyle w:val="NormalTok"/>
          </w:rPr>
          <w:t>1</w:t>
        </w:r>
      </w:ins>
      <w:ins w:id="829" w:author="Johannes Zauner" w:date="2025-12-12T20:50:00Z" w16du:dateUtc="2025-12-12T19:50:00Z">
        <w:r w:rsidR="0056723D">
          <w:rPr>
            <w:rStyle w:val="NormalTok"/>
          </w:rPr>
          <w:t xml:space="preserve"> </w:t>
        </w:r>
      </w:ins>
      <w:ins w:id="830" w:author="Johannes Zauner" w:date="2025-12-12T19:21:00Z" w16du:dateUtc="2025-12-12T18:21:00Z">
        <w:r w:rsidR="00636EE9">
          <w:rPr>
            <w:rStyle w:val="NormalTok"/>
          </w:rPr>
          <w:t xml:space="preserve"> </w:t>
        </w:r>
      </w:ins>
      <w:r w:rsidR="007C0A0D" w:rsidRPr="00636EE9">
        <w:rPr>
          <w:rStyle w:val="NormalTok"/>
        </w:rPr>
        <w:t xml:space="preserve">to_mean_daily </w:t>
      </w:r>
      <w:r w:rsidR="007C0A0D" w:rsidRPr="00636EE9">
        <w:rPr>
          <w:rStyle w:val="OtherTok"/>
        </w:rPr>
        <w:t>&lt;-</w:t>
      </w:r>
      <w:r w:rsidR="007C0A0D" w:rsidRPr="00636EE9">
        <w:rPr>
          <w:rStyle w:val="NormalTok"/>
        </w:rPr>
        <w:t xml:space="preserve"> </w:t>
      </w:r>
      <w:r w:rsidR="007C0A0D" w:rsidRPr="00636EE9">
        <w:rPr>
          <w:rStyle w:val="ControlFlowTok"/>
        </w:rPr>
        <w:t>function</w:t>
      </w:r>
      <w:r w:rsidR="007C0A0D" w:rsidRPr="00636EE9">
        <w:rPr>
          <w:rStyle w:val="NormalTok"/>
        </w:rPr>
        <w:t xml:space="preserve">(data, </w:t>
      </w:r>
      <w:r w:rsidR="007C0A0D" w:rsidRPr="00636EE9">
        <w:rPr>
          <w:rStyle w:val="AttributeTok"/>
        </w:rPr>
        <w:t>prefix =</w:t>
      </w:r>
      <w:r w:rsidR="007C0A0D" w:rsidRPr="00636EE9">
        <w:rPr>
          <w:rStyle w:val="NormalTok"/>
        </w:rPr>
        <w:t xml:space="preserve"> </w:t>
      </w:r>
      <w:r w:rsidR="007C0A0D" w:rsidRPr="00636EE9">
        <w:rPr>
          <w:rStyle w:val="StringTok"/>
        </w:rPr>
        <w:t>"average_"</w:t>
      </w:r>
      <w:r w:rsidR="007C0A0D" w:rsidRPr="00636EE9">
        <w:rPr>
          <w:rStyle w:val="NormalTok"/>
        </w:rPr>
        <w:t>) {</w:t>
      </w:r>
      <w:r w:rsidR="007C0A0D" w:rsidRPr="00636EE9">
        <w:br/>
      </w:r>
      <w:ins w:id="831" w:author="Johannes Zauner" w:date="2025-12-12T19:21:00Z" w16du:dateUtc="2025-12-12T18:21:00Z">
        <w:r w:rsidR="00636EE9">
          <w:rPr>
            <w:rStyle w:val="NormalTok"/>
          </w:rPr>
          <w:t>2</w:t>
        </w:r>
      </w:ins>
      <w:ins w:id="832" w:author="Johannes Zauner" w:date="2025-12-12T20:50:00Z" w16du:dateUtc="2025-12-12T19:50:00Z">
        <w:r w:rsidR="0056723D">
          <w:rPr>
            <w:rStyle w:val="NormalTok"/>
          </w:rPr>
          <w:t xml:space="preserve"> </w:t>
        </w:r>
      </w:ins>
      <w:r w:rsidR="007C0A0D" w:rsidRPr="00636EE9">
        <w:rPr>
          <w:rStyle w:val="NormalTok"/>
        </w:rPr>
        <w:t xml:space="preserve">  data </w:t>
      </w:r>
      <w:r w:rsidR="007C0A0D" w:rsidRPr="00636EE9">
        <w:rPr>
          <w:rStyle w:val="SpecialCharTok"/>
        </w:rPr>
        <w:t>|&gt;</w:t>
      </w:r>
      <w:r w:rsidR="007C0A0D" w:rsidRPr="00636EE9">
        <w:rPr>
          <w:rStyle w:val="NormalTok"/>
        </w:rPr>
        <w:t xml:space="preserve"> </w:t>
      </w:r>
      <w:r w:rsidR="007C0A0D" w:rsidRPr="00636EE9">
        <w:br/>
      </w:r>
      <w:ins w:id="833" w:author="Johannes Zauner" w:date="2025-12-12T19:21:00Z" w16du:dateUtc="2025-12-12T18:21:00Z">
        <w:r w:rsidR="00636EE9">
          <w:rPr>
            <w:rStyle w:val="NormalTok"/>
          </w:rPr>
          <w:t>3</w:t>
        </w:r>
      </w:ins>
      <w:ins w:id="834" w:author="Johannes Zauner" w:date="2025-12-12T20:50:00Z" w16du:dateUtc="2025-12-12T19:50:00Z">
        <w:r w:rsidR="0056723D">
          <w:rPr>
            <w:rStyle w:val="NormalTok"/>
          </w:rPr>
          <w:t xml:space="preserve"> </w:t>
        </w:r>
      </w:ins>
      <w:ins w:id="835" w:author="Johannes Zauner" w:date="2025-12-12T19:21:00Z" w16du:dateUtc="2025-12-12T18:21:00Z">
        <w:r w:rsidR="00636EE9">
          <w:rPr>
            <w:rStyle w:val="NormalTok"/>
          </w:rPr>
          <w:t xml:space="preserve"> </w:t>
        </w:r>
      </w:ins>
      <w:r w:rsidR="007C0A0D" w:rsidRPr="00636EE9">
        <w:rPr>
          <w:rStyle w:val="NormalTok"/>
        </w:rPr>
        <w:t xml:space="preserve">    </w:t>
      </w:r>
      <w:r w:rsidR="007C0A0D" w:rsidRPr="00636EE9">
        <w:rPr>
          <w:rStyle w:val="FunctionTok"/>
        </w:rPr>
        <w:t>ungroup</w:t>
      </w:r>
      <w:r w:rsidR="007C0A0D" w:rsidRPr="00636EE9">
        <w:rPr>
          <w:rStyle w:val="NormalTok"/>
        </w:rPr>
        <w:t xml:space="preserve">(Date) </w:t>
      </w:r>
      <w:r w:rsidR="007C0A0D" w:rsidRPr="00636EE9">
        <w:rPr>
          <w:rStyle w:val="SpecialCharTok"/>
        </w:rPr>
        <w:t>|&gt;</w:t>
      </w:r>
      <w:del w:id="836" w:author="zusammenlegung" w:date="2025-12-12T19:01:00Z" w16du:dateUtc="2025-12-12T18:01:00Z">
        <w:r w:rsidR="00EF17F7">
          <w:rPr>
            <w:rStyle w:val="NormalTok"/>
          </w:rPr>
          <w:delText xml:space="preserve">        </w:delText>
        </w:r>
        <w:r w:rsidR="00EF17F7">
          <w:rPr>
            <w:rStyle w:val="CommentTok"/>
          </w:rPr>
          <w:delText># ungroup “by days”</w:delText>
        </w:r>
      </w:del>
      <w:r w:rsidR="007C0A0D" w:rsidRPr="00636EE9">
        <w:br/>
      </w:r>
      <w:ins w:id="837" w:author="Johannes Zauner" w:date="2025-12-12T19:21:00Z" w16du:dateUtc="2025-12-12T18:21:00Z">
        <w:r w:rsidR="00636EE9">
          <w:rPr>
            <w:rStyle w:val="NormalTok"/>
          </w:rPr>
          <w:t>4</w:t>
        </w:r>
      </w:ins>
      <w:ins w:id="838" w:author="Johannes Zauner" w:date="2025-12-12T20:50:00Z" w16du:dateUtc="2025-12-12T19:50:00Z">
        <w:r w:rsidR="0056723D">
          <w:rPr>
            <w:rStyle w:val="NormalTok"/>
          </w:rPr>
          <w:t xml:space="preserve"> </w:t>
        </w:r>
      </w:ins>
      <w:ins w:id="839" w:author="Johannes Zauner" w:date="2025-12-12T19:21:00Z" w16du:dateUtc="2025-12-12T18:21:00Z">
        <w:r w:rsidR="00636EE9">
          <w:rPr>
            <w:rStyle w:val="NormalTok"/>
          </w:rPr>
          <w:t xml:space="preserve"> </w:t>
        </w:r>
      </w:ins>
      <w:r w:rsidR="007C0A0D" w:rsidRPr="00636EE9">
        <w:rPr>
          <w:rStyle w:val="NormalTok"/>
        </w:rPr>
        <w:t xml:space="preserve">    </w:t>
      </w:r>
      <w:r w:rsidR="007C0A0D" w:rsidRPr="00636EE9">
        <w:rPr>
          <w:rStyle w:val="FunctionTok"/>
        </w:rPr>
        <w:t>mean_daily</w:t>
      </w:r>
      <w:r w:rsidR="007C0A0D" w:rsidRPr="00636EE9">
        <w:rPr>
          <w:rStyle w:val="NormalTok"/>
        </w:rPr>
        <w:t>(</w:t>
      </w:r>
      <w:r w:rsidR="007C0A0D" w:rsidRPr="00636EE9">
        <w:rPr>
          <w:rStyle w:val="AttributeTok"/>
        </w:rPr>
        <w:t>prefix =</w:t>
      </w:r>
      <w:r w:rsidR="007C0A0D" w:rsidRPr="00636EE9">
        <w:rPr>
          <w:rStyle w:val="NormalTok"/>
        </w:rPr>
        <w:t xml:space="preserve"> prefix) </w:t>
      </w:r>
      <w:r w:rsidR="007C0A0D" w:rsidRPr="00636EE9">
        <w:rPr>
          <w:rStyle w:val="SpecialCharTok"/>
        </w:rPr>
        <w:t>|&gt;</w:t>
      </w:r>
      <w:del w:id="840" w:author="zusammenlegung" w:date="2025-12-12T19:01:00Z" w16du:dateUtc="2025-12-12T18:01:00Z">
        <w:r w:rsidR="00EF17F7">
          <w:rPr>
            <w:rStyle w:val="NormalTok"/>
          </w:rPr>
          <w:delText xml:space="preserve">   </w:delText>
        </w:r>
        <w:r w:rsidR="00EF17F7">
          <w:rPr>
            <w:rStyle w:val="CommentTok"/>
          </w:rPr>
          <w:delText># calculate the averages per grouping</w:delText>
        </w:r>
        <w:r w:rsidR="00EF17F7">
          <w:rPr>
            <w:rStyle w:val="CommentTok"/>
          </w:rPr>
          <w:br/>
          <w:delText xml:space="preserve">    # remove underscores in names</w:delText>
        </w:r>
      </w:del>
      <w:r w:rsidR="007C0A0D" w:rsidRPr="00636EE9">
        <w:br/>
      </w:r>
      <w:ins w:id="841" w:author="Johannes Zauner" w:date="2025-12-12T19:21:00Z" w16du:dateUtc="2025-12-12T18:21:00Z">
        <w:r w:rsidR="00636EE9">
          <w:rPr>
            <w:rStyle w:val="NormalTok"/>
          </w:rPr>
          <w:t>5</w:t>
        </w:r>
      </w:ins>
      <w:ins w:id="842" w:author="Johannes Zauner" w:date="2025-12-12T20:50:00Z" w16du:dateUtc="2025-12-12T19:50:00Z">
        <w:r w:rsidR="0056723D">
          <w:rPr>
            <w:rStyle w:val="NormalTok"/>
          </w:rPr>
          <w:t xml:space="preserve"> </w:t>
        </w:r>
      </w:ins>
      <w:ins w:id="843" w:author="Johannes Zauner" w:date="2025-12-12T19:21:00Z" w16du:dateUtc="2025-12-12T18:21:00Z">
        <w:r w:rsidR="00636EE9">
          <w:rPr>
            <w:rStyle w:val="NormalTok"/>
          </w:rPr>
          <w:t xml:space="preserve"> </w:t>
        </w:r>
      </w:ins>
      <w:r w:rsidR="007C0A0D" w:rsidRPr="00636EE9">
        <w:rPr>
          <w:rStyle w:val="NormalTok"/>
        </w:rPr>
        <w:t xml:space="preserve">    </w:t>
      </w:r>
      <w:r w:rsidR="007C0A0D" w:rsidRPr="00636EE9">
        <w:rPr>
          <w:rStyle w:val="FunctionTok"/>
        </w:rPr>
        <w:t>rename_with</w:t>
      </w:r>
      <w:r w:rsidR="007C0A0D" w:rsidRPr="00636EE9">
        <w:rPr>
          <w:rStyle w:val="NormalTok"/>
        </w:rPr>
        <w:t>(</w:t>
      </w:r>
      <w:r w:rsidR="007C0A0D" w:rsidRPr="00636EE9">
        <w:rPr>
          <w:rStyle w:val="AttributeTok"/>
        </w:rPr>
        <w:t>.fn =</w:t>
      </w:r>
      <w:r w:rsidR="007C0A0D" w:rsidRPr="00636EE9">
        <w:rPr>
          <w:rStyle w:val="NormalTok"/>
        </w:rPr>
        <w:t xml:space="preserve"> \(x) </w:t>
      </w:r>
      <w:r w:rsidR="007C0A0D" w:rsidRPr="00636EE9">
        <w:rPr>
          <w:rStyle w:val="FunctionTok"/>
        </w:rPr>
        <w:t>str_replace_all</w:t>
      </w:r>
      <w:r w:rsidR="007C0A0D" w:rsidRPr="00636EE9">
        <w:rPr>
          <w:rStyle w:val="NormalTok"/>
        </w:rPr>
        <w:t>(x,</w:t>
      </w:r>
      <w:r w:rsidR="007C0A0D" w:rsidRPr="00636EE9">
        <w:rPr>
          <w:rStyle w:val="StringTok"/>
        </w:rPr>
        <w:t>"_"</w:t>
      </w:r>
      <w:r w:rsidR="007C0A0D" w:rsidRPr="00636EE9">
        <w:rPr>
          <w:rStyle w:val="NormalTok"/>
        </w:rPr>
        <w:t>,</w:t>
      </w:r>
      <w:r w:rsidR="007C0A0D" w:rsidRPr="00636EE9">
        <w:rPr>
          <w:rStyle w:val="StringTok"/>
        </w:rPr>
        <w:t>" "</w:t>
      </w:r>
      <w:r w:rsidR="007C0A0D" w:rsidRPr="00636EE9">
        <w:rPr>
          <w:rStyle w:val="NormalTok"/>
        </w:rPr>
        <w:t xml:space="preserve">)) </w:t>
      </w:r>
      <w:r w:rsidR="007C0A0D" w:rsidRPr="00636EE9">
        <w:rPr>
          <w:rStyle w:val="SpecialCharTok"/>
        </w:rPr>
        <w:t>|&gt;</w:t>
      </w:r>
      <w:del w:id="844" w:author="zusammenlegung" w:date="2025-12-12T19:01:00Z" w16du:dateUtc="2025-12-12T18:01:00Z">
        <w:r w:rsidR="00EF17F7">
          <w:rPr>
            <w:rStyle w:val="NormalTok"/>
          </w:rPr>
          <w:delText xml:space="preserve"> </w:delText>
        </w:r>
      </w:del>
      <w:r w:rsidR="007C0A0D" w:rsidRPr="00636EE9">
        <w:br/>
      </w:r>
      <w:ins w:id="845" w:author="Johannes Zauner" w:date="2025-12-12T19:21:00Z" w16du:dateUtc="2025-12-12T18:21:00Z">
        <w:r w:rsidR="00636EE9">
          <w:rPr>
            <w:rStyle w:val="NormalTok"/>
          </w:rPr>
          <w:t>6</w:t>
        </w:r>
      </w:ins>
      <w:ins w:id="846" w:author="Johannes Zauner" w:date="2025-12-12T20:50:00Z" w16du:dateUtc="2025-12-12T19:50:00Z">
        <w:r w:rsidR="0056723D">
          <w:rPr>
            <w:rStyle w:val="NormalTok"/>
          </w:rPr>
          <w:t xml:space="preserve"> </w:t>
        </w:r>
      </w:ins>
      <w:ins w:id="847" w:author="Johannes Zauner" w:date="2025-12-12T19:21:00Z" w16du:dateUtc="2025-12-12T18:21:00Z">
        <w:r w:rsidR="00636EE9">
          <w:rPr>
            <w:rStyle w:val="NormalTok"/>
          </w:rPr>
          <w:t xml:space="preserve"> </w:t>
        </w:r>
      </w:ins>
      <w:r w:rsidR="007C0A0D" w:rsidRPr="00636EE9">
        <w:rPr>
          <w:rStyle w:val="NormalTok"/>
        </w:rPr>
        <w:t xml:space="preserve">    </w:t>
      </w:r>
      <w:r w:rsidR="007C0A0D" w:rsidRPr="00636EE9">
        <w:rPr>
          <w:rStyle w:val="FunctionTok"/>
        </w:rPr>
        <w:t>gt</w:t>
      </w:r>
      <w:r w:rsidR="007C0A0D" w:rsidRPr="00636EE9">
        <w:rPr>
          <w:rStyle w:val="NormalTok"/>
        </w:rPr>
        <w:t>()</w:t>
      </w:r>
      <w:del w:id="848" w:author="zusammenlegung" w:date="2025-12-12T19:01:00Z" w16du:dateUtc="2025-12-12T18:01:00Z">
        <w:r w:rsidR="00EF17F7">
          <w:rPr>
            <w:rStyle w:val="NormalTok"/>
          </w:rPr>
          <w:delText xml:space="preserve">               </w:delText>
        </w:r>
        <w:r w:rsidR="00EF17F7">
          <w:rPr>
            <w:rStyle w:val="CommentTok"/>
          </w:rPr>
          <w:delText># format</w:delText>
        </w:r>
      </w:del>
      <w:ins w:id="849" w:author="zusammenlegung" w:date="2025-12-12T19:01:00Z" w16du:dateUtc="2025-12-12T18:01:00Z">
        <w:r w:rsidR="007C0A0D" w:rsidRPr="00C673E9">
          <w:rPr>
            <w:rFonts w:ascii="Arial" w:hAnsi="Arial" w:cs="Arial"/>
          </w:rPr>
          <w:br/>
        </w:r>
      </w:ins>
      <w:ins w:id="850" w:author="Johannes Zauner" w:date="2025-12-12T19:25:00Z" w16du:dateUtc="2025-12-12T18:25:00Z">
        <w:r w:rsidR="00EA2CA9">
          <w:rPr>
            <w:rStyle w:val="NormalTok"/>
          </w:rPr>
          <w:t>7</w:t>
        </w:r>
      </w:ins>
      <w:ins w:id="851" w:author="Johannes Zauner" w:date="2025-12-12T20:50:00Z" w16du:dateUtc="2025-12-12T19:50:00Z">
        <w:r w:rsidR="0056723D">
          <w:rPr>
            <w:rStyle w:val="NormalTok"/>
          </w:rPr>
          <w:t xml:space="preserve"> </w:t>
        </w:r>
      </w:ins>
      <w:ins w:id="852" w:author="Johannes Zauner" w:date="2025-12-12T19:25:00Z" w16du:dateUtc="2025-12-12T18:25:00Z">
        <w:r w:rsidR="00EA2CA9">
          <w:rPr>
            <w:rStyle w:val="NormalTok"/>
          </w:rPr>
          <w:t xml:space="preserve"> </w:t>
        </w:r>
      </w:ins>
      <w:ins w:id="853" w:author="zusammenlegung" w:date="2025-12-12T19:01:00Z" w16du:dateUtc="2025-12-12T18:01:00Z">
        <w:r w:rsidR="007C0A0D" w:rsidRPr="00C673E9">
          <w:rPr>
            <w:rStyle w:val="NormalTok"/>
            <w:rFonts w:ascii="Arial" w:hAnsi="Arial" w:cs="Arial"/>
          </w:rPr>
          <w:t>}</w:t>
        </w:r>
      </w:ins>
    </w:p>
    <w:bookmarkEnd w:id="825"/>
    <w:p w14:paraId="18E638A2" w14:textId="11751ED6" w:rsidR="007C0A0D" w:rsidRPr="00CE1EC2" w:rsidDel="00CE1EC2" w:rsidRDefault="007C0A0D" w:rsidP="008A0236">
      <w:pPr>
        <w:pStyle w:val="DefinitionTerm"/>
        <w:rPr>
          <w:ins w:id="854" w:author="zusammenlegung" w:date="2025-12-12T19:01:00Z" w16du:dateUtc="2025-12-12T18:01:00Z"/>
          <w:del w:id="855" w:author="Johannes Zauner" w:date="2025-12-12T20:13:00Z" w16du:dateUtc="2025-12-12T19:13:00Z"/>
          <w:rFonts w:ascii="Arial" w:hAnsi="Arial" w:cs="Arial"/>
          <w:b w:val="0"/>
          <w:bCs/>
          <w:rPrChange w:id="856" w:author="Johannes Zauner" w:date="2025-12-12T20:14:00Z" w16du:dateUtc="2025-12-12T19:14:00Z">
            <w:rPr>
              <w:ins w:id="857" w:author="zusammenlegung" w:date="2025-12-12T19:01:00Z" w16du:dateUtc="2025-12-12T18:01:00Z"/>
              <w:del w:id="858" w:author="Johannes Zauner" w:date="2025-12-12T20:13:00Z" w16du:dateUtc="2025-12-12T19:13:00Z"/>
              <w:rFonts w:ascii="Arial" w:hAnsi="Arial" w:cs="Arial"/>
            </w:rPr>
          </w:rPrChange>
        </w:rPr>
      </w:pPr>
      <w:ins w:id="859" w:author="zusammenlegung" w:date="2025-12-12T19:01:00Z" w16du:dateUtc="2025-12-12T18:01:00Z">
        <w:r w:rsidRPr="00C673E9">
          <w:rPr>
            <w:rFonts w:ascii="Arial" w:hAnsi="Arial" w:cs="Arial"/>
          </w:rPr>
          <w:lastRenderedPageBreak/>
          <w:t>Line 3</w:t>
        </w:r>
      </w:ins>
      <w:ins w:id="860" w:author="Johannes Zauner" w:date="2025-12-12T20:13:00Z" w16du:dateUtc="2025-12-12T19:13:00Z">
        <w:r w:rsidR="00CE1EC2">
          <w:rPr>
            <w:rFonts w:ascii="Arial" w:hAnsi="Arial" w:cs="Arial"/>
          </w:rPr>
          <w:t xml:space="preserve"> </w:t>
        </w:r>
      </w:ins>
    </w:p>
    <w:p w14:paraId="53175B9E" w14:textId="77777777" w:rsidR="007C0A0D" w:rsidRPr="005A2EDF" w:rsidRDefault="007C0A0D">
      <w:pPr>
        <w:pStyle w:val="DefinitionTerm"/>
        <w:rPr>
          <w:ins w:id="861" w:author="zusammenlegung" w:date="2025-12-12T19:01:00Z" w16du:dateUtc="2025-12-12T18:01:00Z"/>
          <w:bCs/>
        </w:rPr>
        <w:pPrChange w:id="862" w:author="Johannes Zauner" w:date="2025-12-12T20:13:00Z" w16du:dateUtc="2025-12-12T19:13:00Z">
          <w:pPr>
            <w:pStyle w:val="Definition"/>
            <w:spacing w:after="0"/>
          </w:pPr>
        </w:pPrChange>
      </w:pPr>
      <w:ins w:id="863" w:author="zusammenlegung" w:date="2025-12-12T19:01:00Z" w16du:dateUtc="2025-12-12T18:01:00Z">
        <w:r w:rsidRPr="00CE1EC2">
          <w:rPr>
            <w:b w:val="0"/>
            <w:bCs/>
            <w:rPrChange w:id="864" w:author="Johannes Zauner" w:date="2025-12-12T20:14:00Z" w16du:dateUtc="2025-12-12T19:14:00Z">
              <w:rPr>
                <w:b/>
              </w:rPr>
            </w:rPrChange>
          </w:rPr>
          <w:t>Ungroup by days</w:t>
        </w:r>
      </w:ins>
    </w:p>
    <w:p w14:paraId="4222A227" w14:textId="1FD4403D" w:rsidR="007C0A0D" w:rsidRPr="00CE1EC2" w:rsidDel="00CE1EC2" w:rsidRDefault="007C0A0D" w:rsidP="008A0236">
      <w:pPr>
        <w:pStyle w:val="DefinitionTerm"/>
        <w:rPr>
          <w:ins w:id="865" w:author="zusammenlegung" w:date="2025-12-12T19:01:00Z" w16du:dateUtc="2025-12-12T18:01:00Z"/>
          <w:del w:id="866" w:author="Johannes Zauner" w:date="2025-12-12T20:14:00Z" w16du:dateUtc="2025-12-12T19:14:00Z"/>
          <w:rFonts w:ascii="Arial" w:hAnsi="Arial" w:cs="Arial"/>
          <w:b w:val="0"/>
          <w:bCs/>
          <w:rPrChange w:id="867" w:author="Johannes Zauner" w:date="2025-12-12T20:14:00Z" w16du:dateUtc="2025-12-12T19:14:00Z">
            <w:rPr>
              <w:ins w:id="868" w:author="zusammenlegung" w:date="2025-12-12T19:01:00Z" w16du:dateUtc="2025-12-12T18:01:00Z"/>
              <w:del w:id="869" w:author="Johannes Zauner" w:date="2025-12-12T20:14:00Z" w16du:dateUtc="2025-12-12T19:14:00Z"/>
              <w:rFonts w:ascii="Arial" w:hAnsi="Arial" w:cs="Arial"/>
            </w:rPr>
          </w:rPrChange>
        </w:rPr>
      </w:pPr>
      <w:ins w:id="870" w:author="zusammenlegung" w:date="2025-12-12T19:01:00Z" w16du:dateUtc="2025-12-12T18:01:00Z">
        <w:r w:rsidRPr="00C673E9">
          <w:rPr>
            <w:rFonts w:ascii="Arial" w:hAnsi="Arial" w:cs="Arial"/>
          </w:rPr>
          <w:t>Line 4</w:t>
        </w:r>
      </w:ins>
      <w:ins w:id="871" w:author="Johannes Zauner" w:date="2025-12-12T20:14:00Z" w16du:dateUtc="2025-12-12T19:14:00Z">
        <w:r w:rsidR="00CE1EC2">
          <w:rPr>
            <w:rFonts w:ascii="Arial" w:hAnsi="Arial" w:cs="Arial"/>
          </w:rPr>
          <w:t xml:space="preserve"> </w:t>
        </w:r>
      </w:ins>
    </w:p>
    <w:p w14:paraId="45B37F45" w14:textId="77777777" w:rsidR="007C0A0D" w:rsidRPr="005A2EDF" w:rsidRDefault="007C0A0D">
      <w:pPr>
        <w:pStyle w:val="DefinitionTerm"/>
        <w:rPr>
          <w:ins w:id="872" w:author="zusammenlegung" w:date="2025-12-12T19:01:00Z" w16du:dateUtc="2025-12-12T18:01:00Z"/>
          <w:bCs/>
        </w:rPr>
        <w:pPrChange w:id="873" w:author="Johannes Zauner" w:date="2025-12-12T20:14:00Z" w16du:dateUtc="2025-12-12T19:14:00Z">
          <w:pPr>
            <w:pStyle w:val="Definition"/>
            <w:spacing w:after="0"/>
          </w:pPr>
        </w:pPrChange>
      </w:pPr>
      <w:ins w:id="874" w:author="zusammenlegung" w:date="2025-12-12T19:01:00Z" w16du:dateUtc="2025-12-12T18:01:00Z">
        <w:r w:rsidRPr="00CE1EC2">
          <w:rPr>
            <w:b w:val="0"/>
            <w:bCs/>
            <w:rPrChange w:id="875" w:author="Johannes Zauner" w:date="2025-12-12T20:14:00Z" w16du:dateUtc="2025-12-12T19:14:00Z">
              <w:rPr>
                <w:b/>
              </w:rPr>
            </w:rPrChange>
          </w:rPr>
          <w:t>Calculate the averages per grouping</w:t>
        </w:r>
      </w:ins>
    </w:p>
    <w:p w14:paraId="12265063" w14:textId="1D1001DD" w:rsidR="007C0A0D" w:rsidRPr="00CE1EC2" w:rsidDel="00CE1EC2" w:rsidRDefault="007C0A0D" w:rsidP="008A0236">
      <w:pPr>
        <w:pStyle w:val="DefinitionTerm"/>
        <w:rPr>
          <w:ins w:id="876" w:author="zusammenlegung" w:date="2025-12-12T19:01:00Z" w16du:dateUtc="2025-12-12T18:01:00Z"/>
          <w:del w:id="877" w:author="Johannes Zauner" w:date="2025-12-12T20:14:00Z" w16du:dateUtc="2025-12-12T19:14:00Z"/>
          <w:rFonts w:ascii="Arial" w:hAnsi="Arial" w:cs="Arial"/>
          <w:b w:val="0"/>
          <w:bCs/>
          <w:rPrChange w:id="878" w:author="Johannes Zauner" w:date="2025-12-12T20:14:00Z" w16du:dateUtc="2025-12-12T19:14:00Z">
            <w:rPr>
              <w:ins w:id="879" w:author="zusammenlegung" w:date="2025-12-12T19:01:00Z" w16du:dateUtc="2025-12-12T18:01:00Z"/>
              <w:del w:id="880" w:author="Johannes Zauner" w:date="2025-12-12T20:14:00Z" w16du:dateUtc="2025-12-12T19:14:00Z"/>
              <w:rFonts w:ascii="Arial" w:hAnsi="Arial" w:cs="Arial"/>
            </w:rPr>
          </w:rPrChange>
        </w:rPr>
      </w:pPr>
      <w:ins w:id="881" w:author="zusammenlegung" w:date="2025-12-12T19:01:00Z" w16du:dateUtc="2025-12-12T18:01:00Z">
        <w:r w:rsidRPr="00C673E9">
          <w:rPr>
            <w:rFonts w:ascii="Arial" w:hAnsi="Arial" w:cs="Arial"/>
          </w:rPr>
          <w:t>Line 5</w:t>
        </w:r>
      </w:ins>
      <w:ins w:id="882" w:author="Johannes Zauner" w:date="2025-12-12T20:14:00Z" w16du:dateUtc="2025-12-12T19:14:00Z">
        <w:r w:rsidR="00CE1EC2">
          <w:rPr>
            <w:rFonts w:ascii="Arial" w:hAnsi="Arial" w:cs="Arial"/>
          </w:rPr>
          <w:t xml:space="preserve"> </w:t>
        </w:r>
      </w:ins>
    </w:p>
    <w:p w14:paraId="62E6A308" w14:textId="77777777" w:rsidR="007C0A0D" w:rsidRPr="005A2EDF" w:rsidRDefault="007C0A0D">
      <w:pPr>
        <w:pStyle w:val="DefinitionTerm"/>
        <w:rPr>
          <w:ins w:id="883" w:author="zusammenlegung" w:date="2025-12-12T19:01:00Z" w16du:dateUtc="2025-12-12T18:01:00Z"/>
          <w:bCs/>
        </w:rPr>
        <w:pPrChange w:id="884" w:author="Johannes Zauner" w:date="2025-12-12T20:14:00Z" w16du:dateUtc="2025-12-12T19:14:00Z">
          <w:pPr>
            <w:pStyle w:val="Definition"/>
            <w:spacing w:after="0"/>
          </w:pPr>
        </w:pPrChange>
      </w:pPr>
      <w:ins w:id="885" w:author="zusammenlegung" w:date="2025-12-12T19:01:00Z" w16du:dateUtc="2025-12-12T18:01:00Z">
        <w:r w:rsidRPr="00CE1EC2">
          <w:rPr>
            <w:b w:val="0"/>
            <w:bCs/>
            <w:rPrChange w:id="886" w:author="Johannes Zauner" w:date="2025-12-12T20:14:00Z" w16du:dateUtc="2025-12-12T19:14:00Z">
              <w:rPr>
                <w:b/>
              </w:rPr>
            </w:rPrChange>
          </w:rPr>
          <w:t>Remove underscores in names</w:t>
        </w:r>
      </w:ins>
    </w:p>
    <w:p w14:paraId="4509452B" w14:textId="512DFCB2" w:rsidR="007C0A0D" w:rsidRPr="00CE1EC2" w:rsidDel="00CE1EC2" w:rsidRDefault="007C0A0D" w:rsidP="008A0236">
      <w:pPr>
        <w:pStyle w:val="DefinitionTerm"/>
        <w:rPr>
          <w:ins w:id="887" w:author="zusammenlegung" w:date="2025-12-12T19:01:00Z" w16du:dateUtc="2025-12-12T18:01:00Z"/>
          <w:del w:id="888" w:author="Johannes Zauner" w:date="2025-12-12T20:14:00Z" w16du:dateUtc="2025-12-12T19:14:00Z"/>
          <w:rFonts w:ascii="Arial" w:hAnsi="Arial" w:cs="Arial"/>
          <w:b w:val="0"/>
          <w:bCs/>
          <w:rPrChange w:id="889" w:author="Johannes Zauner" w:date="2025-12-12T20:14:00Z" w16du:dateUtc="2025-12-12T19:14:00Z">
            <w:rPr>
              <w:ins w:id="890" w:author="zusammenlegung" w:date="2025-12-12T19:01:00Z" w16du:dateUtc="2025-12-12T18:01:00Z"/>
              <w:del w:id="891" w:author="Johannes Zauner" w:date="2025-12-12T20:14:00Z" w16du:dateUtc="2025-12-12T19:14:00Z"/>
              <w:rFonts w:ascii="Arial" w:hAnsi="Arial" w:cs="Arial"/>
            </w:rPr>
          </w:rPrChange>
        </w:rPr>
      </w:pPr>
      <w:ins w:id="892" w:author="zusammenlegung" w:date="2025-12-12T19:01:00Z" w16du:dateUtc="2025-12-12T18:01:00Z">
        <w:r w:rsidRPr="00C673E9">
          <w:rPr>
            <w:rFonts w:ascii="Arial" w:hAnsi="Arial" w:cs="Arial"/>
          </w:rPr>
          <w:t>Line 6</w:t>
        </w:r>
      </w:ins>
      <w:ins w:id="893" w:author="Johannes Zauner" w:date="2025-12-12T20:14:00Z" w16du:dateUtc="2025-12-12T19:14:00Z">
        <w:r w:rsidR="00CE1EC2">
          <w:rPr>
            <w:rFonts w:ascii="Arial" w:hAnsi="Arial" w:cs="Arial"/>
          </w:rPr>
          <w:t xml:space="preserve"> </w:t>
        </w:r>
      </w:ins>
    </w:p>
    <w:p w14:paraId="0FAF659B" w14:textId="5225941A" w:rsidR="007C0A0D" w:rsidRPr="005A2EDF" w:rsidRDefault="007C0A0D">
      <w:pPr>
        <w:pStyle w:val="DefinitionTerm"/>
        <w:rPr>
          <w:bCs/>
        </w:rPr>
        <w:pPrChange w:id="894" w:author="Johannes Zauner" w:date="2025-12-12T20:14:00Z" w16du:dateUtc="2025-12-12T19:14:00Z">
          <w:pPr>
            <w:pStyle w:val="Definition"/>
            <w:spacing w:after="0"/>
          </w:pPr>
        </w:pPrChange>
      </w:pPr>
      <w:ins w:id="895" w:author="zusammenlegung" w:date="2025-12-12T19:01:00Z" w16du:dateUtc="2025-12-12T18:01:00Z">
        <w:r w:rsidRPr="00CE1EC2">
          <w:rPr>
            <w:rFonts w:cs="Arial"/>
            <w:b w:val="0"/>
            <w:bCs/>
            <w:rPrChange w:id="896" w:author="Johannes Zauner" w:date="2025-12-12T20:14:00Z" w16du:dateUtc="2025-12-12T19:14:00Z">
              <w:rPr>
                <w:rFonts w:cs="Arial"/>
                <w:b/>
              </w:rPr>
            </w:rPrChange>
          </w:rPr>
          <w:t>Format</w:t>
        </w:r>
      </w:ins>
      <w:r w:rsidRPr="00CE1EC2">
        <w:rPr>
          <w:b w:val="0"/>
          <w:bCs/>
          <w:rPrChange w:id="897" w:author="Johannes Zauner" w:date="2025-12-12T20:14:00Z" w16du:dateUtc="2025-12-12T19:14:00Z">
            <w:rPr>
              <w:b/>
            </w:rPr>
          </w:rPrChange>
        </w:rPr>
        <w:t xml:space="preserve"> as a gt table for display</w:t>
      </w:r>
      <w:del w:id="898" w:author="zusammenlegung" w:date="2025-12-12T19:01:00Z" w16du:dateUtc="2025-12-12T18:01:00Z">
        <w:r w:rsidR="00EF17F7" w:rsidRPr="00CE1EC2">
          <w:rPr>
            <w:b w:val="0"/>
            <w:bCs/>
            <w:rPrChange w:id="899" w:author="Johannes Zauner" w:date="2025-12-12T20:14:00Z" w16du:dateUtc="2025-12-12T19:14:00Z">
              <w:rPr>
                <w:b/>
              </w:rPr>
            </w:rPrChange>
          </w:rPr>
          <w:br/>
        </w:r>
        <w:r w:rsidR="00EF17F7" w:rsidRPr="00CE1EC2">
          <w:rPr>
            <w:rStyle w:val="NormalTok"/>
            <w:b w:val="0"/>
            <w:bCs/>
            <w:rPrChange w:id="900" w:author="Johannes Zauner" w:date="2025-12-12T20:14:00Z" w16du:dateUtc="2025-12-12T19:14:00Z">
              <w:rPr>
                <w:rStyle w:val="NormalTok"/>
                <w:b/>
              </w:rPr>
            </w:rPrChange>
          </w:rPr>
          <w:delText>}</w:delText>
        </w:r>
      </w:del>
    </w:p>
    <w:p w14:paraId="73BA03F9" w14:textId="77777777" w:rsidR="003527B9" w:rsidRDefault="003527B9" w:rsidP="007C0A0D">
      <w:pPr>
        <w:pStyle w:val="berschrift4"/>
        <w:rPr>
          <w:ins w:id="901" w:author="Johannes Zauner" w:date="2025-12-12T19:28:00Z" w16du:dateUtc="2025-12-12T18:28:00Z"/>
        </w:rPr>
      </w:pPr>
      <w:bookmarkStart w:id="902" w:name="total-wear-time-daily"/>
    </w:p>
    <w:p w14:paraId="56D99CC3" w14:textId="20BFA8C3" w:rsidR="007C0A0D" w:rsidRPr="00C673E9" w:rsidRDefault="007C0A0D" w:rsidP="007C0A0D">
      <w:pPr>
        <w:pStyle w:val="berschrift4"/>
      </w:pPr>
      <w:r w:rsidRPr="00C673E9">
        <w:t>Total wear time daily</w:t>
      </w:r>
    </w:p>
    <w:p w14:paraId="755FBA2E" w14:textId="46518832" w:rsidR="007C0A0D" w:rsidRPr="003527B9" w:rsidRDefault="007C0A0D" w:rsidP="007C0A0D">
      <w:pPr>
        <w:pStyle w:val="FirstParagraph"/>
      </w:pPr>
      <w:r w:rsidRPr="003527B9">
        <w:rPr>
          <w:i/>
        </w:rPr>
        <w:t>Total wear time daily</w:t>
      </w:r>
      <w:r w:rsidRPr="003527B9">
        <w:t xml:space="preserve"> refers to the amount of time the device was actively collecting distance data each day (i.e. the time the device was worn and operational). We compute this by summing all intervals where a valid distance measurement is present, ignoring periods where data are missing or the device was off. The results are shown in </w:t>
      </w:r>
      <w:del w:id="903" w:author="zusammenlegung" w:date="2025-12-12T19:01:00Z" w16du:dateUtc="2025-12-12T18:01:00Z">
        <w:r w:rsidR="00EF17F7" w:rsidRPr="00282E6A">
          <w:rPr>
            <w:b/>
            <w:bCs/>
            <w:rPrChange w:id="904" w:author="Johannes Zauner" w:date="2025-12-15T12:30:00Z" w16du:dateUtc="2025-12-15T11:30:00Z">
              <w:rPr/>
            </w:rPrChange>
          </w:rPr>
          <w:delText xml:space="preserve">Table 3. The preprocessed </w:delText>
        </w:r>
        <w:r w:rsidR="00EF17F7" w:rsidRPr="00282E6A">
          <w:rPr>
            <w:rStyle w:val="VerbatimChar"/>
            <w:b/>
            <w:bCs/>
            <w:rPrChange w:id="905" w:author="Johannes Zauner" w:date="2025-12-15T12:30:00Z" w16du:dateUtc="2025-12-15T11:30:00Z">
              <w:rPr>
                <w:rStyle w:val="VerbatimChar"/>
              </w:rPr>
            </w:rPrChange>
          </w:rPr>
          <w:delText>Clouclip</w:delText>
        </w:r>
        <w:r w:rsidR="00EF17F7" w:rsidRPr="00282E6A">
          <w:rPr>
            <w:b/>
            <w:bCs/>
            <w:rPrChange w:id="906" w:author="Johannes Zauner" w:date="2025-12-15T12:30:00Z" w16du:dateUtc="2025-12-15T11:30:00Z">
              <w:rPr/>
            </w:rPrChange>
          </w:rPr>
          <w:delText xml:space="preserve"> dataset is encoded in the variable </w:delText>
        </w:r>
        <w:r w:rsidR="00EF17F7" w:rsidRPr="00282E6A">
          <w:rPr>
            <w:rStyle w:val="VerbatimChar"/>
            <w:b/>
            <w:bCs/>
            <w:rPrChange w:id="907" w:author="Johannes Zauner" w:date="2025-12-15T12:30:00Z" w16du:dateUtc="2025-12-15T11:30:00Z">
              <w:rPr>
                <w:rStyle w:val="VerbatimChar"/>
              </w:rPr>
            </w:rPrChange>
          </w:rPr>
          <w:delText>dataCC.</w:delText>
        </w:r>
      </w:del>
      <w:ins w:id="908" w:author="zusammenlegung" w:date="2025-12-12T19:01:00Z" w16du:dateUtc="2025-12-12T18:01:00Z">
        <w:del w:id="909" w:author="Johannes Zauner" w:date="2025-12-15T12:30:00Z" w16du:dateUtc="2025-12-15T11:30:00Z">
          <w:r w:rsidRPr="00282E6A" w:rsidDel="00282E6A">
            <w:rPr>
              <w:rFonts w:ascii="Arial" w:hAnsi="Arial" w:cs="Arial"/>
              <w:b/>
              <w:bCs/>
              <w:rPrChange w:id="910" w:author="Johannes Zauner" w:date="2025-12-15T12:30:00Z" w16du:dateUtc="2025-12-15T11:30:00Z">
                <w:rPr>
                  <w:rFonts w:ascii="Arial" w:hAnsi="Arial" w:cs="Arial"/>
                </w:rPr>
              </w:rPrChange>
            </w:rPr>
            <w:fldChar w:fldCharType="begin"/>
          </w:r>
          <w:r w:rsidRPr="00282E6A" w:rsidDel="00282E6A">
            <w:rPr>
              <w:rFonts w:ascii="Arial" w:hAnsi="Arial" w:cs="Arial"/>
              <w:b/>
              <w:bCs/>
              <w:rPrChange w:id="911" w:author="Johannes Zauner" w:date="2025-12-15T12:30:00Z" w16du:dateUtc="2025-12-15T11:30:00Z">
                <w:rPr>
                  <w:rFonts w:ascii="Arial" w:hAnsi="Arial" w:cs="Arial"/>
                </w:rPr>
              </w:rPrChange>
            </w:rPr>
            <w:delInstrText>HYPERLINK \l "tbl-wear" \h</w:delInstrText>
          </w:r>
          <w:r w:rsidRPr="00111E56" w:rsidDel="00282E6A">
            <w:rPr>
              <w:rFonts w:ascii="Arial" w:hAnsi="Arial" w:cs="Arial"/>
              <w:b/>
              <w:bCs/>
            </w:rPr>
          </w:r>
          <w:r w:rsidRPr="00282E6A" w:rsidDel="00282E6A">
            <w:rPr>
              <w:rFonts w:ascii="Arial" w:hAnsi="Arial" w:cs="Arial"/>
              <w:b/>
              <w:bCs/>
              <w:rPrChange w:id="912" w:author="Johannes Zauner" w:date="2025-12-15T12:30:00Z" w16du:dateUtc="2025-12-15T11:30:00Z">
                <w:rPr>
                  <w:rFonts w:ascii="Arial" w:hAnsi="Arial" w:cs="Arial"/>
                </w:rPr>
              </w:rPrChange>
            </w:rPr>
            <w:fldChar w:fldCharType="separate"/>
          </w:r>
          <w:r w:rsidRPr="00282E6A" w:rsidDel="00282E6A">
            <w:rPr>
              <w:b/>
              <w:bCs/>
              <w:rPrChange w:id="913" w:author="Johannes Zauner" w:date="2025-12-15T12:30:00Z" w16du:dateUtc="2025-12-15T11:30:00Z">
                <w:rPr>
                  <w:rStyle w:val="Hyperlink"/>
                  <w:rFonts w:ascii="Arial" w:hAnsi="Arial" w:cs="Arial"/>
                </w:rPr>
              </w:rPrChange>
            </w:rPr>
            <w:delText>Table 3</w:delText>
          </w:r>
          <w:r w:rsidRPr="00282E6A" w:rsidDel="00282E6A">
            <w:rPr>
              <w:rFonts w:ascii="Arial" w:hAnsi="Arial" w:cs="Arial"/>
              <w:b/>
              <w:bCs/>
              <w:rPrChange w:id="914" w:author="Johannes Zauner" w:date="2025-12-15T12:30:00Z" w16du:dateUtc="2025-12-15T11:30:00Z">
                <w:rPr>
                  <w:rFonts w:ascii="Arial" w:hAnsi="Arial" w:cs="Arial"/>
                </w:rPr>
              </w:rPrChange>
            </w:rPr>
            <w:fldChar w:fldCharType="end"/>
          </w:r>
        </w:del>
      </w:ins>
      <w:ins w:id="915" w:author="Johannes Zauner" w:date="2025-12-15T12:30:00Z" w16du:dateUtc="2025-12-15T11:30:00Z">
        <w:r w:rsidR="00282E6A" w:rsidRPr="00282E6A">
          <w:rPr>
            <w:b/>
            <w:bCs/>
            <w:rPrChange w:id="916" w:author="Johannes Zauner" w:date="2025-12-15T12:30:00Z" w16du:dateUtc="2025-12-15T11:30:00Z">
              <w:rPr>
                <w:rStyle w:val="Hyperlink"/>
                <w:rFonts w:ascii="Arial" w:hAnsi="Arial" w:cs="Arial"/>
              </w:rPr>
            </w:rPrChange>
          </w:rPr>
          <w:t>Table 3</w:t>
        </w:r>
      </w:ins>
      <w:ins w:id="917" w:author="zusammenlegung" w:date="2025-12-12T19:01:00Z" w16du:dateUtc="2025-12-12T18:01:00Z">
        <w:r w:rsidRPr="00C673E9">
          <w:rPr>
            <w:rFonts w:ascii="Arial" w:hAnsi="Arial" w:cs="Arial"/>
          </w:rPr>
          <w:t>.</w:t>
        </w:r>
      </w:ins>
    </w:p>
    <w:p w14:paraId="747672A4" w14:textId="59CEB6DC" w:rsidR="007C0A0D" w:rsidRPr="00565DCB" w:rsidRDefault="00565DCB" w:rsidP="00F61D20">
      <w:pPr>
        <w:pStyle w:val="SourceCode"/>
        <w:spacing w:line="240" w:lineRule="auto"/>
        <w:rPr>
          <w:lang w:val="de-DE"/>
          <w:rPrChange w:id="918" w:author="Johannes Zauner" w:date="2025-12-13T05:14:00Z" w16du:dateUtc="2025-12-13T04:14:00Z">
            <w:rPr/>
          </w:rPrChange>
        </w:rPr>
      </w:pPr>
      <w:bookmarkStart w:id="919" w:name="annotated-cell-4"/>
      <w:ins w:id="920" w:author="Johannes Zauner" w:date="2025-12-13T05:14:00Z">
        <w:r w:rsidRPr="00565DCB">
          <w:rPr>
            <w:b/>
            <w:bCs/>
            <w:lang w:val="de-DE"/>
            <w:rPrChange w:id="921" w:author="Johannes Zauner" w:date="2025-12-13T05:14:00Z" w16du:dateUtc="2025-12-13T04:14:00Z">
              <w:rPr>
                <w:lang w:val="de-DE"/>
              </w:rPr>
            </w:rPrChange>
          </w:rPr>
          <w:t>Calculate total wear time</w:t>
        </w:r>
      </w:ins>
      <w:ins w:id="922" w:author="Johannes Zauner" w:date="2025-12-13T05:07:00Z" w16du:dateUtc="2025-12-13T04:07:00Z">
        <w:r w:rsidR="008C4DD3">
          <w:rPr>
            <w:color w:val="4758AB"/>
            <w:shd w:val="clear" w:color="auto" w:fill="F1F3F5"/>
            <w:lang w:val="de-DE"/>
          </w:rPr>
          <w:br/>
        </w:r>
      </w:ins>
      <w:ins w:id="923" w:author="Johannes Zauner" w:date="2025-12-12T19:27:00Z" w16du:dateUtc="2025-12-12T18:27:00Z">
        <w:r w:rsidR="003527B9">
          <w:rPr>
            <w:rStyle w:val="NormalTok"/>
          </w:rPr>
          <w:t>1</w:t>
        </w:r>
      </w:ins>
      <w:ins w:id="924" w:author="Johannes Zauner" w:date="2025-12-12T20:50:00Z" w16du:dateUtc="2025-12-12T19:50:00Z">
        <w:r w:rsidR="0056723D">
          <w:rPr>
            <w:rStyle w:val="NormalTok"/>
          </w:rPr>
          <w:t xml:space="preserve"> </w:t>
        </w:r>
      </w:ins>
      <w:ins w:id="925" w:author="Johannes Zauner" w:date="2025-12-12T19:27:00Z" w16du:dateUtc="2025-12-12T18:27:00Z">
        <w:r w:rsidR="003527B9">
          <w:rPr>
            <w:rStyle w:val="NormalTok"/>
          </w:rPr>
          <w:t xml:space="preserve"> </w:t>
        </w:r>
      </w:ins>
      <w:r w:rsidR="007C0A0D" w:rsidRPr="003527B9">
        <w:rPr>
          <w:rStyle w:val="NormalTok"/>
        </w:rPr>
        <w:t xml:space="preserve">dataCC </w:t>
      </w:r>
      <w:r w:rsidR="007C0A0D" w:rsidRPr="003527B9">
        <w:rPr>
          <w:rStyle w:val="SpecialCharTok"/>
        </w:rPr>
        <w:t>|&gt;</w:t>
      </w:r>
      <w:r w:rsidR="007C0A0D" w:rsidRPr="003527B9">
        <w:rPr>
          <w:rStyle w:val="NormalTok"/>
        </w:rPr>
        <w:t xml:space="preserve"> </w:t>
      </w:r>
      <w:r w:rsidR="007C0A0D" w:rsidRPr="003527B9">
        <w:br/>
      </w:r>
      <w:ins w:id="926" w:author="Johannes Zauner" w:date="2025-12-12T19:27:00Z" w16du:dateUtc="2025-12-12T18:27:00Z">
        <w:r w:rsidR="003527B9">
          <w:rPr>
            <w:rStyle w:val="NormalTok"/>
          </w:rPr>
          <w:t>2</w:t>
        </w:r>
      </w:ins>
      <w:ins w:id="927" w:author="Johannes Zauner" w:date="2025-12-12T20:50:00Z" w16du:dateUtc="2025-12-12T19:50:00Z">
        <w:r w:rsidR="0056723D">
          <w:rPr>
            <w:rStyle w:val="NormalTok"/>
          </w:rPr>
          <w:t xml:space="preserve"> </w:t>
        </w:r>
      </w:ins>
      <w:ins w:id="928" w:author="Johannes Zauner" w:date="2025-12-12T19:27:00Z" w16du:dateUtc="2025-12-12T18:27:00Z">
        <w:r w:rsidR="003527B9">
          <w:rPr>
            <w:rStyle w:val="NormalTok"/>
          </w:rPr>
          <w:t xml:space="preserve"> </w:t>
        </w:r>
      </w:ins>
      <w:r w:rsidR="007C0A0D" w:rsidRPr="003527B9">
        <w:rPr>
          <w:rStyle w:val="NormalTok"/>
        </w:rPr>
        <w:t xml:space="preserve">  </w:t>
      </w:r>
      <w:r w:rsidR="007C0A0D" w:rsidRPr="003527B9">
        <w:rPr>
          <w:rStyle w:val="FunctionTok"/>
        </w:rPr>
        <w:t>durations</w:t>
      </w:r>
      <w:r w:rsidR="007C0A0D" w:rsidRPr="003527B9">
        <w:rPr>
          <w:rStyle w:val="NormalTok"/>
        </w:rPr>
        <w:t xml:space="preserve">(Dis) </w:t>
      </w:r>
      <w:r w:rsidR="007C0A0D" w:rsidRPr="003527B9">
        <w:rPr>
          <w:rStyle w:val="SpecialCharTok"/>
        </w:rPr>
        <w:t>|&gt;</w:t>
      </w:r>
      <w:del w:id="929" w:author="zusammenlegung" w:date="2025-12-12T19:01:00Z" w16du:dateUtc="2025-12-12T18:01:00Z">
        <w:r w:rsidR="00EF17F7">
          <w:rPr>
            <w:rStyle w:val="NormalTok"/>
          </w:rPr>
          <w:delText xml:space="preserve">  </w:delText>
        </w:r>
        <w:r w:rsidR="00EF17F7">
          <w:rPr>
            <w:rStyle w:val="CommentTok"/>
          </w:rPr>
          <w:delText># calculate total duration of data per day</w:delText>
        </w:r>
      </w:del>
      <w:r w:rsidR="007C0A0D" w:rsidRPr="003527B9">
        <w:br/>
      </w:r>
      <w:ins w:id="930" w:author="Johannes Zauner" w:date="2025-12-12T19:27:00Z" w16du:dateUtc="2025-12-12T18:27:00Z">
        <w:r w:rsidR="003527B9">
          <w:rPr>
            <w:rStyle w:val="NormalTok"/>
          </w:rPr>
          <w:t>3</w:t>
        </w:r>
      </w:ins>
      <w:ins w:id="931" w:author="Johannes Zauner" w:date="2025-12-12T20:50:00Z" w16du:dateUtc="2025-12-12T19:50:00Z">
        <w:r w:rsidR="0056723D">
          <w:rPr>
            <w:rStyle w:val="NormalTok"/>
          </w:rPr>
          <w:t xml:space="preserve"> </w:t>
        </w:r>
      </w:ins>
      <w:r w:rsidR="007C0A0D" w:rsidRPr="003527B9">
        <w:rPr>
          <w:rStyle w:val="NormalTok"/>
        </w:rPr>
        <w:t xml:space="preserve"> </w:t>
      </w:r>
      <w:ins w:id="932" w:author="Johannes Zauner" w:date="2025-12-12T19:27:00Z" w16du:dateUtc="2025-12-12T18:27:00Z">
        <w:r w:rsidR="003527B9">
          <w:rPr>
            <w:rStyle w:val="NormalTok"/>
          </w:rPr>
          <w:t xml:space="preserve"> </w:t>
        </w:r>
      </w:ins>
      <w:r w:rsidR="007C0A0D" w:rsidRPr="003527B9">
        <w:rPr>
          <w:rStyle w:val="NormalTok"/>
        </w:rPr>
        <w:t xml:space="preserve"> </w:t>
      </w:r>
      <w:r w:rsidR="007C0A0D" w:rsidRPr="003527B9">
        <w:rPr>
          <w:rStyle w:val="FunctionTok"/>
        </w:rPr>
        <w:t>to_mean_daily</w:t>
      </w:r>
      <w:r w:rsidR="007C0A0D" w:rsidRPr="003527B9">
        <w:rPr>
          <w:rStyle w:val="NormalTok"/>
        </w:rPr>
        <w:t>(</w:t>
      </w:r>
      <w:r w:rsidR="007C0A0D" w:rsidRPr="003527B9">
        <w:rPr>
          <w:rStyle w:val="StringTok"/>
        </w:rPr>
        <w:t>"Total wear "</w:t>
      </w:r>
      <w:r w:rsidR="007C0A0D" w:rsidRPr="003527B9">
        <w:rPr>
          <w:rStyle w:val="NormalTok"/>
        </w:rPr>
        <w:t>)</w:t>
      </w:r>
    </w:p>
    <w:bookmarkEnd w:id="919"/>
    <w:p w14:paraId="7F18E80C" w14:textId="48FC115F" w:rsidR="007C0A0D" w:rsidRPr="00121C84" w:rsidDel="00121C84" w:rsidRDefault="007C0A0D" w:rsidP="008A0236">
      <w:pPr>
        <w:pStyle w:val="DefinitionTerm"/>
        <w:rPr>
          <w:ins w:id="933" w:author="zusammenlegung" w:date="2025-12-12T19:01:00Z" w16du:dateUtc="2025-12-12T18:01:00Z"/>
          <w:del w:id="934" w:author="Johannes Zauner" w:date="2025-12-12T20:14:00Z" w16du:dateUtc="2025-12-12T19:14:00Z"/>
          <w:rFonts w:ascii="Arial" w:hAnsi="Arial" w:cs="Arial"/>
          <w:b w:val="0"/>
          <w:bCs/>
          <w:rPrChange w:id="935" w:author="Johannes Zauner" w:date="2025-12-12T20:14:00Z" w16du:dateUtc="2025-12-12T19:14:00Z">
            <w:rPr>
              <w:ins w:id="936" w:author="zusammenlegung" w:date="2025-12-12T19:01:00Z" w16du:dateUtc="2025-12-12T18:01:00Z"/>
              <w:del w:id="937" w:author="Johannes Zauner" w:date="2025-12-12T20:14:00Z" w16du:dateUtc="2025-12-12T19:14:00Z"/>
              <w:rFonts w:ascii="Arial" w:hAnsi="Arial" w:cs="Arial"/>
            </w:rPr>
          </w:rPrChange>
        </w:rPr>
      </w:pPr>
      <w:ins w:id="938" w:author="zusammenlegung" w:date="2025-12-12T19:01:00Z" w16du:dateUtc="2025-12-12T18:01:00Z">
        <w:r w:rsidRPr="00C673E9">
          <w:rPr>
            <w:rFonts w:ascii="Arial" w:hAnsi="Arial" w:cs="Arial"/>
          </w:rPr>
          <w:t>Line 2</w:t>
        </w:r>
      </w:ins>
      <w:ins w:id="939" w:author="Johannes Zauner" w:date="2025-12-12T20:14:00Z" w16du:dateUtc="2025-12-12T19:14:00Z">
        <w:r w:rsidR="00121C84">
          <w:rPr>
            <w:rFonts w:ascii="Arial" w:hAnsi="Arial" w:cs="Arial"/>
          </w:rPr>
          <w:t xml:space="preserve"> </w:t>
        </w:r>
      </w:ins>
    </w:p>
    <w:p w14:paraId="798B18E8" w14:textId="77777777" w:rsidR="007C0A0D" w:rsidRPr="005A2EDF" w:rsidRDefault="007C0A0D">
      <w:pPr>
        <w:pStyle w:val="DefinitionTerm"/>
        <w:rPr>
          <w:ins w:id="940" w:author="zusammenlegung" w:date="2025-12-12T19:01:00Z" w16du:dateUtc="2025-12-12T18:01:00Z"/>
          <w:bCs/>
        </w:rPr>
        <w:pPrChange w:id="941" w:author="Johannes Zauner" w:date="2025-12-12T20:14:00Z" w16du:dateUtc="2025-12-12T19:14:00Z">
          <w:pPr>
            <w:pStyle w:val="Definition"/>
            <w:spacing w:after="0"/>
          </w:pPr>
        </w:pPrChange>
      </w:pPr>
      <w:ins w:id="942" w:author="zusammenlegung" w:date="2025-12-12T19:01:00Z" w16du:dateUtc="2025-12-12T18:01:00Z">
        <w:r w:rsidRPr="00121C84">
          <w:rPr>
            <w:b w:val="0"/>
            <w:bCs/>
            <w:rPrChange w:id="943" w:author="Johannes Zauner" w:date="2025-12-12T20:14:00Z" w16du:dateUtc="2025-12-12T19:14:00Z">
              <w:rPr>
                <w:b/>
              </w:rPr>
            </w:rPrChange>
          </w:rPr>
          <w:t>Calculate total duration of data per day</w:t>
        </w:r>
      </w:ins>
    </w:p>
    <w:p w14:paraId="6847628E" w14:textId="58EE5917" w:rsidR="007C0A0D" w:rsidRPr="00121C84" w:rsidDel="00121C84" w:rsidRDefault="007C0A0D" w:rsidP="008A0236">
      <w:pPr>
        <w:pStyle w:val="DefinitionTerm"/>
        <w:rPr>
          <w:ins w:id="944" w:author="zusammenlegung" w:date="2025-12-12T19:01:00Z" w16du:dateUtc="2025-12-12T18:01:00Z"/>
          <w:del w:id="945" w:author="Johannes Zauner" w:date="2025-12-12T20:14:00Z" w16du:dateUtc="2025-12-12T19:14:00Z"/>
          <w:rFonts w:ascii="Arial" w:hAnsi="Arial" w:cs="Arial"/>
          <w:b w:val="0"/>
          <w:bCs/>
          <w:rPrChange w:id="946" w:author="Johannes Zauner" w:date="2025-12-12T20:14:00Z" w16du:dateUtc="2025-12-12T19:14:00Z">
            <w:rPr>
              <w:ins w:id="947" w:author="zusammenlegung" w:date="2025-12-12T19:01:00Z" w16du:dateUtc="2025-12-12T18:01:00Z"/>
              <w:del w:id="948" w:author="Johannes Zauner" w:date="2025-12-12T20:14:00Z" w16du:dateUtc="2025-12-12T19:14:00Z"/>
              <w:rFonts w:ascii="Arial" w:hAnsi="Arial" w:cs="Arial"/>
            </w:rPr>
          </w:rPrChange>
        </w:rPr>
      </w:pPr>
      <w:ins w:id="949" w:author="zusammenlegung" w:date="2025-12-12T19:01:00Z" w16du:dateUtc="2025-12-12T18:01:00Z">
        <w:r w:rsidRPr="00C673E9">
          <w:rPr>
            <w:rFonts w:ascii="Arial" w:hAnsi="Arial" w:cs="Arial"/>
          </w:rPr>
          <w:t>Line 3</w:t>
        </w:r>
      </w:ins>
      <w:ins w:id="950" w:author="Johannes Zauner" w:date="2025-12-12T20:14:00Z" w16du:dateUtc="2025-12-12T19:14:00Z">
        <w:r w:rsidR="00121C84">
          <w:rPr>
            <w:rFonts w:ascii="Arial" w:hAnsi="Arial" w:cs="Arial"/>
          </w:rPr>
          <w:t xml:space="preserve"> </w:t>
        </w:r>
      </w:ins>
    </w:p>
    <w:p w14:paraId="159CDF8B" w14:textId="77777777" w:rsidR="007C0A0D" w:rsidRPr="00121C84" w:rsidRDefault="007C0A0D" w:rsidP="00121C84">
      <w:pPr>
        <w:pStyle w:val="DefinitionTerm"/>
        <w:rPr>
          <w:ins w:id="951" w:author="Johannes Zauner" w:date="2025-12-12T20:14:00Z" w16du:dateUtc="2025-12-12T19:14:00Z"/>
          <w:b w:val="0"/>
          <w:bCs/>
          <w:rPrChange w:id="952" w:author="Johannes Zauner" w:date="2025-12-12T20:14:00Z" w16du:dateUtc="2025-12-12T19:14:00Z">
            <w:rPr>
              <w:ins w:id="953" w:author="Johannes Zauner" w:date="2025-12-12T20:14:00Z" w16du:dateUtc="2025-12-12T19:14:00Z"/>
            </w:rPr>
          </w:rPrChange>
        </w:rPr>
      </w:pPr>
      <w:ins w:id="954" w:author="zusammenlegung" w:date="2025-12-12T19:01:00Z" w16du:dateUtc="2025-12-12T18:01:00Z">
        <w:r w:rsidRPr="00121C84">
          <w:rPr>
            <w:b w:val="0"/>
            <w:bCs/>
            <w:rPrChange w:id="955" w:author="Johannes Zauner" w:date="2025-12-12T20:14:00Z" w16du:dateUtc="2025-12-12T19:14:00Z">
              <w:rPr/>
            </w:rPrChange>
          </w:rPr>
          <w:t>Using the helper function defined above</w:t>
        </w:r>
      </w:ins>
    </w:p>
    <w:p w14:paraId="5F807B3F" w14:textId="77777777" w:rsidR="00121C84" w:rsidRPr="00121C84" w:rsidRDefault="00121C84">
      <w:pPr>
        <w:pStyle w:val="Definition"/>
        <w:rPr>
          <w:ins w:id="956" w:author="zusammenlegung" w:date="2025-12-12T19:01:00Z" w16du:dateUtc="2025-12-12T18:01:00Z"/>
        </w:rPr>
        <w:pPrChange w:id="957" w:author="Johannes Zauner" w:date="2025-12-12T20:14:00Z" w16du:dateUtc="2025-12-12T19:14:00Z">
          <w:pPr>
            <w:pStyle w:val="Definition"/>
            <w:spacing w:after="0"/>
          </w:pPr>
        </w:pPrChange>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696"/>
        <w:gridCol w:w="3402"/>
      </w:tblGrid>
      <w:tr w:rsidR="00E7188B" w14:paraId="56556C58" w14:textId="77777777" w:rsidTr="0047611C">
        <w:tc>
          <w:tcPr>
            <w:tcW w:w="1696" w:type="dxa"/>
            <w:tcBorders>
              <w:bottom w:val="single" w:sz="4" w:space="0" w:color="auto"/>
            </w:tcBorders>
          </w:tcPr>
          <w:p w14:paraId="52700394" w14:textId="77777777" w:rsidR="00E7188B" w:rsidRPr="00EF7BE0" w:rsidRDefault="00E7188B" w:rsidP="0047611C">
            <w:pPr>
              <w:rPr>
                <w:sz w:val="20"/>
                <w:szCs w:val="20"/>
              </w:rPr>
            </w:pPr>
          </w:p>
        </w:tc>
        <w:tc>
          <w:tcPr>
            <w:tcW w:w="3402" w:type="dxa"/>
            <w:tcBorders>
              <w:bottom w:val="single" w:sz="4" w:space="0" w:color="auto"/>
            </w:tcBorders>
          </w:tcPr>
          <w:p w14:paraId="2E463469" w14:textId="77777777" w:rsidR="00E7188B" w:rsidRPr="00EF7BE0" w:rsidRDefault="00E7188B" w:rsidP="0047611C">
            <w:pPr>
              <w:rPr>
                <w:sz w:val="20"/>
                <w:szCs w:val="20"/>
              </w:rPr>
            </w:pPr>
            <w:r w:rsidRPr="00EF7BE0">
              <w:rPr>
                <w:sz w:val="20"/>
                <w:szCs w:val="20"/>
              </w:rPr>
              <w:t>Total wear duration</w:t>
            </w:r>
          </w:p>
        </w:tc>
      </w:tr>
      <w:tr w:rsidR="00E7188B" w14:paraId="4F98789E" w14:textId="77777777" w:rsidTr="0047611C">
        <w:tc>
          <w:tcPr>
            <w:tcW w:w="1696" w:type="dxa"/>
            <w:tcBorders>
              <w:top w:val="single" w:sz="4" w:space="0" w:color="auto"/>
            </w:tcBorders>
          </w:tcPr>
          <w:p w14:paraId="262A61C2" w14:textId="77777777" w:rsidR="00E7188B" w:rsidRPr="00EF7BE0" w:rsidRDefault="00E7188B" w:rsidP="0047611C">
            <w:pPr>
              <w:rPr>
                <w:sz w:val="20"/>
                <w:szCs w:val="20"/>
              </w:rPr>
            </w:pPr>
            <w:r w:rsidRPr="00EF7BE0">
              <w:rPr>
                <w:sz w:val="20"/>
                <w:szCs w:val="20"/>
              </w:rPr>
              <w:t>Mean daily</w:t>
            </w:r>
          </w:p>
        </w:tc>
        <w:tc>
          <w:tcPr>
            <w:tcW w:w="3402" w:type="dxa"/>
            <w:tcBorders>
              <w:top w:val="single" w:sz="4" w:space="0" w:color="auto"/>
            </w:tcBorders>
          </w:tcPr>
          <w:p w14:paraId="42F517A2" w14:textId="77777777" w:rsidR="00E7188B" w:rsidRPr="00EF7BE0" w:rsidRDefault="00E7188B" w:rsidP="0047611C">
            <w:pPr>
              <w:rPr>
                <w:sz w:val="20"/>
                <w:szCs w:val="20"/>
              </w:rPr>
            </w:pPr>
            <w:r w:rsidRPr="00EF7BE0">
              <w:rPr>
                <w:sz w:val="20"/>
                <w:szCs w:val="20"/>
              </w:rPr>
              <w:t>31448s (~8.74 hours)</w:t>
            </w:r>
          </w:p>
        </w:tc>
      </w:tr>
      <w:tr w:rsidR="00E7188B" w14:paraId="3C7415BF" w14:textId="77777777" w:rsidTr="0047611C">
        <w:tc>
          <w:tcPr>
            <w:tcW w:w="1696" w:type="dxa"/>
          </w:tcPr>
          <w:p w14:paraId="27582C47" w14:textId="77777777" w:rsidR="00E7188B" w:rsidRPr="00EF7BE0" w:rsidRDefault="00E7188B" w:rsidP="0047611C">
            <w:pPr>
              <w:rPr>
                <w:sz w:val="20"/>
                <w:szCs w:val="20"/>
              </w:rPr>
            </w:pPr>
            <w:r w:rsidRPr="00EF7BE0">
              <w:rPr>
                <w:sz w:val="20"/>
                <w:szCs w:val="20"/>
              </w:rPr>
              <w:t>Weekday</w:t>
            </w:r>
          </w:p>
        </w:tc>
        <w:tc>
          <w:tcPr>
            <w:tcW w:w="3402" w:type="dxa"/>
          </w:tcPr>
          <w:p w14:paraId="7CA76253" w14:textId="77777777" w:rsidR="00E7188B" w:rsidRPr="00EF7BE0" w:rsidRDefault="00E7188B" w:rsidP="0047611C">
            <w:pPr>
              <w:rPr>
                <w:sz w:val="20"/>
                <w:szCs w:val="20"/>
              </w:rPr>
            </w:pPr>
            <w:r w:rsidRPr="00EF7BE0">
              <w:rPr>
                <w:sz w:val="20"/>
                <w:szCs w:val="20"/>
              </w:rPr>
              <w:t>34460s (~9.57 hours)</w:t>
            </w:r>
          </w:p>
        </w:tc>
      </w:tr>
      <w:tr w:rsidR="00E7188B" w14:paraId="5D1F9016" w14:textId="77777777" w:rsidTr="0047611C">
        <w:tc>
          <w:tcPr>
            <w:tcW w:w="1696" w:type="dxa"/>
          </w:tcPr>
          <w:p w14:paraId="4C730326" w14:textId="77777777" w:rsidR="00E7188B" w:rsidRPr="00EF7BE0" w:rsidRDefault="00E7188B" w:rsidP="0047611C">
            <w:pPr>
              <w:rPr>
                <w:sz w:val="20"/>
                <w:szCs w:val="20"/>
              </w:rPr>
            </w:pPr>
            <w:r w:rsidRPr="00EF7BE0">
              <w:rPr>
                <w:sz w:val="20"/>
                <w:szCs w:val="20"/>
              </w:rPr>
              <w:t>Weekend</w:t>
            </w:r>
          </w:p>
        </w:tc>
        <w:tc>
          <w:tcPr>
            <w:tcW w:w="3402" w:type="dxa"/>
          </w:tcPr>
          <w:p w14:paraId="734C9C92" w14:textId="77777777" w:rsidR="00E7188B" w:rsidRPr="00EF7BE0" w:rsidRDefault="00E7188B" w:rsidP="0047611C">
            <w:pPr>
              <w:rPr>
                <w:sz w:val="20"/>
                <w:szCs w:val="20"/>
              </w:rPr>
            </w:pPr>
            <w:r w:rsidRPr="00EF7BE0">
              <w:rPr>
                <w:sz w:val="20"/>
                <w:szCs w:val="20"/>
              </w:rPr>
              <w:t>23918s (~6.64 hours)</w:t>
            </w:r>
          </w:p>
        </w:tc>
      </w:tr>
    </w:tbl>
    <w:p w14:paraId="1EE7905C" w14:textId="77777777" w:rsidR="00E7188B" w:rsidRDefault="00E7188B" w:rsidP="00E7188B">
      <w:pPr>
        <w:rPr>
          <w:rStyle w:val="Hervorhebung"/>
        </w:rPr>
      </w:pPr>
      <w:r w:rsidRPr="00B05E74">
        <w:rPr>
          <w:rStyle w:val="Hervorhebung"/>
        </w:rPr>
        <w:t>Table 3: Total wear time per day (average across days)</w:t>
      </w:r>
    </w:p>
    <w:p w14:paraId="3B87BB18" w14:textId="77777777" w:rsidR="00C33A9B" w:rsidDel="003527B9" w:rsidRDefault="00B05E74" w:rsidP="007C0A0D">
      <w:pPr>
        <w:pStyle w:val="berschrift4"/>
        <w:rPr>
          <w:del w:id="958" w:author="zusammenlegung" w:date="2025-12-12T19:01:00Z" w16du:dateUtc="2025-12-12T18:01:00Z"/>
          <w:rStyle w:val="Hervorhebung"/>
        </w:rPr>
      </w:pPr>
      <w:del w:id="959" w:author="zusammenlegung" w:date="2025-12-12T19:01:00Z" w16du:dateUtc="2025-12-12T18:01:00Z">
        <w:r w:rsidRPr="00B05E74">
          <w:rPr>
            <w:rStyle w:val="Hervorhebung"/>
          </w:rPr>
          <w:delText>Table 3: Total wear time per day (average across days)</w:delText>
        </w:r>
      </w:del>
    </w:p>
    <w:p w14:paraId="39CF66D8" w14:textId="77777777" w:rsidR="003527B9" w:rsidRPr="003527B9" w:rsidRDefault="003527B9" w:rsidP="003527B9">
      <w:pPr>
        <w:rPr>
          <w:ins w:id="960" w:author="Johannes Zauner" w:date="2025-12-12T19:28:00Z" w16du:dateUtc="2025-12-12T18:28:00Z"/>
        </w:rPr>
      </w:pPr>
    </w:p>
    <w:p w14:paraId="22679207" w14:textId="77777777" w:rsidR="007C0A0D" w:rsidRPr="00C673E9" w:rsidRDefault="007C0A0D" w:rsidP="007C0A0D">
      <w:pPr>
        <w:pStyle w:val="berschrift4"/>
      </w:pPr>
      <w:bookmarkStart w:id="961" w:name="distance-range"/>
      <w:bookmarkEnd w:id="902"/>
      <w:r w:rsidRPr="00C673E9">
        <w:t>Duration within distance ranges</w:t>
      </w:r>
    </w:p>
    <w:p w14:paraId="7A59CAEA" w14:textId="258F8593" w:rsidR="007C0A0D" w:rsidRPr="003527B9" w:rsidRDefault="007C0A0D" w:rsidP="007C0A0D">
      <w:pPr>
        <w:pStyle w:val="FirstParagraph"/>
      </w:pPr>
      <w:r w:rsidRPr="003527B9">
        <w:t xml:space="preserve">Many myopia-relevant metrics concern the time spent at certain viewing distances (e.g., “near work” vs. intermediate or far distances). We calculate the duration of time spent in specific distance ranges. </w:t>
      </w:r>
      <w:del w:id="962" w:author="zusammenlegung" w:date="2025-12-12T19:01:00Z" w16du:dateUtc="2025-12-12T18:01:00Z">
        <w:r w:rsidR="00646A22" w:rsidRPr="00282E6A">
          <w:rPr>
            <w:b/>
            <w:bCs/>
          </w:rPr>
          <w:delText>Table 4</w:delText>
        </w:r>
      </w:del>
      <w:ins w:id="963" w:author="zusammenlegung" w:date="2025-12-12T19:01:00Z" w16du:dateUtc="2025-12-12T18:01:00Z">
        <w:del w:id="964" w:author="Johannes Zauner" w:date="2025-12-15T12:30:00Z" w16du:dateUtc="2025-12-15T11:30:00Z">
          <w:r w:rsidRPr="00282E6A" w:rsidDel="00282E6A">
            <w:rPr>
              <w:rFonts w:ascii="Arial" w:hAnsi="Arial" w:cs="Arial"/>
              <w:b/>
              <w:bCs/>
              <w:rPrChange w:id="965" w:author="Johannes Zauner" w:date="2025-12-15T12:30:00Z" w16du:dateUtc="2025-12-15T11:30:00Z">
                <w:rPr>
                  <w:rFonts w:ascii="Arial" w:hAnsi="Arial" w:cs="Arial"/>
                </w:rPr>
              </w:rPrChange>
            </w:rPr>
            <w:fldChar w:fldCharType="begin"/>
          </w:r>
          <w:r w:rsidRPr="00282E6A" w:rsidDel="00282E6A">
            <w:rPr>
              <w:rFonts w:ascii="Arial" w:hAnsi="Arial" w:cs="Arial"/>
              <w:b/>
              <w:bCs/>
              <w:rPrChange w:id="966" w:author="Johannes Zauner" w:date="2025-12-15T12:30:00Z" w16du:dateUtc="2025-12-15T11:30:00Z">
                <w:rPr>
                  <w:rFonts w:ascii="Arial" w:hAnsi="Arial" w:cs="Arial"/>
                </w:rPr>
              </w:rPrChange>
            </w:rPr>
            <w:delInstrText>HYPERLINK \l "tbl-nearwork" \h</w:delInstrText>
          </w:r>
          <w:r w:rsidRPr="00111E56" w:rsidDel="00282E6A">
            <w:rPr>
              <w:rFonts w:ascii="Arial" w:hAnsi="Arial" w:cs="Arial"/>
              <w:b/>
              <w:bCs/>
            </w:rPr>
          </w:r>
          <w:r w:rsidRPr="00282E6A" w:rsidDel="00282E6A">
            <w:rPr>
              <w:rFonts w:ascii="Arial" w:hAnsi="Arial" w:cs="Arial"/>
              <w:b/>
              <w:bCs/>
              <w:rPrChange w:id="967" w:author="Johannes Zauner" w:date="2025-12-15T12:30:00Z" w16du:dateUtc="2025-12-15T11:30:00Z">
                <w:rPr>
                  <w:rFonts w:ascii="Arial" w:hAnsi="Arial" w:cs="Arial"/>
                </w:rPr>
              </w:rPrChange>
            </w:rPr>
            <w:fldChar w:fldCharType="separate"/>
          </w:r>
          <w:r w:rsidRPr="00282E6A" w:rsidDel="00282E6A">
            <w:rPr>
              <w:b/>
              <w:bCs/>
              <w:rPrChange w:id="968" w:author="Johannes Zauner" w:date="2025-12-15T12:30:00Z" w16du:dateUtc="2025-12-15T11:30:00Z">
                <w:rPr>
                  <w:rStyle w:val="Hyperlink"/>
                  <w:rFonts w:ascii="Arial" w:hAnsi="Arial" w:cs="Arial"/>
                </w:rPr>
              </w:rPrChange>
            </w:rPr>
            <w:delText>Table 4</w:delText>
          </w:r>
          <w:r w:rsidRPr="00282E6A" w:rsidDel="00282E6A">
            <w:rPr>
              <w:rFonts w:ascii="Arial" w:hAnsi="Arial" w:cs="Arial"/>
              <w:b/>
              <w:bCs/>
              <w:rPrChange w:id="969" w:author="Johannes Zauner" w:date="2025-12-15T12:30:00Z" w16du:dateUtc="2025-12-15T11:30:00Z">
                <w:rPr>
                  <w:rFonts w:ascii="Arial" w:hAnsi="Arial" w:cs="Arial"/>
                </w:rPr>
              </w:rPrChange>
            </w:rPr>
            <w:fldChar w:fldCharType="end"/>
          </w:r>
        </w:del>
      </w:ins>
      <w:ins w:id="970" w:author="Johannes Zauner" w:date="2025-12-15T12:30:00Z" w16du:dateUtc="2025-12-15T11:30:00Z">
        <w:r w:rsidR="00282E6A" w:rsidRPr="00282E6A">
          <w:rPr>
            <w:b/>
            <w:bCs/>
            <w:rPrChange w:id="971" w:author="Johannes Zauner" w:date="2025-12-15T12:30:00Z" w16du:dateUtc="2025-12-15T11:30:00Z">
              <w:rPr>
                <w:rStyle w:val="Hyperlink"/>
                <w:rFonts w:ascii="Arial" w:hAnsi="Arial" w:cs="Arial"/>
              </w:rPr>
            </w:rPrChange>
          </w:rPr>
          <w:t>Table 4</w:t>
        </w:r>
      </w:ins>
      <w:r w:rsidRPr="00282E6A">
        <w:rPr>
          <w:b/>
          <w:bCs/>
          <w:rPrChange w:id="972" w:author="Johannes Zauner" w:date="2025-12-15T12:30:00Z" w16du:dateUtc="2025-12-15T11:30:00Z">
            <w:rPr/>
          </w:rPrChange>
        </w:rPr>
        <w:t xml:space="preserve"> </w:t>
      </w:r>
      <w:r w:rsidRPr="003527B9">
        <w:t xml:space="preserve">shows the average daily </w:t>
      </w:r>
      <w:r w:rsidRPr="003527B9">
        <w:rPr>
          <w:i/>
        </w:rPr>
        <w:t>duration of near work</w:t>
      </w:r>
      <w:r w:rsidRPr="003527B9">
        <w:t xml:space="preserve">, defined here as time </w:t>
      </w:r>
      <w:del w:id="973" w:author="zusammenlegung" w:date="2025-12-12T19:01:00Z" w16du:dateUtc="2025-12-12T18:01:00Z">
        <w:r w:rsidR="00EF7BE0">
          <w:delText xml:space="preserve">spent </w:delText>
        </w:r>
      </w:del>
      <w:r w:rsidRPr="003527B9">
        <w:t xml:space="preserve">viewing at </w:t>
      </w:r>
      <w:del w:id="974" w:author="zusammenlegung" w:date="2025-12-12T19:01:00Z" w16du:dateUtc="2025-12-12T18:01:00Z">
        <w:r w:rsidR="00EF7BE0">
          <w:delText>distances between</w:delText>
        </w:r>
        <w:r w:rsidR="00646A22">
          <w:delText xml:space="preserve"> 10</w:delText>
        </w:r>
      </w:del>
      <w:ins w:id="975" w:author="zusammenlegung" w:date="2025-12-12T19:01:00Z" w16du:dateUtc="2025-12-12T18:01:00Z">
        <w:r w:rsidRPr="00C673E9">
          <w:rPr>
            <w:rFonts w:ascii="Arial" w:hAnsi="Arial" w:cs="Arial"/>
          </w:rPr>
          <w:t>15</w:t>
        </w:r>
      </w:ins>
      <w:r w:rsidRPr="003527B9">
        <w:t>–60 cm</w:t>
      </w:r>
      <w:del w:id="976" w:author="zusammenlegung" w:date="2025-12-12T19:01:00Z" w16du:dateUtc="2025-12-12T18:01:00Z">
        <w:r w:rsidR="00646A22">
          <w:delText xml:space="preserve"> (a commonly used definition for near-work distance). </w:delText>
        </w:r>
        <w:r w:rsidR="00646A22" w:rsidRPr="00EF7BE0">
          <w:rPr>
            <w:b/>
            <w:bCs/>
          </w:rPr>
          <w:delText>Table 5</w:delText>
        </w:r>
      </w:del>
      <w:ins w:id="977" w:author="zusammenlegung" w:date="2025-12-12T19:01:00Z" w16du:dateUtc="2025-12-12T18:01:00Z">
        <w:r w:rsidRPr="00C673E9">
          <w:rPr>
            <w:rFonts w:ascii="Arial" w:hAnsi="Arial" w:cs="Arial"/>
          </w:rPr>
          <w:t xml:space="preserve">. </w:t>
        </w:r>
        <w:del w:id="978" w:author="Johannes Zauner" w:date="2025-12-15T12:30:00Z" w16du:dateUtc="2025-12-15T11:30:00Z">
          <w:r w:rsidRPr="00282E6A" w:rsidDel="00282E6A">
            <w:rPr>
              <w:rFonts w:ascii="Arial" w:hAnsi="Arial" w:cs="Arial"/>
              <w:b/>
              <w:bCs/>
              <w:rPrChange w:id="979" w:author="Johannes Zauner" w:date="2025-12-15T12:31:00Z" w16du:dateUtc="2025-12-15T11:31:00Z">
                <w:rPr>
                  <w:rFonts w:ascii="Arial" w:hAnsi="Arial" w:cs="Arial"/>
                </w:rPr>
              </w:rPrChange>
            </w:rPr>
            <w:fldChar w:fldCharType="begin"/>
          </w:r>
          <w:r w:rsidRPr="00282E6A" w:rsidDel="00282E6A">
            <w:rPr>
              <w:rFonts w:ascii="Arial" w:hAnsi="Arial" w:cs="Arial"/>
              <w:b/>
              <w:bCs/>
              <w:rPrChange w:id="980" w:author="Johannes Zauner" w:date="2025-12-15T12:31:00Z" w16du:dateUtc="2025-12-15T11:31:00Z">
                <w:rPr>
                  <w:rFonts w:ascii="Arial" w:hAnsi="Arial" w:cs="Arial"/>
                </w:rPr>
              </w:rPrChange>
            </w:rPr>
            <w:delInstrText>HYPERLINK \l "tbl-ranges" \h</w:delInstrText>
          </w:r>
          <w:r w:rsidRPr="00111E56" w:rsidDel="00282E6A">
            <w:rPr>
              <w:rFonts w:ascii="Arial" w:hAnsi="Arial" w:cs="Arial"/>
              <w:b/>
              <w:bCs/>
            </w:rPr>
          </w:r>
          <w:r w:rsidRPr="00282E6A" w:rsidDel="00282E6A">
            <w:rPr>
              <w:rFonts w:ascii="Arial" w:hAnsi="Arial" w:cs="Arial"/>
              <w:b/>
              <w:bCs/>
              <w:rPrChange w:id="981" w:author="Johannes Zauner" w:date="2025-12-15T12:31:00Z" w16du:dateUtc="2025-12-15T11:31:00Z">
                <w:rPr>
                  <w:rFonts w:ascii="Arial" w:hAnsi="Arial" w:cs="Arial"/>
                </w:rPr>
              </w:rPrChange>
            </w:rPr>
            <w:fldChar w:fldCharType="separate"/>
          </w:r>
          <w:r w:rsidRPr="00282E6A" w:rsidDel="00282E6A">
            <w:rPr>
              <w:b/>
              <w:bCs/>
              <w:rPrChange w:id="982" w:author="Johannes Zauner" w:date="2025-12-15T12:31:00Z" w16du:dateUtc="2025-12-15T11:31:00Z">
                <w:rPr>
                  <w:rStyle w:val="Hyperlink"/>
                  <w:rFonts w:ascii="Arial" w:hAnsi="Arial" w:cs="Arial"/>
                </w:rPr>
              </w:rPrChange>
            </w:rPr>
            <w:delText>Table 5</w:delText>
          </w:r>
          <w:r w:rsidRPr="00282E6A" w:rsidDel="00282E6A">
            <w:rPr>
              <w:rFonts w:ascii="Arial" w:hAnsi="Arial" w:cs="Arial"/>
              <w:b/>
              <w:bCs/>
              <w:rPrChange w:id="983" w:author="Johannes Zauner" w:date="2025-12-15T12:31:00Z" w16du:dateUtc="2025-12-15T11:31:00Z">
                <w:rPr>
                  <w:rFonts w:ascii="Arial" w:hAnsi="Arial" w:cs="Arial"/>
                </w:rPr>
              </w:rPrChange>
            </w:rPr>
            <w:fldChar w:fldCharType="end"/>
          </w:r>
        </w:del>
      </w:ins>
      <w:ins w:id="984" w:author="Johannes Zauner" w:date="2025-12-15T12:30:00Z" w16du:dateUtc="2025-12-15T11:30:00Z">
        <w:r w:rsidR="00282E6A" w:rsidRPr="00282E6A">
          <w:rPr>
            <w:b/>
            <w:bCs/>
            <w:rPrChange w:id="985" w:author="Johannes Zauner" w:date="2025-12-15T12:31:00Z" w16du:dateUtc="2025-12-15T11:31:00Z">
              <w:rPr>
                <w:rStyle w:val="Hyperlink"/>
                <w:rFonts w:ascii="Arial" w:hAnsi="Arial" w:cs="Arial"/>
              </w:rPr>
            </w:rPrChange>
          </w:rPr>
          <w:t>Table 5</w:t>
        </w:r>
      </w:ins>
      <w:r w:rsidRPr="003527B9">
        <w:t xml:space="preserve"> provides a more detailed breakdown across multiple distance bands.</w:t>
      </w:r>
    </w:p>
    <w:bookmarkEnd w:id="961"/>
    <w:p w14:paraId="61CA71EF" w14:textId="77777777" w:rsidR="007C0A0D" w:rsidRPr="00C673E9" w:rsidRDefault="007C0A0D" w:rsidP="003527B9">
      <w:pPr>
        <w:pStyle w:val="berschrift5"/>
        <w:rPr>
          <w:rFonts w:ascii="Arial" w:hAnsi="Arial" w:cs="Arial"/>
        </w:rPr>
      </w:pPr>
      <w:r w:rsidRPr="00C673E9">
        <w:rPr>
          <w:rFonts w:ascii="Arial" w:hAnsi="Arial" w:cs="Arial"/>
        </w:rPr>
        <w:t>Duration of near work</w:t>
      </w:r>
    </w:p>
    <w:p w14:paraId="2E81D27D" w14:textId="73736E7E" w:rsidR="007C0A0D" w:rsidRPr="0074377D" w:rsidRDefault="0074377D" w:rsidP="00F61D20">
      <w:pPr>
        <w:pStyle w:val="SourceCode"/>
        <w:spacing w:line="240" w:lineRule="auto"/>
        <w:rPr>
          <w:b/>
          <w:bCs/>
          <w:lang w:val="de-DE"/>
          <w:rPrChange w:id="986" w:author="Johannes Zauner" w:date="2025-12-13T05:15:00Z" w16du:dateUtc="2025-12-13T04:15:00Z">
            <w:rPr/>
          </w:rPrChange>
        </w:rPr>
      </w:pPr>
      <w:bookmarkStart w:id="987" w:name="annotated-cell-29"/>
      <w:ins w:id="988" w:author="Johannes Zauner" w:date="2025-12-13T05:15:00Z">
        <w:r w:rsidRPr="0074377D">
          <w:rPr>
            <w:b/>
            <w:bCs/>
            <w:lang w:val="de-DE"/>
          </w:rPr>
          <w:t>Calculate daily duration of near work</w:t>
        </w:r>
      </w:ins>
      <w:ins w:id="989" w:author="Johannes Zauner" w:date="2025-12-13T05:07:00Z" w16du:dateUtc="2025-12-13T04:07:00Z">
        <w:r w:rsidR="008C4DD3">
          <w:rPr>
            <w:color w:val="4758AB"/>
            <w:shd w:val="clear" w:color="auto" w:fill="F1F3F5"/>
            <w:lang w:val="de-DE"/>
          </w:rPr>
          <w:br/>
        </w:r>
      </w:ins>
      <w:ins w:id="990" w:author="Johannes Zauner" w:date="2025-12-12T19:28:00Z" w16du:dateUtc="2025-12-12T18:28:00Z">
        <w:r w:rsidR="003527B9">
          <w:rPr>
            <w:rStyle w:val="NormalTok"/>
          </w:rPr>
          <w:t>1</w:t>
        </w:r>
      </w:ins>
      <w:ins w:id="991" w:author="Johannes Zauner" w:date="2025-12-12T20:50:00Z" w16du:dateUtc="2025-12-12T19:50:00Z">
        <w:r w:rsidR="0056723D">
          <w:rPr>
            <w:rStyle w:val="NormalTok"/>
          </w:rPr>
          <w:t xml:space="preserve"> </w:t>
        </w:r>
      </w:ins>
      <w:ins w:id="992" w:author="Johannes Zauner" w:date="2025-12-12T19:28:00Z" w16du:dateUtc="2025-12-12T18:28:00Z">
        <w:r w:rsidR="003527B9">
          <w:rPr>
            <w:rStyle w:val="NormalTok"/>
          </w:rPr>
          <w:t xml:space="preserve"> </w:t>
        </w:r>
      </w:ins>
      <w:r w:rsidR="007C0A0D" w:rsidRPr="003527B9">
        <w:rPr>
          <w:rStyle w:val="NormalTok"/>
        </w:rPr>
        <w:t xml:space="preserve">dataCC </w:t>
      </w:r>
      <w:r w:rsidR="007C0A0D" w:rsidRPr="003527B9">
        <w:rPr>
          <w:rStyle w:val="SpecialCharTok"/>
        </w:rPr>
        <w:t>|&gt;</w:t>
      </w:r>
      <w:r w:rsidR="007C0A0D" w:rsidRPr="003527B9">
        <w:rPr>
          <w:rStyle w:val="NormalTok"/>
        </w:rPr>
        <w:t xml:space="preserve"> </w:t>
      </w:r>
      <w:r w:rsidR="007C0A0D" w:rsidRPr="003527B9">
        <w:br/>
      </w:r>
      <w:ins w:id="993" w:author="Johannes Zauner" w:date="2025-12-12T19:29:00Z" w16du:dateUtc="2025-12-12T18:29:00Z">
        <w:r w:rsidR="003527B9">
          <w:rPr>
            <w:rStyle w:val="NormalTok"/>
          </w:rPr>
          <w:t>2</w:t>
        </w:r>
      </w:ins>
      <w:ins w:id="994" w:author="Johannes Zauner" w:date="2025-12-12T20:50:00Z" w16du:dateUtc="2025-12-12T19:50:00Z">
        <w:r w:rsidR="0056723D">
          <w:rPr>
            <w:rStyle w:val="NormalTok"/>
          </w:rPr>
          <w:t xml:space="preserve"> </w:t>
        </w:r>
      </w:ins>
      <w:r w:rsidR="007C0A0D" w:rsidRPr="003527B9">
        <w:rPr>
          <w:rStyle w:val="NormalTok"/>
        </w:rPr>
        <w:t xml:space="preserve"> </w:t>
      </w:r>
      <w:ins w:id="995" w:author="Johannes Zauner" w:date="2025-12-12T19:29:00Z" w16du:dateUtc="2025-12-12T18:29:00Z">
        <w:r w:rsidR="003527B9">
          <w:rPr>
            <w:rStyle w:val="NormalTok"/>
          </w:rPr>
          <w:t xml:space="preserve"> </w:t>
        </w:r>
      </w:ins>
      <w:r w:rsidR="007C0A0D" w:rsidRPr="003527B9">
        <w:rPr>
          <w:rStyle w:val="NormalTok"/>
        </w:rPr>
        <w:t xml:space="preserve"> </w:t>
      </w:r>
      <w:r w:rsidR="007C0A0D" w:rsidRPr="003527B9">
        <w:rPr>
          <w:rStyle w:val="FunctionTok"/>
        </w:rPr>
        <w:t>filter</w:t>
      </w:r>
      <w:r w:rsidR="007C0A0D" w:rsidRPr="003527B9">
        <w:rPr>
          <w:rStyle w:val="NormalTok"/>
        </w:rPr>
        <w:t xml:space="preserve">(Dis </w:t>
      </w:r>
      <w:r w:rsidR="007C0A0D" w:rsidRPr="003527B9">
        <w:rPr>
          <w:rStyle w:val="SpecialCharTok"/>
        </w:rPr>
        <w:t>&gt;=</w:t>
      </w:r>
      <w:r w:rsidR="007C0A0D" w:rsidRPr="003527B9">
        <w:rPr>
          <w:rStyle w:val="NormalTok"/>
        </w:rPr>
        <w:t xml:space="preserve"> </w:t>
      </w:r>
      <w:del w:id="996" w:author="zusammenlegung" w:date="2025-12-12T19:01:00Z" w16du:dateUtc="2025-12-12T18:01:00Z">
        <w:r w:rsidR="00646A22">
          <w:rPr>
            <w:rStyle w:val="DecValTok"/>
          </w:rPr>
          <w:delText>10</w:delText>
        </w:r>
      </w:del>
      <w:ins w:id="997" w:author="zusammenlegung" w:date="2025-12-12T19:01:00Z" w16du:dateUtc="2025-12-12T18:01:00Z">
        <w:r w:rsidR="007C0A0D" w:rsidRPr="00C673E9">
          <w:rPr>
            <w:rStyle w:val="DecValTok"/>
            <w:rFonts w:ascii="Arial" w:hAnsi="Arial" w:cs="Arial"/>
          </w:rPr>
          <w:t>15</w:t>
        </w:r>
      </w:ins>
      <w:r w:rsidR="007C0A0D" w:rsidRPr="003527B9">
        <w:rPr>
          <w:rStyle w:val="NormalTok"/>
        </w:rPr>
        <w:t xml:space="preserve">, Dis </w:t>
      </w:r>
      <w:r w:rsidR="007C0A0D" w:rsidRPr="003527B9">
        <w:rPr>
          <w:rStyle w:val="SpecialCharTok"/>
        </w:rPr>
        <w:t>&lt;</w:t>
      </w:r>
      <w:r w:rsidR="007C0A0D" w:rsidRPr="003527B9">
        <w:rPr>
          <w:rStyle w:val="NormalTok"/>
        </w:rPr>
        <w:t xml:space="preserve"> </w:t>
      </w:r>
      <w:r w:rsidR="007C0A0D" w:rsidRPr="003527B9">
        <w:rPr>
          <w:rStyle w:val="DecValTok"/>
        </w:rPr>
        <w:t>60</w:t>
      </w:r>
      <w:r w:rsidR="007C0A0D" w:rsidRPr="003527B9">
        <w:rPr>
          <w:rStyle w:val="NormalTok"/>
        </w:rPr>
        <w:t xml:space="preserve">) </w:t>
      </w:r>
      <w:r w:rsidR="007C0A0D" w:rsidRPr="003527B9">
        <w:rPr>
          <w:rStyle w:val="SpecialCharTok"/>
        </w:rPr>
        <w:t>|&gt;</w:t>
      </w:r>
      <w:del w:id="998" w:author="zusammenlegung" w:date="2025-12-12T19:01:00Z" w16du:dateUtc="2025-12-12T18:01:00Z">
        <w:r w:rsidR="00646A22">
          <w:rPr>
            <w:rStyle w:val="NormalTok"/>
          </w:rPr>
          <w:delText xml:space="preserve">  </w:delText>
        </w:r>
        <w:r w:rsidR="00646A22">
          <w:rPr>
            <w:rStyle w:val="CommentTok"/>
          </w:rPr>
          <w:delText># consider only distances [10, 60) cm</w:delText>
        </w:r>
      </w:del>
      <w:r w:rsidR="007C0A0D" w:rsidRPr="003527B9">
        <w:br/>
      </w:r>
      <w:ins w:id="999" w:author="Johannes Zauner" w:date="2025-12-12T19:29:00Z" w16du:dateUtc="2025-12-12T18:29:00Z">
        <w:r w:rsidR="003527B9">
          <w:rPr>
            <w:rStyle w:val="NormalTok"/>
          </w:rPr>
          <w:lastRenderedPageBreak/>
          <w:t>3</w:t>
        </w:r>
      </w:ins>
      <w:ins w:id="1000" w:author="Johannes Zauner" w:date="2025-12-12T20:50:00Z" w16du:dateUtc="2025-12-12T19:50:00Z">
        <w:r w:rsidR="0056723D">
          <w:rPr>
            <w:rStyle w:val="NormalTok"/>
          </w:rPr>
          <w:t xml:space="preserve"> </w:t>
        </w:r>
      </w:ins>
      <w:r w:rsidR="007C0A0D" w:rsidRPr="003527B9">
        <w:rPr>
          <w:rStyle w:val="NormalTok"/>
        </w:rPr>
        <w:t xml:space="preserve"> </w:t>
      </w:r>
      <w:ins w:id="1001" w:author="Johannes Zauner" w:date="2025-12-12T19:29:00Z" w16du:dateUtc="2025-12-12T18:29:00Z">
        <w:r w:rsidR="003527B9">
          <w:rPr>
            <w:rStyle w:val="NormalTok"/>
          </w:rPr>
          <w:t xml:space="preserve"> </w:t>
        </w:r>
      </w:ins>
      <w:r w:rsidR="007C0A0D" w:rsidRPr="003527B9">
        <w:rPr>
          <w:rStyle w:val="NormalTok"/>
        </w:rPr>
        <w:t xml:space="preserve"> </w:t>
      </w:r>
      <w:r w:rsidR="007C0A0D" w:rsidRPr="003527B9">
        <w:rPr>
          <w:rStyle w:val="FunctionTok"/>
        </w:rPr>
        <w:t>durations</w:t>
      </w:r>
      <w:r w:rsidR="007C0A0D" w:rsidRPr="003527B9">
        <w:rPr>
          <w:rStyle w:val="NormalTok"/>
        </w:rPr>
        <w:t xml:space="preserve">(Dis) </w:t>
      </w:r>
      <w:r w:rsidR="007C0A0D" w:rsidRPr="003527B9">
        <w:rPr>
          <w:rStyle w:val="SpecialCharTok"/>
        </w:rPr>
        <w:t>|&gt;</w:t>
      </w:r>
      <w:del w:id="1002" w:author="zusammenlegung" w:date="2025-12-12T19:01:00Z" w16du:dateUtc="2025-12-12T18:01:00Z">
        <w:r w:rsidR="00646A22">
          <w:rPr>
            <w:rStyle w:val="NormalTok"/>
          </w:rPr>
          <w:delText xml:space="preserve">               </w:delText>
        </w:r>
        <w:r w:rsidR="00646A22">
          <w:rPr>
            <w:rStyle w:val="CommentTok"/>
          </w:rPr>
          <w:delText># total duration in that range per day</w:delText>
        </w:r>
      </w:del>
      <w:r w:rsidR="007C0A0D" w:rsidRPr="003527B9">
        <w:br/>
      </w:r>
      <w:ins w:id="1003" w:author="Johannes Zauner" w:date="2025-12-12T19:29:00Z" w16du:dateUtc="2025-12-12T18:29:00Z">
        <w:r w:rsidR="003527B9">
          <w:rPr>
            <w:rStyle w:val="NormalTok"/>
          </w:rPr>
          <w:t>4</w:t>
        </w:r>
      </w:ins>
      <w:ins w:id="1004" w:author="Johannes Zauner" w:date="2025-12-12T20:50:00Z" w16du:dateUtc="2025-12-12T19:50:00Z">
        <w:r w:rsidR="0056723D">
          <w:rPr>
            <w:rStyle w:val="NormalTok"/>
          </w:rPr>
          <w:t xml:space="preserve"> </w:t>
        </w:r>
      </w:ins>
      <w:ins w:id="1005" w:author="Johannes Zauner" w:date="2025-12-12T19:29:00Z" w16du:dateUtc="2025-12-12T18:29:00Z">
        <w:r w:rsidR="003527B9">
          <w:rPr>
            <w:rStyle w:val="NormalTok"/>
          </w:rPr>
          <w:t xml:space="preserve"> </w:t>
        </w:r>
      </w:ins>
      <w:r w:rsidR="007C0A0D" w:rsidRPr="003527B9">
        <w:rPr>
          <w:rStyle w:val="NormalTok"/>
        </w:rPr>
        <w:t xml:space="preserve">  </w:t>
      </w:r>
      <w:r w:rsidR="007C0A0D" w:rsidRPr="003527B9">
        <w:rPr>
          <w:rStyle w:val="FunctionTok"/>
        </w:rPr>
        <w:t>to_mean_daily</w:t>
      </w:r>
      <w:r w:rsidR="007C0A0D" w:rsidRPr="003527B9">
        <w:rPr>
          <w:rStyle w:val="NormalTok"/>
        </w:rPr>
        <w:t>(</w:t>
      </w:r>
      <w:r w:rsidR="007C0A0D" w:rsidRPr="003527B9">
        <w:rPr>
          <w:rStyle w:val="StringTok"/>
        </w:rPr>
        <w:t>"Near work "</w:t>
      </w:r>
      <w:r w:rsidR="007C0A0D" w:rsidRPr="003527B9">
        <w:rPr>
          <w:rStyle w:val="NormalTok"/>
        </w:rPr>
        <w:t>)</w:t>
      </w:r>
    </w:p>
    <w:bookmarkEnd w:id="987"/>
    <w:p w14:paraId="4574D822" w14:textId="5A155E87" w:rsidR="007C0A0D" w:rsidRPr="003E211A" w:rsidDel="003E211A" w:rsidRDefault="007C0A0D" w:rsidP="008A0236">
      <w:pPr>
        <w:pStyle w:val="DefinitionTerm"/>
        <w:rPr>
          <w:ins w:id="1006" w:author="zusammenlegung" w:date="2025-12-12T19:01:00Z" w16du:dateUtc="2025-12-12T18:01:00Z"/>
          <w:del w:id="1007" w:author="Johannes Zauner" w:date="2025-12-12T20:14:00Z" w16du:dateUtc="2025-12-12T19:14:00Z"/>
          <w:rFonts w:ascii="Arial" w:hAnsi="Arial" w:cs="Arial"/>
          <w:b w:val="0"/>
          <w:bCs/>
          <w:rPrChange w:id="1008" w:author="Johannes Zauner" w:date="2025-12-12T20:14:00Z" w16du:dateUtc="2025-12-12T19:14:00Z">
            <w:rPr>
              <w:ins w:id="1009" w:author="zusammenlegung" w:date="2025-12-12T19:01:00Z" w16du:dateUtc="2025-12-12T18:01:00Z"/>
              <w:del w:id="1010" w:author="Johannes Zauner" w:date="2025-12-12T20:14:00Z" w16du:dateUtc="2025-12-12T19:14:00Z"/>
              <w:rFonts w:ascii="Arial" w:hAnsi="Arial" w:cs="Arial"/>
            </w:rPr>
          </w:rPrChange>
        </w:rPr>
      </w:pPr>
      <w:ins w:id="1011" w:author="zusammenlegung" w:date="2025-12-12T19:01:00Z" w16du:dateUtc="2025-12-12T18:01:00Z">
        <w:r w:rsidRPr="00C673E9">
          <w:rPr>
            <w:rFonts w:ascii="Arial" w:hAnsi="Arial" w:cs="Arial"/>
          </w:rPr>
          <w:t>Line 2</w:t>
        </w:r>
      </w:ins>
      <w:ins w:id="1012" w:author="Johannes Zauner" w:date="2025-12-12T20:14:00Z" w16du:dateUtc="2025-12-12T19:14:00Z">
        <w:r w:rsidR="003E211A">
          <w:rPr>
            <w:rFonts w:ascii="Arial" w:hAnsi="Arial" w:cs="Arial"/>
          </w:rPr>
          <w:t xml:space="preserve"> </w:t>
        </w:r>
      </w:ins>
    </w:p>
    <w:p w14:paraId="2E945836" w14:textId="77777777" w:rsidR="007C0A0D" w:rsidRPr="005A2EDF" w:rsidRDefault="007C0A0D">
      <w:pPr>
        <w:pStyle w:val="DefinitionTerm"/>
        <w:rPr>
          <w:ins w:id="1013" w:author="zusammenlegung" w:date="2025-12-12T19:01:00Z" w16du:dateUtc="2025-12-12T18:01:00Z"/>
          <w:bCs/>
        </w:rPr>
        <w:pPrChange w:id="1014" w:author="Johannes Zauner" w:date="2025-12-12T20:14:00Z" w16du:dateUtc="2025-12-12T19:14:00Z">
          <w:pPr>
            <w:pStyle w:val="Definition"/>
            <w:spacing w:after="0"/>
          </w:pPr>
        </w:pPrChange>
      </w:pPr>
      <w:ins w:id="1015" w:author="zusammenlegung" w:date="2025-12-12T19:01:00Z" w16du:dateUtc="2025-12-12T18:01:00Z">
        <w:r w:rsidRPr="003E211A">
          <w:rPr>
            <w:b w:val="0"/>
            <w:bCs/>
            <w:rPrChange w:id="1016" w:author="Johannes Zauner" w:date="2025-12-12T20:14:00Z" w16du:dateUtc="2025-12-12T19:14:00Z">
              <w:rPr>
                <w:b/>
              </w:rPr>
            </w:rPrChange>
          </w:rPr>
          <w:t>Consider only distances in [15, 60) cm</w:t>
        </w:r>
      </w:ins>
    </w:p>
    <w:p w14:paraId="0C08CA84" w14:textId="3A4B0D0A" w:rsidR="007C0A0D" w:rsidRPr="003E211A" w:rsidDel="003E211A" w:rsidRDefault="007C0A0D" w:rsidP="008A0236">
      <w:pPr>
        <w:pStyle w:val="DefinitionTerm"/>
        <w:rPr>
          <w:ins w:id="1017" w:author="zusammenlegung" w:date="2025-12-12T19:01:00Z" w16du:dateUtc="2025-12-12T18:01:00Z"/>
          <w:del w:id="1018" w:author="Johannes Zauner" w:date="2025-12-12T20:14:00Z" w16du:dateUtc="2025-12-12T19:14:00Z"/>
          <w:rFonts w:ascii="Arial" w:hAnsi="Arial" w:cs="Arial"/>
          <w:b w:val="0"/>
          <w:bCs/>
          <w:rPrChange w:id="1019" w:author="Johannes Zauner" w:date="2025-12-12T20:15:00Z" w16du:dateUtc="2025-12-12T19:15:00Z">
            <w:rPr>
              <w:ins w:id="1020" w:author="zusammenlegung" w:date="2025-12-12T19:01:00Z" w16du:dateUtc="2025-12-12T18:01:00Z"/>
              <w:del w:id="1021" w:author="Johannes Zauner" w:date="2025-12-12T20:14:00Z" w16du:dateUtc="2025-12-12T19:14:00Z"/>
              <w:rFonts w:ascii="Arial" w:hAnsi="Arial" w:cs="Arial"/>
            </w:rPr>
          </w:rPrChange>
        </w:rPr>
      </w:pPr>
      <w:ins w:id="1022" w:author="zusammenlegung" w:date="2025-12-12T19:01:00Z" w16du:dateUtc="2025-12-12T18:01:00Z">
        <w:r w:rsidRPr="00C673E9">
          <w:rPr>
            <w:rFonts w:ascii="Arial" w:hAnsi="Arial" w:cs="Arial"/>
          </w:rPr>
          <w:t>Line 3</w:t>
        </w:r>
      </w:ins>
      <w:ins w:id="1023" w:author="Johannes Zauner" w:date="2025-12-12T20:14:00Z" w16du:dateUtc="2025-12-12T19:14:00Z">
        <w:r w:rsidR="003E211A">
          <w:rPr>
            <w:rFonts w:ascii="Arial" w:hAnsi="Arial" w:cs="Arial"/>
          </w:rPr>
          <w:t xml:space="preserve"> </w:t>
        </w:r>
      </w:ins>
    </w:p>
    <w:p w14:paraId="484DD496" w14:textId="77777777" w:rsidR="007C0A0D" w:rsidRDefault="007C0A0D" w:rsidP="003E211A">
      <w:pPr>
        <w:pStyle w:val="DefinitionTerm"/>
        <w:rPr>
          <w:ins w:id="1024" w:author="Johannes Zauner" w:date="2025-12-12T20:15:00Z" w16du:dateUtc="2025-12-12T19:15:00Z"/>
          <w:b w:val="0"/>
          <w:bCs/>
        </w:rPr>
      </w:pPr>
      <w:ins w:id="1025" w:author="zusammenlegung" w:date="2025-12-12T19:01:00Z" w16du:dateUtc="2025-12-12T18:01:00Z">
        <w:r w:rsidRPr="003E211A">
          <w:rPr>
            <w:b w:val="0"/>
            <w:bCs/>
            <w:rPrChange w:id="1026" w:author="Johannes Zauner" w:date="2025-12-12T20:15:00Z" w16du:dateUtc="2025-12-12T19:15:00Z">
              <w:rPr/>
            </w:rPrChange>
          </w:rPr>
          <w:t>Total duration in that range per day</w:t>
        </w:r>
      </w:ins>
    </w:p>
    <w:p w14:paraId="3DCED459" w14:textId="77777777" w:rsidR="003E211A" w:rsidRPr="003E211A" w:rsidRDefault="003E211A">
      <w:pPr>
        <w:pStyle w:val="Definition"/>
        <w:rPr>
          <w:ins w:id="1027" w:author="zusammenlegung" w:date="2025-12-12T19:01:00Z" w16du:dateUtc="2025-12-12T18:01:00Z"/>
        </w:rPr>
        <w:pPrChange w:id="1028" w:author="Johannes Zauner" w:date="2025-12-12T20:15:00Z" w16du:dateUtc="2025-12-12T19:15:00Z">
          <w:pPr>
            <w:pStyle w:val="Definition"/>
            <w:spacing w:after="0"/>
          </w:pPr>
        </w:pPrChange>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413"/>
        <w:gridCol w:w="2126"/>
      </w:tblGrid>
      <w:tr w:rsidR="00E7188B" w:rsidRPr="00EF7BE0" w14:paraId="7B0735A1" w14:textId="77777777" w:rsidTr="0047611C">
        <w:tc>
          <w:tcPr>
            <w:tcW w:w="1413" w:type="dxa"/>
            <w:tcBorders>
              <w:bottom w:val="single" w:sz="4" w:space="0" w:color="auto"/>
            </w:tcBorders>
          </w:tcPr>
          <w:p w14:paraId="2CF1E76C" w14:textId="77777777" w:rsidR="00E7188B" w:rsidRPr="00EF7BE0" w:rsidRDefault="00E7188B" w:rsidP="0047611C">
            <w:pPr>
              <w:rPr>
                <w:rFonts w:ascii="Arial" w:hAnsi="Arial" w:cs="Arial"/>
              </w:rPr>
            </w:pPr>
          </w:p>
        </w:tc>
        <w:tc>
          <w:tcPr>
            <w:tcW w:w="2126" w:type="dxa"/>
            <w:tcBorders>
              <w:bottom w:val="single" w:sz="4" w:space="0" w:color="auto"/>
            </w:tcBorders>
          </w:tcPr>
          <w:p w14:paraId="5747DD72" w14:textId="77777777" w:rsidR="00E7188B" w:rsidRPr="00EF7BE0" w:rsidRDefault="00E7188B" w:rsidP="0047611C">
            <w:pPr>
              <w:rPr>
                <w:rFonts w:ascii="Arial" w:hAnsi="Arial" w:cs="Arial"/>
              </w:rPr>
            </w:pPr>
            <w:r w:rsidRPr="00EF7BE0">
              <w:rPr>
                <w:rFonts w:ascii="Arial" w:hAnsi="Arial" w:cs="Arial"/>
                <w:sz w:val="20"/>
              </w:rPr>
              <w:t>Near work duration</w:t>
            </w:r>
          </w:p>
        </w:tc>
      </w:tr>
      <w:tr w:rsidR="00653116" w:rsidRPr="00EF7BE0" w14:paraId="576B05A4" w14:textId="77777777" w:rsidTr="0047611C">
        <w:tc>
          <w:tcPr>
            <w:tcW w:w="1413" w:type="dxa"/>
            <w:tcBorders>
              <w:top w:val="single" w:sz="4" w:space="0" w:color="auto"/>
            </w:tcBorders>
          </w:tcPr>
          <w:p w14:paraId="5EA14BCF" w14:textId="77777777" w:rsidR="00653116" w:rsidRPr="00EF7BE0" w:rsidRDefault="00653116" w:rsidP="00653116">
            <w:pPr>
              <w:rPr>
                <w:rFonts w:ascii="Arial" w:hAnsi="Arial" w:cs="Arial"/>
              </w:rPr>
            </w:pPr>
            <w:r w:rsidRPr="00EF7BE0">
              <w:rPr>
                <w:rFonts w:ascii="Arial" w:hAnsi="Arial" w:cs="Arial"/>
                <w:sz w:val="20"/>
              </w:rPr>
              <w:t>Mean daily</w:t>
            </w:r>
          </w:p>
        </w:tc>
        <w:tc>
          <w:tcPr>
            <w:tcW w:w="2126" w:type="dxa"/>
            <w:tcBorders>
              <w:top w:val="single" w:sz="4" w:space="0" w:color="auto"/>
            </w:tcBorders>
          </w:tcPr>
          <w:p w14:paraId="6CE63ACF" w14:textId="2256B50C" w:rsidR="00653116" w:rsidRPr="00653116" w:rsidRDefault="00653116" w:rsidP="00653116">
            <w:pPr>
              <w:rPr>
                <w:rFonts w:ascii="Arial" w:hAnsi="Arial" w:cs="Arial"/>
              </w:rPr>
            </w:pPr>
            <w:ins w:id="1029" w:author="Johannes Zauner" w:date="2025-12-13T06:22:00Z" w16du:dateUtc="2025-12-13T05:22:00Z">
              <w:r w:rsidRPr="00653116">
                <w:rPr>
                  <w:rFonts w:ascii="Arial" w:hAnsi="Arial" w:cs="Arial"/>
                  <w:sz w:val="20"/>
                  <w:rPrChange w:id="1030" w:author="Johannes Zauner" w:date="2025-12-13T06:22:00Z" w16du:dateUtc="2025-12-13T05:22:00Z">
                    <w:rPr>
                      <w:rFonts w:ascii="Calibri" w:hAnsi="Calibri"/>
                      <w:sz w:val="20"/>
                    </w:rPr>
                  </w:rPrChange>
                </w:rPr>
                <w:t>17309s (~4.81 hours)</w:t>
              </w:r>
            </w:ins>
            <w:del w:id="1031" w:author="Johannes Zauner" w:date="2025-12-13T06:22:00Z" w16du:dateUtc="2025-12-13T05:22:00Z">
              <w:r w:rsidRPr="00653116" w:rsidDel="00751385">
                <w:rPr>
                  <w:rFonts w:ascii="Arial" w:hAnsi="Arial" w:cs="Arial"/>
                  <w:sz w:val="20"/>
                </w:rPr>
                <w:delText>22586s (~6.27 hours)</w:delText>
              </w:r>
            </w:del>
          </w:p>
        </w:tc>
      </w:tr>
      <w:tr w:rsidR="00653116" w:rsidRPr="00EF7BE0" w14:paraId="45CBE88E" w14:textId="77777777" w:rsidTr="0047611C">
        <w:tc>
          <w:tcPr>
            <w:tcW w:w="1413" w:type="dxa"/>
          </w:tcPr>
          <w:p w14:paraId="3FC45ABE" w14:textId="77777777" w:rsidR="00653116" w:rsidRPr="00EF7BE0" w:rsidRDefault="00653116" w:rsidP="00653116">
            <w:pPr>
              <w:rPr>
                <w:rFonts w:ascii="Arial" w:hAnsi="Arial" w:cs="Arial"/>
              </w:rPr>
            </w:pPr>
            <w:r w:rsidRPr="00EF7BE0">
              <w:rPr>
                <w:rFonts w:ascii="Arial" w:hAnsi="Arial" w:cs="Arial"/>
                <w:sz w:val="20"/>
              </w:rPr>
              <w:t>Weekday</w:t>
            </w:r>
          </w:p>
        </w:tc>
        <w:tc>
          <w:tcPr>
            <w:tcW w:w="2126" w:type="dxa"/>
          </w:tcPr>
          <w:p w14:paraId="6AD9EFA8" w14:textId="1EE87669" w:rsidR="00653116" w:rsidRPr="00653116" w:rsidRDefault="00653116" w:rsidP="00653116">
            <w:pPr>
              <w:rPr>
                <w:rFonts w:ascii="Arial" w:hAnsi="Arial" w:cs="Arial"/>
              </w:rPr>
            </w:pPr>
            <w:ins w:id="1032" w:author="Johannes Zauner" w:date="2025-12-13T06:22:00Z" w16du:dateUtc="2025-12-13T05:22:00Z">
              <w:r w:rsidRPr="00653116">
                <w:rPr>
                  <w:rFonts w:ascii="Arial" w:hAnsi="Arial" w:cs="Arial"/>
                  <w:sz w:val="20"/>
                  <w:rPrChange w:id="1033" w:author="Johannes Zauner" w:date="2025-12-13T06:22:00Z" w16du:dateUtc="2025-12-13T05:22:00Z">
                    <w:rPr>
                      <w:rFonts w:ascii="Calibri" w:hAnsi="Calibri"/>
                      <w:sz w:val="20"/>
                    </w:rPr>
                  </w:rPrChange>
                </w:rPr>
                <w:t>21173s (~5.88 hours)</w:t>
              </w:r>
            </w:ins>
            <w:del w:id="1034" w:author="Johannes Zauner" w:date="2025-12-13T06:22:00Z" w16du:dateUtc="2025-12-13T05:22:00Z">
              <w:r w:rsidRPr="00653116" w:rsidDel="00751385">
                <w:rPr>
                  <w:rFonts w:ascii="Arial" w:hAnsi="Arial" w:cs="Arial"/>
                  <w:sz w:val="20"/>
                </w:rPr>
                <w:delText>26343s (~7.32 hours)</w:delText>
              </w:r>
            </w:del>
          </w:p>
        </w:tc>
      </w:tr>
      <w:tr w:rsidR="00653116" w:rsidRPr="00EF7BE0" w14:paraId="70DF8696" w14:textId="77777777" w:rsidTr="0047611C">
        <w:tc>
          <w:tcPr>
            <w:tcW w:w="1413" w:type="dxa"/>
          </w:tcPr>
          <w:p w14:paraId="3AA57869" w14:textId="77777777" w:rsidR="00653116" w:rsidRPr="00EF7BE0" w:rsidRDefault="00653116" w:rsidP="00653116">
            <w:pPr>
              <w:rPr>
                <w:rFonts w:ascii="Arial" w:hAnsi="Arial" w:cs="Arial"/>
              </w:rPr>
            </w:pPr>
            <w:r w:rsidRPr="00EF7BE0">
              <w:rPr>
                <w:rFonts w:ascii="Arial" w:hAnsi="Arial" w:cs="Arial"/>
                <w:sz w:val="20"/>
              </w:rPr>
              <w:t>Weekend</w:t>
            </w:r>
          </w:p>
        </w:tc>
        <w:tc>
          <w:tcPr>
            <w:tcW w:w="2126" w:type="dxa"/>
          </w:tcPr>
          <w:p w14:paraId="79093267" w14:textId="1E10B658" w:rsidR="00653116" w:rsidRPr="00653116" w:rsidRDefault="00653116" w:rsidP="00653116">
            <w:pPr>
              <w:rPr>
                <w:rFonts w:ascii="Arial" w:hAnsi="Arial" w:cs="Arial"/>
              </w:rPr>
            </w:pPr>
            <w:ins w:id="1035" w:author="Johannes Zauner" w:date="2025-12-13T06:22:00Z" w16du:dateUtc="2025-12-13T05:22:00Z">
              <w:r w:rsidRPr="00653116">
                <w:rPr>
                  <w:rFonts w:ascii="Arial" w:hAnsi="Arial" w:cs="Arial"/>
                  <w:sz w:val="20"/>
                  <w:rPrChange w:id="1036" w:author="Johannes Zauner" w:date="2025-12-13T06:22:00Z" w16du:dateUtc="2025-12-13T05:22:00Z">
                    <w:rPr>
                      <w:rFonts w:ascii="Calibri" w:hAnsi="Calibri"/>
                      <w:sz w:val="20"/>
                    </w:rPr>
                  </w:rPrChange>
                </w:rPr>
                <w:t>7648s (~2.12 hours)</w:t>
              </w:r>
            </w:ins>
            <w:del w:id="1037" w:author="Johannes Zauner" w:date="2025-12-13T06:22:00Z" w16du:dateUtc="2025-12-13T05:22:00Z">
              <w:r w:rsidRPr="00653116" w:rsidDel="00751385">
                <w:rPr>
                  <w:rFonts w:ascii="Arial" w:hAnsi="Arial" w:cs="Arial"/>
                  <w:sz w:val="20"/>
                </w:rPr>
                <w:delText>13192s (~3.66 hours)</w:delText>
              </w:r>
            </w:del>
          </w:p>
        </w:tc>
      </w:tr>
    </w:tbl>
    <w:p w14:paraId="4A3B1B5B" w14:textId="2758D8A9" w:rsidR="00E7188B" w:rsidRPr="00EF7BE0" w:rsidRDefault="00E7188B" w:rsidP="00E7188B">
      <w:pPr>
        <w:rPr>
          <w:rStyle w:val="Hervorhebung"/>
        </w:rPr>
      </w:pPr>
      <w:bookmarkStart w:id="1038" w:name="tbl-nearwork"/>
      <w:r w:rsidRPr="00EF7BE0">
        <w:rPr>
          <w:rStyle w:val="Hervorhebung"/>
        </w:rPr>
        <w:t>Table 4: Daily duration of near work (</w:t>
      </w:r>
      <w:del w:id="1039" w:author="Johannes Zauner" w:date="2025-12-13T06:21:00Z" w16du:dateUtc="2025-12-13T05:21:00Z">
        <w:r w:rsidRPr="00EF7BE0" w:rsidDel="00653116">
          <w:rPr>
            <w:rStyle w:val="Hervorhebung"/>
          </w:rPr>
          <w:delText>10</w:delText>
        </w:r>
      </w:del>
      <w:ins w:id="1040" w:author="Johannes Zauner" w:date="2025-12-13T06:21:00Z" w16du:dateUtc="2025-12-13T05:21:00Z">
        <w:r w:rsidR="00653116" w:rsidRPr="00EF7BE0">
          <w:rPr>
            <w:rStyle w:val="Hervorhebung"/>
          </w:rPr>
          <w:t>1</w:t>
        </w:r>
        <w:r w:rsidR="00653116">
          <w:rPr>
            <w:rStyle w:val="Hervorhebung"/>
          </w:rPr>
          <w:t>5</w:t>
        </w:r>
      </w:ins>
      <w:r w:rsidRPr="00EF7BE0">
        <w:rPr>
          <w:rStyle w:val="Hervorhebung"/>
        </w:rPr>
        <w:t>–60 cm viewing distance)</w:t>
      </w:r>
    </w:p>
    <w:bookmarkEnd w:id="1038"/>
    <w:p w14:paraId="076CA8D0" w14:textId="77777777" w:rsidR="00EF7BE0" w:rsidDel="008A0236" w:rsidRDefault="00EF7BE0" w:rsidP="00863A8E">
      <w:pPr>
        <w:pStyle w:val="berschrift5"/>
        <w:rPr>
          <w:del w:id="1041" w:author="zusammenlegung" w:date="2025-12-12T19:01:00Z" w16du:dateUtc="2025-12-12T18:01:00Z"/>
          <w:rStyle w:val="Hervorhebung"/>
        </w:rPr>
      </w:pPr>
      <w:del w:id="1042" w:author="zusammenlegung" w:date="2025-12-12T19:01:00Z" w16du:dateUtc="2025-12-12T18:01:00Z">
        <w:r w:rsidRPr="00EF7BE0">
          <w:rPr>
            <w:rStyle w:val="Hervorhebung"/>
          </w:rPr>
          <w:delText>Table 4: Daily duration of near work (10–60 cm viewing distance)</w:delText>
        </w:r>
      </w:del>
    </w:p>
    <w:p w14:paraId="177888FE" w14:textId="77777777" w:rsidR="008A0236" w:rsidRPr="00D845A8" w:rsidRDefault="008A0236" w:rsidP="008A0236">
      <w:pPr>
        <w:rPr>
          <w:ins w:id="1043" w:author="Johannes Zauner" w:date="2025-12-12T19:54:00Z" w16du:dateUtc="2025-12-12T18:54:00Z"/>
        </w:rPr>
      </w:pPr>
    </w:p>
    <w:p w14:paraId="3E978850" w14:textId="77777777" w:rsidR="007C0A0D" w:rsidRPr="00C673E9" w:rsidRDefault="007C0A0D" w:rsidP="00863A8E">
      <w:pPr>
        <w:pStyle w:val="berschrift5"/>
        <w:rPr>
          <w:rFonts w:ascii="Arial" w:hAnsi="Arial" w:cs="Arial"/>
        </w:rPr>
      </w:pPr>
      <w:r w:rsidRPr="00C673E9">
        <w:rPr>
          <w:rFonts w:ascii="Arial" w:hAnsi="Arial" w:cs="Arial"/>
        </w:rPr>
        <w:t>Duration within distance ranges</w:t>
      </w:r>
    </w:p>
    <w:p w14:paraId="56553B87" w14:textId="77777777" w:rsidR="007C0A0D" w:rsidRPr="00863A8E" w:rsidRDefault="007C0A0D" w:rsidP="007C0A0D">
      <w:pPr>
        <w:pStyle w:val="FirstParagraph"/>
      </w:pPr>
      <w:r w:rsidRPr="00863A8E">
        <w:t>First, we define a set of distance breakpoints and descriptive labels for each range:</w:t>
      </w:r>
    </w:p>
    <w:p w14:paraId="1ED99B69" w14:textId="57473C80" w:rsidR="007C0A0D" w:rsidRPr="00160B18" w:rsidRDefault="00160B18" w:rsidP="00F61D20">
      <w:pPr>
        <w:pStyle w:val="SourceCode"/>
        <w:spacing w:line="240" w:lineRule="auto"/>
        <w:rPr>
          <w:lang w:val="de-DE"/>
          <w:rPrChange w:id="1044" w:author="Johannes Zauner" w:date="2025-12-13T05:15:00Z" w16du:dateUtc="2025-12-13T04:15:00Z">
            <w:rPr/>
          </w:rPrChange>
        </w:rPr>
      </w:pPr>
      <w:ins w:id="1045" w:author="Johannes Zauner" w:date="2025-12-13T05:15:00Z">
        <w:r w:rsidRPr="00160B18">
          <w:rPr>
            <w:b/>
            <w:bCs/>
            <w:lang w:val="de-DE"/>
            <w:rPrChange w:id="1046" w:author="Johannes Zauner" w:date="2025-12-13T05:15:00Z" w16du:dateUtc="2025-12-13T04:15:00Z">
              <w:rPr>
                <w:lang w:val="de-DE"/>
              </w:rPr>
            </w:rPrChange>
          </w:rPr>
          <w:t>Defining distance ranges (in cm)</w:t>
        </w:r>
      </w:ins>
      <w:ins w:id="1047" w:author="Johannes Zauner" w:date="2025-12-13T05:08:00Z" w16du:dateUtc="2025-12-13T04:08:00Z">
        <w:r w:rsidR="008C4DD3">
          <w:rPr>
            <w:color w:val="4758AB"/>
            <w:shd w:val="clear" w:color="auto" w:fill="F1F3F5"/>
            <w:lang w:val="de-DE"/>
          </w:rPr>
          <w:br/>
        </w:r>
      </w:ins>
      <w:ins w:id="1048" w:author="Johannes Zauner" w:date="2025-12-12T19:29:00Z" w16du:dateUtc="2025-12-12T18:29:00Z">
        <w:r w:rsidR="00863A8E">
          <w:rPr>
            <w:rStyle w:val="CommentTok"/>
          </w:rPr>
          <w:t>1</w:t>
        </w:r>
      </w:ins>
      <w:ins w:id="1049" w:author="Johannes Zauner" w:date="2025-12-12T20:50:00Z" w16du:dateUtc="2025-12-12T19:50:00Z">
        <w:r w:rsidR="0056723D">
          <w:rPr>
            <w:rStyle w:val="NormalTok"/>
          </w:rPr>
          <w:t xml:space="preserve"> </w:t>
        </w:r>
      </w:ins>
      <w:ins w:id="1050" w:author="Johannes Zauner" w:date="2025-12-12T19:29:00Z" w16du:dateUtc="2025-12-12T18:29:00Z">
        <w:r w:rsidR="00863A8E">
          <w:rPr>
            <w:rStyle w:val="CommentTok"/>
          </w:rPr>
          <w:t xml:space="preserve"> </w:t>
        </w:r>
      </w:ins>
      <w:del w:id="1051" w:author="zusammenlegung" w:date="2025-12-12T19:01:00Z" w16du:dateUtc="2025-12-12T18:01:00Z">
        <w:r w:rsidR="00504768">
          <w:rPr>
            <w:rStyle w:val="CommentTok"/>
          </w:rPr>
          <w:delText># defining distance ranges (in cm)</w:delText>
        </w:r>
        <w:r w:rsidR="00504768">
          <w:br/>
        </w:r>
      </w:del>
      <w:r w:rsidR="007C0A0D" w:rsidRPr="00863A8E">
        <w:rPr>
          <w:rStyle w:val="NormalTok"/>
        </w:rPr>
        <w:t xml:space="preserve">dist_breaks </w:t>
      </w:r>
      <w:r w:rsidR="007C0A0D" w:rsidRPr="00863A8E">
        <w:rPr>
          <w:rStyle w:val="OtherTok"/>
        </w:rPr>
        <w:t>&lt;-</w:t>
      </w:r>
      <w:r w:rsidR="007C0A0D" w:rsidRPr="00863A8E">
        <w:rPr>
          <w:rStyle w:val="NormalTok"/>
        </w:rPr>
        <w:t xml:space="preserve"> </w:t>
      </w:r>
      <w:r w:rsidR="007C0A0D" w:rsidRPr="00863A8E">
        <w:rPr>
          <w:rStyle w:val="FunctionTok"/>
        </w:rPr>
        <w:t>c</w:t>
      </w:r>
      <w:r w:rsidR="007C0A0D" w:rsidRPr="00863A8E">
        <w:rPr>
          <w:rStyle w:val="NormalTok"/>
        </w:rPr>
        <w:t>(</w:t>
      </w:r>
      <w:del w:id="1052" w:author="zusammenlegung" w:date="2025-12-12T19:01:00Z" w16du:dateUtc="2025-12-12T18:01:00Z">
        <w:r w:rsidR="00504768">
          <w:rPr>
            <w:rStyle w:val="DecValTok"/>
          </w:rPr>
          <w:delText>10</w:delText>
        </w:r>
      </w:del>
      <w:ins w:id="1053" w:author="zusammenlegung" w:date="2025-12-12T19:01:00Z" w16du:dateUtc="2025-12-12T18:01:00Z">
        <w:r w:rsidR="007C0A0D" w:rsidRPr="00C673E9">
          <w:rPr>
            <w:rStyle w:val="DecValTok"/>
            <w:rFonts w:ascii="Arial" w:hAnsi="Arial" w:cs="Arial"/>
          </w:rPr>
          <w:t>15</w:t>
        </w:r>
      </w:ins>
      <w:r w:rsidR="007C0A0D" w:rsidRPr="00863A8E">
        <w:rPr>
          <w:rStyle w:val="NormalTok"/>
        </w:rPr>
        <w:t xml:space="preserve">, </w:t>
      </w:r>
      <w:r w:rsidR="007C0A0D" w:rsidRPr="00863A8E">
        <w:rPr>
          <w:rStyle w:val="DecValTok"/>
        </w:rPr>
        <w:t>20</w:t>
      </w:r>
      <w:r w:rsidR="007C0A0D" w:rsidRPr="00863A8E">
        <w:rPr>
          <w:rStyle w:val="NormalTok"/>
        </w:rPr>
        <w:t xml:space="preserve">, </w:t>
      </w:r>
      <w:r w:rsidR="007C0A0D" w:rsidRPr="00863A8E">
        <w:rPr>
          <w:rStyle w:val="DecValTok"/>
        </w:rPr>
        <w:t>30</w:t>
      </w:r>
      <w:r w:rsidR="007C0A0D" w:rsidRPr="00863A8E">
        <w:rPr>
          <w:rStyle w:val="NormalTok"/>
        </w:rPr>
        <w:t xml:space="preserve">, </w:t>
      </w:r>
      <w:r w:rsidR="007C0A0D" w:rsidRPr="00863A8E">
        <w:rPr>
          <w:rStyle w:val="DecValTok"/>
        </w:rPr>
        <w:t>40</w:t>
      </w:r>
      <w:r w:rsidR="007C0A0D" w:rsidRPr="00863A8E">
        <w:rPr>
          <w:rStyle w:val="NormalTok"/>
        </w:rPr>
        <w:t xml:space="preserve">, </w:t>
      </w:r>
      <w:r w:rsidR="007C0A0D" w:rsidRPr="00863A8E">
        <w:rPr>
          <w:rStyle w:val="DecValTok"/>
        </w:rPr>
        <w:t>50</w:t>
      </w:r>
      <w:r w:rsidR="007C0A0D" w:rsidRPr="00863A8E">
        <w:rPr>
          <w:rStyle w:val="NormalTok"/>
        </w:rPr>
        <w:t xml:space="preserve">, </w:t>
      </w:r>
      <w:r w:rsidR="007C0A0D" w:rsidRPr="00863A8E">
        <w:rPr>
          <w:rStyle w:val="DecValTok"/>
        </w:rPr>
        <w:t>60</w:t>
      </w:r>
      <w:r w:rsidR="007C0A0D" w:rsidRPr="00863A8E">
        <w:rPr>
          <w:rStyle w:val="NormalTok"/>
        </w:rPr>
        <w:t xml:space="preserve">, </w:t>
      </w:r>
      <w:r w:rsidR="007C0A0D" w:rsidRPr="00863A8E">
        <w:rPr>
          <w:rStyle w:val="DecValTok"/>
        </w:rPr>
        <w:t>70</w:t>
      </w:r>
      <w:r w:rsidR="007C0A0D" w:rsidRPr="00863A8E">
        <w:rPr>
          <w:rStyle w:val="NormalTok"/>
        </w:rPr>
        <w:t xml:space="preserve">, </w:t>
      </w:r>
      <w:r w:rsidR="007C0A0D" w:rsidRPr="00863A8E">
        <w:rPr>
          <w:rStyle w:val="DecValTok"/>
        </w:rPr>
        <w:t>80</w:t>
      </w:r>
      <w:r w:rsidR="007C0A0D" w:rsidRPr="00863A8E">
        <w:rPr>
          <w:rStyle w:val="NormalTok"/>
        </w:rPr>
        <w:t xml:space="preserve">, </w:t>
      </w:r>
      <w:r w:rsidR="007C0A0D" w:rsidRPr="00863A8E">
        <w:rPr>
          <w:rStyle w:val="DecValTok"/>
        </w:rPr>
        <w:t>90</w:t>
      </w:r>
      <w:r w:rsidR="007C0A0D" w:rsidRPr="00863A8E">
        <w:rPr>
          <w:rStyle w:val="NormalTok"/>
        </w:rPr>
        <w:t xml:space="preserve">, </w:t>
      </w:r>
      <w:r w:rsidR="007C0A0D" w:rsidRPr="00863A8E">
        <w:rPr>
          <w:rStyle w:val="DecValTok"/>
        </w:rPr>
        <w:t>100</w:t>
      </w:r>
      <w:r w:rsidR="007C0A0D" w:rsidRPr="00863A8E">
        <w:rPr>
          <w:rStyle w:val="NormalTok"/>
        </w:rPr>
        <w:t xml:space="preserve">, </w:t>
      </w:r>
      <w:r w:rsidR="007C0A0D" w:rsidRPr="00863A8E">
        <w:rPr>
          <w:rStyle w:val="ConstantTok"/>
        </w:rPr>
        <w:t>Inf</w:t>
      </w:r>
      <w:r w:rsidR="007C0A0D" w:rsidRPr="00863A8E">
        <w:rPr>
          <w:rStyle w:val="NormalTok"/>
        </w:rPr>
        <w:t>)</w:t>
      </w:r>
      <w:r w:rsidR="007C0A0D" w:rsidRPr="00863A8E">
        <w:br/>
      </w:r>
      <w:ins w:id="1054" w:author="Johannes Zauner" w:date="2025-12-12T19:29:00Z" w16du:dateUtc="2025-12-12T18:29:00Z">
        <w:r w:rsidR="00863A8E">
          <w:rPr>
            <w:rStyle w:val="NormalTok"/>
          </w:rPr>
          <w:t>2</w:t>
        </w:r>
      </w:ins>
      <w:ins w:id="1055" w:author="Johannes Zauner" w:date="2025-12-12T20:50:00Z" w16du:dateUtc="2025-12-12T19:50:00Z">
        <w:r w:rsidR="0056723D">
          <w:rPr>
            <w:rStyle w:val="NormalTok"/>
          </w:rPr>
          <w:t xml:space="preserve"> </w:t>
        </w:r>
      </w:ins>
      <w:ins w:id="1056" w:author="Johannes Zauner" w:date="2025-12-12T19:29:00Z" w16du:dateUtc="2025-12-12T18:29:00Z">
        <w:r w:rsidR="00863A8E">
          <w:rPr>
            <w:rStyle w:val="NormalTok"/>
          </w:rPr>
          <w:t xml:space="preserve"> </w:t>
        </w:r>
      </w:ins>
      <w:r w:rsidR="007C0A0D" w:rsidRPr="00863A8E">
        <w:rPr>
          <w:rStyle w:val="NormalTok"/>
        </w:rPr>
        <w:t xml:space="preserve">dist_labels </w:t>
      </w:r>
      <w:r w:rsidR="007C0A0D" w:rsidRPr="00863A8E">
        <w:rPr>
          <w:rStyle w:val="OtherTok"/>
        </w:rPr>
        <w:t>&lt;-</w:t>
      </w:r>
      <w:r w:rsidR="007C0A0D" w:rsidRPr="00863A8E">
        <w:rPr>
          <w:rStyle w:val="NormalTok"/>
        </w:rPr>
        <w:t xml:space="preserve"> </w:t>
      </w:r>
      <w:r w:rsidR="007C0A0D" w:rsidRPr="00863A8E">
        <w:rPr>
          <w:rStyle w:val="FunctionTok"/>
        </w:rPr>
        <w:t>c</w:t>
      </w:r>
      <w:r w:rsidR="007C0A0D" w:rsidRPr="00863A8E">
        <w:rPr>
          <w:rStyle w:val="NormalTok"/>
        </w:rPr>
        <w:t>(</w:t>
      </w:r>
      <w:r w:rsidR="007C0A0D" w:rsidRPr="00863A8E">
        <w:br/>
      </w:r>
      <w:ins w:id="1057" w:author="Johannes Zauner" w:date="2025-12-12T19:29:00Z" w16du:dateUtc="2025-12-12T18:29:00Z">
        <w:r w:rsidR="00863A8E">
          <w:rPr>
            <w:rStyle w:val="NormalTok"/>
          </w:rPr>
          <w:t>3</w:t>
        </w:r>
      </w:ins>
      <w:ins w:id="1058" w:author="Johannes Zauner" w:date="2025-12-12T20:50:00Z" w16du:dateUtc="2025-12-12T19:50:00Z">
        <w:r w:rsidR="0056723D">
          <w:rPr>
            <w:rStyle w:val="NormalTok"/>
          </w:rPr>
          <w:t xml:space="preserve"> </w:t>
        </w:r>
      </w:ins>
      <w:ins w:id="1059" w:author="Johannes Zauner" w:date="2025-12-12T19:29:00Z" w16du:dateUtc="2025-12-12T18:29:00Z">
        <w:r w:rsidR="00863A8E">
          <w:rPr>
            <w:rStyle w:val="NormalTok"/>
          </w:rPr>
          <w:t xml:space="preserve"> </w:t>
        </w:r>
      </w:ins>
      <w:r w:rsidR="007C0A0D" w:rsidRPr="00863A8E">
        <w:rPr>
          <w:rStyle w:val="NormalTok"/>
        </w:rPr>
        <w:t xml:space="preserve">    </w:t>
      </w:r>
      <w:r w:rsidR="007C0A0D" w:rsidRPr="00863A8E">
        <w:rPr>
          <w:rStyle w:val="StringTok"/>
        </w:rPr>
        <w:t>"Extremely near"</w:t>
      </w:r>
      <w:r w:rsidR="007C0A0D" w:rsidRPr="00863A8E">
        <w:rPr>
          <w:rStyle w:val="NormalTok"/>
        </w:rPr>
        <w:t xml:space="preserve">,          </w:t>
      </w:r>
      <w:r w:rsidR="007C0A0D" w:rsidRPr="00863A8E">
        <w:rPr>
          <w:rStyle w:val="CommentTok"/>
        </w:rPr>
        <w:t># [</w:t>
      </w:r>
      <w:del w:id="1060" w:author="zusammenlegung" w:date="2025-12-12T19:01:00Z" w16du:dateUtc="2025-12-12T18:01:00Z">
        <w:r w:rsidR="00504768">
          <w:rPr>
            <w:rStyle w:val="CommentTok"/>
          </w:rPr>
          <w:delText>10</w:delText>
        </w:r>
      </w:del>
      <w:ins w:id="1061" w:author="zusammenlegung" w:date="2025-12-12T19:01:00Z" w16du:dateUtc="2025-12-12T18:01:00Z">
        <w:r w:rsidR="007C0A0D" w:rsidRPr="00C673E9">
          <w:rPr>
            <w:rStyle w:val="CommentTok"/>
            <w:rFonts w:ascii="Arial" w:hAnsi="Arial" w:cs="Arial"/>
          </w:rPr>
          <w:t>15</w:t>
        </w:r>
      </w:ins>
      <w:r w:rsidR="007C0A0D" w:rsidRPr="00863A8E">
        <w:rPr>
          <w:rStyle w:val="CommentTok"/>
        </w:rPr>
        <w:t>, 20)</w:t>
      </w:r>
      <w:r w:rsidR="007C0A0D" w:rsidRPr="00863A8E">
        <w:br/>
      </w:r>
      <w:ins w:id="1062" w:author="Johannes Zauner" w:date="2025-12-12T19:29:00Z" w16du:dateUtc="2025-12-12T18:29:00Z">
        <w:r w:rsidR="00863A8E">
          <w:rPr>
            <w:rStyle w:val="NormalTok"/>
          </w:rPr>
          <w:t>4</w:t>
        </w:r>
      </w:ins>
      <w:ins w:id="1063" w:author="Johannes Zauner" w:date="2025-12-12T20:50:00Z" w16du:dateUtc="2025-12-12T19:50:00Z">
        <w:r w:rsidR="0056723D">
          <w:rPr>
            <w:rStyle w:val="NormalTok"/>
          </w:rPr>
          <w:t xml:space="preserve"> </w:t>
        </w:r>
      </w:ins>
      <w:ins w:id="1064" w:author="Johannes Zauner" w:date="2025-12-12T19:29:00Z" w16du:dateUtc="2025-12-12T18:29:00Z">
        <w:r w:rsidR="00863A8E">
          <w:rPr>
            <w:rStyle w:val="NormalTok"/>
          </w:rPr>
          <w:t xml:space="preserve"> </w:t>
        </w:r>
      </w:ins>
      <w:r w:rsidR="007C0A0D" w:rsidRPr="00863A8E">
        <w:rPr>
          <w:rStyle w:val="NormalTok"/>
        </w:rPr>
        <w:t xml:space="preserve">    </w:t>
      </w:r>
      <w:r w:rsidR="007C0A0D" w:rsidRPr="00863A8E">
        <w:rPr>
          <w:rStyle w:val="StringTok"/>
        </w:rPr>
        <w:t>"Very near"</w:t>
      </w:r>
      <w:r w:rsidR="007C0A0D" w:rsidRPr="00863A8E">
        <w:rPr>
          <w:rStyle w:val="NormalTok"/>
        </w:rPr>
        <w:t xml:space="preserve">,               </w:t>
      </w:r>
      <w:r w:rsidR="007C0A0D" w:rsidRPr="00863A8E">
        <w:rPr>
          <w:rStyle w:val="CommentTok"/>
        </w:rPr>
        <w:t># [20, 30)</w:t>
      </w:r>
      <w:r w:rsidR="007C0A0D" w:rsidRPr="00863A8E">
        <w:br/>
      </w:r>
      <w:ins w:id="1065" w:author="Johannes Zauner" w:date="2025-12-12T19:29:00Z" w16du:dateUtc="2025-12-12T18:29:00Z">
        <w:r w:rsidR="00863A8E">
          <w:rPr>
            <w:rStyle w:val="NormalTok"/>
          </w:rPr>
          <w:t>5</w:t>
        </w:r>
      </w:ins>
      <w:ins w:id="1066" w:author="Johannes Zauner" w:date="2025-12-12T20:50:00Z" w16du:dateUtc="2025-12-12T19:50:00Z">
        <w:r w:rsidR="0056723D">
          <w:rPr>
            <w:rStyle w:val="NormalTok"/>
          </w:rPr>
          <w:t xml:space="preserve"> </w:t>
        </w:r>
      </w:ins>
      <w:ins w:id="1067" w:author="Johannes Zauner" w:date="2025-12-12T19:29:00Z" w16du:dateUtc="2025-12-12T18:29:00Z">
        <w:r w:rsidR="00863A8E">
          <w:rPr>
            <w:rStyle w:val="NormalTok"/>
          </w:rPr>
          <w:t xml:space="preserve"> </w:t>
        </w:r>
      </w:ins>
      <w:r w:rsidR="007C0A0D" w:rsidRPr="00863A8E">
        <w:rPr>
          <w:rStyle w:val="NormalTok"/>
        </w:rPr>
        <w:t xml:space="preserve">    </w:t>
      </w:r>
      <w:r w:rsidR="007C0A0D" w:rsidRPr="00863A8E">
        <w:rPr>
          <w:rStyle w:val="StringTok"/>
        </w:rPr>
        <w:t>"Fairly near"</w:t>
      </w:r>
      <w:r w:rsidR="007C0A0D" w:rsidRPr="00863A8E">
        <w:rPr>
          <w:rStyle w:val="NormalTok"/>
        </w:rPr>
        <w:t xml:space="preserve">,             </w:t>
      </w:r>
      <w:r w:rsidR="007C0A0D" w:rsidRPr="00863A8E">
        <w:rPr>
          <w:rStyle w:val="CommentTok"/>
        </w:rPr>
        <w:t># [30, 40)</w:t>
      </w:r>
      <w:r w:rsidR="007C0A0D" w:rsidRPr="00863A8E">
        <w:br/>
      </w:r>
      <w:ins w:id="1068" w:author="Johannes Zauner" w:date="2025-12-12T19:29:00Z" w16du:dateUtc="2025-12-12T18:29:00Z">
        <w:r w:rsidR="00863A8E">
          <w:rPr>
            <w:rStyle w:val="NormalTok"/>
          </w:rPr>
          <w:t>6</w:t>
        </w:r>
      </w:ins>
      <w:ins w:id="1069" w:author="Johannes Zauner" w:date="2025-12-12T20:50:00Z" w16du:dateUtc="2025-12-12T19:50:00Z">
        <w:r w:rsidR="0056723D">
          <w:rPr>
            <w:rStyle w:val="NormalTok"/>
          </w:rPr>
          <w:t xml:space="preserve"> </w:t>
        </w:r>
      </w:ins>
      <w:ins w:id="1070" w:author="Johannes Zauner" w:date="2025-12-12T19:29:00Z" w16du:dateUtc="2025-12-12T18:29:00Z">
        <w:r w:rsidR="00863A8E">
          <w:rPr>
            <w:rStyle w:val="NormalTok"/>
          </w:rPr>
          <w:t xml:space="preserve"> </w:t>
        </w:r>
      </w:ins>
      <w:r w:rsidR="007C0A0D" w:rsidRPr="00863A8E">
        <w:rPr>
          <w:rStyle w:val="NormalTok"/>
        </w:rPr>
        <w:t xml:space="preserve">    </w:t>
      </w:r>
      <w:r w:rsidR="007C0A0D" w:rsidRPr="00863A8E">
        <w:rPr>
          <w:rStyle w:val="StringTok"/>
        </w:rPr>
        <w:t>"Near"</w:t>
      </w:r>
      <w:r w:rsidR="007C0A0D" w:rsidRPr="00863A8E">
        <w:rPr>
          <w:rStyle w:val="NormalTok"/>
        </w:rPr>
        <w:t xml:space="preserve">,                    </w:t>
      </w:r>
      <w:r w:rsidR="007C0A0D" w:rsidRPr="00863A8E">
        <w:rPr>
          <w:rStyle w:val="CommentTok"/>
        </w:rPr>
        <w:t># [40, 50)</w:t>
      </w:r>
      <w:r w:rsidR="007C0A0D" w:rsidRPr="00863A8E">
        <w:br/>
      </w:r>
      <w:ins w:id="1071" w:author="Johannes Zauner" w:date="2025-12-12T19:29:00Z" w16du:dateUtc="2025-12-12T18:29:00Z">
        <w:r w:rsidR="00863A8E">
          <w:rPr>
            <w:rStyle w:val="NormalTok"/>
          </w:rPr>
          <w:t>7</w:t>
        </w:r>
      </w:ins>
      <w:ins w:id="1072" w:author="Johannes Zauner" w:date="2025-12-12T20:50:00Z" w16du:dateUtc="2025-12-12T19:50:00Z">
        <w:r w:rsidR="0056723D">
          <w:rPr>
            <w:rStyle w:val="NormalTok"/>
          </w:rPr>
          <w:t xml:space="preserve"> </w:t>
        </w:r>
      </w:ins>
      <w:ins w:id="1073" w:author="Johannes Zauner" w:date="2025-12-12T19:29:00Z" w16du:dateUtc="2025-12-12T18:29:00Z">
        <w:r w:rsidR="00863A8E">
          <w:rPr>
            <w:rStyle w:val="NormalTok"/>
          </w:rPr>
          <w:t xml:space="preserve"> </w:t>
        </w:r>
      </w:ins>
      <w:r w:rsidR="007C0A0D" w:rsidRPr="00863A8E">
        <w:rPr>
          <w:rStyle w:val="NormalTok"/>
        </w:rPr>
        <w:t xml:space="preserve">    </w:t>
      </w:r>
      <w:r w:rsidR="007C0A0D" w:rsidRPr="00863A8E">
        <w:rPr>
          <w:rStyle w:val="StringTok"/>
        </w:rPr>
        <w:t>"Moderately near"</w:t>
      </w:r>
      <w:r w:rsidR="007C0A0D" w:rsidRPr="00863A8E">
        <w:rPr>
          <w:rStyle w:val="NormalTok"/>
        </w:rPr>
        <w:t xml:space="preserve">,         </w:t>
      </w:r>
      <w:r w:rsidR="007C0A0D" w:rsidRPr="00863A8E">
        <w:rPr>
          <w:rStyle w:val="CommentTok"/>
        </w:rPr>
        <w:t># [50, 60)</w:t>
      </w:r>
      <w:r w:rsidR="007C0A0D" w:rsidRPr="00863A8E">
        <w:br/>
      </w:r>
      <w:ins w:id="1074" w:author="Johannes Zauner" w:date="2025-12-12T19:29:00Z" w16du:dateUtc="2025-12-12T18:29:00Z">
        <w:r w:rsidR="00863A8E">
          <w:rPr>
            <w:rStyle w:val="NormalTok"/>
          </w:rPr>
          <w:t>8</w:t>
        </w:r>
      </w:ins>
      <w:ins w:id="1075" w:author="Johannes Zauner" w:date="2025-12-12T20:50:00Z" w16du:dateUtc="2025-12-12T19:50:00Z">
        <w:r w:rsidR="0056723D">
          <w:rPr>
            <w:rStyle w:val="NormalTok"/>
          </w:rPr>
          <w:t xml:space="preserve"> </w:t>
        </w:r>
      </w:ins>
      <w:ins w:id="1076" w:author="Johannes Zauner" w:date="2025-12-12T19:29:00Z" w16du:dateUtc="2025-12-12T18:29:00Z">
        <w:r w:rsidR="00863A8E">
          <w:rPr>
            <w:rStyle w:val="NormalTok"/>
          </w:rPr>
          <w:t xml:space="preserve"> </w:t>
        </w:r>
      </w:ins>
      <w:r w:rsidR="007C0A0D" w:rsidRPr="00863A8E">
        <w:rPr>
          <w:rStyle w:val="NormalTok"/>
        </w:rPr>
        <w:t xml:space="preserve">    </w:t>
      </w:r>
      <w:r w:rsidR="007C0A0D" w:rsidRPr="00863A8E">
        <w:rPr>
          <w:rStyle w:val="StringTok"/>
        </w:rPr>
        <w:t>"Near intermediate"</w:t>
      </w:r>
      <w:r w:rsidR="007C0A0D" w:rsidRPr="00863A8E">
        <w:rPr>
          <w:rStyle w:val="NormalTok"/>
        </w:rPr>
        <w:t xml:space="preserve">,       </w:t>
      </w:r>
      <w:r w:rsidR="007C0A0D" w:rsidRPr="00863A8E">
        <w:rPr>
          <w:rStyle w:val="CommentTok"/>
        </w:rPr>
        <w:t># [60, 70)</w:t>
      </w:r>
      <w:r w:rsidR="007C0A0D" w:rsidRPr="00863A8E">
        <w:br/>
      </w:r>
      <w:ins w:id="1077" w:author="Johannes Zauner" w:date="2025-12-12T19:29:00Z" w16du:dateUtc="2025-12-12T18:29:00Z">
        <w:r w:rsidR="00863A8E">
          <w:rPr>
            <w:rStyle w:val="NormalTok"/>
          </w:rPr>
          <w:t>9</w:t>
        </w:r>
      </w:ins>
      <w:ins w:id="1078" w:author="Johannes Zauner" w:date="2025-12-12T20:50:00Z" w16du:dateUtc="2025-12-12T19:50:00Z">
        <w:r w:rsidR="0056723D">
          <w:rPr>
            <w:rStyle w:val="NormalTok"/>
          </w:rPr>
          <w:t xml:space="preserve"> </w:t>
        </w:r>
      </w:ins>
      <w:ins w:id="1079" w:author="Johannes Zauner" w:date="2025-12-12T19:29:00Z" w16du:dateUtc="2025-12-12T18:29:00Z">
        <w:r w:rsidR="00863A8E">
          <w:rPr>
            <w:rStyle w:val="NormalTok"/>
          </w:rPr>
          <w:t xml:space="preserve"> </w:t>
        </w:r>
      </w:ins>
      <w:r w:rsidR="007C0A0D" w:rsidRPr="00863A8E">
        <w:rPr>
          <w:rStyle w:val="NormalTok"/>
        </w:rPr>
        <w:t xml:space="preserve">    </w:t>
      </w:r>
      <w:r w:rsidR="007C0A0D" w:rsidRPr="00863A8E">
        <w:rPr>
          <w:rStyle w:val="StringTok"/>
        </w:rPr>
        <w:t>"Intermediate"</w:t>
      </w:r>
      <w:r w:rsidR="007C0A0D" w:rsidRPr="00863A8E">
        <w:rPr>
          <w:rStyle w:val="NormalTok"/>
        </w:rPr>
        <w:t xml:space="preserve">,            </w:t>
      </w:r>
      <w:r w:rsidR="007C0A0D" w:rsidRPr="00863A8E">
        <w:rPr>
          <w:rStyle w:val="CommentTok"/>
        </w:rPr>
        <w:t># [70, 80)</w:t>
      </w:r>
      <w:r w:rsidR="007C0A0D" w:rsidRPr="00863A8E">
        <w:br/>
      </w:r>
      <w:ins w:id="1080" w:author="Johannes Zauner" w:date="2025-12-12T19:29:00Z" w16du:dateUtc="2025-12-12T18:29:00Z">
        <w:r w:rsidR="00863A8E">
          <w:rPr>
            <w:rStyle w:val="NormalTok"/>
          </w:rPr>
          <w:t>10</w:t>
        </w:r>
      </w:ins>
      <w:ins w:id="1081" w:author="Johannes Zauner" w:date="2025-12-12T20:50:00Z" w16du:dateUtc="2025-12-12T19:50:00Z">
        <w:r w:rsidR="0056723D">
          <w:rPr>
            <w:rStyle w:val="NormalTok"/>
          </w:rPr>
          <w:t xml:space="preserve"> </w:t>
        </w:r>
      </w:ins>
      <w:r w:rsidR="007C0A0D" w:rsidRPr="00863A8E">
        <w:rPr>
          <w:rStyle w:val="NormalTok"/>
        </w:rPr>
        <w:t xml:space="preserve">    </w:t>
      </w:r>
      <w:r w:rsidR="007C0A0D" w:rsidRPr="00863A8E">
        <w:rPr>
          <w:rStyle w:val="StringTok"/>
        </w:rPr>
        <w:t>"Moderately intermediate"</w:t>
      </w:r>
      <w:r w:rsidR="007C0A0D" w:rsidRPr="00863A8E">
        <w:rPr>
          <w:rStyle w:val="NormalTok"/>
        </w:rPr>
        <w:t xml:space="preserve">, </w:t>
      </w:r>
      <w:r w:rsidR="007C0A0D" w:rsidRPr="00863A8E">
        <w:rPr>
          <w:rStyle w:val="CommentTok"/>
        </w:rPr>
        <w:t># [80, 90)</w:t>
      </w:r>
      <w:r w:rsidR="007C0A0D" w:rsidRPr="00863A8E">
        <w:br/>
      </w:r>
      <w:ins w:id="1082" w:author="Johannes Zauner" w:date="2025-12-12T19:29:00Z" w16du:dateUtc="2025-12-12T18:29:00Z">
        <w:r w:rsidR="00863A8E">
          <w:rPr>
            <w:rStyle w:val="NormalTok"/>
          </w:rPr>
          <w:t>11</w:t>
        </w:r>
      </w:ins>
      <w:ins w:id="1083" w:author="Johannes Zauner" w:date="2025-12-12T20:50:00Z" w16du:dateUtc="2025-12-12T19:50:00Z">
        <w:r w:rsidR="0056723D">
          <w:rPr>
            <w:rStyle w:val="NormalTok"/>
          </w:rPr>
          <w:t xml:space="preserve"> </w:t>
        </w:r>
      </w:ins>
      <w:r w:rsidR="007C0A0D" w:rsidRPr="00863A8E">
        <w:rPr>
          <w:rStyle w:val="NormalTok"/>
        </w:rPr>
        <w:t xml:space="preserve">    </w:t>
      </w:r>
      <w:r w:rsidR="007C0A0D" w:rsidRPr="00863A8E">
        <w:rPr>
          <w:rStyle w:val="StringTok"/>
        </w:rPr>
        <w:t>"Far intermediate"</w:t>
      </w:r>
      <w:r w:rsidR="007C0A0D" w:rsidRPr="00863A8E">
        <w:rPr>
          <w:rStyle w:val="NormalTok"/>
        </w:rPr>
        <w:t xml:space="preserve">,        </w:t>
      </w:r>
      <w:r w:rsidR="007C0A0D" w:rsidRPr="00863A8E">
        <w:rPr>
          <w:rStyle w:val="CommentTok"/>
        </w:rPr>
        <w:t># [90, 100)</w:t>
      </w:r>
      <w:r w:rsidR="007C0A0D" w:rsidRPr="00863A8E">
        <w:br/>
      </w:r>
      <w:ins w:id="1084" w:author="Johannes Zauner" w:date="2025-12-12T19:30:00Z" w16du:dateUtc="2025-12-12T18:30:00Z">
        <w:r w:rsidR="00863A8E">
          <w:rPr>
            <w:rStyle w:val="NormalTok"/>
          </w:rPr>
          <w:t>12</w:t>
        </w:r>
      </w:ins>
      <w:ins w:id="1085" w:author="Johannes Zauner" w:date="2025-12-12T20:49:00Z" w16du:dateUtc="2025-12-12T19:49:00Z">
        <w:r w:rsidR="0056723D">
          <w:rPr>
            <w:rStyle w:val="NormalTok"/>
          </w:rPr>
          <w:t xml:space="preserve"> </w:t>
        </w:r>
      </w:ins>
      <w:r w:rsidR="007C0A0D" w:rsidRPr="00863A8E">
        <w:rPr>
          <w:rStyle w:val="NormalTok"/>
        </w:rPr>
        <w:t xml:space="preserve">    </w:t>
      </w:r>
      <w:r w:rsidR="007C0A0D" w:rsidRPr="00863A8E">
        <w:rPr>
          <w:rStyle w:val="StringTok"/>
        </w:rPr>
        <w:t>"Far"</w:t>
      </w:r>
      <w:r w:rsidR="007C0A0D" w:rsidRPr="00863A8E">
        <w:rPr>
          <w:rStyle w:val="NormalTok"/>
        </w:rPr>
        <w:t xml:space="preserve">                      </w:t>
      </w:r>
      <w:r w:rsidR="007C0A0D" w:rsidRPr="00863A8E">
        <w:rPr>
          <w:rStyle w:val="CommentTok"/>
        </w:rPr>
        <w:t># [100, Inf)</w:t>
      </w:r>
      <w:r w:rsidR="007C0A0D" w:rsidRPr="00863A8E">
        <w:br/>
      </w:r>
      <w:ins w:id="1086" w:author="Johannes Zauner" w:date="2025-12-12T19:30:00Z" w16du:dateUtc="2025-12-12T18:30:00Z">
        <w:r w:rsidR="00863A8E">
          <w:rPr>
            <w:rStyle w:val="NormalTok"/>
          </w:rPr>
          <w:t>13</w:t>
        </w:r>
      </w:ins>
      <w:ins w:id="1087" w:author="Johannes Zauner" w:date="2025-12-12T20:49:00Z" w16du:dateUtc="2025-12-12T19:49:00Z">
        <w:r w:rsidR="0056723D">
          <w:rPr>
            <w:rStyle w:val="NormalTok"/>
          </w:rPr>
          <w:t xml:space="preserve"> </w:t>
        </w:r>
      </w:ins>
      <w:del w:id="1088" w:author="Johannes Zauner" w:date="2025-12-12T19:30:00Z" w16du:dateUtc="2025-12-12T18:30:00Z">
        <w:r w:rsidR="007C0A0D" w:rsidRPr="00863A8E" w:rsidDel="00863A8E">
          <w:rPr>
            <w:rStyle w:val="NormalTok"/>
          </w:rPr>
          <w:delText xml:space="preserve"> </w:delText>
        </w:r>
      </w:del>
      <w:r w:rsidR="007C0A0D" w:rsidRPr="00863A8E">
        <w:rPr>
          <w:rStyle w:val="NormalTok"/>
        </w:rPr>
        <w:t xml:space="preserve"> )</w:t>
      </w:r>
    </w:p>
    <w:p w14:paraId="1D2BDE2B" w14:textId="77777777" w:rsidR="007C0A0D" w:rsidRPr="00863A8E" w:rsidRDefault="007C0A0D" w:rsidP="007C0A0D">
      <w:pPr>
        <w:pStyle w:val="FirstParagraph"/>
      </w:pPr>
      <w:r w:rsidRPr="00863A8E">
        <w:t>Now we cut the distance data into these ranges and compute the daily duration spent in each range:</w:t>
      </w:r>
    </w:p>
    <w:p w14:paraId="36F6D4FD" w14:textId="678E5AC2" w:rsidR="007C0A0D" w:rsidRPr="00160B18" w:rsidRDefault="00160B18" w:rsidP="00F61D20">
      <w:pPr>
        <w:pStyle w:val="SourceCode"/>
        <w:spacing w:line="240" w:lineRule="auto"/>
        <w:rPr>
          <w:lang w:val="de-DE"/>
          <w:rPrChange w:id="1089" w:author="Johannes Zauner" w:date="2025-12-13T05:15:00Z" w16du:dateUtc="2025-12-13T04:15:00Z">
            <w:rPr>
              <w:color w:val="003B4F"/>
              <w:shd w:val="clear" w:color="auto" w:fill="F1F3F5"/>
            </w:rPr>
          </w:rPrChange>
        </w:rPr>
      </w:pPr>
      <w:bookmarkStart w:id="1090" w:name="annotated-cell-31"/>
      <w:ins w:id="1091" w:author="Johannes Zauner" w:date="2025-12-13T05:15:00Z">
        <w:r w:rsidRPr="00160B18">
          <w:rPr>
            <w:b/>
            <w:bCs/>
            <w:lang w:val="de-DE"/>
            <w:rPrChange w:id="1092" w:author="Johannes Zauner" w:date="2025-12-13T05:15:00Z" w16du:dateUtc="2025-12-13T04:15:00Z">
              <w:rPr>
                <w:lang w:val="de-DE"/>
              </w:rPr>
            </w:rPrChange>
          </w:rPr>
          <w:t>Calculate daily duration within viewing distance range</w:t>
        </w:r>
      </w:ins>
      <w:ins w:id="1093" w:author="Johannes Zauner" w:date="2025-12-13T05:08:00Z" w16du:dateUtc="2025-12-13T04:08:00Z">
        <w:r w:rsidR="008C4DD3">
          <w:rPr>
            <w:color w:val="4758AB"/>
            <w:shd w:val="clear" w:color="auto" w:fill="F1F3F5"/>
            <w:lang w:val="de-DE"/>
          </w:rPr>
          <w:br/>
        </w:r>
      </w:ins>
      <w:ins w:id="1094" w:author="Johannes Zauner" w:date="2025-12-12T19:31:00Z" w16du:dateUtc="2025-12-12T18:31:00Z">
        <w:r w:rsidR="00863A8E">
          <w:rPr>
            <w:rStyle w:val="NormalTok"/>
          </w:rPr>
          <w:t>1</w:t>
        </w:r>
      </w:ins>
      <w:ins w:id="1095" w:author="Johannes Zauner" w:date="2025-12-12T20:49:00Z" w16du:dateUtc="2025-12-12T19:49:00Z">
        <w:r w:rsidR="0056723D">
          <w:rPr>
            <w:rStyle w:val="NormalTok"/>
          </w:rPr>
          <w:t xml:space="preserve"> </w:t>
        </w:r>
      </w:ins>
      <w:ins w:id="1096" w:author="Johannes Zauner" w:date="2025-12-12T19:31:00Z" w16du:dateUtc="2025-12-12T18:31:00Z">
        <w:r w:rsidR="00863A8E">
          <w:rPr>
            <w:rStyle w:val="NormalTok"/>
          </w:rPr>
          <w:t xml:space="preserve"> </w:t>
        </w:r>
      </w:ins>
      <w:r w:rsidR="007C0A0D" w:rsidRPr="00863A8E">
        <w:rPr>
          <w:rStyle w:val="NormalTok"/>
        </w:rPr>
        <w:t xml:space="preserve">dataCC </w:t>
      </w:r>
      <w:r w:rsidR="007C0A0D" w:rsidRPr="00863A8E">
        <w:rPr>
          <w:rStyle w:val="SpecialCharTok"/>
        </w:rPr>
        <w:t>|&gt;</w:t>
      </w:r>
      <w:r w:rsidR="007C0A0D" w:rsidRPr="00863A8E">
        <w:rPr>
          <w:rStyle w:val="NormalTok"/>
        </w:rPr>
        <w:t xml:space="preserve"> </w:t>
      </w:r>
      <w:r w:rsidR="007C0A0D" w:rsidRPr="00863A8E">
        <w:br/>
      </w:r>
      <w:ins w:id="1097" w:author="Johannes Zauner" w:date="2025-12-12T19:31:00Z" w16du:dateUtc="2025-12-12T18:31:00Z">
        <w:r w:rsidR="00863A8E">
          <w:rPr>
            <w:rStyle w:val="NormalTok"/>
          </w:rPr>
          <w:t>2</w:t>
        </w:r>
      </w:ins>
      <w:ins w:id="1098" w:author="Johannes Zauner" w:date="2025-12-12T20:49:00Z" w16du:dateUtc="2025-12-12T19:49:00Z">
        <w:r w:rsidR="0056723D">
          <w:rPr>
            <w:rStyle w:val="NormalTok"/>
          </w:rPr>
          <w:t xml:space="preserve"> </w:t>
        </w:r>
      </w:ins>
      <w:r w:rsidR="007C0A0D" w:rsidRPr="00863A8E">
        <w:rPr>
          <w:rStyle w:val="NormalTok"/>
        </w:rPr>
        <w:t xml:space="preserve">  </w:t>
      </w:r>
      <w:r w:rsidR="007C0A0D" w:rsidRPr="00863A8E">
        <w:rPr>
          <w:rStyle w:val="FunctionTok"/>
        </w:rPr>
        <w:t>mutate</w:t>
      </w:r>
      <w:del w:id="1099" w:author="zusammenlegung" w:date="2025-12-12T19:01:00Z" w16du:dateUtc="2025-12-12T18:01:00Z">
        <w:r w:rsidR="00504768">
          <w:rPr>
            <w:rStyle w:val="NormalTok"/>
          </w:rPr>
          <w:delText>(</w:delText>
        </w:r>
        <w:r w:rsidR="00187CCB">
          <w:rPr>
            <w:rStyle w:val="CommentTok"/>
          </w:rPr>
          <w:delText># categorize distances:</w:delText>
        </w:r>
        <w:r w:rsidR="00187CCB">
          <w:br/>
        </w:r>
        <w:r w:rsidR="00187CCB">
          <w:rPr>
            <w:rStyle w:val="AttributeTok"/>
          </w:rPr>
          <w:delText xml:space="preserve">    </w:delText>
        </w:r>
      </w:del>
      <w:ins w:id="1100" w:author="zusammenlegung" w:date="2025-12-12T19:01:00Z" w16du:dateUtc="2025-12-12T18:01:00Z">
        <w:r w:rsidR="007C0A0D" w:rsidRPr="00C673E9">
          <w:rPr>
            <w:rStyle w:val="NormalTok"/>
            <w:rFonts w:ascii="Arial" w:hAnsi="Arial" w:cs="Arial"/>
          </w:rPr>
          <w:t>(</w:t>
        </w:r>
      </w:ins>
      <w:r w:rsidR="007C0A0D" w:rsidRPr="00863A8E">
        <w:rPr>
          <w:rStyle w:val="AttributeTok"/>
        </w:rPr>
        <w:t>Dis_range =</w:t>
      </w:r>
      <w:r w:rsidR="007C0A0D" w:rsidRPr="00863A8E">
        <w:rPr>
          <w:rStyle w:val="NormalTok"/>
        </w:rPr>
        <w:t xml:space="preserve"> </w:t>
      </w:r>
      <w:ins w:id="1101" w:author="Johannes Zauner" w:date="2025-12-12T19:31:00Z" w16du:dateUtc="2025-12-12T18:31:00Z">
        <w:r w:rsidR="00863A8E">
          <w:rPr>
            <w:rStyle w:val="NormalTok"/>
          </w:rPr>
          <w:br/>
        </w:r>
        <w:r w:rsidR="00863A8E" w:rsidRPr="00E15100">
          <w:rPr>
            <w:rStyle w:val="NormalTok"/>
          </w:rPr>
          <w:t>3</w:t>
        </w:r>
      </w:ins>
      <w:ins w:id="1102" w:author="Johannes Zauner" w:date="2025-12-12T20:49:00Z" w16du:dateUtc="2025-12-12T19:49:00Z">
        <w:r w:rsidR="0056723D">
          <w:rPr>
            <w:rStyle w:val="NormalTok"/>
          </w:rPr>
          <w:t xml:space="preserve"> </w:t>
        </w:r>
      </w:ins>
      <w:ins w:id="1103" w:author="Johannes Zauner" w:date="2025-12-12T19:31:00Z" w16du:dateUtc="2025-12-12T18:31:00Z">
        <w:r w:rsidR="00863A8E" w:rsidRPr="00E15100">
          <w:rPr>
            <w:rStyle w:val="NormalTok"/>
            <w:rFonts w:cs="Consolas"/>
          </w:rPr>
          <w:t xml:space="preserve"> </w:t>
        </w:r>
        <w:r w:rsidR="00863A8E">
          <w:rPr>
            <w:rStyle w:val="FunctionTok"/>
          </w:rPr>
          <w:t xml:space="preserve">           </w:t>
        </w:r>
      </w:ins>
      <w:r w:rsidR="007C0A0D" w:rsidRPr="00863A8E">
        <w:rPr>
          <w:rStyle w:val="FunctionTok"/>
        </w:rPr>
        <w:t>cut</w:t>
      </w:r>
      <w:r w:rsidR="007C0A0D" w:rsidRPr="00863A8E">
        <w:rPr>
          <w:rStyle w:val="NormalTok"/>
        </w:rPr>
        <w:t xml:space="preserve">(Dis, </w:t>
      </w:r>
      <w:r w:rsidR="007C0A0D" w:rsidRPr="00863A8E">
        <w:rPr>
          <w:rStyle w:val="AttributeTok"/>
        </w:rPr>
        <w:t>breaks =</w:t>
      </w:r>
      <w:r w:rsidR="007C0A0D" w:rsidRPr="00863A8E">
        <w:rPr>
          <w:rStyle w:val="NormalTok"/>
        </w:rPr>
        <w:t xml:space="preserve"> dist_breaks, </w:t>
      </w:r>
      <w:r w:rsidR="007C0A0D" w:rsidRPr="00863A8E">
        <w:rPr>
          <w:rStyle w:val="AttributeTok"/>
        </w:rPr>
        <w:t>labels =</w:t>
      </w:r>
      <w:r w:rsidR="007C0A0D" w:rsidRPr="00863A8E">
        <w:rPr>
          <w:rStyle w:val="NormalTok"/>
        </w:rPr>
        <w:t xml:space="preserve"> dist_labels</w:t>
      </w:r>
      <w:del w:id="1104" w:author="zusammenlegung" w:date="2025-12-12T19:01:00Z" w16du:dateUtc="2025-12-12T18:01:00Z">
        <w:r w:rsidR="00504768">
          <w:rPr>
            <w:rStyle w:val="NormalTok"/>
          </w:rPr>
          <w:delText>)</w:delText>
        </w:r>
        <w:r w:rsidR="00187CCB">
          <w:rPr>
            <w:rStyle w:val="NormalTok"/>
          </w:rPr>
          <w:br/>
          <w:delText xml:space="preserve">  </w:delText>
        </w:r>
        <w:r w:rsidR="00504768">
          <w:rPr>
            <w:rStyle w:val="NormalTok"/>
          </w:rPr>
          <w:delText>)</w:delText>
        </w:r>
      </w:del>
      <w:ins w:id="1105" w:author="zusammenlegung" w:date="2025-12-12T19:01:00Z" w16du:dateUtc="2025-12-12T18:01:00Z">
        <w:r w:rsidR="007C0A0D" w:rsidRPr="00C673E9">
          <w:rPr>
            <w:rStyle w:val="NormalTok"/>
            <w:rFonts w:ascii="Arial" w:hAnsi="Arial" w:cs="Arial"/>
          </w:rPr>
          <w:t>))</w:t>
        </w:r>
      </w:ins>
      <w:r w:rsidR="007C0A0D" w:rsidRPr="00863A8E">
        <w:rPr>
          <w:rStyle w:val="NormalTok"/>
        </w:rPr>
        <w:t xml:space="preserve"> </w:t>
      </w:r>
      <w:r w:rsidR="007C0A0D" w:rsidRPr="00863A8E">
        <w:rPr>
          <w:rStyle w:val="SpecialCharTok"/>
        </w:rPr>
        <w:t>|&gt;</w:t>
      </w:r>
      <w:r w:rsidR="007C0A0D" w:rsidRPr="00863A8E">
        <w:rPr>
          <w:rStyle w:val="NormalTok"/>
        </w:rPr>
        <w:br/>
      </w:r>
      <w:ins w:id="1106" w:author="Johannes Zauner" w:date="2025-12-12T19:32:00Z" w16du:dateUtc="2025-12-12T18:32:00Z">
        <w:r w:rsidR="00863A8E">
          <w:rPr>
            <w:rStyle w:val="NormalTok"/>
          </w:rPr>
          <w:t>4</w:t>
        </w:r>
      </w:ins>
      <w:ins w:id="1107" w:author="Johannes Zauner" w:date="2025-12-12T20:49:00Z" w16du:dateUtc="2025-12-12T19:49:00Z">
        <w:r w:rsidR="0056723D">
          <w:rPr>
            <w:rStyle w:val="NormalTok"/>
          </w:rPr>
          <w:t xml:space="preserve"> </w:t>
        </w:r>
      </w:ins>
      <w:ins w:id="1108" w:author="Johannes Zauner" w:date="2025-12-12T19:32:00Z" w16du:dateUtc="2025-12-12T18:32:00Z">
        <w:r w:rsidR="00863A8E">
          <w:rPr>
            <w:rStyle w:val="NormalTok"/>
          </w:rPr>
          <w:t xml:space="preserve"> </w:t>
        </w:r>
      </w:ins>
      <w:r w:rsidR="007C0A0D" w:rsidRPr="00E15100">
        <w:rPr>
          <w:rStyle w:val="NormalTok"/>
        </w:rPr>
        <w:t xml:space="preserve">  d</w:t>
      </w:r>
      <w:r w:rsidR="007C0A0D" w:rsidRPr="00E15100">
        <w:rPr>
          <w:rStyle w:val="FunctionTok"/>
        </w:rPr>
        <w:t>rop_na</w:t>
      </w:r>
      <w:r w:rsidR="007C0A0D" w:rsidRPr="00E15100">
        <w:rPr>
          <w:rStyle w:val="NormalTok"/>
        </w:rPr>
        <w:t>(Dis_range)</w:t>
      </w:r>
      <w:r w:rsidR="007C0A0D" w:rsidRPr="00863A8E">
        <w:rPr>
          <w:rStyle w:val="NormalTok"/>
          <w:color w:val="BFBFBF" w:themeColor="background1" w:themeShade="BF"/>
        </w:rPr>
        <w:t xml:space="preserve"> </w:t>
      </w:r>
      <w:r w:rsidR="007C0A0D" w:rsidRPr="00E15100">
        <w:rPr>
          <w:rStyle w:val="SpecialCharTok"/>
        </w:rPr>
        <w:t>|&gt;</w:t>
      </w:r>
      <w:del w:id="1109" w:author="zusammenlegung" w:date="2025-12-12T19:01:00Z" w16du:dateUtc="2025-12-12T18:01:00Z">
        <w:r w:rsidR="00504768" w:rsidRPr="00E15100">
          <w:rPr>
            <w:rStyle w:val="SpecialCharTok"/>
          </w:rPr>
          <w:delText xml:space="preserve">           </w:delText>
        </w:r>
        <w:r w:rsidR="00187CCB" w:rsidRPr="00E15100">
          <w:rPr>
            <w:rStyle w:val="SpecialCharTok"/>
          </w:rPr>
          <w:delText xml:space="preserve">     </w:delText>
        </w:r>
        <w:r w:rsidR="00504768" w:rsidRPr="00E15100">
          <w:rPr>
            <w:rStyle w:val="SpecialCharTok"/>
          </w:rPr>
          <w:delText># remove intervals with no data</w:delText>
        </w:r>
      </w:del>
      <w:r w:rsidR="007C0A0D" w:rsidRPr="00E15100">
        <w:rPr>
          <w:rStyle w:val="SpecialCharTok"/>
        </w:rPr>
        <w:br/>
      </w:r>
      <w:ins w:id="1110" w:author="Johannes Zauner" w:date="2025-12-12T19:32:00Z" w16du:dateUtc="2025-12-12T18:32:00Z">
        <w:r w:rsidR="00863A8E">
          <w:rPr>
            <w:rStyle w:val="NormalTok"/>
          </w:rPr>
          <w:t>5</w:t>
        </w:r>
      </w:ins>
      <w:ins w:id="1111" w:author="Johannes Zauner" w:date="2025-12-12T20:49:00Z" w16du:dateUtc="2025-12-12T19:49:00Z">
        <w:r w:rsidR="0056723D">
          <w:rPr>
            <w:rStyle w:val="NormalTok"/>
          </w:rPr>
          <w:t xml:space="preserve"> </w:t>
        </w:r>
      </w:ins>
      <w:ins w:id="1112" w:author="Johannes Zauner" w:date="2025-12-12T19:32:00Z" w16du:dateUtc="2025-12-12T18:32:00Z">
        <w:r w:rsidR="00863A8E">
          <w:rPr>
            <w:rStyle w:val="NormalTok"/>
          </w:rPr>
          <w:t xml:space="preserve"> </w:t>
        </w:r>
      </w:ins>
      <w:r w:rsidR="007C0A0D" w:rsidRPr="00863A8E">
        <w:rPr>
          <w:rStyle w:val="NormalTok"/>
        </w:rPr>
        <w:t xml:space="preserve">  </w:t>
      </w:r>
      <w:r w:rsidR="007C0A0D" w:rsidRPr="00863A8E">
        <w:rPr>
          <w:rStyle w:val="FunctionTok"/>
        </w:rPr>
        <w:t>group_by</w:t>
      </w:r>
      <w:r w:rsidR="007C0A0D" w:rsidRPr="00863A8E">
        <w:rPr>
          <w:rStyle w:val="NormalTok"/>
        </w:rPr>
        <w:t xml:space="preserve">(Dis_range, </w:t>
      </w:r>
      <w:r w:rsidR="007C0A0D" w:rsidRPr="00863A8E">
        <w:rPr>
          <w:rStyle w:val="AttributeTok"/>
        </w:rPr>
        <w:t>.add =</w:t>
      </w:r>
      <w:r w:rsidR="007C0A0D" w:rsidRPr="00863A8E">
        <w:rPr>
          <w:rStyle w:val="NormalTok"/>
        </w:rPr>
        <w:t xml:space="preserve"> </w:t>
      </w:r>
      <w:r w:rsidR="007C0A0D" w:rsidRPr="00863A8E">
        <w:rPr>
          <w:rStyle w:val="ConstantTok"/>
        </w:rPr>
        <w:t>TRUE</w:t>
      </w:r>
      <w:r w:rsidR="007C0A0D" w:rsidRPr="00863A8E">
        <w:rPr>
          <w:rStyle w:val="NormalTok"/>
        </w:rPr>
        <w:t xml:space="preserve">) </w:t>
      </w:r>
      <w:r w:rsidR="007C0A0D" w:rsidRPr="00863A8E">
        <w:rPr>
          <w:rStyle w:val="SpecialCharTok"/>
        </w:rPr>
        <w:t>|&gt;</w:t>
      </w:r>
      <w:del w:id="1113" w:author="zusammenlegung" w:date="2025-12-12T19:01:00Z" w16du:dateUtc="2025-12-12T18:01:00Z">
        <w:r w:rsidR="00504768">
          <w:rPr>
            <w:rStyle w:val="NormalTok"/>
          </w:rPr>
          <w:delText xml:space="preserve">  </w:delText>
        </w:r>
        <w:r w:rsidR="00504768">
          <w:rPr>
            <w:rStyle w:val="CommentTok"/>
          </w:rPr>
          <w:delText># group by distance range</w:delText>
        </w:r>
      </w:del>
      <w:r w:rsidR="007C0A0D" w:rsidRPr="00863A8E">
        <w:br/>
      </w:r>
      <w:ins w:id="1114" w:author="Johannes Zauner" w:date="2025-12-12T19:32:00Z" w16du:dateUtc="2025-12-12T18:32:00Z">
        <w:r w:rsidR="00863A8E">
          <w:rPr>
            <w:rStyle w:val="NormalTok"/>
          </w:rPr>
          <w:t>6</w:t>
        </w:r>
      </w:ins>
      <w:ins w:id="1115" w:author="Johannes Zauner" w:date="2025-12-12T20:49:00Z" w16du:dateUtc="2025-12-12T19:49:00Z">
        <w:r w:rsidR="0056723D">
          <w:rPr>
            <w:rStyle w:val="NormalTok"/>
          </w:rPr>
          <w:t xml:space="preserve"> </w:t>
        </w:r>
      </w:ins>
      <w:ins w:id="1116" w:author="Johannes Zauner" w:date="2025-12-12T19:32:00Z" w16du:dateUtc="2025-12-12T18:32:00Z">
        <w:r w:rsidR="00863A8E">
          <w:rPr>
            <w:rStyle w:val="NormalTok"/>
          </w:rPr>
          <w:t xml:space="preserve"> </w:t>
        </w:r>
      </w:ins>
      <w:r w:rsidR="007C0A0D" w:rsidRPr="00863A8E">
        <w:rPr>
          <w:rStyle w:val="NormalTok"/>
        </w:rPr>
        <w:t xml:space="preserve">  </w:t>
      </w:r>
      <w:r w:rsidR="007C0A0D" w:rsidRPr="00863A8E">
        <w:rPr>
          <w:rStyle w:val="FunctionTok"/>
        </w:rPr>
        <w:t>durations</w:t>
      </w:r>
      <w:r w:rsidR="007C0A0D" w:rsidRPr="00863A8E">
        <w:rPr>
          <w:rStyle w:val="NormalTok"/>
        </w:rPr>
        <w:t xml:space="preserve">(Dis) </w:t>
      </w:r>
      <w:r w:rsidR="007C0A0D" w:rsidRPr="00863A8E">
        <w:rPr>
          <w:rStyle w:val="SpecialCharTok"/>
        </w:rPr>
        <w:t>|&gt;</w:t>
      </w:r>
      <w:del w:id="1117" w:author="zusammenlegung" w:date="2025-12-12T19:01:00Z" w16du:dateUtc="2025-12-12T18:01:00Z">
        <w:r w:rsidR="00504768">
          <w:rPr>
            <w:rStyle w:val="NormalTok"/>
          </w:rPr>
          <w:delText xml:space="preserve">              </w:delText>
        </w:r>
        <w:r w:rsidR="00187CCB">
          <w:rPr>
            <w:rStyle w:val="NormalTok"/>
          </w:rPr>
          <w:delText xml:space="preserve">     </w:delText>
        </w:r>
        <w:r w:rsidR="00504768">
          <w:rPr>
            <w:rStyle w:val="NormalTok"/>
          </w:rPr>
          <w:delText xml:space="preserve"> </w:delText>
        </w:r>
        <w:r w:rsidR="00504768">
          <w:rPr>
            <w:rStyle w:val="CommentTok"/>
          </w:rPr>
          <w:delText># duration per range per day</w:delText>
        </w:r>
        <w:r w:rsidR="00504768">
          <w:br/>
        </w:r>
        <w:r w:rsidR="00187CCB">
          <w:rPr>
            <w:rStyle w:val="CommentTok"/>
          </w:rPr>
          <w:delText xml:space="preserve">  # wide format (ranges as columns):</w:delText>
        </w:r>
      </w:del>
      <w:r w:rsidR="007C0A0D" w:rsidRPr="00863A8E">
        <w:br/>
      </w:r>
      <w:ins w:id="1118" w:author="Johannes Zauner" w:date="2025-12-12T19:32:00Z" w16du:dateUtc="2025-12-12T18:32:00Z">
        <w:r w:rsidR="00863A8E">
          <w:rPr>
            <w:rStyle w:val="NormalTok"/>
          </w:rPr>
          <w:t>7</w:t>
        </w:r>
      </w:ins>
      <w:ins w:id="1119" w:author="Johannes Zauner" w:date="2025-12-12T20:49:00Z" w16du:dateUtc="2025-12-12T19:49:00Z">
        <w:r w:rsidR="0056723D">
          <w:rPr>
            <w:rStyle w:val="NormalTok"/>
          </w:rPr>
          <w:t xml:space="preserve"> </w:t>
        </w:r>
      </w:ins>
      <w:ins w:id="1120" w:author="Johannes Zauner" w:date="2025-12-12T19:32:00Z" w16du:dateUtc="2025-12-12T18:32:00Z">
        <w:r w:rsidR="00863A8E">
          <w:rPr>
            <w:rStyle w:val="NormalTok"/>
          </w:rPr>
          <w:t xml:space="preserve"> </w:t>
        </w:r>
      </w:ins>
      <w:r w:rsidR="007C0A0D" w:rsidRPr="00863A8E">
        <w:rPr>
          <w:rStyle w:val="NormalTok"/>
        </w:rPr>
        <w:t xml:space="preserve">  </w:t>
      </w:r>
      <w:r w:rsidR="007C0A0D" w:rsidRPr="00863A8E">
        <w:rPr>
          <w:rStyle w:val="FunctionTok"/>
        </w:rPr>
        <w:t>pivot_wider</w:t>
      </w:r>
      <w:r w:rsidR="007C0A0D" w:rsidRPr="00863A8E">
        <w:rPr>
          <w:rStyle w:val="NormalTok"/>
        </w:rPr>
        <w:t>(</w:t>
      </w:r>
      <w:r w:rsidR="007C0A0D" w:rsidRPr="00863A8E">
        <w:rPr>
          <w:rStyle w:val="AttributeTok"/>
        </w:rPr>
        <w:t>names_from =</w:t>
      </w:r>
      <w:r w:rsidR="007C0A0D" w:rsidRPr="00863A8E">
        <w:rPr>
          <w:rStyle w:val="NormalTok"/>
        </w:rPr>
        <w:t xml:space="preserve"> Dis_range, </w:t>
      </w:r>
      <w:r w:rsidR="007C0A0D" w:rsidRPr="00863A8E">
        <w:rPr>
          <w:rStyle w:val="AttributeTok"/>
        </w:rPr>
        <w:t>values_from =</w:t>
      </w:r>
      <w:r w:rsidR="007C0A0D" w:rsidRPr="00863A8E">
        <w:rPr>
          <w:rStyle w:val="NormalTok"/>
        </w:rPr>
        <w:t xml:space="preserve"> duration) </w:t>
      </w:r>
      <w:r w:rsidR="007C0A0D" w:rsidRPr="00863A8E">
        <w:rPr>
          <w:rStyle w:val="SpecialCharTok"/>
        </w:rPr>
        <w:t>|&gt;</w:t>
      </w:r>
      <w:r w:rsidR="007C0A0D" w:rsidRPr="00863A8E">
        <w:rPr>
          <w:rStyle w:val="SpecialCharTok"/>
        </w:rPr>
        <w:br/>
      </w:r>
      <w:ins w:id="1121" w:author="Johannes Zauner" w:date="2025-12-12T19:32:00Z" w16du:dateUtc="2025-12-12T18:32:00Z">
        <w:r w:rsidR="00863A8E">
          <w:rPr>
            <w:rStyle w:val="NormalTok"/>
            <w:rFonts w:cs="Consolas"/>
          </w:rPr>
          <w:t>8</w:t>
        </w:r>
      </w:ins>
      <w:ins w:id="1122" w:author="Johannes Zauner" w:date="2025-12-12T20:49:00Z" w16du:dateUtc="2025-12-12T19:49:00Z">
        <w:r w:rsidR="0056723D">
          <w:rPr>
            <w:rStyle w:val="NormalTok"/>
          </w:rPr>
          <w:t xml:space="preserve"> </w:t>
        </w:r>
      </w:ins>
      <w:ins w:id="1123" w:author="Johannes Zauner" w:date="2025-12-12T19:32:00Z" w16du:dateUtc="2025-12-12T18:32:00Z">
        <w:r w:rsidR="00863A8E">
          <w:rPr>
            <w:rStyle w:val="NormalTok"/>
            <w:rFonts w:cs="Consolas"/>
          </w:rPr>
          <w:t xml:space="preserve"> </w:t>
        </w:r>
      </w:ins>
      <w:r w:rsidR="007C0A0D" w:rsidRPr="00863A8E">
        <w:rPr>
          <w:rStyle w:val="NormalTok"/>
          <w:rFonts w:cs="Consolas"/>
        </w:rPr>
        <w:t xml:space="preserve">  </w:t>
      </w:r>
      <w:del w:id="1124" w:author="zusammenlegung" w:date="2025-12-12T19:01:00Z" w16du:dateUtc="2025-12-12T18:01:00Z">
        <w:r w:rsidR="00504768" w:rsidRPr="00863A8E">
          <w:rPr>
            <w:rStyle w:val="FunctionTok"/>
            <w:rFonts w:cs="Consolas"/>
          </w:rPr>
          <w:delText>to_</w:delText>
        </w:r>
      </w:del>
      <w:ins w:id="1125" w:author="zusammenlegung" w:date="2025-12-12T19:01:00Z" w16du:dateUtc="2025-12-12T18:01:00Z">
        <w:r w:rsidR="007C0A0D" w:rsidRPr="00863A8E">
          <w:rPr>
            <w:rStyle w:val="FunctionTok"/>
            <w:rFonts w:cs="Consolas"/>
          </w:rPr>
          <w:t>ungroup</w:t>
        </w:r>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ins>
      <w:ins w:id="1126" w:author="Johannes Zauner" w:date="2025-12-12T19:32:00Z" w16du:dateUtc="2025-12-12T18:32:00Z">
        <w:r w:rsidR="00863A8E">
          <w:rPr>
            <w:rStyle w:val="NormalTok"/>
            <w:rFonts w:cs="Consolas"/>
          </w:rPr>
          <w:t>9</w:t>
        </w:r>
      </w:ins>
      <w:ins w:id="1127" w:author="Johannes Zauner" w:date="2025-12-12T20:49:00Z" w16du:dateUtc="2025-12-12T19:49:00Z">
        <w:r w:rsidR="0056723D">
          <w:rPr>
            <w:rStyle w:val="NormalTok"/>
          </w:rPr>
          <w:t xml:space="preserve"> </w:t>
        </w:r>
      </w:ins>
      <w:ins w:id="1128" w:author="Johannes Zauner" w:date="2025-12-12T19:32:00Z" w16du:dateUtc="2025-12-12T18:32:00Z">
        <w:r w:rsidR="00863A8E">
          <w:rPr>
            <w:rStyle w:val="NormalTok"/>
            <w:rFonts w:cs="Consolas"/>
          </w:rPr>
          <w:t xml:space="preserve"> </w:t>
        </w:r>
      </w:ins>
      <w:ins w:id="1129" w:author="zusammenlegung" w:date="2025-12-12T19:01:00Z" w16du:dateUtc="2025-12-12T18:01:00Z">
        <w:r w:rsidR="007C0A0D" w:rsidRPr="00863A8E">
          <w:rPr>
            <w:rStyle w:val="NormalTok"/>
            <w:rFonts w:cs="Consolas"/>
          </w:rPr>
          <w:t xml:space="preserve">  </w:t>
        </w:r>
      </w:ins>
      <w:r w:rsidR="007C0A0D" w:rsidRPr="00863A8E">
        <w:rPr>
          <w:rStyle w:val="FunctionTok"/>
          <w:rFonts w:cs="Consolas"/>
        </w:rPr>
        <w:t>mean_daily</w:t>
      </w:r>
      <w:del w:id="1130" w:author="zusammenlegung" w:date="2025-12-12T19:01:00Z" w16du:dateUtc="2025-12-12T18:01:00Z">
        <w:r w:rsidR="00504768" w:rsidRPr="00863A8E">
          <w:rPr>
            <w:rStyle w:val="NormalTok"/>
            <w:rFonts w:cs="Consolas"/>
          </w:rPr>
          <w:delText>(</w:delText>
        </w:r>
        <w:r w:rsidR="00504768" w:rsidRPr="00863A8E">
          <w:rPr>
            <w:rStyle w:val="StringTok"/>
            <w:rFonts w:cs="Consolas"/>
          </w:rPr>
          <w:delText>""</w:delText>
        </w:r>
        <w:r w:rsidR="00504768" w:rsidRPr="00863A8E">
          <w:rPr>
            <w:rStyle w:val="NormalTok"/>
            <w:rFonts w:cs="Consolas"/>
          </w:rPr>
          <w:delText>)</w:delText>
        </w:r>
      </w:del>
      <w:ins w:id="1131" w:author="zusammenlegung" w:date="2025-12-12T19:01:00Z" w16du:dateUtc="2025-12-12T18:01:00Z">
        <w:r w:rsidR="007C0A0D" w:rsidRPr="00863A8E">
          <w:rPr>
            <w:rStyle w:val="NormalTok"/>
            <w:rFonts w:cs="Consolas"/>
          </w:rPr>
          <w:t>(</w:t>
        </w:r>
        <w:r w:rsidR="007C0A0D" w:rsidRPr="00863A8E">
          <w:rPr>
            <w:rStyle w:val="AttributeTok"/>
            <w:rFonts w:cs="Consolas"/>
          </w:rPr>
          <w:t>prefix =</w:t>
        </w:r>
        <w:r w:rsidR="007C0A0D" w:rsidRPr="00863A8E">
          <w:rPr>
            <w:rStyle w:val="NormalTok"/>
            <w:rFonts w:cs="Consolas"/>
          </w:rPr>
          <w:t xml:space="preserve"> </w:t>
        </w:r>
        <w:r w:rsidR="007C0A0D" w:rsidRPr="00863A8E">
          <w:rPr>
            <w:rStyle w:val="StringTok"/>
            <w:rFonts w:cs="Consolas"/>
          </w:rPr>
          <w:t>""</w:t>
        </w:r>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ins>
      <w:ins w:id="1132" w:author="Johannes Zauner" w:date="2025-12-12T19:32:00Z" w16du:dateUtc="2025-12-12T18:32:00Z">
        <w:r w:rsidR="00863A8E">
          <w:rPr>
            <w:rStyle w:val="NormalTok"/>
            <w:rFonts w:cs="Consolas"/>
          </w:rPr>
          <w:t>10</w:t>
        </w:r>
      </w:ins>
      <w:ins w:id="1133" w:author="Johannes Zauner" w:date="2025-12-12T20:49:00Z" w16du:dateUtc="2025-12-12T19:49:00Z">
        <w:r w:rsidR="0056723D">
          <w:rPr>
            <w:rStyle w:val="NormalTok"/>
          </w:rPr>
          <w:t xml:space="preserve"> </w:t>
        </w:r>
      </w:ins>
      <w:ins w:id="1134" w:author="zusammenlegung" w:date="2025-12-12T19:01:00Z" w16du:dateUtc="2025-12-12T18:01:00Z">
        <w:r w:rsidR="007C0A0D" w:rsidRPr="00863A8E">
          <w:rPr>
            <w:rStyle w:val="NormalTok"/>
            <w:rFonts w:cs="Consolas"/>
          </w:rPr>
          <w:t xml:space="preserve">  </w:t>
        </w:r>
        <w:r w:rsidR="007C0A0D" w:rsidRPr="00863A8E">
          <w:rPr>
            <w:rStyle w:val="FunctionTok"/>
            <w:rFonts w:cs="Consolas"/>
          </w:rPr>
          <w:t>pivot_longer</w:t>
        </w:r>
        <w:r w:rsidR="007C0A0D" w:rsidRPr="00863A8E">
          <w:rPr>
            <w:rStyle w:val="NormalTok"/>
            <w:rFonts w:cs="Consolas"/>
          </w:rPr>
          <w:t>(</w:t>
        </w:r>
        <w:r w:rsidR="007C0A0D" w:rsidRPr="00863A8E">
          <w:rPr>
            <w:rStyle w:val="SpecialCharTok"/>
            <w:rFonts w:cs="Consolas"/>
          </w:rPr>
          <w:t>-</w:t>
        </w:r>
        <w:r w:rsidR="007C0A0D" w:rsidRPr="00863A8E">
          <w:rPr>
            <w:rStyle w:val="NormalTok"/>
            <w:rFonts w:cs="Consolas"/>
          </w:rPr>
          <w:t xml:space="preserve">Date)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ins>
      <w:ins w:id="1135" w:author="Johannes Zauner" w:date="2025-12-12T19:32:00Z" w16du:dateUtc="2025-12-12T18:32:00Z">
        <w:r w:rsidR="00863A8E">
          <w:rPr>
            <w:rStyle w:val="NormalTok"/>
            <w:rFonts w:cs="Consolas"/>
          </w:rPr>
          <w:t>11</w:t>
        </w:r>
      </w:ins>
      <w:ins w:id="1136" w:author="Johannes Zauner" w:date="2025-12-12T20:49:00Z" w16du:dateUtc="2025-12-12T19:49:00Z">
        <w:r w:rsidR="0056723D">
          <w:rPr>
            <w:rStyle w:val="NormalTok"/>
          </w:rPr>
          <w:t xml:space="preserve"> </w:t>
        </w:r>
      </w:ins>
      <w:ins w:id="1137" w:author="zusammenlegung" w:date="2025-12-12T19:01:00Z" w16du:dateUtc="2025-12-12T18:01:00Z">
        <w:r w:rsidR="007C0A0D" w:rsidRPr="00863A8E">
          <w:rPr>
            <w:rStyle w:val="NormalTok"/>
            <w:rFonts w:cs="Consolas"/>
          </w:rPr>
          <w:t xml:space="preserve">  </w:t>
        </w:r>
        <w:r w:rsidR="007C0A0D" w:rsidRPr="00863A8E">
          <w:rPr>
            <w:rStyle w:val="FunctionTok"/>
            <w:rFonts w:cs="Consolas"/>
          </w:rPr>
          <w:t>pivot_wider</w:t>
        </w:r>
        <w:r w:rsidR="007C0A0D" w:rsidRPr="00863A8E">
          <w:rPr>
            <w:rStyle w:val="NormalTok"/>
            <w:rFonts w:cs="Consolas"/>
          </w:rPr>
          <w:t>(</w:t>
        </w:r>
        <w:r w:rsidR="007C0A0D" w:rsidRPr="00863A8E">
          <w:rPr>
            <w:rStyle w:val="AttributeTok"/>
            <w:rFonts w:cs="Consolas"/>
          </w:rPr>
          <w:t>names_from =</w:t>
        </w:r>
        <w:r w:rsidR="007C0A0D" w:rsidRPr="00863A8E">
          <w:rPr>
            <w:rStyle w:val="NormalTok"/>
            <w:rFonts w:cs="Consolas"/>
          </w:rPr>
          <w:t xml:space="preserve"> Date)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ins>
      <w:ins w:id="1138" w:author="Johannes Zauner" w:date="2025-12-12T19:32:00Z" w16du:dateUtc="2025-12-12T18:32:00Z">
        <w:r w:rsidR="00863A8E">
          <w:rPr>
            <w:rStyle w:val="NormalTok"/>
            <w:rFonts w:cs="Consolas"/>
          </w:rPr>
          <w:t>12</w:t>
        </w:r>
      </w:ins>
      <w:ins w:id="1139" w:author="Johannes Zauner" w:date="2025-12-12T20:49:00Z" w16du:dateUtc="2025-12-12T19:49:00Z">
        <w:r w:rsidR="0056723D">
          <w:rPr>
            <w:rStyle w:val="NormalTok"/>
          </w:rPr>
          <w:t xml:space="preserve"> </w:t>
        </w:r>
      </w:ins>
      <w:ins w:id="1140" w:author="zusammenlegung" w:date="2025-12-12T19:01:00Z" w16du:dateUtc="2025-12-12T18:01:00Z">
        <w:r w:rsidR="007C0A0D" w:rsidRPr="00863A8E">
          <w:rPr>
            <w:rStyle w:val="NormalTok"/>
            <w:rFonts w:cs="Consolas"/>
          </w:rPr>
          <w:t xml:space="preserve">  </w:t>
        </w:r>
        <w:r w:rsidR="007C0A0D" w:rsidRPr="00863A8E">
          <w:rPr>
            <w:rStyle w:val="FunctionTok"/>
            <w:rFonts w:cs="Consolas"/>
          </w:rPr>
          <w:t>mutate</w:t>
        </w:r>
        <w:r w:rsidR="007C0A0D" w:rsidRPr="00863A8E">
          <w:rPr>
            <w:rStyle w:val="NormalTok"/>
            <w:rFonts w:cs="Consolas"/>
          </w:rPr>
          <w:t>(</w:t>
        </w:r>
        <w:r w:rsidR="007C0A0D" w:rsidRPr="00863A8E">
          <w:rPr>
            <w:rStyle w:val="AttributeTok"/>
            <w:rFonts w:cs="Consolas"/>
          </w:rPr>
          <w:t>name =</w:t>
        </w:r>
        <w:r w:rsidR="007C0A0D" w:rsidRPr="00863A8E">
          <w:rPr>
            <w:rStyle w:val="NormalTok"/>
            <w:rFonts w:cs="Consolas"/>
          </w:rPr>
          <w:t xml:space="preserve"> </w:t>
        </w:r>
        <w:r w:rsidR="007C0A0D" w:rsidRPr="00863A8E">
          <w:rPr>
            <w:rStyle w:val="FunctionTok"/>
            <w:rFonts w:cs="Consolas"/>
          </w:rPr>
          <w:t>factor</w:t>
        </w:r>
        <w:r w:rsidR="007C0A0D" w:rsidRPr="00863A8E">
          <w:rPr>
            <w:rStyle w:val="NormalTok"/>
            <w:rFonts w:cs="Consolas"/>
          </w:rPr>
          <w:t xml:space="preserve">(name, </w:t>
        </w:r>
        <w:r w:rsidR="007C0A0D" w:rsidRPr="00863A8E">
          <w:rPr>
            <w:rStyle w:val="AttributeTok"/>
            <w:rFonts w:cs="Consolas"/>
          </w:rPr>
          <w:t>levels =</w:t>
        </w:r>
        <w:r w:rsidR="007C0A0D" w:rsidRPr="00863A8E">
          <w:rPr>
            <w:rStyle w:val="NormalTok"/>
            <w:rFonts w:cs="Consolas"/>
          </w:rPr>
          <w:t xml:space="preserve"> </w:t>
        </w:r>
        <w:r w:rsidR="007C0A0D" w:rsidRPr="00863A8E">
          <w:rPr>
            <w:rStyle w:val="FunctionTok"/>
            <w:rFonts w:cs="Consolas"/>
          </w:rPr>
          <w:t>rev</w:t>
        </w:r>
        <w:r w:rsidR="007C0A0D" w:rsidRPr="00863A8E">
          <w:rPr>
            <w:rStyle w:val="NormalTok"/>
            <w:rFonts w:cs="Consolas"/>
          </w:rPr>
          <w:t xml:space="preserve">(dist_labels)))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ins>
      <w:ins w:id="1141" w:author="Johannes Zauner" w:date="2025-12-12T19:32:00Z" w16du:dateUtc="2025-12-12T18:32:00Z">
        <w:r w:rsidR="00863A8E">
          <w:rPr>
            <w:rStyle w:val="NormalTok"/>
            <w:rFonts w:cs="Consolas"/>
          </w:rPr>
          <w:lastRenderedPageBreak/>
          <w:t>13</w:t>
        </w:r>
      </w:ins>
      <w:ins w:id="1142" w:author="Johannes Zauner" w:date="2025-12-12T20:49:00Z" w16du:dateUtc="2025-12-12T19:49:00Z">
        <w:r w:rsidR="0056723D">
          <w:rPr>
            <w:rStyle w:val="NormalTok"/>
          </w:rPr>
          <w:t xml:space="preserve"> </w:t>
        </w:r>
      </w:ins>
      <w:ins w:id="1143" w:author="zusammenlegung" w:date="2025-12-12T19:01:00Z" w16du:dateUtc="2025-12-12T18:01:00Z">
        <w:r w:rsidR="007C0A0D" w:rsidRPr="00863A8E">
          <w:rPr>
            <w:rStyle w:val="NormalTok"/>
            <w:rFonts w:cs="Consolas"/>
          </w:rPr>
          <w:t xml:space="preserve">  </w:t>
        </w:r>
        <w:r w:rsidR="007C0A0D" w:rsidRPr="00863A8E">
          <w:rPr>
            <w:rStyle w:val="FunctionTok"/>
            <w:rFonts w:cs="Consolas"/>
          </w:rPr>
          <w:t>arrange</w:t>
        </w:r>
        <w:r w:rsidR="007C0A0D" w:rsidRPr="00863A8E">
          <w:rPr>
            <w:rStyle w:val="NormalTok"/>
            <w:rFonts w:cs="Consolas"/>
          </w:rPr>
          <w:t xml:space="preserve">(name)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ins>
      <w:ins w:id="1144" w:author="Johannes Zauner" w:date="2025-12-12T19:32:00Z" w16du:dateUtc="2025-12-12T18:32:00Z">
        <w:r w:rsidR="00863A8E">
          <w:rPr>
            <w:rStyle w:val="NormalTok"/>
            <w:rFonts w:cs="Consolas"/>
          </w:rPr>
          <w:t>14</w:t>
        </w:r>
      </w:ins>
      <w:ins w:id="1145" w:author="Johannes Zauner" w:date="2025-12-12T20:49:00Z" w16du:dateUtc="2025-12-12T19:49:00Z">
        <w:r w:rsidR="0056723D">
          <w:rPr>
            <w:rStyle w:val="NormalTok"/>
          </w:rPr>
          <w:t xml:space="preserve"> </w:t>
        </w:r>
      </w:ins>
      <w:ins w:id="1146" w:author="zusammenlegung" w:date="2025-12-12T19:01:00Z" w16du:dateUtc="2025-12-12T18:01:00Z">
        <w:r w:rsidR="007C0A0D" w:rsidRPr="00863A8E">
          <w:rPr>
            <w:rStyle w:val="NormalTok"/>
            <w:rFonts w:cs="Consolas"/>
          </w:rPr>
          <w:t xml:space="preserve">  </w:t>
        </w:r>
        <w:r w:rsidR="007C0A0D" w:rsidRPr="00863A8E">
          <w:rPr>
            <w:rStyle w:val="FunctionTok"/>
            <w:rFonts w:cs="Consolas"/>
          </w:rPr>
          <w:t>gt</w:t>
        </w:r>
        <w:r w:rsidR="007C0A0D" w:rsidRPr="00863A8E">
          <w:rPr>
            <w:rStyle w:val="NormalTok"/>
            <w:rFonts w:cs="Consolas"/>
          </w:rPr>
          <w:t>()</w:t>
        </w:r>
      </w:ins>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ins w:id="1147" w:author="Johannes Zauner" w:date="2025-12-12T19:32:00Z" w16du:dateUtc="2025-12-12T18:32:00Z">
        <w:r w:rsidR="00863A8E" w:rsidRPr="00E15100">
          <w:rPr>
            <w:rStyle w:val="NormalTok"/>
            <w:rFonts w:cs="Consolas"/>
          </w:rPr>
          <w:t>15</w:t>
        </w:r>
      </w:ins>
      <w:ins w:id="1148" w:author="Johannes Zauner" w:date="2025-12-12T20:49:00Z" w16du:dateUtc="2025-12-12T19:49:00Z">
        <w:r w:rsidR="0056723D">
          <w:rPr>
            <w:rStyle w:val="NormalTok"/>
          </w:rPr>
          <w:t xml:space="preserve"> </w:t>
        </w:r>
      </w:ins>
      <w:r w:rsidR="007C0A0D" w:rsidRPr="00E15100">
        <w:rPr>
          <w:rStyle w:val="FunctionTok"/>
        </w:rPr>
        <w:t xml:space="preserve">  </w:t>
      </w:r>
      <w:r w:rsidR="007C0A0D" w:rsidRPr="00E15100">
        <w:rPr>
          <w:rStyle w:val="FunctionTok"/>
          <w:rFonts w:cs="Consolas"/>
        </w:rPr>
        <w:t>fmt_duration</w:t>
      </w:r>
      <w:del w:id="1149" w:author="zusammenlegung" w:date="2025-12-12T19:01:00Z" w16du:dateUtc="2025-12-12T18:01:00Z">
        <w:r w:rsidR="00504768" w:rsidRPr="00863A8E">
          <w:rPr>
            <w:rStyle w:val="NormalTok"/>
            <w:rFonts w:cs="Consolas"/>
            <w:color w:val="BFBFBF" w:themeColor="background1" w:themeShade="BF"/>
          </w:rPr>
          <w:delText>(</w:delText>
        </w:r>
        <w:r w:rsidR="00187CCB" w:rsidRPr="00863A8E">
          <w:rPr>
            <w:rStyle w:val="CommentTok"/>
            <w:rFonts w:cs="Consolas"/>
            <w:color w:val="BFBFBF" w:themeColor="background1" w:themeShade="BF"/>
          </w:rPr>
          <w:delText># convert seconds to minutes:</w:delText>
        </w:r>
        <w:r w:rsidR="00187CCB" w:rsidRPr="00863A8E">
          <w:rPr>
            <w:rStyle w:val="NormalTok"/>
            <w:rFonts w:cs="Consolas"/>
            <w:color w:val="BFBFBF" w:themeColor="background1" w:themeShade="BF"/>
          </w:rPr>
          <w:br/>
          <w:delText xml:space="preserve">    </w:delText>
        </w:r>
      </w:del>
      <w:ins w:id="1150" w:author="zusammenlegung" w:date="2025-12-12T19:01:00Z" w16du:dateUtc="2025-12-12T18:01:00Z">
        <w:r w:rsidR="007C0A0D" w:rsidRPr="00863A8E">
          <w:rPr>
            <w:rStyle w:val="NormalTok"/>
            <w:rFonts w:cs="Consolas"/>
          </w:rPr>
          <w:t>(</w:t>
        </w:r>
      </w:ins>
      <w:r w:rsidR="007C0A0D" w:rsidRPr="00E15100">
        <w:rPr>
          <w:rStyle w:val="AttributeTok"/>
          <w:rFonts w:cs="Consolas"/>
        </w:rPr>
        <w:t>input_units =</w:t>
      </w:r>
      <w:r w:rsidR="007C0A0D" w:rsidRPr="00863A8E">
        <w:rPr>
          <w:rStyle w:val="NormalTok"/>
          <w:rFonts w:cs="Consolas"/>
          <w:color w:val="BFBFBF" w:themeColor="background1" w:themeShade="BF"/>
        </w:rPr>
        <w:t xml:space="preserve"> </w:t>
      </w:r>
      <w:r w:rsidR="007C0A0D" w:rsidRPr="00E15100">
        <w:rPr>
          <w:rStyle w:val="StringTok"/>
          <w:rFonts w:cs="Consolas"/>
        </w:rPr>
        <w:t>"seconds"</w:t>
      </w:r>
      <w:r w:rsidR="007C0A0D" w:rsidRPr="00863A8E">
        <w:rPr>
          <w:rStyle w:val="NormalTok"/>
          <w:rFonts w:cs="Consolas"/>
          <w:color w:val="BFBFBF" w:themeColor="background1" w:themeShade="BF"/>
        </w:rPr>
        <w:t xml:space="preserve">, </w:t>
      </w:r>
      <w:r w:rsidR="007C0A0D" w:rsidRPr="00E15100">
        <w:rPr>
          <w:rStyle w:val="AttributeTok"/>
          <w:rFonts w:cs="Consolas"/>
        </w:rPr>
        <w:t>output_units =</w:t>
      </w:r>
      <w:r w:rsidR="007C0A0D" w:rsidRPr="00863A8E">
        <w:rPr>
          <w:rStyle w:val="NormalTok"/>
          <w:rFonts w:cs="Consolas"/>
          <w:color w:val="BFBFBF" w:themeColor="background1" w:themeShade="BF"/>
        </w:rPr>
        <w:t xml:space="preserve"> </w:t>
      </w:r>
      <w:r w:rsidR="007C0A0D" w:rsidRPr="00E15100">
        <w:rPr>
          <w:rStyle w:val="StringTok"/>
          <w:rFonts w:cs="Consolas"/>
        </w:rPr>
        <w:t>"minutes</w:t>
      </w:r>
      <w:del w:id="1151" w:author="zusammenlegung" w:date="2025-12-12T19:01:00Z" w16du:dateUtc="2025-12-12T18:01:00Z">
        <w:r w:rsidR="00504768" w:rsidRPr="00E15100">
          <w:rPr>
            <w:rStyle w:val="StringTok"/>
            <w:rFonts w:cs="Consolas"/>
          </w:rPr>
          <w:delText>"</w:delText>
        </w:r>
        <w:r w:rsidR="00187CCB" w:rsidRPr="00E15100">
          <w:rPr>
            <w:rStyle w:val="StringTok"/>
            <w:rFonts w:cs="Consolas"/>
          </w:rPr>
          <w:br/>
          <w:delText xml:space="preserve">  </w:delText>
        </w:r>
        <w:r w:rsidR="00504768" w:rsidRPr="00E15100">
          <w:rPr>
            <w:rStyle w:val="StringTok"/>
          </w:rPr>
          <w:delText xml:space="preserve">)  </w:delText>
        </w:r>
      </w:del>
      <w:ins w:id="1152" w:author="zusammenlegung" w:date="2025-12-12T19:01:00Z" w16du:dateUtc="2025-12-12T18:01:00Z">
        <w:r w:rsidR="007C0A0D" w:rsidRPr="00863A8E">
          <w:rPr>
            <w:rStyle w:val="StringTok"/>
            <w:rFonts w:cs="Consolas"/>
          </w:rPr>
          <w:t>"</w:t>
        </w:r>
        <w:r w:rsidR="007C0A0D" w:rsidRPr="00AC1D93">
          <w:rPr>
            <w:rStyle w:val="NormalTok"/>
            <w:rFonts w:cs="Consolas"/>
          </w:rPr>
          <w:t>)</w:t>
        </w:r>
      </w:ins>
    </w:p>
    <w:bookmarkEnd w:id="1090"/>
    <w:p w14:paraId="3655BEAF" w14:textId="0B2DB449" w:rsidR="007C0A0D" w:rsidRPr="003E211A" w:rsidDel="003E211A" w:rsidRDefault="007C0A0D" w:rsidP="008A0236">
      <w:pPr>
        <w:pStyle w:val="DefinitionTerm"/>
        <w:rPr>
          <w:ins w:id="1153" w:author="zusammenlegung" w:date="2025-12-12T19:01:00Z" w16du:dateUtc="2025-12-12T18:01:00Z"/>
          <w:del w:id="1154" w:author="Johannes Zauner" w:date="2025-12-12T20:15:00Z" w16du:dateUtc="2025-12-12T19:15:00Z"/>
          <w:rFonts w:ascii="Arial" w:hAnsi="Arial" w:cs="Arial"/>
          <w:b w:val="0"/>
          <w:bCs/>
          <w:rPrChange w:id="1155" w:author="Johannes Zauner" w:date="2025-12-12T20:15:00Z" w16du:dateUtc="2025-12-12T19:15:00Z">
            <w:rPr>
              <w:ins w:id="1156" w:author="zusammenlegung" w:date="2025-12-12T19:01:00Z" w16du:dateUtc="2025-12-12T18:01:00Z"/>
              <w:del w:id="1157" w:author="Johannes Zauner" w:date="2025-12-12T20:15:00Z" w16du:dateUtc="2025-12-12T19:15:00Z"/>
              <w:rFonts w:ascii="Arial" w:hAnsi="Arial" w:cs="Arial"/>
            </w:rPr>
          </w:rPrChange>
        </w:rPr>
      </w:pPr>
      <w:ins w:id="1158" w:author="zusammenlegung" w:date="2025-12-12T19:01:00Z" w16du:dateUtc="2025-12-12T18:01:00Z">
        <w:r w:rsidRPr="00C673E9">
          <w:rPr>
            <w:rFonts w:ascii="Arial" w:hAnsi="Arial" w:cs="Arial"/>
          </w:rPr>
          <w:t>Line 2</w:t>
        </w:r>
      </w:ins>
      <w:ins w:id="1159" w:author="Johannes Zauner" w:date="2025-12-12T19:35:00Z" w16du:dateUtc="2025-12-12T18:35:00Z">
        <w:r w:rsidR="00AC1D93">
          <w:rPr>
            <w:rFonts w:ascii="Arial" w:hAnsi="Arial" w:cs="Arial"/>
          </w:rPr>
          <w:t>-3</w:t>
        </w:r>
      </w:ins>
      <w:ins w:id="1160" w:author="Johannes Zauner" w:date="2025-12-12T20:15:00Z" w16du:dateUtc="2025-12-12T19:15:00Z">
        <w:r w:rsidR="003E211A">
          <w:rPr>
            <w:rFonts w:ascii="Arial" w:hAnsi="Arial" w:cs="Arial"/>
          </w:rPr>
          <w:t xml:space="preserve"> </w:t>
        </w:r>
      </w:ins>
    </w:p>
    <w:p w14:paraId="12811213" w14:textId="77777777" w:rsidR="007C0A0D" w:rsidRPr="005A2EDF" w:rsidRDefault="007C0A0D">
      <w:pPr>
        <w:pStyle w:val="DefinitionTerm"/>
        <w:rPr>
          <w:ins w:id="1161" w:author="zusammenlegung" w:date="2025-12-12T19:01:00Z" w16du:dateUtc="2025-12-12T18:01:00Z"/>
          <w:bCs/>
        </w:rPr>
        <w:pPrChange w:id="1162" w:author="Johannes Zauner" w:date="2025-12-12T20:15:00Z" w16du:dateUtc="2025-12-12T19:15:00Z">
          <w:pPr>
            <w:pStyle w:val="Definition"/>
            <w:spacing w:after="0"/>
          </w:pPr>
        </w:pPrChange>
      </w:pPr>
      <w:ins w:id="1163" w:author="zusammenlegung" w:date="2025-12-12T19:01:00Z" w16du:dateUtc="2025-12-12T18:01:00Z">
        <w:r w:rsidRPr="003E211A">
          <w:rPr>
            <w:b w:val="0"/>
            <w:bCs/>
            <w:rPrChange w:id="1164" w:author="Johannes Zauner" w:date="2025-12-12T20:15:00Z" w16du:dateUtc="2025-12-12T19:15:00Z">
              <w:rPr>
                <w:b/>
              </w:rPr>
            </w:rPrChange>
          </w:rPr>
          <w:t>Categorize distances</w:t>
        </w:r>
      </w:ins>
    </w:p>
    <w:p w14:paraId="7C9F15DA" w14:textId="4E12CCCA" w:rsidR="007C0A0D" w:rsidRPr="003E211A" w:rsidDel="003E211A" w:rsidRDefault="007C0A0D" w:rsidP="008A0236">
      <w:pPr>
        <w:pStyle w:val="DefinitionTerm"/>
        <w:rPr>
          <w:ins w:id="1165" w:author="zusammenlegung" w:date="2025-12-12T19:01:00Z" w16du:dateUtc="2025-12-12T18:01:00Z"/>
          <w:del w:id="1166" w:author="Johannes Zauner" w:date="2025-12-12T20:15:00Z" w16du:dateUtc="2025-12-12T19:15:00Z"/>
          <w:rFonts w:ascii="Arial" w:hAnsi="Arial" w:cs="Arial"/>
          <w:b w:val="0"/>
          <w:bCs/>
          <w:rPrChange w:id="1167" w:author="Johannes Zauner" w:date="2025-12-12T20:15:00Z" w16du:dateUtc="2025-12-12T19:15:00Z">
            <w:rPr>
              <w:ins w:id="1168" w:author="zusammenlegung" w:date="2025-12-12T19:01:00Z" w16du:dateUtc="2025-12-12T18:01:00Z"/>
              <w:del w:id="1169" w:author="Johannes Zauner" w:date="2025-12-12T20:15:00Z" w16du:dateUtc="2025-12-12T19:15:00Z"/>
              <w:rFonts w:ascii="Arial" w:hAnsi="Arial" w:cs="Arial"/>
            </w:rPr>
          </w:rPrChange>
        </w:rPr>
      </w:pPr>
      <w:ins w:id="1170" w:author="zusammenlegung" w:date="2025-12-12T19:01:00Z" w16du:dateUtc="2025-12-12T18:01:00Z">
        <w:r w:rsidRPr="00C673E9">
          <w:rPr>
            <w:rFonts w:ascii="Arial" w:hAnsi="Arial" w:cs="Arial"/>
          </w:rPr>
          <w:t xml:space="preserve">Line </w:t>
        </w:r>
      </w:ins>
      <w:ins w:id="1171" w:author="Johannes Zauner" w:date="2025-12-12T19:35:00Z" w16du:dateUtc="2025-12-12T18:35:00Z">
        <w:r w:rsidR="00AC1D93">
          <w:rPr>
            <w:rFonts w:ascii="Arial" w:hAnsi="Arial" w:cs="Arial"/>
          </w:rPr>
          <w:t>4</w:t>
        </w:r>
      </w:ins>
      <w:ins w:id="1172" w:author="zusammenlegung" w:date="2025-12-12T19:01:00Z" w16du:dateUtc="2025-12-12T18:01:00Z">
        <w:del w:id="1173" w:author="Johannes Zauner" w:date="2025-12-12T19:35:00Z" w16du:dateUtc="2025-12-12T18:35:00Z">
          <w:r w:rsidRPr="00C673E9" w:rsidDel="00AC1D93">
            <w:rPr>
              <w:rFonts w:ascii="Arial" w:hAnsi="Arial" w:cs="Arial"/>
            </w:rPr>
            <w:delText>3</w:delText>
          </w:r>
        </w:del>
      </w:ins>
      <w:ins w:id="1174" w:author="Johannes Zauner" w:date="2025-12-12T20:15:00Z" w16du:dateUtc="2025-12-12T19:15:00Z">
        <w:r w:rsidR="003E211A">
          <w:rPr>
            <w:rFonts w:ascii="Arial" w:hAnsi="Arial" w:cs="Arial"/>
          </w:rPr>
          <w:t xml:space="preserve"> </w:t>
        </w:r>
      </w:ins>
    </w:p>
    <w:p w14:paraId="7E1639D0" w14:textId="77777777" w:rsidR="007C0A0D" w:rsidRPr="005A2EDF" w:rsidRDefault="007C0A0D">
      <w:pPr>
        <w:pStyle w:val="DefinitionTerm"/>
        <w:rPr>
          <w:ins w:id="1175" w:author="zusammenlegung" w:date="2025-12-12T19:01:00Z" w16du:dateUtc="2025-12-12T18:01:00Z"/>
          <w:bCs/>
        </w:rPr>
        <w:pPrChange w:id="1176" w:author="Johannes Zauner" w:date="2025-12-12T20:15:00Z" w16du:dateUtc="2025-12-12T19:15:00Z">
          <w:pPr>
            <w:pStyle w:val="Definition"/>
            <w:spacing w:after="0"/>
          </w:pPr>
        </w:pPrChange>
      </w:pPr>
      <w:ins w:id="1177" w:author="zusammenlegung" w:date="2025-12-12T19:01:00Z" w16du:dateUtc="2025-12-12T18:01:00Z">
        <w:r w:rsidRPr="003E211A">
          <w:rPr>
            <w:b w:val="0"/>
            <w:bCs/>
            <w:rPrChange w:id="1178" w:author="Johannes Zauner" w:date="2025-12-12T20:15:00Z" w16du:dateUtc="2025-12-12T19:15:00Z">
              <w:rPr>
                <w:b/>
              </w:rPr>
            </w:rPrChange>
          </w:rPr>
          <w:t>Remove intervals with no data</w:t>
        </w:r>
      </w:ins>
    </w:p>
    <w:p w14:paraId="35B4D6E0" w14:textId="62030D3C" w:rsidR="007C0A0D" w:rsidRPr="003E211A" w:rsidDel="003E211A" w:rsidRDefault="007C0A0D" w:rsidP="008A0236">
      <w:pPr>
        <w:pStyle w:val="DefinitionTerm"/>
        <w:rPr>
          <w:ins w:id="1179" w:author="zusammenlegung" w:date="2025-12-12T19:01:00Z" w16du:dateUtc="2025-12-12T18:01:00Z"/>
          <w:del w:id="1180" w:author="Johannes Zauner" w:date="2025-12-12T20:15:00Z" w16du:dateUtc="2025-12-12T19:15:00Z"/>
          <w:rFonts w:ascii="Arial" w:hAnsi="Arial" w:cs="Arial"/>
          <w:b w:val="0"/>
          <w:bCs/>
          <w:rPrChange w:id="1181" w:author="Johannes Zauner" w:date="2025-12-12T20:15:00Z" w16du:dateUtc="2025-12-12T19:15:00Z">
            <w:rPr>
              <w:ins w:id="1182" w:author="zusammenlegung" w:date="2025-12-12T19:01:00Z" w16du:dateUtc="2025-12-12T18:01:00Z"/>
              <w:del w:id="1183" w:author="Johannes Zauner" w:date="2025-12-12T20:15:00Z" w16du:dateUtc="2025-12-12T19:15:00Z"/>
              <w:rFonts w:ascii="Arial" w:hAnsi="Arial" w:cs="Arial"/>
            </w:rPr>
          </w:rPrChange>
        </w:rPr>
      </w:pPr>
      <w:ins w:id="1184" w:author="zusammenlegung" w:date="2025-12-12T19:01:00Z" w16du:dateUtc="2025-12-12T18:01:00Z">
        <w:r w:rsidRPr="00C673E9">
          <w:rPr>
            <w:rFonts w:ascii="Arial" w:hAnsi="Arial" w:cs="Arial"/>
          </w:rPr>
          <w:t xml:space="preserve">Line </w:t>
        </w:r>
        <w:del w:id="1185" w:author="Johannes Zauner" w:date="2025-12-12T19:39:00Z" w16du:dateUtc="2025-12-12T18:39:00Z">
          <w:r w:rsidRPr="00C673E9" w:rsidDel="0048453C">
            <w:rPr>
              <w:rFonts w:ascii="Arial" w:hAnsi="Arial" w:cs="Arial"/>
            </w:rPr>
            <w:delText>4</w:delText>
          </w:r>
        </w:del>
      </w:ins>
      <w:ins w:id="1186" w:author="Johannes Zauner" w:date="2025-12-12T19:39:00Z" w16du:dateUtc="2025-12-12T18:39:00Z">
        <w:r w:rsidR="0048453C">
          <w:rPr>
            <w:rFonts w:ascii="Arial" w:hAnsi="Arial" w:cs="Arial"/>
          </w:rPr>
          <w:t>5</w:t>
        </w:r>
      </w:ins>
      <w:ins w:id="1187" w:author="Johannes Zauner" w:date="2025-12-12T20:15:00Z" w16du:dateUtc="2025-12-12T19:15:00Z">
        <w:r w:rsidR="003E211A">
          <w:rPr>
            <w:rFonts w:ascii="Arial" w:hAnsi="Arial" w:cs="Arial"/>
          </w:rPr>
          <w:t xml:space="preserve"> </w:t>
        </w:r>
      </w:ins>
    </w:p>
    <w:p w14:paraId="75A42205" w14:textId="77777777" w:rsidR="007C0A0D" w:rsidRPr="005A2EDF" w:rsidRDefault="007C0A0D">
      <w:pPr>
        <w:pStyle w:val="DefinitionTerm"/>
        <w:rPr>
          <w:ins w:id="1188" w:author="zusammenlegung" w:date="2025-12-12T19:01:00Z" w16du:dateUtc="2025-12-12T18:01:00Z"/>
          <w:bCs/>
        </w:rPr>
        <w:pPrChange w:id="1189" w:author="Johannes Zauner" w:date="2025-12-12T20:15:00Z" w16du:dateUtc="2025-12-12T19:15:00Z">
          <w:pPr>
            <w:pStyle w:val="Definition"/>
            <w:spacing w:after="0"/>
          </w:pPr>
        </w:pPrChange>
      </w:pPr>
      <w:ins w:id="1190" w:author="zusammenlegung" w:date="2025-12-12T19:01:00Z" w16du:dateUtc="2025-12-12T18:01:00Z">
        <w:r w:rsidRPr="003E211A">
          <w:rPr>
            <w:b w:val="0"/>
            <w:bCs/>
            <w:rPrChange w:id="1191" w:author="Johannes Zauner" w:date="2025-12-12T20:15:00Z" w16du:dateUtc="2025-12-12T19:15:00Z">
              <w:rPr>
                <w:b/>
              </w:rPr>
            </w:rPrChange>
          </w:rPr>
          <w:t>Group by distance range (in addition to the date)</w:t>
        </w:r>
      </w:ins>
    </w:p>
    <w:p w14:paraId="34BA0112" w14:textId="4415BC13" w:rsidR="007C0A0D" w:rsidRPr="003E211A" w:rsidDel="003E211A" w:rsidRDefault="007C0A0D" w:rsidP="008A0236">
      <w:pPr>
        <w:pStyle w:val="DefinitionTerm"/>
        <w:rPr>
          <w:ins w:id="1192" w:author="zusammenlegung" w:date="2025-12-12T19:01:00Z" w16du:dateUtc="2025-12-12T18:01:00Z"/>
          <w:del w:id="1193" w:author="Johannes Zauner" w:date="2025-12-12T20:15:00Z" w16du:dateUtc="2025-12-12T19:15:00Z"/>
          <w:rFonts w:ascii="Arial" w:hAnsi="Arial" w:cs="Arial"/>
          <w:b w:val="0"/>
          <w:bCs/>
          <w:rPrChange w:id="1194" w:author="Johannes Zauner" w:date="2025-12-12T20:15:00Z" w16du:dateUtc="2025-12-12T19:15:00Z">
            <w:rPr>
              <w:ins w:id="1195" w:author="zusammenlegung" w:date="2025-12-12T19:01:00Z" w16du:dateUtc="2025-12-12T18:01:00Z"/>
              <w:del w:id="1196" w:author="Johannes Zauner" w:date="2025-12-12T20:15:00Z" w16du:dateUtc="2025-12-12T19:15:00Z"/>
              <w:rFonts w:ascii="Arial" w:hAnsi="Arial" w:cs="Arial"/>
            </w:rPr>
          </w:rPrChange>
        </w:rPr>
      </w:pPr>
      <w:ins w:id="1197" w:author="zusammenlegung" w:date="2025-12-12T19:01:00Z" w16du:dateUtc="2025-12-12T18:01:00Z">
        <w:r w:rsidRPr="00C673E9">
          <w:rPr>
            <w:rFonts w:ascii="Arial" w:hAnsi="Arial" w:cs="Arial"/>
          </w:rPr>
          <w:t xml:space="preserve">Line </w:t>
        </w:r>
        <w:del w:id="1198" w:author="Johannes Zauner" w:date="2025-12-12T19:39:00Z" w16du:dateUtc="2025-12-12T18:39:00Z">
          <w:r w:rsidRPr="00C673E9" w:rsidDel="0048453C">
            <w:rPr>
              <w:rFonts w:ascii="Arial" w:hAnsi="Arial" w:cs="Arial"/>
            </w:rPr>
            <w:delText>5</w:delText>
          </w:r>
        </w:del>
      </w:ins>
      <w:ins w:id="1199" w:author="Johannes Zauner" w:date="2025-12-12T19:39:00Z" w16du:dateUtc="2025-12-12T18:39:00Z">
        <w:r w:rsidR="0048453C">
          <w:rPr>
            <w:rFonts w:ascii="Arial" w:hAnsi="Arial" w:cs="Arial"/>
          </w:rPr>
          <w:t>6</w:t>
        </w:r>
      </w:ins>
      <w:ins w:id="1200" w:author="Johannes Zauner" w:date="2025-12-12T20:15:00Z" w16du:dateUtc="2025-12-12T19:15:00Z">
        <w:r w:rsidR="003E211A">
          <w:rPr>
            <w:rFonts w:ascii="Arial" w:hAnsi="Arial" w:cs="Arial"/>
          </w:rPr>
          <w:t xml:space="preserve"> </w:t>
        </w:r>
      </w:ins>
    </w:p>
    <w:p w14:paraId="5EC7CE8D" w14:textId="77777777" w:rsidR="007C0A0D" w:rsidRPr="005A2EDF" w:rsidRDefault="007C0A0D">
      <w:pPr>
        <w:pStyle w:val="DefinitionTerm"/>
        <w:rPr>
          <w:ins w:id="1201" w:author="zusammenlegung" w:date="2025-12-12T19:01:00Z" w16du:dateUtc="2025-12-12T18:01:00Z"/>
          <w:bCs/>
        </w:rPr>
        <w:pPrChange w:id="1202" w:author="Johannes Zauner" w:date="2025-12-12T20:15:00Z" w16du:dateUtc="2025-12-12T19:15:00Z">
          <w:pPr>
            <w:pStyle w:val="Definition"/>
            <w:spacing w:after="0"/>
          </w:pPr>
        </w:pPrChange>
      </w:pPr>
      <w:ins w:id="1203" w:author="zusammenlegung" w:date="2025-12-12T19:01:00Z" w16du:dateUtc="2025-12-12T18:01:00Z">
        <w:r w:rsidRPr="003E211A">
          <w:rPr>
            <w:b w:val="0"/>
            <w:bCs/>
            <w:rPrChange w:id="1204" w:author="Johannes Zauner" w:date="2025-12-12T20:15:00Z" w16du:dateUtc="2025-12-12T19:15:00Z">
              <w:rPr>
                <w:b/>
              </w:rPr>
            </w:rPrChange>
          </w:rPr>
          <w:t>Duration per range per day</w:t>
        </w:r>
      </w:ins>
    </w:p>
    <w:p w14:paraId="324BEE36" w14:textId="145F10C3" w:rsidR="007C0A0D" w:rsidRPr="003E211A" w:rsidDel="003E211A" w:rsidRDefault="007C0A0D" w:rsidP="008A0236">
      <w:pPr>
        <w:pStyle w:val="DefinitionTerm"/>
        <w:rPr>
          <w:ins w:id="1205" w:author="zusammenlegung" w:date="2025-12-12T19:01:00Z" w16du:dateUtc="2025-12-12T18:01:00Z"/>
          <w:del w:id="1206" w:author="Johannes Zauner" w:date="2025-12-12T20:15:00Z" w16du:dateUtc="2025-12-12T19:15:00Z"/>
          <w:rFonts w:ascii="Arial" w:hAnsi="Arial" w:cs="Arial"/>
          <w:b w:val="0"/>
          <w:bCs/>
          <w:rPrChange w:id="1207" w:author="Johannes Zauner" w:date="2025-12-12T20:15:00Z" w16du:dateUtc="2025-12-12T19:15:00Z">
            <w:rPr>
              <w:ins w:id="1208" w:author="zusammenlegung" w:date="2025-12-12T19:01:00Z" w16du:dateUtc="2025-12-12T18:01:00Z"/>
              <w:del w:id="1209" w:author="Johannes Zauner" w:date="2025-12-12T20:15:00Z" w16du:dateUtc="2025-12-12T19:15:00Z"/>
              <w:rFonts w:ascii="Arial" w:hAnsi="Arial" w:cs="Arial"/>
            </w:rPr>
          </w:rPrChange>
        </w:rPr>
      </w:pPr>
      <w:ins w:id="1210" w:author="zusammenlegung" w:date="2025-12-12T19:01:00Z" w16du:dateUtc="2025-12-12T18:01:00Z">
        <w:r w:rsidRPr="00C673E9">
          <w:rPr>
            <w:rFonts w:ascii="Arial" w:hAnsi="Arial" w:cs="Arial"/>
          </w:rPr>
          <w:t xml:space="preserve">Line </w:t>
        </w:r>
        <w:del w:id="1211" w:author="Johannes Zauner" w:date="2025-12-12T19:39:00Z" w16du:dateUtc="2025-12-12T18:39:00Z">
          <w:r w:rsidRPr="00C673E9" w:rsidDel="0048453C">
            <w:rPr>
              <w:rFonts w:ascii="Arial" w:hAnsi="Arial" w:cs="Arial"/>
            </w:rPr>
            <w:delText>6</w:delText>
          </w:r>
        </w:del>
      </w:ins>
      <w:ins w:id="1212" w:author="Johannes Zauner" w:date="2025-12-12T19:39:00Z" w16du:dateUtc="2025-12-12T18:39:00Z">
        <w:r w:rsidR="0048453C">
          <w:rPr>
            <w:rFonts w:ascii="Arial" w:hAnsi="Arial" w:cs="Arial"/>
          </w:rPr>
          <w:t>7</w:t>
        </w:r>
      </w:ins>
      <w:ins w:id="1213" w:author="Johannes Zauner" w:date="2025-12-12T20:15:00Z" w16du:dateUtc="2025-12-12T19:15:00Z">
        <w:r w:rsidR="003E211A">
          <w:rPr>
            <w:rFonts w:ascii="Arial" w:hAnsi="Arial" w:cs="Arial"/>
          </w:rPr>
          <w:t xml:space="preserve"> </w:t>
        </w:r>
      </w:ins>
    </w:p>
    <w:p w14:paraId="25FE522E" w14:textId="77777777" w:rsidR="007C0A0D" w:rsidRPr="005A2EDF" w:rsidRDefault="007C0A0D">
      <w:pPr>
        <w:pStyle w:val="DefinitionTerm"/>
        <w:rPr>
          <w:ins w:id="1214" w:author="zusammenlegung" w:date="2025-12-12T19:01:00Z" w16du:dateUtc="2025-12-12T18:01:00Z"/>
          <w:bCs/>
        </w:rPr>
        <w:pPrChange w:id="1215" w:author="Johannes Zauner" w:date="2025-12-12T20:15:00Z" w16du:dateUtc="2025-12-12T19:15:00Z">
          <w:pPr>
            <w:pStyle w:val="Definition"/>
            <w:spacing w:after="0"/>
          </w:pPr>
        </w:pPrChange>
      </w:pPr>
      <w:ins w:id="1216" w:author="zusammenlegung" w:date="2025-12-12T19:01:00Z" w16du:dateUtc="2025-12-12T18:01:00Z">
        <w:r w:rsidRPr="003E211A">
          <w:rPr>
            <w:b w:val="0"/>
            <w:bCs/>
            <w:rPrChange w:id="1217" w:author="Johannes Zauner" w:date="2025-12-12T20:15:00Z" w16du:dateUtc="2025-12-12T19:15:00Z">
              <w:rPr>
                <w:b/>
              </w:rPr>
            </w:rPrChange>
          </w:rPr>
          <w:t>Pivot data from long to wide format (ranges as columns)</w:t>
        </w:r>
      </w:ins>
    </w:p>
    <w:p w14:paraId="28A369E8" w14:textId="2EE5FABC" w:rsidR="007C0A0D" w:rsidRPr="003E211A" w:rsidDel="003E211A" w:rsidRDefault="007C0A0D" w:rsidP="008A0236">
      <w:pPr>
        <w:pStyle w:val="DefinitionTerm"/>
        <w:rPr>
          <w:ins w:id="1218" w:author="zusammenlegung" w:date="2025-12-12T19:01:00Z" w16du:dateUtc="2025-12-12T18:01:00Z"/>
          <w:del w:id="1219" w:author="Johannes Zauner" w:date="2025-12-12T20:15:00Z" w16du:dateUtc="2025-12-12T19:15:00Z"/>
          <w:rFonts w:ascii="Arial" w:hAnsi="Arial" w:cs="Arial"/>
          <w:b w:val="0"/>
          <w:bCs/>
          <w:rPrChange w:id="1220" w:author="Johannes Zauner" w:date="2025-12-12T20:15:00Z" w16du:dateUtc="2025-12-12T19:15:00Z">
            <w:rPr>
              <w:ins w:id="1221" w:author="zusammenlegung" w:date="2025-12-12T19:01:00Z" w16du:dateUtc="2025-12-12T18:01:00Z"/>
              <w:del w:id="1222" w:author="Johannes Zauner" w:date="2025-12-12T20:15:00Z" w16du:dateUtc="2025-12-12T19:15:00Z"/>
              <w:rFonts w:ascii="Arial" w:hAnsi="Arial" w:cs="Arial"/>
            </w:rPr>
          </w:rPrChange>
        </w:rPr>
      </w:pPr>
      <w:ins w:id="1223" w:author="zusammenlegung" w:date="2025-12-12T19:01:00Z" w16du:dateUtc="2025-12-12T18:01:00Z">
        <w:r w:rsidRPr="00C673E9">
          <w:rPr>
            <w:rFonts w:ascii="Arial" w:hAnsi="Arial" w:cs="Arial"/>
          </w:rPr>
          <w:t>Line 1</w:t>
        </w:r>
      </w:ins>
      <w:ins w:id="1224" w:author="Johannes Zauner" w:date="2025-12-12T19:39:00Z" w16du:dateUtc="2025-12-12T18:39:00Z">
        <w:r w:rsidR="0048453C">
          <w:rPr>
            <w:rFonts w:ascii="Arial" w:hAnsi="Arial" w:cs="Arial"/>
          </w:rPr>
          <w:t>5</w:t>
        </w:r>
      </w:ins>
      <w:ins w:id="1225" w:author="zusammenlegung" w:date="2025-12-12T19:01:00Z" w16du:dateUtc="2025-12-12T18:01:00Z">
        <w:del w:id="1226" w:author="Johannes Zauner" w:date="2025-12-12T19:39:00Z" w16du:dateUtc="2025-12-12T18:39:00Z">
          <w:r w:rsidRPr="00C673E9" w:rsidDel="0048453C">
            <w:rPr>
              <w:rFonts w:ascii="Arial" w:hAnsi="Arial" w:cs="Arial"/>
            </w:rPr>
            <w:delText>4</w:delText>
          </w:r>
        </w:del>
      </w:ins>
      <w:ins w:id="1227" w:author="Johannes Zauner" w:date="2025-12-12T20:15:00Z" w16du:dateUtc="2025-12-12T19:15:00Z">
        <w:r w:rsidR="003E211A">
          <w:rPr>
            <w:rFonts w:ascii="Arial" w:hAnsi="Arial" w:cs="Arial"/>
          </w:rPr>
          <w:t xml:space="preserve"> </w:t>
        </w:r>
      </w:ins>
    </w:p>
    <w:p w14:paraId="2022AFCB" w14:textId="77777777" w:rsidR="007C0A0D" w:rsidRDefault="007C0A0D" w:rsidP="003E211A">
      <w:pPr>
        <w:pStyle w:val="DefinitionTerm"/>
        <w:rPr>
          <w:ins w:id="1228" w:author="Johannes Zauner" w:date="2025-12-12T20:15:00Z" w16du:dateUtc="2025-12-12T19:15:00Z"/>
          <w:b w:val="0"/>
          <w:bCs/>
        </w:rPr>
      </w:pPr>
      <w:ins w:id="1229" w:author="zusammenlegung" w:date="2025-12-12T19:01:00Z" w16du:dateUtc="2025-12-12T18:01:00Z">
        <w:r w:rsidRPr="003E211A">
          <w:rPr>
            <w:b w:val="0"/>
            <w:bCs/>
            <w:rPrChange w:id="1230" w:author="Johannes Zauner" w:date="2025-12-12T20:15:00Z" w16du:dateUtc="2025-12-12T19:15:00Z">
              <w:rPr/>
            </w:rPrChange>
          </w:rPr>
          <w:t>Convert seconds to minutes</w:t>
        </w:r>
      </w:ins>
    </w:p>
    <w:p w14:paraId="79D5CC6B" w14:textId="77777777" w:rsidR="003E211A" w:rsidRPr="003E211A" w:rsidRDefault="003E211A">
      <w:pPr>
        <w:pStyle w:val="Definition"/>
        <w:rPr>
          <w:ins w:id="1231" w:author="zusammenlegung" w:date="2025-12-12T19:01:00Z" w16du:dateUtc="2025-12-12T18:01:00Z"/>
        </w:rPr>
        <w:pPrChange w:id="1232" w:author="Johannes Zauner" w:date="2025-12-12T20:15:00Z" w16du:dateUtc="2025-12-12T19:15:00Z">
          <w:pPr>
            <w:pStyle w:val="Definition"/>
            <w:spacing w:after="0"/>
          </w:pPr>
        </w:pPrChange>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3"/>
        <w:gridCol w:w="2253"/>
        <w:gridCol w:w="2253"/>
      </w:tblGrid>
      <w:tr w:rsidR="00E7188B" w14:paraId="571AB554" w14:textId="77777777" w:rsidTr="0047611C">
        <w:tc>
          <w:tcPr>
            <w:tcW w:w="2252" w:type="dxa"/>
            <w:tcBorders>
              <w:bottom w:val="single" w:sz="4" w:space="0" w:color="auto"/>
            </w:tcBorders>
            <w:vAlign w:val="bottom"/>
          </w:tcPr>
          <w:p w14:paraId="7F170F63" w14:textId="77777777" w:rsidR="00E7188B" w:rsidRPr="00357B54" w:rsidRDefault="00E7188B" w:rsidP="0047611C">
            <w:pPr>
              <w:rPr>
                <w:sz w:val="20"/>
                <w:szCs w:val="20"/>
              </w:rPr>
            </w:pPr>
          </w:p>
        </w:tc>
        <w:tc>
          <w:tcPr>
            <w:tcW w:w="2253" w:type="dxa"/>
            <w:tcBorders>
              <w:bottom w:val="single" w:sz="4" w:space="0" w:color="auto"/>
            </w:tcBorders>
            <w:vAlign w:val="bottom"/>
          </w:tcPr>
          <w:p w14:paraId="32B6566E" w14:textId="77777777" w:rsidR="00E7188B" w:rsidRPr="00357B54" w:rsidRDefault="00E7188B" w:rsidP="0047611C">
            <w:pPr>
              <w:jc w:val="center"/>
              <w:rPr>
                <w:b/>
                <w:bCs/>
                <w:sz w:val="20"/>
                <w:szCs w:val="20"/>
              </w:rPr>
            </w:pPr>
            <w:r w:rsidRPr="00357B54">
              <w:rPr>
                <w:b/>
                <w:bCs/>
                <w:sz w:val="20"/>
                <w:szCs w:val="20"/>
              </w:rPr>
              <w:t>Mean daily</w:t>
            </w:r>
          </w:p>
        </w:tc>
        <w:tc>
          <w:tcPr>
            <w:tcW w:w="2253" w:type="dxa"/>
            <w:tcBorders>
              <w:bottom w:val="single" w:sz="4" w:space="0" w:color="auto"/>
            </w:tcBorders>
            <w:vAlign w:val="bottom"/>
          </w:tcPr>
          <w:p w14:paraId="181E9168" w14:textId="77777777" w:rsidR="00E7188B" w:rsidRPr="00357B54" w:rsidRDefault="00E7188B" w:rsidP="0047611C">
            <w:pPr>
              <w:jc w:val="center"/>
              <w:rPr>
                <w:b/>
                <w:bCs/>
                <w:sz w:val="20"/>
                <w:szCs w:val="20"/>
              </w:rPr>
            </w:pPr>
            <w:r w:rsidRPr="00357B54">
              <w:rPr>
                <w:b/>
                <w:bCs/>
                <w:sz w:val="20"/>
                <w:szCs w:val="20"/>
              </w:rPr>
              <w:t>Weekday</w:t>
            </w:r>
          </w:p>
        </w:tc>
        <w:tc>
          <w:tcPr>
            <w:tcW w:w="2253" w:type="dxa"/>
            <w:tcBorders>
              <w:bottom w:val="single" w:sz="4" w:space="0" w:color="auto"/>
            </w:tcBorders>
            <w:vAlign w:val="bottom"/>
          </w:tcPr>
          <w:p w14:paraId="67BCF548" w14:textId="77777777" w:rsidR="00E7188B" w:rsidRPr="00357B54" w:rsidRDefault="00E7188B" w:rsidP="0047611C">
            <w:pPr>
              <w:jc w:val="center"/>
              <w:rPr>
                <w:b/>
                <w:bCs/>
                <w:sz w:val="20"/>
                <w:szCs w:val="20"/>
              </w:rPr>
            </w:pPr>
            <w:r w:rsidRPr="00357B54">
              <w:rPr>
                <w:b/>
                <w:bCs/>
                <w:sz w:val="20"/>
                <w:szCs w:val="20"/>
              </w:rPr>
              <w:t>Weekend</w:t>
            </w:r>
          </w:p>
        </w:tc>
      </w:tr>
      <w:tr w:rsidR="00E7188B" w14:paraId="1D98F2AF" w14:textId="77777777" w:rsidTr="0047611C">
        <w:tc>
          <w:tcPr>
            <w:tcW w:w="2252" w:type="dxa"/>
            <w:tcBorders>
              <w:top w:val="single" w:sz="4" w:space="0" w:color="auto"/>
            </w:tcBorders>
            <w:vAlign w:val="center"/>
          </w:tcPr>
          <w:p w14:paraId="36AB401E" w14:textId="77777777" w:rsidR="00E7188B" w:rsidRPr="00357B54" w:rsidRDefault="00E7188B" w:rsidP="0047611C">
            <w:pPr>
              <w:rPr>
                <w:sz w:val="20"/>
                <w:szCs w:val="20"/>
              </w:rPr>
            </w:pPr>
            <w:r w:rsidRPr="00357B54">
              <w:rPr>
                <w:sz w:val="20"/>
                <w:szCs w:val="20"/>
              </w:rPr>
              <w:t>Far</w:t>
            </w:r>
          </w:p>
        </w:tc>
        <w:tc>
          <w:tcPr>
            <w:tcW w:w="2253" w:type="dxa"/>
            <w:tcBorders>
              <w:top w:val="single" w:sz="4" w:space="0" w:color="auto"/>
            </w:tcBorders>
            <w:vAlign w:val="center"/>
          </w:tcPr>
          <w:p w14:paraId="62C78840" w14:textId="77777777" w:rsidR="00E7188B" w:rsidRPr="00357B54" w:rsidRDefault="00E7188B" w:rsidP="0047611C">
            <w:pPr>
              <w:jc w:val="center"/>
              <w:rPr>
                <w:sz w:val="20"/>
                <w:szCs w:val="20"/>
              </w:rPr>
            </w:pPr>
            <w:r w:rsidRPr="00357B54">
              <w:rPr>
                <w:sz w:val="20"/>
                <w:szCs w:val="20"/>
              </w:rPr>
              <w:t>16m</w:t>
            </w:r>
          </w:p>
        </w:tc>
        <w:tc>
          <w:tcPr>
            <w:tcW w:w="2253" w:type="dxa"/>
            <w:tcBorders>
              <w:top w:val="single" w:sz="4" w:space="0" w:color="auto"/>
            </w:tcBorders>
            <w:vAlign w:val="center"/>
          </w:tcPr>
          <w:p w14:paraId="1BC2F8C9" w14:textId="77777777" w:rsidR="00E7188B" w:rsidRPr="00357B54" w:rsidRDefault="00E7188B" w:rsidP="0047611C">
            <w:pPr>
              <w:jc w:val="center"/>
              <w:rPr>
                <w:sz w:val="20"/>
                <w:szCs w:val="20"/>
              </w:rPr>
            </w:pPr>
            <w:r w:rsidRPr="00357B54">
              <w:rPr>
                <w:sz w:val="20"/>
                <w:szCs w:val="20"/>
              </w:rPr>
              <w:t>20m</w:t>
            </w:r>
          </w:p>
        </w:tc>
        <w:tc>
          <w:tcPr>
            <w:tcW w:w="2253" w:type="dxa"/>
            <w:tcBorders>
              <w:top w:val="single" w:sz="4" w:space="0" w:color="auto"/>
            </w:tcBorders>
            <w:vAlign w:val="center"/>
          </w:tcPr>
          <w:p w14:paraId="21CF0253" w14:textId="77777777" w:rsidR="00E7188B" w:rsidRPr="00357B54" w:rsidRDefault="00E7188B" w:rsidP="0047611C">
            <w:pPr>
              <w:jc w:val="center"/>
              <w:rPr>
                <w:sz w:val="20"/>
                <w:szCs w:val="20"/>
              </w:rPr>
            </w:pPr>
            <w:r w:rsidRPr="00357B54">
              <w:rPr>
                <w:sz w:val="20"/>
                <w:szCs w:val="20"/>
              </w:rPr>
              <w:t>5m</w:t>
            </w:r>
          </w:p>
        </w:tc>
      </w:tr>
      <w:tr w:rsidR="00E7188B" w14:paraId="0353AFA4" w14:textId="77777777" w:rsidTr="0047611C">
        <w:tc>
          <w:tcPr>
            <w:tcW w:w="2252" w:type="dxa"/>
            <w:vAlign w:val="center"/>
          </w:tcPr>
          <w:p w14:paraId="0FA2F6D3" w14:textId="77777777" w:rsidR="00E7188B" w:rsidRPr="00357B54" w:rsidRDefault="00E7188B" w:rsidP="0047611C">
            <w:pPr>
              <w:rPr>
                <w:sz w:val="20"/>
                <w:szCs w:val="20"/>
              </w:rPr>
            </w:pPr>
            <w:r w:rsidRPr="00357B54">
              <w:rPr>
                <w:sz w:val="20"/>
                <w:szCs w:val="20"/>
              </w:rPr>
              <w:t>Far intermediate</w:t>
            </w:r>
          </w:p>
        </w:tc>
        <w:tc>
          <w:tcPr>
            <w:tcW w:w="2253" w:type="dxa"/>
            <w:vAlign w:val="center"/>
          </w:tcPr>
          <w:p w14:paraId="79E3A88F" w14:textId="77777777" w:rsidR="00E7188B" w:rsidRPr="00357B54" w:rsidRDefault="00E7188B" w:rsidP="0047611C">
            <w:pPr>
              <w:jc w:val="center"/>
              <w:rPr>
                <w:sz w:val="20"/>
                <w:szCs w:val="20"/>
              </w:rPr>
            </w:pPr>
            <w:r w:rsidRPr="00357B54">
              <w:rPr>
                <w:sz w:val="20"/>
                <w:szCs w:val="20"/>
              </w:rPr>
              <w:t>11m</w:t>
            </w:r>
          </w:p>
        </w:tc>
        <w:tc>
          <w:tcPr>
            <w:tcW w:w="2253" w:type="dxa"/>
            <w:vAlign w:val="center"/>
          </w:tcPr>
          <w:p w14:paraId="2DC660B9" w14:textId="77777777" w:rsidR="00E7188B" w:rsidRPr="00357B54" w:rsidRDefault="00E7188B" w:rsidP="0047611C">
            <w:pPr>
              <w:jc w:val="center"/>
              <w:rPr>
                <w:sz w:val="20"/>
                <w:szCs w:val="20"/>
              </w:rPr>
            </w:pPr>
            <w:r w:rsidRPr="00357B54">
              <w:rPr>
                <w:sz w:val="20"/>
                <w:szCs w:val="20"/>
              </w:rPr>
              <w:t>14m</w:t>
            </w:r>
          </w:p>
        </w:tc>
        <w:tc>
          <w:tcPr>
            <w:tcW w:w="2253" w:type="dxa"/>
            <w:vAlign w:val="center"/>
          </w:tcPr>
          <w:p w14:paraId="2E796CE7" w14:textId="77777777" w:rsidR="00E7188B" w:rsidRPr="00357B54" w:rsidRDefault="00E7188B" w:rsidP="0047611C">
            <w:pPr>
              <w:jc w:val="center"/>
              <w:rPr>
                <w:sz w:val="20"/>
                <w:szCs w:val="20"/>
              </w:rPr>
            </w:pPr>
            <w:r w:rsidRPr="00357B54">
              <w:rPr>
                <w:sz w:val="20"/>
                <w:szCs w:val="20"/>
              </w:rPr>
              <w:t>2m</w:t>
            </w:r>
          </w:p>
        </w:tc>
      </w:tr>
      <w:tr w:rsidR="00E7188B" w14:paraId="0A307430" w14:textId="77777777" w:rsidTr="0047611C">
        <w:tc>
          <w:tcPr>
            <w:tcW w:w="2252" w:type="dxa"/>
            <w:vAlign w:val="center"/>
          </w:tcPr>
          <w:p w14:paraId="3C85D243" w14:textId="77777777" w:rsidR="00E7188B" w:rsidRPr="00357B54" w:rsidRDefault="00E7188B" w:rsidP="0047611C">
            <w:pPr>
              <w:rPr>
                <w:sz w:val="20"/>
                <w:szCs w:val="20"/>
              </w:rPr>
            </w:pPr>
            <w:r w:rsidRPr="00357B54">
              <w:rPr>
                <w:sz w:val="20"/>
                <w:szCs w:val="20"/>
              </w:rPr>
              <w:t>Moderately intermediate</w:t>
            </w:r>
          </w:p>
        </w:tc>
        <w:tc>
          <w:tcPr>
            <w:tcW w:w="2253" w:type="dxa"/>
            <w:vAlign w:val="center"/>
          </w:tcPr>
          <w:p w14:paraId="74E02A35" w14:textId="77777777" w:rsidR="00E7188B" w:rsidRPr="00357B54" w:rsidRDefault="00E7188B" w:rsidP="0047611C">
            <w:pPr>
              <w:jc w:val="center"/>
              <w:rPr>
                <w:sz w:val="20"/>
                <w:szCs w:val="20"/>
              </w:rPr>
            </w:pPr>
            <w:r w:rsidRPr="00357B54">
              <w:rPr>
                <w:sz w:val="20"/>
                <w:szCs w:val="20"/>
              </w:rPr>
              <w:t>5m</w:t>
            </w:r>
          </w:p>
        </w:tc>
        <w:tc>
          <w:tcPr>
            <w:tcW w:w="2253" w:type="dxa"/>
            <w:vAlign w:val="center"/>
          </w:tcPr>
          <w:p w14:paraId="56C02A3D" w14:textId="77777777" w:rsidR="00E7188B" w:rsidRPr="00357B54" w:rsidRDefault="00E7188B" w:rsidP="0047611C">
            <w:pPr>
              <w:jc w:val="center"/>
              <w:rPr>
                <w:sz w:val="20"/>
                <w:szCs w:val="20"/>
              </w:rPr>
            </w:pPr>
            <w:r w:rsidRPr="00357B54">
              <w:rPr>
                <w:sz w:val="20"/>
                <w:szCs w:val="20"/>
              </w:rPr>
              <w:t>6m</w:t>
            </w:r>
          </w:p>
        </w:tc>
        <w:tc>
          <w:tcPr>
            <w:tcW w:w="2253" w:type="dxa"/>
            <w:vAlign w:val="center"/>
          </w:tcPr>
          <w:p w14:paraId="25215116" w14:textId="77777777" w:rsidR="00E7188B" w:rsidRPr="00357B54" w:rsidRDefault="00E7188B" w:rsidP="0047611C">
            <w:pPr>
              <w:jc w:val="center"/>
              <w:rPr>
                <w:sz w:val="20"/>
                <w:szCs w:val="20"/>
              </w:rPr>
            </w:pPr>
            <w:r w:rsidRPr="00357B54">
              <w:rPr>
                <w:sz w:val="20"/>
                <w:szCs w:val="20"/>
              </w:rPr>
              <w:t>3m</w:t>
            </w:r>
          </w:p>
        </w:tc>
      </w:tr>
      <w:tr w:rsidR="00E7188B" w14:paraId="2E8D6B77" w14:textId="77777777" w:rsidTr="0047611C">
        <w:tc>
          <w:tcPr>
            <w:tcW w:w="2252" w:type="dxa"/>
            <w:vAlign w:val="center"/>
          </w:tcPr>
          <w:p w14:paraId="7FE61BF1" w14:textId="77777777" w:rsidR="00E7188B" w:rsidRPr="00357B54" w:rsidRDefault="00E7188B" w:rsidP="0047611C">
            <w:pPr>
              <w:rPr>
                <w:sz w:val="20"/>
                <w:szCs w:val="20"/>
              </w:rPr>
            </w:pPr>
            <w:r w:rsidRPr="00357B54">
              <w:rPr>
                <w:sz w:val="20"/>
                <w:szCs w:val="20"/>
              </w:rPr>
              <w:t>Intermediate</w:t>
            </w:r>
          </w:p>
        </w:tc>
        <w:tc>
          <w:tcPr>
            <w:tcW w:w="2253" w:type="dxa"/>
            <w:vAlign w:val="center"/>
          </w:tcPr>
          <w:p w14:paraId="39CAE9D5" w14:textId="77777777" w:rsidR="00E7188B" w:rsidRPr="00357B54" w:rsidRDefault="00E7188B" w:rsidP="0047611C">
            <w:pPr>
              <w:jc w:val="center"/>
              <w:rPr>
                <w:sz w:val="20"/>
                <w:szCs w:val="20"/>
              </w:rPr>
            </w:pPr>
            <w:r w:rsidRPr="00357B54">
              <w:rPr>
                <w:sz w:val="20"/>
                <w:szCs w:val="20"/>
              </w:rPr>
              <w:t>4m</w:t>
            </w:r>
          </w:p>
        </w:tc>
        <w:tc>
          <w:tcPr>
            <w:tcW w:w="2253" w:type="dxa"/>
            <w:vAlign w:val="center"/>
          </w:tcPr>
          <w:p w14:paraId="38795ED4" w14:textId="77777777" w:rsidR="00E7188B" w:rsidRPr="00357B54" w:rsidRDefault="00E7188B" w:rsidP="0047611C">
            <w:pPr>
              <w:jc w:val="center"/>
              <w:rPr>
                <w:sz w:val="20"/>
                <w:szCs w:val="20"/>
              </w:rPr>
            </w:pPr>
            <w:r w:rsidRPr="00357B54">
              <w:rPr>
                <w:sz w:val="20"/>
                <w:szCs w:val="20"/>
              </w:rPr>
              <w:t>6m</w:t>
            </w:r>
          </w:p>
        </w:tc>
        <w:tc>
          <w:tcPr>
            <w:tcW w:w="2253" w:type="dxa"/>
            <w:vAlign w:val="center"/>
          </w:tcPr>
          <w:p w14:paraId="2337CBAD" w14:textId="77777777" w:rsidR="00E7188B" w:rsidRPr="00357B54" w:rsidRDefault="00E7188B" w:rsidP="0047611C">
            <w:pPr>
              <w:jc w:val="center"/>
              <w:rPr>
                <w:sz w:val="20"/>
                <w:szCs w:val="20"/>
              </w:rPr>
            </w:pPr>
            <w:r w:rsidRPr="00357B54">
              <w:rPr>
                <w:sz w:val="20"/>
                <w:szCs w:val="20"/>
              </w:rPr>
              <w:t>1m</w:t>
            </w:r>
          </w:p>
        </w:tc>
      </w:tr>
      <w:tr w:rsidR="00E7188B" w14:paraId="79D0F7FB" w14:textId="77777777" w:rsidTr="0047611C">
        <w:tc>
          <w:tcPr>
            <w:tcW w:w="2252" w:type="dxa"/>
            <w:vAlign w:val="center"/>
          </w:tcPr>
          <w:p w14:paraId="02606FE1" w14:textId="77777777" w:rsidR="00E7188B" w:rsidRPr="00357B54" w:rsidRDefault="00E7188B" w:rsidP="0047611C">
            <w:pPr>
              <w:rPr>
                <w:sz w:val="20"/>
                <w:szCs w:val="20"/>
              </w:rPr>
            </w:pPr>
            <w:r w:rsidRPr="00357B54">
              <w:rPr>
                <w:sz w:val="20"/>
                <w:szCs w:val="20"/>
              </w:rPr>
              <w:t>Near intermediate</w:t>
            </w:r>
          </w:p>
        </w:tc>
        <w:tc>
          <w:tcPr>
            <w:tcW w:w="2253" w:type="dxa"/>
            <w:vAlign w:val="center"/>
          </w:tcPr>
          <w:p w14:paraId="48B0AE54" w14:textId="77777777" w:rsidR="00E7188B" w:rsidRPr="00357B54" w:rsidRDefault="00E7188B" w:rsidP="0047611C">
            <w:pPr>
              <w:jc w:val="center"/>
              <w:rPr>
                <w:sz w:val="20"/>
                <w:szCs w:val="20"/>
              </w:rPr>
            </w:pPr>
            <w:r w:rsidRPr="00357B54">
              <w:rPr>
                <w:sz w:val="20"/>
                <w:szCs w:val="20"/>
              </w:rPr>
              <w:t>7m</w:t>
            </w:r>
          </w:p>
        </w:tc>
        <w:tc>
          <w:tcPr>
            <w:tcW w:w="2253" w:type="dxa"/>
            <w:vAlign w:val="center"/>
          </w:tcPr>
          <w:p w14:paraId="3D1CB112" w14:textId="77777777" w:rsidR="00E7188B" w:rsidRPr="00357B54" w:rsidRDefault="00E7188B" w:rsidP="0047611C">
            <w:pPr>
              <w:jc w:val="center"/>
              <w:rPr>
                <w:sz w:val="20"/>
                <w:szCs w:val="20"/>
              </w:rPr>
            </w:pPr>
            <w:r w:rsidRPr="00357B54">
              <w:rPr>
                <w:sz w:val="20"/>
                <w:szCs w:val="20"/>
              </w:rPr>
              <w:t>7m</w:t>
            </w:r>
          </w:p>
        </w:tc>
        <w:tc>
          <w:tcPr>
            <w:tcW w:w="2253" w:type="dxa"/>
            <w:vAlign w:val="center"/>
          </w:tcPr>
          <w:p w14:paraId="10C1E73E" w14:textId="77777777" w:rsidR="00E7188B" w:rsidRPr="00357B54" w:rsidRDefault="00E7188B" w:rsidP="0047611C">
            <w:pPr>
              <w:jc w:val="center"/>
              <w:rPr>
                <w:sz w:val="20"/>
                <w:szCs w:val="20"/>
              </w:rPr>
            </w:pPr>
            <w:r w:rsidRPr="00357B54">
              <w:rPr>
                <w:sz w:val="20"/>
                <w:szCs w:val="20"/>
              </w:rPr>
              <w:t>8m</w:t>
            </w:r>
          </w:p>
        </w:tc>
      </w:tr>
      <w:tr w:rsidR="00E7188B" w14:paraId="7CC3EF4A" w14:textId="77777777" w:rsidTr="0047611C">
        <w:tc>
          <w:tcPr>
            <w:tcW w:w="2252" w:type="dxa"/>
            <w:vAlign w:val="center"/>
          </w:tcPr>
          <w:p w14:paraId="60C65CCE" w14:textId="77777777" w:rsidR="00E7188B" w:rsidRPr="00357B54" w:rsidRDefault="00E7188B" w:rsidP="0047611C">
            <w:pPr>
              <w:rPr>
                <w:sz w:val="20"/>
                <w:szCs w:val="20"/>
              </w:rPr>
            </w:pPr>
            <w:r w:rsidRPr="00357B54">
              <w:rPr>
                <w:sz w:val="20"/>
                <w:szCs w:val="20"/>
              </w:rPr>
              <w:t>Moderately near</w:t>
            </w:r>
          </w:p>
        </w:tc>
        <w:tc>
          <w:tcPr>
            <w:tcW w:w="2253" w:type="dxa"/>
            <w:vAlign w:val="center"/>
          </w:tcPr>
          <w:p w14:paraId="34E33802" w14:textId="77777777" w:rsidR="00E7188B" w:rsidRPr="00357B54" w:rsidRDefault="00E7188B" w:rsidP="0047611C">
            <w:pPr>
              <w:jc w:val="center"/>
              <w:rPr>
                <w:sz w:val="20"/>
                <w:szCs w:val="20"/>
              </w:rPr>
            </w:pPr>
            <w:r w:rsidRPr="00357B54">
              <w:rPr>
                <w:sz w:val="20"/>
                <w:szCs w:val="20"/>
              </w:rPr>
              <w:t>13m</w:t>
            </w:r>
          </w:p>
        </w:tc>
        <w:tc>
          <w:tcPr>
            <w:tcW w:w="2253" w:type="dxa"/>
            <w:vAlign w:val="center"/>
          </w:tcPr>
          <w:p w14:paraId="0BE87128" w14:textId="77777777" w:rsidR="00E7188B" w:rsidRPr="00357B54" w:rsidRDefault="00E7188B" w:rsidP="0047611C">
            <w:pPr>
              <w:jc w:val="center"/>
              <w:rPr>
                <w:sz w:val="20"/>
                <w:szCs w:val="20"/>
              </w:rPr>
            </w:pPr>
            <w:r w:rsidRPr="00357B54">
              <w:rPr>
                <w:sz w:val="20"/>
                <w:szCs w:val="20"/>
              </w:rPr>
              <w:t>16m</w:t>
            </w:r>
          </w:p>
        </w:tc>
        <w:tc>
          <w:tcPr>
            <w:tcW w:w="2253" w:type="dxa"/>
            <w:vAlign w:val="center"/>
          </w:tcPr>
          <w:p w14:paraId="6F49C97F" w14:textId="77777777" w:rsidR="00E7188B" w:rsidRPr="00357B54" w:rsidRDefault="00E7188B" w:rsidP="0047611C">
            <w:pPr>
              <w:jc w:val="center"/>
              <w:rPr>
                <w:sz w:val="20"/>
                <w:szCs w:val="20"/>
              </w:rPr>
            </w:pPr>
            <w:r w:rsidRPr="00357B54">
              <w:rPr>
                <w:sz w:val="20"/>
                <w:szCs w:val="20"/>
              </w:rPr>
              <w:t>5m</w:t>
            </w:r>
          </w:p>
        </w:tc>
      </w:tr>
      <w:tr w:rsidR="00E7188B" w14:paraId="1BE7B545" w14:textId="77777777" w:rsidTr="0047611C">
        <w:tc>
          <w:tcPr>
            <w:tcW w:w="2252" w:type="dxa"/>
            <w:vAlign w:val="center"/>
          </w:tcPr>
          <w:p w14:paraId="03BFE824" w14:textId="77777777" w:rsidR="00E7188B" w:rsidRPr="00357B54" w:rsidRDefault="00E7188B" w:rsidP="0047611C">
            <w:pPr>
              <w:rPr>
                <w:sz w:val="20"/>
                <w:szCs w:val="20"/>
              </w:rPr>
            </w:pPr>
            <w:r w:rsidRPr="00357B54">
              <w:rPr>
                <w:sz w:val="20"/>
                <w:szCs w:val="20"/>
              </w:rPr>
              <w:t>Near</w:t>
            </w:r>
          </w:p>
        </w:tc>
        <w:tc>
          <w:tcPr>
            <w:tcW w:w="2253" w:type="dxa"/>
            <w:vAlign w:val="center"/>
          </w:tcPr>
          <w:p w14:paraId="74396319" w14:textId="77777777" w:rsidR="00E7188B" w:rsidRPr="00357B54" w:rsidRDefault="00E7188B" w:rsidP="0047611C">
            <w:pPr>
              <w:jc w:val="center"/>
              <w:rPr>
                <w:sz w:val="20"/>
                <w:szCs w:val="20"/>
              </w:rPr>
            </w:pPr>
            <w:r w:rsidRPr="00357B54">
              <w:rPr>
                <w:sz w:val="20"/>
                <w:szCs w:val="20"/>
              </w:rPr>
              <w:t>27m</w:t>
            </w:r>
          </w:p>
        </w:tc>
        <w:tc>
          <w:tcPr>
            <w:tcW w:w="2253" w:type="dxa"/>
            <w:vAlign w:val="center"/>
          </w:tcPr>
          <w:p w14:paraId="589BB4DC" w14:textId="77777777" w:rsidR="00E7188B" w:rsidRPr="00357B54" w:rsidRDefault="00E7188B" w:rsidP="0047611C">
            <w:pPr>
              <w:jc w:val="center"/>
              <w:rPr>
                <w:sz w:val="20"/>
                <w:szCs w:val="20"/>
              </w:rPr>
            </w:pPr>
            <w:r w:rsidRPr="00357B54">
              <w:rPr>
                <w:sz w:val="20"/>
                <w:szCs w:val="20"/>
              </w:rPr>
              <w:t>36m</w:t>
            </w:r>
          </w:p>
        </w:tc>
        <w:tc>
          <w:tcPr>
            <w:tcW w:w="2253" w:type="dxa"/>
            <w:vAlign w:val="center"/>
          </w:tcPr>
          <w:p w14:paraId="687642A5" w14:textId="77777777" w:rsidR="00E7188B" w:rsidRPr="00357B54" w:rsidRDefault="00E7188B" w:rsidP="0047611C">
            <w:pPr>
              <w:jc w:val="center"/>
              <w:rPr>
                <w:sz w:val="20"/>
                <w:szCs w:val="20"/>
              </w:rPr>
            </w:pPr>
            <w:r w:rsidRPr="00357B54">
              <w:rPr>
                <w:sz w:val="20"/>
                <w:szCs w:val="20"/>
              </w:rPr>
              <w:t>5m</w:t>
            </w:r>
          </w:p>
        </w:tc>
      </w:tr>
      <w:tr w:rsidR="00E7188B" w14:paraId="6F4CD2DA" w14:textId="77777777" w:rsidTr="0047611C">
        <w:tc>
          <w:tcPr>
            <w:tcW w:w="2252" w:type="dxa"/>
            <w:vAlign w:val="center"/>
          </w:tcPr>
          <w:p w14:paraId="2321DF2D" w14:textId="77777777" w:rsidR="00E7188B" w:rsidRPr="00357B54" w:rsidRDefault="00E7188B" w:rsidP="0047611C">
            <w:pPr>
              <w:rPr>
                <w:sz w:val="20"/>
                <w:szCs w:val="20"/>
              </w:rPr>
            </w:pPr>
            <w:r w:rsidRPr="00357B54">
              <w:rPr>
                <w:sz w:val="20"/>
                <w:szCs w:val="20"/>
              </w:rPr>
              <w:t>Fairly near</w:t>
            </w:r>
          </w:p>
        </w:tc>
        <w:tc>
          <w:tcPr>
            <w:tcW w:w="2253" w:type="dxa"/>
            <w:vAlign w:val="center"/>
          </w:tcPr>
          <w:p w14:paraId="657B8348" w14:textId="77777777" w:rsidR="00E7188B" w:rsidRPr="00357B54" w:rsidRDefault="00E7188B" w:rsidP="0047611C">
            <w:pPr>
              <w:jc w:val="center"/>
              <w:rPr>
                <w:sz w:val="20"/>
                <w:szCs w:val="20"/>
              </w:rPr>
            </w:pPr>
            <w:r w:rsidRPr="00357B54">
              <w:rPr>
                <w:sz w:val="20"/>
                <w:szCs w:val="20"/>
              </w:rPr>
              <w:t>46m</w:t>
            </w:r>
          </w:p>
        </w:tc>
        <w:tc>
          <w:tcPr>
            <w:tcW w:w="2253" w:type="dxa"/>
            <w:vAlign w:val="center"/>
          </w:tcPr>
          <w:p w14:paraId="4E685B5D" w14:textId="77777777" w:rsidR="00E7188B" w:rsidRPr="00357B54" w:rsidRDefault="00E7188B" w:rsidP="0047611C">
            <w:pPr>
              <w:jc w:val="center"/>
              <w:rPr>
                <w:sz w:val="20"/>
                <w:szCs w:val="20"/>
              </w:rPr>
            </w:pPr>
            <w:r w:rsidRPr="00357B54">
              <w:rPr>
                <w:sz w:val="20"/>
                <w:szCs w:val="20"/>
              </w:rPr>
              <w:t>60m</w:t>
            </w:r>
          </w:p>
        </w:tc>
        <w:tc>
          <w:tcPr>
            <w:tcW w:w="2253" w:type="dxa"/>
            <w:vAlign w:val="center"/>
          </w:tcPr>
          <w:p w14:paraId="1485E271" w14:textId="77777777" w:rsidR="00E7188B" w:rsidRPr="00357B54" w:rsidRDefault="00E7188B" w:rsidP="0047611C">
            <w:pPr>
              <w:jc w:val="center"/>
              <w:rPr>
                <w:sz w:val="20"/>
                <w:szCs w:val="20"/>
              </w:rPr>
            </w:pPr>
            <w:r w:rsidRPr="00357B54">
              <w:rPr>
                <w:sz w:val="20"/>
                <w:szCs w:val="20"/>
              </w:rPr>
              <w:t>12m</w:t>
            </w:r>
          </w:p>
        </w:tc>
      </w:tr>
      <w:tr w:rsidR="00E7188B" w14:paraId="61EBEDFE" w14:textId="77777777" w:rsidTr="0047611C">
        <w:tc>
          <w:tcPr>
            <w:tcW w:w="2252" w:type="dxa"/>
            <w:vAlign w:val="center"/>
          </w:tcPr>
          <w:p w14:paraId="7141F22C" w14:textId="77777777" w:rsidR="00E7188B" w:rsidRPr="00357B54" w:rsidRDefault="00E7188B" w:rsidP="0047611C">
            <w:pPr>
              <w:rPr>
                <w:sz w:val="20"/>
                <w:szCs w:val="20"/>
              </w:rPr>
            </w:pPr>
            <w:r w:rsidRPr="00357B54">
              <w:rPr>
                <w:sz w:val="20"/>
                <w:szCs w:val="20"/>
              </w:rPr>
              <w:t>Very near</w:t>
            </w:r>
          </w:p>
        </w:tc>
        <w:tc>
          <w:tcPr>
            <w:tcW w:w="2253" w:type="dxa"/>
            <w:vAlign w:val="center"/>
          </w:tcPr>
          <w:p w14:paraId="09F4814B" w14:textId="77777777" w:rsidR="00E7188B" w:rsidRPr="00357B54" w:rsidRDefault="00E7188B" w:rsidP="0047611C">
            <w:pPr>
              <w:jc w:val="center"/>
              <w:rPr>
                <w:sz w:val="20"/>
                <w:szCs w:val="20"/>
              </w:rPr>
            </w:pPr>
            <w:r w:rsidRPr="00357B54">
              <w:rPr>
                <w:sz w:val="20"/>
                <w:szCs w:val="20"/>
              </w:rPr>
              <w:t>102m</w:t>
            </w:r>
          </w:p>
        </w:tc>
        <w:tc>
          <w:tcPr>
            <w:tcW w:w="2253" w:type="dxa"/>
            <w:vAlign w:val="center"/>
          </w:tcPr>
          <w:p w14:paraId="0410BEBD" w14:textId="77777777" w:rsidR="00E7188B" w:rsidRPr="00357B54" w:rsidRDefault="00E7188B" w:rsidP="0047611C">
            <w:pPr>
              <w:jc w:val="center"/>
              <w:rPr>
                <w:sz w:val="20"/>
                <w:szCs w:val="20"/>
              </w:rPr>
            </w:pPr>
            <w:r w:rsidRPr="00357B54">
              <w:rPr>
                <w:sz w:val="20"/>
                <w:szCs w:val="20"/>
              </w:rPr>
              <w:t>128m</w:t>
            </w:r>
          </w:p>
        </w:tc>
        <w:tc>
          <w:tcPr>
            <w:tcW w:w="2253" w:type="dxa"/>
            <w:vAlign w:val="center"/>
          </w:tcPr>
          <w:p w14:paraId="11721DBF" w14:textId="77777777" w:rsidR="00E7188B" w:rsidRPr="00357B54" w:rsidRDefault="00E7188B" w:rsidP="0047611C">
            <w:pPr>
              <w:jc w:val="center"/>
              <w:rPr>
                <w:sz w:val="20"/>
                <w:szCs w:val="20"/>
              </w:rPr>
            </w:pPr>
            <w:r w:rsidRPr="00357B54">
              <w:rPr>
                <w:sz w:val="20"/>
                <w:szCs w:val="20"/>
              </w:rPr>
              <w:t>38m</w:t>
            </w:r>
          </w:p>
        </w:tc>
      </w:tr>
      <w:tr w:rsidR="00E7188B" w14:paraId="380E0BF6" w14:textId="77777777" w:rsidTr="0047611C">
        <w:tc>
          <w:tcPr>
            <w:tcW w:w="2252" w:type="dxa"/>
            <w:vAlign w:val="center"/>
          </w:tcPr>
          <w:p w14:paraId="33161FA9" w14:textId="77777777" w:rsidR="00E7188B" w:rsidRPr="00357B54" w:rsidRDefault="00E7188B" w:rsidP="0047611C">
            <w:pPr>
              <w:rPr>
                <w:sz w:val="20"/>
                <w:szCs w:val="20"/>
              </w:rPr>
            </w:pPr>
            <w:r w:rsidRPr="00357B54">
              <w:rPr>
                <w:sz w:val="20"/>
                <w:szCs w:val="20"/>
              </w:rPr>
              <w:t>Extremely near</w:t>
            </w:r>
          </w:p>
        </w:tc>
        <w:tc>
          <w:tcPr>
            <w:tcW w:w="2253" w:type="dxa"/>
            <w:vAlign w:val="center"/>
          </w:tcPr>
          <w:p w14:paraId="72C96FEE" w14:textId="569D36D4" w:rsidR="00E7188B" w:rsidRPr="00357B54" w:rsidRDefault="009B59F7" w:rsidP="0047611C">
            <w:pPr>
              <w:jc w:val="center"/>
              <w:rPr>
                <w:sz w:val="20"/>
                <w:szCs w:val="20"/>
              </w:rPr>
            </w:pPr>
            <w:ins w:id="1233" w:author="Johannes Zauner" w:date="2025-12-13T06:23:00Z" w16du:dateUtc="2025-12-13T05:23:00Z">
              <w:r>
                <w:rPr>
                  <w:sz w:val="20"/>
                  <w:szCs w:val="20"/>
                </w:rPr>
                <w:t>74</w:t>
              </w:r>
            </w:ins>
            <w:del w:id="1234" w:author="Johannes Zauner" w:date="2025-12-13T06:23:00Z" w16du:dateUtc="2025-12-13T05:23:00Z">
              <w:r w:rsidR="00E7188B" w:rsidRPr="00357B54" w:rsidDel="009B59F7">
                <w:rPr>
                  <w:sz w:val="20"/>
                  <w:szCs w:val="20"/>
                </w:rPr>
                <w:delText>169</w:delText>
              </w:r>
            </w:del>
            <w:r w:rsidR="00E7188B" w:rsidRPr="00357B54">
              <w:rPr>
                <w:sz w:val="20"/>
                <w:szCs w:val="20"/>
              </w:rPr>
              <w:t>m</w:t>
            </w:r>
          </w:p>
        </w:tc>
        <w:tc>
          <w:tcPr>
            <w:tcW w:w="2253" w:type="dxa"/>
            <w:vAlign w:val="center"/>
          </w:tcPr>
          <w:p w14:paraId="34D7FFFD" w14:textId="1728ED3D" w:rsidR="00E7188B" w:rsidRPr="00357B54" w:rsidRDefault="00E7188B" w:rsidP="0047611C">
            <w:pPr>
              <w:jc w:val="center"/>
              <w:rPr>
                <w:sz w:val="20"/>
                <w:szCs w:val="20"/>
              </w:rPr>
            </w:pPr>
            <w:del w:id="1235" w:author="Johannes Zauner" w:date="2025-12-13T06:23:00Z" w16du:dateUtc="2025-12-13T05:23:00Z">
              <w:r w:rsidRPr="00357B54" w:rsidDel="009B59F7">
                <w:rPr>
                  <w:sz w:val="20"/>
                  <w:szCs w:val="20"/>
                </w:rPr>
                <w:delText>180m</w:delText>
              </w:r>
            </w:del>
            <w:ins w:id="1236" w:author="Johannes Zauner" w:date="2025-12-13T06:23:00Z" w16du:dateUtc="2025-12-13T05:23:00Z">
              <w:r w:rsidR="009B59F7">
                <w:rPr>
                  <w:sz w:val="20"/>
                  <w:szCs w:val="20"/>
                </w:rPr>
                <w:t>88</w:t>
              </w:r>
              <w:r w:rsidR="009B59F7" w:rsidRPr="00357B54">
                <w:rPr>
                  <w:sz w:val="20"/>
                  <w:szCs w:val="20"/>
                </w:rPr>
                <w:t>m</w:t>
              </w:r>
            </w:ins>
          </w:p>
        </w:tc>
        <w:tc>
          <w:tcPr>
            <w:tcW w:w="2253" w:type="dxa"/>
            <w:vAlign w:val="center"/>
          </w:tcPr>
          <w:p w14:paraId="5D84506B" w14:textId="29406D09" w:rsidR="00E7188B" w:rsidRPr="00357B54" w:rsidRDefault="00E7188B" w:rsidP="0047611C">
            <w:pPr>
              <w:jc w:val="center"/>
              <w:rPr>
                <w:sz w:val="20"/>
                <w:szCs w:val="20"/>
              </w:rPr>
            </w:pPr>
            <w:del w:id="1237" w:author="Johannes Zauner" w:date="2025-12-13T06:23:00Z" w16du:dateUtc="2025-12-13T05:23:00Z">
              <w:r w:rsidRPr="00357B54" w:rsidDel="009B59F7">
                <w:rPr>
                  <w:sz w:val="20"/>
                  <w:szCs w:val="20"/>
                </w:rPr>
                <w:delText>141m</w:delText>
              </w:r>
            </w:del>
            <w:ins w:id="1238" w:author="Johannes Zauner" w:date="2025-12-13T06:23:00Z" w16du:dateUtc="2025-12-13T05:23:00Z">
              <w:r w:rsidR="009B59F7">
                <w:rPr>
                  <w:sz w:val="20"/>
                  <w:szCs w:val="20"/>
                </w:rPr>
                <w:t>40</w:t>
              </w:r>
              <w:r w:rsidR="009B59F7" w:rsidRPr="00357B54">
                <w:rPr>
                  <w:sz w:val="20"/>
                  <w:szCs w:val="20"/>
                </w:rPr>
                <w:t>m</w:t>
              </w:r>
            </w:ins>
          </w:p>
        </w:tc>
      </w:tr>
    </w:tbl>
    <w:p w14:paraId="4889FCAF" w14:textId="769AC069" w:rsidR="00E7188B" w:rsidRDefault="00E7188B" w:rsidP="00E7188B">
      <w:pPr>
        <w:pStyle w:val="ImageCaption"/>
        <w:spacing w:before="200"/>
      </w:pPr>
      <w:r>
        <w:t>Table 5: Daily duration in each viewing distance range</w:t>
      </w:r>
      <w:ins w:id="1239" w:author="Johannes Zauner" w:date="2025-12-13T06:23:00Z" w16du:dateUtc="2025-12-13T05:23:00Z">
        <w:r w:rsidR="00773DE9">
          <w:t xml:space="preserve"> in minutes</w:t>
        </w:r>
      </w:ins>
      <w:r>
        <w:t>. For better readability, the table was transposed (compared to the code results)</w:t>
      </w:r>
    </w:p>
    <w:p w14:paraId="58FBF85C" w14:textId="77777777" w:rsidR="00187CCB" w:rsidDel="008A0236" w:rsidRDefault="00187CCB" w:rsidP="007C0A0D">
      <w:pPr>
        <w:pStyle w:val="Textkrper"/>
        <w:rPr>
          <w:del w:id="1240" w:author="zusammenlegung" w:date="2025-12-12T19:01:00Z" w16du:dateUtc="2025-12-12T18:01:00Z"/>
        </w:rPr>
      </w:pPr>
      <w:del w:id="1241" w:author="zusammenlegung" w:date="2025-12-12T19:01:00Z" w16du:dateUtc="2025-12-12T18:01:00Z">
        <w:r>
          <w:delText xml:space="preserve">Table 5: Daily duration in each viewing distance range. For better readability, the table was transposed </w:delText>
        </w:r>
        <w:r w:rsidR="00C52A7E">
          <w:delText>(</w:delText>
        </w:r>
        <w:r>
          <w:delText>compared to the code results</w:delText>
        </w:r>
        <w:r w:rsidR="00C52A7E">
          <w:delText>)</w:delText>
        </w:r>
      </w:del>
    </w:p>
    <w:p w14:paraId="26C6260D" w14:textId="77777777" w:rsidR="008A0236" w:rsidRDefault="008A0236" w:rsidP="00187CCB">
      <w:pPr>
        <w:pStyle w:val="ImageCaption"/>
        <w:spacing w:before="200"/>
        <w:rPr>
          <w:ins w:id="1242" w:author="Johannes Zauner" w:date="2025-12-12T19:47:00Z" w16du:dateUtc="2025-12-12T18:47:00Z"/>
        </w:rPr>
      </w:pPr>
    </w:p>
    <w:p w14:paraId="539DBE55" w14:textId="4511A9E7" w:rsidR="007C0A0D" w:rsidRPr="00E15100" w:rsidRDefault="007C0A0D" w:rsidP="007C0A0D">
      <w:pPr>
        <w:pStyle w:val="Textkrper"/>
      </w:pPr>
      <w:r w:rsidRPr="00E15100">
        <w:t xml:space="preserve">To visualize </w:t>
      </w:r>
      <w:del w:id="1243" w:author="zusammenlegung" w:date="2025-12-12T19:01:00Z" w16du:dateUtc="2025-12-12T18:01:00Z">
        <w:r w:rsidR="00504768">
          <w:delText>th</w:delText>
        </w:r>
        <w:r w:rsidR="00CE5C1D">
          <w:delText>ese data</w:delText>
        </w:r>
        <w:r w:rsidR="00504768">
          <w:delText xml:space="preserve">, </w:delText>
        </w:r>
        <w:r w:rsidR="00504768" w:rsidRPr="00187CCB">
          <w:rPr>
            <w:b/>
            <w:bCs/>
          </w:rPr>
          <w:delText>Figure 1</w:delText>
        </w:r>
      </w:del>
      <w:ins w:id="1244" w:author="zusammenlegung" w:date="2025-12-12T19:01:00Z" w16du:dateUtc="2025-12-12T18:01:00Z">
        <w:r w:rsidRPr="00C673E9">
          <w:rPr>
            <w:rFonts w:ascii="Arial" w:hAnsi="Arial" w:cs="Arial"/>
          </w:rPr>
          <w:t xml:space="preserve">this, </w:t>
        </w:r>
        <w:del w:id="1245" w:author="Johannes Zauner" w:date="2025-12-15T12:26:00Z" w16du:dateUtc="2025-12-15T11:26:00Z">
          <w:r w:rsidRPr="00282E6A" w:rsidDel="00383602">
            <w:rPr>
              <w:rFonts w:ascii="Arial" w:hAnsi="Arial" w:cs="Arial"/>
              <w:b/>
              <w:bCs/>
              <w:rPrChange w:id="1246" w:author="Johannes Zauner" w:date="2025-12-15T12:29:00Z" w16du:dateUtc="2025-12-15T11:29:00Z">
                <w:rPr>
                  <w:rFonts w:ascii="Arial" w:hAnsi="Arial" w:cs="Arial"/>
                </w:rPr>
              </w:rPrChange>
            </w:rPr>
            <w:fldChar w:fldCharType="begin"/>
          </w:r>
          <w:r w:rsidRPr="00282E6A" w:rsidDel="00383602">
            <w:rPr>
              <w:rFonts w:ascii="Arial" w:hAnsi="Arial" w:cs="Arial"/>
              <w:b/>
              <w:bCs/>
              <w:rPrChange w:id="1247" w:author="Johannes Zauner" w:date="2025-12-15T12:29:00Z" w16du:dateUtc="2025-12-15T11:29:00Z">
                <w:rPr>
                  <w:rFonts w:ascii="Arial" w:hAnsi="Arial" w:cs="Arial"/>
                </w:rPr>
              </w:rPrChange>
            </w:rPr>
            <w:delInstrText>HYPERLINK \l "fig-ranges" \h</w:delInstrText>
          </w:r>
          <w:r w:rsidRPr="00111E56" w:rsidDel="00383602">
            <w:rPr>
              <w:rFonts w:ascii="Arial" w:hAnsi="Arial" w:cs="Arial"/>
              <w:b/>
              <w:bCs/>
            </w:rPr>
          </w:r>
          <w:r w:rsidRPr="00282E6A" w:rsidDel="00383602">
            <w:rPr>
              <w:rFonts w:ascii="Arial" w:hAnsi="Arial" w:cs="Arial"/>
              <w:b/>
              <w:bCs/>
              <w:rPrChange w:id="1248" w:author="Johannes Zauner" w:date="2025-12-15T12:29:00Z" w16du:dateUtc="2025-12-15T11:29:00Z">
                <w:rPr>
                  <w:rFonts w:ascii="Arial" w:hAnsi="Arial" w:cs="Arial"/>
                </w:rPr>
              </w:rPrChange>
            </w:rPr>
            <w:fldChar w:fldCharType="separate"/>
          </w:r>
          <w:r w:rsidRPr="00282E6A" w:rsidDel="00383602">
            <w:rPr>
              <w:b/>
              <w:bCs/>
              <w:rPrChange w:id="1249" w:author="Johannes Zauner" w:date="2025-12-15T12:29:00Z" w16du:dateUtc="2025-12-15T11:29:00Z">
                <w:rPr>
                  <w:rStyle w:val="Hyperlink"/>
                  <w:rFonts w:ascii="Arial" w:hAnsi="Arial" w:cs="Arial"/>
                </w:rPr>
              </w:rPrChange>
            </w:rPr>
            <w:delText>Figure 1</w:delText>
          </w:r>
          <w:r w:rsidRPr="00282E6A" w:rsidDel="00383602">
            <w:rPr>
              <w:rFonts w:ascii="Arial" w:hAnsi="Arial" w:cs="Arial"/>
              <w:b/>
              <w:bCs/>
              <w:rPrChange w:id="1250" w:author="Johannes Zauner" w:date="2025-12-15T12:29:00Z" w16du:dateUtc="2025-12-15T11:29:00Z">
                <w:rPr>
                  <w:rFonts w:ascii="Arial" w:hAnsi="Arial" w:cs="Arial"/>
                </w:rPr>
              </w:rPrChange>
            </w:rPr>
            <w:fldChar w:fldCharType="end"/>
          </w:r>
        </w:del>
      </w:ins>
      <w:ins w:id="1251" w:author="Johannes Zauner" w:date="2025-12-15T12:26:00Z" w16du:dateUtc="2025-12-15T11:26:00Z">
        <w:r w:rsidR="00383602" w:rsidRPr="00282E6A">
          <w:rPr>
            <w:b/>
            <w:bCs/>
            <w:rPrChange w:id="1252" w:author="Johannes Zauner" w:date="2025-12-15T12:29:00Z" w16du:dateUtc="2025-12-15T11:29:00Z">
              <w:rPr>
                <w:rStyle w:val="Hyperlink"/>
                <w:rFonts w:ascii="Arial" w:hAnsi="Arial" w:cs="Arial"/>
              </w:rPr>
            </w:rPrChange>
          </w:rPr>
          <w:t>Figure </w:t>
        </w:r>
      </w:ins>
      <w:ins w:id="1253" w:author="Johannes Zauner" w:date="2025-12-19T11:28:00Z" w16du:dateUtc="2025-12-19T10:28:00Z">
        <w:r w:rsidR="00DC45C4">
          <w:rPr>
            <w:b/>
            <w:bCs/>
          </w:rPr>
          <w:t>3</w:t>
        </w:r>
      </w:ins>
      <w:r w:rsidRPr="00E15100">
        <w:rPr>
          <w:b/>
        </w:rPr>
        <w:t xml:space="preserve"> </w:t>
      </w:r>
      <w:r w:rsidRPr="00E15100">
        <w:t>illustrates the relative proportion of time spent in each distance range:</w:t>
      </w:r>
    </w:p>
    <w:tbl>
      <w:tblPr>
        <w:tblStyle w:val="Table"/>
        <w:tblW w:w="5000" w:type="pct"/>
        <w:tblLayout w:type="fixed"/>
        <w:tblLook w:val="0000" w:firstRow="0" w:lastRow="0" w:firstColumn="0" w:lastColumn="0" w:noHBand="0" w:noVBand="0"/>
      </w:tblPr>
      <w:tblGrid>
        <w:gridCol w:w="9021"/>
      </w:tblGrid>
      <w:tr w:rsidR="007C0A0D" w:rsidRPr="00C673E9" w14:paraId="367C88A7" w14:textId="77777777" w:rsidTr="00E15100">
        <w:tc>
          <w:tcPr>
            <w:tcW w:w="9021" w:type="dxa"/>
          </w:tcPr>
          <w:p w14:paraId="3333B9F6" w14:textId="77777777" w:rsidR="00504768" w:rsidRDefault="007E42C7" w:rsidP="002822A0">
            <w:pPr>
              <w:pStyle w:val="Compact"/>
            </w:pPr>
            <w:bookmarkStart w:id="1254" w:name="fig-ranges"/>
            <w:r>
              <w:rPr>
                <w:noProof/>
              </w:rPr>
              <w:lastRenderedPageBreak/>
              <w:drawing>
                <wp:inline distT="0" distB="0" distL="0" distR="0" wp14:anchorId="6271D2A7" wp14:editId="43AB4B07">
                  <wp:extent cx="0" cy="0"/>
                  <wp:effectExtent l="0" t="0" r="0" b="0"/>
                  <wp:docPr id="12577960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6085" name="Grafik 1257796085"/>
                          <pic:cNvPicPr/>
                        </pic:nvPicPr>
                        <pic:blipFill>
                          <a:blip r:embed="rId33"/>
                          <a:stretch>
                            <a:fillRect/>
                          </a:stretch>
                        </pic:blipFill>
                        <pic:spPr>
                          <a:xfrm>
                            <a:off x="0" y="0"/>
                            <a:ext cx="0" cy="0"/>
                          </a:xfrm>
                          <a:prstGeom prst="rect">
                            <a:avLst/>
                          </a:prstGeom>
                        </pic:spPr>
                      </pic:pic>
                    </a:graphicData>
                  </a:graphic>
                </wp:inline>
              </w:drawing>
            </w:r>
            <w:r w:rsidR="006B2402">
              <w:rPr>
                <w:noProof/>
              </w:rPr>
              <w:drawing>
                <wp:inline distT="0" distB="0" distL="0" distR="0" wp14:anchorId="1D6A16C6" wp14:editId="7CE19026">
                  <wp:extent cx="4319803" cy="3085574"/>
                  <wp:effectExtent l="0" t="0" r="0" b="635"/>
                  <wp:docPr id="8401483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48358" name="Grafik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19803" cy="3085574"/>
                          </a:xfrm>
                          <a:prstGeom prst="rect">
                            <a:avLst/>
                          </a:prstGeom>
                        </pic:spPr>
                      </pic:pic>
                    </a:graphicData>
                  </a:graphic>
                </wp:inline>
              </w:drawing>
            </w:r>
          </w:p>
          <w:p w14:paraId="1C45A2A0" w14:textId="5F9BC703" w:rsidR="007C0A0D" w:rsidRPr="00E15100" w:rsidRDefault="007C0A0D" w:rsidP="0047611C">
            <w:pPr>
              <w:pStyle w:val="ImageCaption"/>
              <w:spacing w:before="200"/>
            </w:pPr>
            <w:r w:rsidRPr="00E15100">
              <w:t>Figure </w:t>
            </w:r>
            <w:del w:id="1255" w:author="Johannes Zauner" w:date="2025-12-19T11:28:00Z" w16du:dateUtc="2025-12-19T10:28:00Z">
              <w:r w:rsidRPr="00E15100" w:rsidDel="00DC45C4">
                <w:delText>1</w:delText>
              </w:r>
            </w:del>
            <w:ins w:id="1256" w:author="Johannes Zauner" w:date="2025-12-19T11:28:00Z" w16du:dateUtc="2025-12-19T10:28:00Z">
              <w:r w:rsidR="00DC45C4">
                <w:t>3</w:t>
              </w:r>
            </w:ins>
            <w:r w:rsidRPr="00E15100">
              <w:t>: Percentage of total time spent in each viewing distance range</w:t>
            </w:r>
            <w:r w:rsidR="002822A0">
              <w:t xml:space="preserve"> for an average day (mean daily), average weekday, or weekend</w:t>
            </w:r>
          </w:p>
        </w:tc>
        <w:bookmarkEnd w:id="1254"/>
      </w:tr>
    </w:tbl>
    <w:p w14:paraId="62932ECE" w14:textId="1592AB4E" w:rsidR="007C0A0D" w:rsidRPr="00C673E9" w:rsidDel="00746ABC" w:rsidRDefault="007C0A0D" w:rsidP="007C0A0D">
      <w:pPr>
        <w:pStyle w:val="Compact"/>
        <w:numPr>
          <w:ilvl w:val="0"/>
          <w:numId w:val="59"/>
        </w:numPr>
        <w:spacing w:line="240" w:lineRule="auto"/>
        <w:rPr>
          <w:ins w:id="1257" w:author="zusammenlegung" w:date="2025-12-12T19:01:00Z" w16du:dateUtc="2025-12-12T18:01:00Z"/>
          <w:del w:id="1258" w:author="Johannes Zauner" w:date="2025-12-12T20:34:00Z" w16du:dateUtc="2025-12-12T19:34:00Z"/>
          <w:rFonts w:ascii="Arial" w:hAnsi="Arial" w:cs="Arial"/>
        </w:rPr>
      </w:pPr>
      <w:ins w:id="1259" w:author="zusammenlegung" w:date="2025-12-12T19:01:00Z" w16du:dateUtc="2025-12-12T18:01:00Z">
        <w:del w:id="1260" w:author="Johannes Zauner" w:date="2025-12-12T20:34:00Z" w16du:dateUtc="2025-12-12T19:34:00Z">
          <w:r w:rsidRPr="00C673E9" w:rsidDel="00746ABC">
            <w:rPr>
              <w:rFonts w:ascii="Arial" w:hAnsi="Arial" w:cs="Arial"/>
            </w:rPr>
            <w:delText>Broadly, this portion repeats the prior code cell</w:delText>
          </w:r>
        </w:del>
      </w:ins>
    </w:p>
    <w:p w14:paraId="41412E94" w14:textId="3BE31B83" w:rsidR="00E15100" w:rsidRPr="00C673E9" w:rsidRDefault="007C0A0D" w:rsidP="00E15100">
      <w:pPr>
        <w:pStyle w:val="Compact"/>
        <w:spacing w:line="240" w:lineRule="auto"/>
        <w:rPr>
          <w:ins w:id="1261" w:author="zusammenlegung" w:date="2025-12-12T19:01:00Z" w16du:dateUtc="2025-12-12T18:01:00Z"/>
          <w:rFonts w:ascii="Arial" w:hAnsi="Arial" w:cs="Arial"/>
        </w:rPr>
      </w:pPr>
      <w:ins w:id="1262" w:author="zusammenlegung" w:date="2025-12-12T19:01:00Z" w16du:dateUtc="2025-12-12T18:01:00Z">
        <w:del w:id="1263" w:author="Johannes Zauner" w:date="2025-12-12T20:16:00Z" w16du:dateUtc="2025-12-12T19:16:00Z">
          <w:r w:rsidRPr="00C673E9" w:rsidDel="0093450A">
            <w:rPr>
              <w:rFonts w:ascii="Arial" w:hAnsi="Arial" w:cs="Arial"/>
            </w:rPr>
            <w:delText>c</w:delText>
          </w:r>
        </w:del>
        <w:del w:id="1264" w:author="Johannes Zauner" w:date="2025-12-12T20:34:00Z" w16du:dateUtc="2025-12-12T19:34:00Z">
          <w:r w:rsidRPr="00C673E9" w:rsidDel="00746ABC">
            <w:rPr>
              <w:rFonts w:ascii="Arial" w:hAnsi="Arial" w:cs="Arial"/>
            </w:rPr>
            <w:delText>onvert to percentage of daily total</w:delText>
          </w:r>
        </w:del>
      </w:ins>
    </w:p>
    <w:p w14:paraId="5AA69472" w14:textId="77777777" w:rsidR="007C0A0D" w:rsidRPr="00C673E9" w:rsidRDefault="007C0A0D" w:rsidP="007C0A0D">
      <w:pPr>
        <w:pStyle w:val="berschrift4"/>
      </w:pPr>
      <w:bookmarkStart w:id="1265" w:name="frequency-of-continuous-near-work"/>
      <w:r w:rsidRPr="00C673E9">
        <w:t>Frequency of continuous near work</w:t>
      </w:r>
    </w:p>
    <w:p w14:paraId="4399C097" w14:textId="59C334C0" w:rsidR="007C0A0D" w:rsidRPr="00E15100" w:rsidRDefault="007C0A0D" w:rsidP="007C0A0D">
      <w:pPr>
        <w:pStyle w:val="FirstParagraph"/>
      </w:pPr>
      <w:r w:rsidRPr="00E15100">
        <w:t xml:space="preserve">Continuous near-work </w:t>
      </w:r>
      <w:del w:id="1266" w:author="zusammenlegung" w:date="2025-12-12T19:01:00Z" w16du:dateUtc="2025-12-12T18:01:00Z">
        <w:r w:rsidR="00292170">
          <w:delText>is typically defined</w:delText>
        </w:r>
      </w:del>
      <w:ins w:id="1267" w:author="zusammenlegung" w:date="2025-12-12T19:01:00Z" w16du:dateUtc="2025-12-12T18:01:00Z">
        <w:r w:rsidRPr="00C673E9">
          <w:rPr>
            <w:rFonts w:ascii="Arial" w:hAnsi="Arial" w:cs="Arial"/>
          </w:rPr>
          <w:t>can be understood</w:t>
        </w:r>
      </w:ins>
      <w:r w:rsidRPr="00E15100">
        <w:t xml:space="preserve"> as sustained viewing within a near distance for some minimum duration, allowing only brief interruptions. We use LightLogR’s </w:t>
      </w:r>
      <w:r w:rsidRPr="00E15100">
        <w:rPr>
          <w:rStyle w:val="VerbatimChar"/>
        </w:rPr>
        <w:t>cluster</w:t>
      </w:r>
      <w:r w:rsidRPr="00E15100">
        <w:t xml:space="preserve"> function to identify episodes of continuous near work. Here</w:t>
      </w:r>
      <w:ins w:id="1268" w:author="zusammenlegung" w:date="2025-12-12T19:01:00Z" w16du:dateUtc="2025-12-12T18:01:00Z">
        <w:r w:rsidRPr="00C673E9">
          <w:rPr>
            <w:rFonts w:ascii="Arial" w:hAnsi="Arial" w:cs="Arial"/>
          </w:rPr>
          <w:t>,</w:t>
        </w:r>
      </w:ins>
      <w:r w:rsidRPr="00E15100">
        <w:t xml:space="preserve"> we define a near-work episode as viewing distance between 20 cm and 60 cm that lasts at least 30 minutes, with interruptions of up to 1 minute allowed (meaning short breaks ≤1 min do not end the episode). </w:t>
      </w:r>
      <w:del w:id="1269" w:author="zusammenlegung" w:date="2025-12-12T19:01:00Z" w16du:dateUtc="2025-12-12T18:01:00Z">
        <w:r w:rsidR="00292170">
          <w:delText xml:space="preserve">Using </w:delText>
        </w:r>
        <w:r w:rsidR="00292170" w:rsidRPr="00E4755A">
          <w:rPr>
            <w:rStyle w:val="VerbatimChar"/>
          </w:rPr>
          <w:delText>extract_clusters()</w:delText>
        </w:r>
      </w:del>
      <w:ins w:id="1270" w:author="zusammenlegung" w:date="2025-12-12T19:01:00Z" w16du:dateUtc="2025-12-12T18:01:00Z">
        <w:r w:rsidRPr="00C673E9">
          <w:rPr>
            <w:rFonts w:ascii="Arial" w:hAnsi="Arial" w:cs="Arial"/>
          </w:rPr>
          <w:t xml:space="preserve">Using </w:t>
        </w:r>
        <w:r w:rsidRPr="00C673E9">
          <w:rPr>
            <w:rFonts w:ascii="Arial" w:hAnsi="Arial" w:cs="Arial"/>
          </w:rPr>
          <w:fldChar w:fldCharType="begin"/>
        </w:r>
        <w:r w:rsidRPr="00C673E9">
          <w:rPr>
            <w:rFonts w:ascii="Arial" w:hAnsi="Arial" w:cs="Arial"/>
          </w:rPr>
          <w:instrText>HYPERLINK "https://tscnlab.github.io/LightLogR/reference/extract_clusters.html"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extract_clusters()</w:t>
        </w:r>
        <w:r w:rsidRPr="00C673E9">
          <w:rPr>
            <w:rFonts w:ascii="Arial" w:hAnsi="Arial" w:cs="Arial"/>
          </w:rPr>
          <w:fldChar w:fldCharType="end"/>
        </w:r>
      </w:ins>
      <w:r w:rsidRPr="00E15100">
        <w:t xml:space="preserve"> with those parameters, we count how many such episodes occur per day.</w:t>
      </w:r>
    </w:p>
    <w:p w14:paraId="7C7E3F43" w14:textId="13863267" w:rsidR="007C0A0D" w:rsidRPr="00E15100" w:rsidRDefault="00292170" w:rsidP="007C0A0D">
      <w:pPr>
        <w:pStyle w:val="Textkrper"/>
      </w:pPr>
      <w:del w:id="1271" w:author="zusammenlegung" w:date="2025-12-12T19:01:00Z" w16du:dateUtc="2025-12-12T18:01:00Z">
        <w:r w:rsidRPr="00E4755A">
          <w:rPr>
            <w:b/>
            <w:bCs/>
          </w:rPr>
          <w:delText>Table 6</w:delText>
        </w:r>
      </w:del>
      <w:ins w:id="1272" w:author="zusammenlegung" w:date="2025-12-12T19:01:00Z" w16du:dateUtc="2025-12-12T18:01:00Z">
        <w:del w:id="1273" w:author="Johannes Zauner" w:date="2025-12-15T12:26:00Z" w16du:dateUtc="2025-12-15T11:26:00Z">
          <w:r w:rsidR="007C0A0D" w:rsidRPr="00C673E9" w:rsidDel="00383602">
            <w:rPr>
              <w:rFonts w:ascii="Arial" w:hAnsi="Arial" w:cs="Arial"/>
            </w:rPr>
            <w:fldChar w:fldCharType="begin"/>
          </w:r>
          <w:r w:rsidR="007C0A0D" w:rsidRPr="00C673E9" w:rsidDel="00383602">
            <w:rPr>
              <w:rFonts w:ascii="Arial" w:hAnsi="Arial" w:cs="Arial"/>
            </w:rPr>
            <w:delInstrText>HYPERLINK \l "tbl-continuousnear" \h</w:delInstrText>
          </w:r>
          <w:r w:rsidR="007C0A0D" w:rsidRPr="00C673E9" w:rsidDel="00383602">
            <w:rPr>
              <w:rFonts w:ascii="Arial" w:hAnsi="Arial" w:cs="Arial"/>
            </w:rPr>
          </w:r>
          <w:r w:rsidR="007C0A0D" w:rsidRPr="00C673E9" w:rsidDel="00383602">
            <w:rPr>
              <w:rFonts w:ascii="Arial" w:hAnsi="Arial" w:cs="Arial"/>
            </w:rPr>
            <w:fldChar w:fldCharType="separate"/>
          </w:r>
          <w:r w:rsidR="007C0A0D" w:rsidRPr="00C673E9" w:rsidDel="00383602">
            <w:rPr>
              <w:rStyle w:val="Hyperlink"/>
              <w:rFonts w:ascii="Arial" w:hAnsi="Arial" w:cs="Arial"/>
            </w:rPr>
            <w:delText>Table 6</w:delText>
          </w:r>
          <w:r w:rsidR="007C0A0D" w:rsidRPr="00C673E9" w:rsidDel="00383602">
            <w:rPr>
              <w:rFonts w:ascii="Arial" w:hAnsi="Arial" w:cs="Arial"/>
            </w:rPr>
            <w:fldChar w:fldCharType="end"/>
          </w:r>
        </w:del>
      </w:ins>
      <w:ins w:id="1274" w:author="Johannes Zauner" w:date="2025-12-15T12:26:00Z" w16du:dateUtc="2025-12-15T11:26:00Z">
        <w:r w:rsidR="00383602">
          <w:rPr>
            <w:b/>
            <w:bCs/>
          </w:rPr>
          <w:t>Table 6</w:t>
        </w:r>
      </w:ins>
      <w:r w:rsidR="007C0A0D" w:rsidRPr="00E15100">
        <w:t xml:space="preserve"> summarizes the average frequency of continuous near-work episodes per day, and </w:t>
      </w:r>
      <w:del w:id="1275" w:author="zusammenlegung" w:date="2025-12-12T19:01:00Z" w16du:dateUtc="2025-12-12T18:01:00Z">
        <w:r w:rsidRPr="00383602">
          <w:rPr>
            <w:b/>
            <w:bCs/>
          </w:rPr>
          <w:delText>Figure 2</w:delText>
        </w:r>
      </w:del>
      <w:ins w:id="1276" w:author="zusammenlegung" w:date="2025-12-12T19:01:00Z" w16du:dateUtc="2025-12-12T18:01:00Z">
        <w:del w:id="1277" w:author="Johannes Zauner" w:date="2025-12-15T12:26:00Z" w16du:dateUtc="2025-12-15T11:26:00Z">
          <w:r w:rsidR="007C0A0D" w:rsidRPr="00383602" w:rsidDel="00383602">
            <w:rPr>
              <w:rFonts w:ascii="Arial" w:hAnsi="Arial" w:cs="Arial"/>
              <w:b/>
              <w:bCs/>
              <w:rPrChange w:id="1278" w:author="Johannes Zauner" w:date="2025-12-15T12:26:00Z" w16du:dateUtc="2025-12-15T11:26:00Z">
                <w:rPr>
                  <w:rFonts w:ascii="Arial" w:hAnsi="Arial" w:cs="Arial"/>
                </w:rPr>
              </w:rPrChange>
            </w:rPr>
            <w:fldChar w:fldCharType="begin"/>
          </w:r>
          <w:r w:rsidR="007C0A0D" w:rsidRPr="00383602" w:rsidDel="00383602">
            <w:rPr>
              <w:rFonts w:ascii="Arial" w:hAnsi="Arial" w:cs="Arial"/>
              <w:b/>
              <w:bCs/>
              <w:rPrChange w:id="1279" w:author="Johannes Zauner" w:date="2025-12-15T12:26:00Z" w16du:dateUtc="2025-12-15T11:26:00Z">
                <w:rPr>
                  <w:rFonts w:ascii="Arial" w:hAnsi="Arial" w:cs="Arial"/>
                </w:rPr>
              </w:rPrChange>
            </w:rPr>
            <w:delInstrText>HYPERLINK \l "fig-visbreak" \h</w:delInstrText>
          </w:r>
          <w:r w:rsidR="007C0A0D" w:rsidRPr="00111E56" w:rsidDel="00383602">
            <w:rPr>
              <w:rFonts w:ascii="Arial" w:hAnsi="Arial" w:cs="Arial"/>
              <w:b/>
              <w:bCs/>
            </w:rPr>
          </w:r>
          <w:r w:rsidR="007C0A0D" w:rsidRPr="00383602" w:rsidDel="00383602">
            <w:rPr>
              <w:rFonts w:ascii="Arial" w:hAnsi="Arial" w:cs="Arial"/>
              <w:b/>
              <w:bCs/>
              <w:rPrChange w:id="1280" w:author="Johannes Zauner" w:date="2025-12-15T12:26:00Z" w16du:dateUtc="2025-12-15T11:26:00Z">
                <w:rPr>
                  <w:rFonts w:ascii="Arial" w:hAnsi="Arial" w:cs="Arial"/>
                </w:rPr>
              </w:rPrChange>
            </w:rPr>
            <w:fldChar w:fldCharType="separate"/>
          </w:r>
          <w:r w:rsidR="007C0A0D" w:rsidRPr="00383602" w:rsidDel="00383602">
            <w:rPr>
              <w:b/>
              <w:bCs/>
              <w:rPrChange w:id="1281" w:author="Johannes Zauner" w:date="2025-12-15T12:26:00Z" w16du:dateUtc="2025-12-15T11:26:00Z">
                <w:rPr>
                  <w:rStyle w:val="Hyperlink"/>
                  <w:rFonts w:ascii="Arial" w:hAnsi="Arial" w:cs="Arial"/>
                </w:rPr>
              </w:rPrChange>
            </w:rPr>
            <w:delText>Figure 2</w:delText>
          </w:r>
          <w:r w:rsidR="007C0A0D" w:rsidRPr="00383602" w:rsidDel="00383602">
            <w:rPr>
              <w:rFonts w:ascii="Arial" w:hAnsi="Arial" w:cs="Arial"/>
              <w:b/>
              <w:bCs/>
              <w:rPrChange w:id="1282" w:author="Johannes Zauner" w:date="2025-12-15T12:26:00Z" w16du:dateUtc="2025-12-15T11:26:00Z">
                <w:rPr>
                  <w:rFonts w:ascii="Arial" w:hAnsi="Arial" w:cs="Arial"/>
                </w:rPr>
              </w:rPrChange>
            </w:rPr>
            <w:fldChar w:fldCharType="end"/>
          </w:r>
        </w:del>
      </w:ins>
      <w:ins w:id="1283" w:author="Johannes Zauner" w:date="2025-12-15T12:26:00Z" w16du:dateUtc="2025-12-15T11:26:00Z">
        <w:r w:rsidR="00383602" w:rsidRPr="00383602">
          <w:rPr>
            <w:b/>
            <w:bCs/>
            <w:rPrChange w:id="1284" w:author="Johannes Zauner" w:date="2025-12-15T12:26:00Z" w16du:dateUtc="2025-12-15T11:26:00Z">
              <w:rPr>
                <w:rStyle w:val="Hyperlink"/>
                <w:rFonts w:ascii="Arial" w:hAnsi="Arial" w:cs="Arial"/>
              </w:rPr>
            </w:rPrChange>
          </w:rPr>
          <w:t>Figure </w:t>
        </w:r>
      </w:ins>
      <w:ins w:id="1285" w:author="Johannes Zauner" w:date="2025-12-19T11:28:00Z" w16du:dateUtc="2025-12-19T10:28:00Z">
        <w:r w:rsidR="00DC45C4">
          <w:rPr>
            <w:b/>
            <w:bCs/>
          </w:rPr>
          <w:t>4</w:t>
        </w:r>
      </w:ins>
      <w:r w:rsidR="007C0A0D" w:rsidRPr="00E15100">
        <w:t xml:space="preserve"> provides an example visualization of these episodes on the distance time series.</w:t>
      </w:r>
    </w:p>
    <w:p w14:paraId="124DE873" w14:textId="07F32DDF" w:rsidR="007C0A0D" w:rsidRPr="00160B18" w:rsidRDefault="00160B18" w:rsidP="00F61D20">
      <w:pPr>
        <w:pStyle w:val="SourceCode"/>
        <w:spacing w:line="240" w:lineRule="auto"/>
        <w:rPr>
          <w:ins w:id="1286" w:author="zusammenlegung" w:date="2025-12-12T19:01:00Z" w16du:dateUtc="2025-12-12T18:01:00Z"/>
          <w:lang w:val="de-DE"/>
          <w:rPrChange w:id="1287" w:author="Johannes Zauner" w:date="2025-12-13T05:16:00Z" w16du:dateUtc="2025-12-13T04:16:00Z">
            <w:rPr>
              <w:ins w:id="1288" w:author="zusammenlegung" w:date="2025-12-12T19:01:00Z" w16du:dateUtc="2025-12-12T18:01:00Z"/>
              <w:rFonts w:ascii="Arial" w:hAnsi="Arial" w:cs="Arial"/>
            </w:rPr>
          </w:rPrChange>
        </w:rPr>
      </w:pPr>
      <w:bookmarkStart w:id="1289" w:name="annotated-cell-5"/>
      <w:ins w:id="1290" w:author="Johannes Zauner" w:date="2025-12-13T05:16:00Z">
        <w:r w:rsidRPr="00160B18">
          <w:rPr>
            <w:b/>
            <w:bCs/>
            <w:lang w:val="de-DE"/>
            <w:rPrChange w:id="1291" w:author="Johannes Zauner" w:date="2025-12-13T05:16:00Z" w16du:dateUtc="2025-12-13T04:16:00Z">
              <w:rPr>
                <w:lang w:val="de-DE"/>
              </w:rPr>
            </w:rPrChange>
          </w:rPr>
          <w:t>Calculate the frequency of continuous near-work episodes per day</w:t>
        </w:r>
      </w:ins>
      <w:ins w:id="1292" w:author="Johannes Zauner" w:date="2025-12-13T05:08:00Z" w16du:dateUtc="2025-12-13T04:08:00Z">
        <w:r w:rsidR="008C4DD3">
          <w:rPr>
            <w:color w:val="4758AB"/>
            <w:shd w:val="clear" w:color="auto" w:fill="F1F3F5"/>
            <w:lang w:val="de-DE"/>
          </w:rPr>
          <w:br/>
        </w:r>
      </w:ins>
      <w:ins w:id="1293" w:author="Johannes Zauner" w:date="2025-12-12T20:48:00Z" w16du:dateUtc="2025-12-12T19:48:00Z">
        <w:r w:rsidR="007C552C">
          <w:rPr>
            <w:rStyle w:val="NormalTok"/>
          </w:rPr>
          <w:t>1</w:t>
        </w:r>
      </w:ins>
      <w:ins w:id="1294" w:author="Johannes Zauner" w:date="2025-12-12T20:49:00Z" w16du:dateUtc="2025-12-12T19:49:00Z">
        <w:r w:rsidR="0056723D">
          <w:rPr>
            <w:rStyle w:val="NormalTok"/>
          </w:rPr>
          <w:t xml:space="preserve"> </w:t>
        </w:r>
      </w:ins>
      <w:ins w:id="1295" w:author="Johannes Zauner" w:date="2025-12-12T20:48:00Z" w16du:dateUtc="2025-12-12T19:48:00Z">
        <w:r w:rsidR="007C552C">
          <w:rPr>
            <w:rStyle w:val="NormalTok"/>
          </w:rPr>
          <w:t xml:space="preserve"> </w:t>
        </w:r>
      </w:ins>
      <w:r w:rsidR="007C0A0D" w:rsidRPr="00E15100">
        <w:rPr>
          <w:rStyle w:val="NormalTok"/>
        </w:rPr>
        <w:t xml:space="preserve">dataCC </w:t>
      </w:r>
      <w:r w:rsidR="007C0A0D" w:rsidRPr="00E15100">
        <w:rPr>
          <w:rStyle w:val="SpecialCharTok"/>
        </w:rPr>
        <w:t>|&gt;</w:t>
      </w:r>
      <w:r w:rsidR="007C0A0D" w:rsidRPr="00E15100">
        <w:rPr>
          <w:rStyle w:val="NormalTok"/>
        </w:rPr>
        <w:t xml:space="preserve"> </w:t>
      </w:r>
      <w:r w:rsidR="007C0A0D" w:rsidRPr="00E15100">
        <w:br/>
      </w:r>
      <w:ins w:id="1296" w:author="Johannes Zauner" w:date="2025-12-12T20:48:00Z" w16du:dateUtc="2025-12-12T19:48:00Z">
        <w:r w:rsidR="007C552C">
          <w:rPr>
            <w:rStyle w:val="NormalTok"/>
          </w:rPr>
          <w:t>2</w:t>
        </w:r>
      </w:ins>
      <w:ins w:id="1297" w:author="Johannes Zauner" w:date="2025-12-12T20:49:00Z" w16du:dateUtc="2025-12-12T19:49:00Z">
        <w:r w:rsidR="0056723D">
          <w:rPr>
            <w:rStyle w:val="NormalTok"/>
          </w:rPr>
          <w:t xml:space="preserve"> </w:t>
        </w:r>
      </w:ins>
      <w:ins w:id="1298" w:author="Johannes Zauner" w:date="2025-12-12T20:48:00Z" w16du:dateUtc="2025-12-12T19:48:00Z">
        <w:r w:rsidR="007C552C">
          <w:rPr>
            <w:rStyle w:val="NormalTok"/>
          </w:rPr>
          <w:t xml:space="preserve"> </w:t>
        </w:r>
      </w:ins>
      <w:r w:rsidR="007C0A0D" w:rsidRPr="00E15100">
        <w:rPr>
          <w:rStyle w:val="NormalTok"/>
        </w:rPr>
        <w:t xml:space="preserve">  </w:t>
      </w:r>
      <w:r w:rsidR="007C0A0D" w:rsidRPr="00E15100">
        <w:rPr>
          <w:rStyle w:val="FunctionTok"/>
        </w:rPr>
        <w:t>extract_clusters</w:t>
      </w:r>
      <w:del w:id="1299" w:author="zusammenlegung" w:date="2025-12-12T19:01:00Z" w16du:dateUtc="2025-12-12T18:01:00Z">
        <w:r w:rsidR="00292170">
          <w:rPr>
            <w:rStyle w:val="NormalTok"/>
          </w:rPr>
          <w:delText>(</w:delText>
        </w:r>
        <w:r w:rsidR="00954097">
          <w:rPr>
            <w:rStyle w:val="CommentTok"/>
          </w:rPr>
          <w:delText># create a new table containing clusters</w:delText>
        </w:r>
      </w:del>
      <w:ins w:id="1300" w:author="zusammenlegung" w:date="2025-12-12T19:01:00Z" w16du:dateUtc="2025-12-12T18:01:00Z">
        <w:r w:rsidR="007C0A0D" w:rsidRPr="00C673E9">
          <w:rPr>
            <w:rStyle w:val="NormalTok"/>
            <w:rFonts w:ascii="Arial" w:hAnsi="Arial" w:cs="Arial"/>
          </w:rPr>
          <w:t>(</w:t>
        </w:r>
      </w:ins>
      <w:r w:rsidR="007C0A0D" w:rsidRPr="00E15100">
        <w:br/>
      </w:r>
      <w:ins w:id="1301" w:author="Johannes Zauner" w:date="2025-12-12T20:48:00Z" w16du:dateUtc="2025-12-12T19:48:00Z">
        <w:r w:rsidR="007C552C">
          <w:rPr>
            <w:rStyle w:val="NormalTok"/>
          </w:rPr>
          <w:t>3</w:t>
        </w:r>
      </w:ins>
      <w:ins w:id="1302" w:author="Johannes Zauner" w:date="2025-12-12T20:49:00Z" w16du:dateUtc="2025-12-12T19:49:00Z">
        <w:r w:rsidR="0056723D">
          <w:rPr>
            <w:rStyle w:val="NormalTok"/>
          </w:rPr>
          <w:t xml:space="preserve"> </w:t>
        </w:r>
      </w:ins>
      <w:ins w:id="1303" w:author="Johannes Zauner" w:date="2025-12-12T20:48:00Z" w16du:dateUtc="2025-12-12T19:48:00Z">
        <w:r w:rsidR="007C552C">
          <w:rPr>
            <w:rStyle w:val="NormalTok"/>
          </w:rPr>
          <w:t xml:space="preserve"> </w:t>
        </w:r>
      </w:ins>
      <w:r w:rsidR="007C0A0D" w:rsidRPr="00E15100">
        <w:rPr>
          <w:rStyle w:val="NormalTok"/>
        </w:rPr>
        <w:t xml:space="preserve">    Dis </w:t>
      </w:r>
      <w:r w:rsidR="007C0A0D" w:rsidRPr="00E15100">
        <w:rPr>
          <w:rStyle w:val="SpecialCharTok"/>
        </w:rPr>
        <w:t>&gt;=</w:t>
      </w:r>
      <w:r w:rsidR="007C0A0D" w:rsidRPr="00E15100">
        <w:rPr>
          <w:rStyle w:val="NormalTok"/>
        </w:rPr>
        <w:t xml:space="preserve"> </w:t>
      </w:r>
      <w:r w:rsidR="007C0A0D" w:rsidRPr="00E15100">
        <w:rPr>
          <w:rStyle w:val="DecValTok"/>
        </w:rPr>
        <w:t>20</w:t>
      </w:r>
      <w:r w:rsidR="007C0A0D" w:rsidRPr="00E15100">
        <w:rPr>
          <w:rStyle w:val="NormalTok"/>
        </w:rPr>
        <w:t xml:space="preserve"> </w:t>
      </w:r>
      <w:r w:rsidR="007C0A0D" w:rsidRPr="00E15100">
        <w:rPr>
          <w:rStyle w:val="SpecialCharTok"/>
        </w:rPr>
        <w:t>&amp;</w:t>
      </w:r>
      <w:r w:rsidR="007C0A0D" w:rsidRPr="00E15100">
        <w:rPr>
          <w:rStyle w:val="NormalTok"/>
        </w:rPr>
        <w:t xml:space="preserve"> Dis </w:t>
      </w:r>
      <w:r w:rsidR="007C0A0D" w:rsidRPr="00E15100">
        <w:rPr>
          <w:rStyle w:val="SpecialCharTok"/>
        </w:rPr>
        <w:t>&lt;</w:t>
      </w:r>
      <w:r w:rsidR="007C0A0D" w:rsidRPr="00E15100">
        <w:rPr>
          <w:rStyle w:val="NormalTok"/>
        </w:rPr>
        <w:t xml:space="preserve"> </w:t>
      </w:r>
      <w:r w:rsidR="007C0A0D" w:rsidRPr="00E15100">
        <w:rPr>
          <w:rStyle w:val="DecValTok"/>
        </w:rPr>
        <w:t>60</w:t>
      </w:r>
      <w:r w:rsidR="007C0A0D" w:rsidRPr="00E15100">
        <w:rPr>
          <w:rStyle w:val="NormalTok"/>
        </w:rPr>
        <w:t>,</w:t>
      </w:r>
      <w:del w:id="1304" w:author="zusammenlegung" w:date="2025-12-12T19:01:00Z" w16du:dateUtc="2025-12-12T18:01:00Z">
        <w:r w:rsidR="00292170">
          <w:rPr>
            <w:rStyle w:val="NormalTok"/>
          </w:rPr>
          <w:delText xml:space="preserve">            </w:delText>
        </w:r>
        <w:r w:rsidR="00292170">
          <w:rPr>
            <w:rStyle w:val="CommentTok"/>
          </w:rPr>
          <w:delText xml:space="preserve"># </w:delText>
        </w:r>
      </w:del>
      <w:moveFromRangeStart w:id="1305" w:author="zusammenlegung" w:date="2025-12-12T19:01:00Z" w:name="move216458490"/>
      <w:moveFrom w:id="1306" w:author="zusammenlegung" w:date="2025-12-12T19:01:00Z" w16du:dateUtc="2025-12-12T18:01:00Z">
        <w:r w:rsidR="007C0A0D" w:rsidRPr="00E15100">
          <w:rPr>
            <w:rStyle w:val="CommentTok"/>
          </w:rPr>
          <w:t>condition: near-work distance</w:t>
        </w:r>
      </w:moveFrom>
      <w:moveFromRangeEnd w:id="1305"/>
      <w:r w:rsidR="007C0A0D" w:rsidRPr="00E15100">
        <w:br/>
      </w:r>
      <w:ins w:id="1307" w:author="Johannes Zauner" w:date="2025-12-12T20:48:00Z" w16du:dateUtc="2025-12-12T19:48:00Z">
        <w:r w:rsidR="007C552C">
          <w:rPr>
            <w:rStyle w:val="NormalTok"/>
          </w:rPr>
          <w:t>4</w:t>
        </w:r>
      </w:ins>
      <w:ins w:id="1308" w:author="Johannes Zauner" w:date="2025-12-12T20:49:00Z" w16du:dateUtc="2025-12-12T19:49:00Z">
        <w:r w:rsidR="0056723D">
          <w:rPr>
            <w:rStyle w:val="NormalTok"/>
          </w:rPr>
          <w:t xml:space="preserve"> </w:t>
        </w:r>
      </w:ins>
      <w:ins w:id="1309" w:author="Johannes Zauner" w:date="2025-12-12T20:48:00Z" w16du:dateUtc="2025-12-12T19:48:00Z">
        <w:r w:rsidR="007C552C">
          <w:rPr>
            <w:rStyle w:val="NormalTok"/>
          </w:rPr>
          <w:t xml:space="preserve"> </w:t>
        </w:r>
      </w:ins>
      <w:r w:rsidR="007C0A0D" w:rsidRPr="00E15100">
        <w:rPr>
          <w:rStyle w:val="NormalTok"/>
        </w:rPr>
        <w:t xml:space="preserve">    </w:t>
      </w:r>
      <w:r w:rsidR="007C0A0D" w:rsidRPr="00E15100">
        <w:rPr>
          <w:rStyle w:val="AttributeTok"/>
        </w:rPr>
        <w:t>cluster.duration =</w:t>
      </w:r>
      <w:r w:rsidR="007C0A0D" w:rsidRPr="00E15100">
        <w:rPr>
          <w:rStyle w:val="NormalTok"/>
        </w:rPr>
        <w:t xml:space="preserve"> </w:t>
      </w:r>
      <w:del w:id="1310" w:author="zusammenlegung" w:date="2025-12-12T19:01:00Z" w16du:dateUtc="2025-12-12T18:01:00Z">
        <w:r w:rsidR="003559B7">
          <w:rPr>
            <w:rStyle w:val="StringTok"/>
          </w:rPr>
          <w:delText>“</w:delText>
        </w:r>
      </w:del>
      <w:ins w:id="1311" w:author="zusammenlegung" w:date="2025-12-12T19:01:00Z" w16du:dateUtc="2025-12-12T18:01:00Z">
        <w:r w:rsidR="007C0A0D" w:rsidRPr="00C673E9">
          <w:rPr>
            <w:rStyle w:val="StringTok"/>
            <w:rFonts w:ascii="Arial" w:hAnsi="Arial" w:cs="Arial"/>
          </w:rPr>
          <w:t>"</w:t>
        </w:r>
      </w:ins>
      <w:r w:rsidR="007C0A0D" w:rsidRPr="00E15100">
        <w:rPr>
          <w:rStyle w:val="StringTok"/>
        </w:rPr>
        <w:t>30 mins</w:t>
      </w:r>
      <w:del w:id="1312" w:author="zusammenlegung" w:date="2025-12-12T19:01:00Z" w16du:dateUtc="2025-12-12T18:01:00Z">
        <w:r w:rsidR="003559B7">
          <w:rPr>
            <w:rStyle w:val="StringTok"/>
          </w:rPr>
          <w:delText>”</w:delText>
        </w:r>
        <w:r w:rsidR="00292170">
          <w:rPr>
            <w:rStyle w:val="NormalTok"/>
          </w:rPr>
          <w:delText xml:space="preserve">,    </w:delText>
        </w:r>
        <w:r w:rsidR="00292170">
          <w:rPr>
            <w:rStyle w:val="CommentTok"/>
          </w:rPr>
          <w:delText xml:space="preserve"># minimum </w:delText>
        </w:r>
        <w:r w:rsidR="003559B7">
          <w:rPr>
            <w:rStyle w:val="CommentTok"/>
          </w:rPr>
          <w:delText>duration</w:delText>
        </w:r>
      </w:del>
      <w:ins w:id="1313" w:author="zusammenlegung" w:date="2025-12-12T19:01:00Z" w16du:dateUtc="2025-12-12T18:01:00Z">
        <w:r w:rsidR="007C0A0D" w:rsidRPr="00C673E9">
          <w:rPr>
            <w:rStyle w:val="StringTok"/>
            <w:rFonts w:ascii="Arial" w:hAnsi="Arial" w:cs="Arial"/>
          </w:rPr>
          <w:t>"</w:t>
        </w:r>
        <w:r w:rsidR="007C0A0D" w:rsidRPr="00C673E9">
          <w:rPr>
            <w:rStyle w:val="NormalTok"/>
            <w:rFonts w:ascii="Arial" w:hAnsi="Arial" w:cs="Arial"/>
          </w:rPr>
          <w:t>,</w:t>
        </w:r>
      </w:ins>
      <w:r w:rsidR="007C0A0D" w:rsidRPr="00E15100">
        <w:rPr>
          <w:rStyle w:val="CommentTok"/>
        </w:rPr>
        <w:br/>
      </w:r>
      <w:ins w:id="1314" w:author="Johannes Zauner" w:date="2025-12-12T20:48:00Z" w16du:dateUtc="2025-12-12T19:48:00Z">
        <w:r w:rsidR="007C552C">
          <w:rPr>
            <w:rStyle w:val="NormalTok"/>
          </w:rPr>
          <w:t>5</w:t>
        </w:r>
      </w:ins>
      <w:ins w:id="1315" w:author="Johannes Zauner" w:date="2025-12-12T20:49:00Z" w16du:dateUtc="2025-12-12T19:49:00Z">
        <w:r w:rsidR="0056723D">
          <w:rPr>
            <w:rStyle w:val="NormalTok"/>
          </w:rPr>
          <w:t xml:space="preserve"> </w:t>
        </w:r>
      </w:ins>
      <w:ins w:id="1316" w:author="Johannes Zauner" w:date="2025-12-12T20:48:00Z" w16du:dateUtc="2025-12-12T19:48:00Z">
        <w:r w:rsidR="007C552C">
          <w:rPr>
            <w:rStyle w:val="NormalTok"/>
          </w:rPr>
          <w:t xml:space="preserve"> </w:t>
        </w:r>
      </w:ins>
      <w:r w:rsidR="007C0A0D" w:rsidRPr="00E15100">
        <w:rPr>
          <w:rStyle w:val="NormalTok"/>
        </w:rPr>
        <w:t xml:space="preserve">    </w:t>
      </w:r>
      <w:r w:rsidR="007C0A0D" w:rsidRPr="00E15100">
        <w:rPr>
          <w:rStyle w:val="AttributeTok"/>
        </w:rPr>
        <w:t>interruption.duration =</w:t>
      </w:r>
      <w:r w:rsidR="007C0A0D" w:rsidRPr="00E15100">
        <w:rPr>
          <w:rStyle w:val="NormalTok"/>
        </w:rPr>
        <w:t xml:space="preserve"> </w:t>
      </w:r>
      <w:del w:id="1317" w:author="zusammenlegung" w:date="2025-12-12T19:01:00Z" w16du:dateUtc="2025-12-12T18:01:00Z">
        <w:r w:rsidR="003559B7">
          <w:rPr>
            <w:rStyle w:val="StringTok"/>
          </w:rPr>
          <w:delText>“</w:delText>
        </w:r>
      </w:del>
      <w:ins w:id="1318" w:author="zusammenlegung" w:date="2025-12-12T19:01:00Z" w16du:dateUtc="2025-12-12T18:01:00Z">
        <w:r w:rsidR="007C0A0D" w:rsidRPr="00C673E9">
          <w:rPr>
            <w:rStyle w:val="StringTok"/>
            <w:rFonts w:ascii="Arial" w:hAnsi="Arial" w:cs="Arial"/>
          </w:rPr>
          <w:t>"</w:t>
        </w:r>
      </w:ins>
      <w:r w:rsidR="007C0A0D" w:rsidRPr="00E15100">
        <w:rPr>
          <w:rStyle w:val="StringTok"/>
        </w:rPr>
        <w:t>1 min</w:t>
      </w:r>
      <w:del w:id="1319" w:author="zusammenlegung" w:date="2025-12-12T19:01:00Z" w16du:dateUtc="2025-12-12T18:01:00Z">
        <w:r w:rsidR="003559B7">
          <w:rPr>
            <w:rStyle w:val="StringTok"/>
          </w:rPr>
          <w:delText>”</w:delText>
        </w:r>
        <w:r w:rsidR="00292170">
          <w:rPr>
            <w:rStyle w:val="NormalTok"/>
          </w:rPr>
          <w:delText xml:space="preserve">, </w:delText>
        </w:r>
        <w:r w:rsidR="00292170">
          <w:rPr>
            <w:rStyle w:val="CommentTok"/>
          </w:rPr>
          <w:delText># maximum gap allowed</w:delText>
        </w:r>
      </w:del>
      <w:ins w:id="1320" w:author="zusammenlegung" w:date="2025-12-12T19:01:00Z" w16du:dateUtc="2025-12-12T18:01:00Z">
        <w:r w:rsidR="007C0A0D" w:rsidRPr="00C673E9">
          <w:rPr>
            <w:rStyle w:val="StringTok"/>
            <w:rFonts w:ascii="Arial" w:hAnsi="Arial" w:cs="Arial"/>
          </w:rPr>
          <w:t>"</w:t>
        </w:r>
        <w:r w:rsidR="007C0A0D" w:rsidRPr="00C673E9">
          <w:rPr>
            <w:rStyle w:val="NormalTok"/>
            <w:rFonts w:ascii="Arial" w:hAnsi="Arial" w:cs="Arial"/>
          </w:rPr>
          <w:t>,</w:t>
        </w:r>
      </w:ins>
      <w:r w:rsidR="007C0A0D" w:rsidRPr="00E15100">
        <w:br/>
      </w:r>
      <w:ins w:id="1321" w:author="Johannes Zauner" w:date="2025-12-12T20:48:00Z" w16du:dateUtc="2025-12-12T19:48:00Z">
        <w:r w:rsidR="007C552C">
          <w:rPr>
            <w:rStyle w:val="NormalTok"/>
          </w:rPr>
          <w:t>6</w:t>
        </w:r>
      </w:ins>
      <w:ins w:id="1322" w:author="Johannes Zauner" w:date="2025-12-12T20:49:00Z" w16du:dateUtc="2025-12-12T19:49:00Z">
        <w:r w:rsidR="0056723D">
          <w:rPr>
            <w:rStyle w:val="NormalTok"/>
          </w:rPr>
          <w:t xml:space="preserve"> </w:t>
        </w:r>
      </w:ins>
      <w:ins w:id="1323" w:author="Johannes Zauner" w:date="2025-12-12T20:48:00Z" w16du:dateUtc="2025-12-12T19:48:00Z">
        <w:r w:rsidR="007C552C">
          <w:rPr>
            <w:rStyle w:val="NormalTok"/>
          </w:rPr>
          <w:t xml:space="preserve"> </w:t>
        </w:r>
      </w:ins>
      <w:r w:rsidR="007C0A0D" w:rsidRPr="00E15100">
        <w:rPr>
          <w:rStyle w:val="NormalTok"/>
        </w:rPr>
        <w:t xml:space="preserve">    </w:t>
      </w:r>
      <w:r w:rsidR="007C0A0D" w:rsidRPr="00E15100">
        <w:rPr>
          <w:rStyle w:val="AttributeTok"/>
        </w:rPr>
        <w:t>drop.empty.groups =</w:t>
      </w:r>
      <w:r w:rsidR="007C0A0D" w:rsidRPr="00E15100">
        <w:rPr>
          <w:rStyle w:val="NormalTok"/>
        </w:rPr>
        <w:t xml:space="preserve"> </w:t>
      </w:r>
      <w:r w:rsidR="007C0A0D" w:rsidRPr="00E15100">
        <w:rPr>
          <w:rStyle w:val="ConstantTok"/>
        </w:rPr>
        <w:t>FALSE</w:t>
      </w:r>
      <w:del w:id="1324" w:author="zusammenlegung" w:date="2025-12-12T19:01:00Z" w16du:dateUtc="2025-12-12T18:01:00Z">
        <w:r w:rsidR="00292170">
          <w:rPr>
            <w:rStyle w:val="NormalTok"/>
          </w:rPr>
          <w:delText xml:space="preserve">        </w:delText>
        </w:r>
        <w:r w:rsidR="00292170">
          <w:rPr>
            <w:rStyle w:val="CommentTok"/>
          </w:rPr>
          <w:delText xml:space="preserve"># </w:delText>
        </w:r>
        <w:r w:rsidR="003559B7">
          <w:rPr>
            <w:rStyle w:val="CommentTok"/>
          </w:rPr>
          <w:delText>list</w:delText>
        </w:r>
        <w:r w:rsidR="00292170">
          <w:rPr>
            <w:rStyle w:val="CommentTok"/>
          </w:rPr>
          <w:delText xml:space="preserve"> days with zero episodes</w:delText>
        </w:r>
      </w:del>
      <w:r w:rsidR="007C0A0D" w:rsidRPr="00E15100">
        <w:br/>
      </w:r>
      <w:ins w:id="1325" w:author="Johannes Zauner" w:date="2025-12-12T20:48:00Z" w16du:dateUtc="2025-12-12T19:48:00Z">
        <w:r w:rsidR="007C552C">
          <w:rPr>
            <w:rStyle w:val="NormalTok"/>
          </w:rPr>
          <w:t>7</w:t>
        </w:r>
      </w:ins>
      <w:ins w:id="1326" w:author="Johannes Zauner" w:date="2025-12-12T20:49:00Z" w16du:dateUtc="2025-12-12T19:49:00Z">
        <w:r w:rsidR="0056723D">
          <w:rPr>
            <w:rStyle w:val="NormalTok"/>
          </w:rPr>
          <w:t xml:space="preserve"> </w:t>
        </w:r>
      </w:ins>
      <w:ins w:id="1327" w:author="Johannes Zauner" w:date="2025-12-12T20:48:00Z" w16du:dateUtc="2025-12-12T19:48:00Z">
        <w:r w:rsidR="007C552C">
          <w:rPr>
            <w:rStyle w:val="NormalTok"/>
          </w:rPr>
          <w:t xml:space="preserve"> </w:t>
        </w:r>
      </w:ins>
      <w:r w:rsidR="007C0A0D" w:rsidRPr="00E15100">
        <w:rPr>
          <w:rStyle w:val="NormalTok"/>
        </w:rPr>
        <w:t xml:space="preserve">  ) </w:t>
      </w:r>
      <w:r w:rsidR="007C0A0D" w:rsidRPr="00E15100">
        <w:rPr>
          <w:rStyle w:val="SpecialCharTok"/>
        </w:rPr>
        <w:t>|&gt;</w:t>
      </w:r>
      <w:r w:rsidR="007C0A0D" w:rsidRPr="00E15100">
        <w:rPr>
          <w:rStyle w:val="NormalTok"/>
        </w:rPr>
        <w:t xml:space="preserve"> </w:t>
      </w:r>
      <w:r w:rsidR="007C0A0D" w:rsidRPr="00E15100">
        <w:br/>
      </w:r>
      <w:ins w:id="1328" w:author="Johannes Zauner" w:date="2025-12-12T20:48:00Z" w16du:dateUtc="2025-12-12T19:48:00Z">
        <w:r w:rsidR="007C552C">
          <w:rPr>
            <w:rStyle w:val="NormalTok"/>
          </w:rPr>
          <w:lastRenderedPageBreak/>
          <w:t>8</w:t>
        </w:r>
      </w:ins>
      <w:ins w:id="1329" w:author="Johannes Zauner" w:date="2025-12-12T20:49:00Z" w16du:dateUtc="2025-12-12T19:49:00Z">
        <w:r w:rsidR="0056723D">
          <w:rPr>
            <w:rStyle w:val="NormalTok"/>
          </w:rPr>
          <w:t xml:space="preserve"> </w:t>
        </w:r>
      </w:ins>
      <w:ins w:id="1330" w:author="Johannes Zauner" w:date="2025-12-12T20:48:00Z" w16du:dateUtc="2025-12-12T19:48:00Z">
        <w:r w:rsidR="007C552C">
          <w:rPr>
            <w:rStyle w:val="NormalTok"/>
          </w:rPr>
          <w:t xml:space="preserve"> </w:t>
        </w:r>
      </w:ins>
      <w:r w:rsidR="007C0A0D" w:rsidRPr="00E15100">
        <w:rPr>
          <w:rStyle w:val="NormalTok"/>
          <w:rFonts w:cs="Consolas"/>
        </w:rPr>
        <w:t xml:space="preserve">  </w:t>
      </w:r>
      <w:r w:rsidR="007C0A0D" w:rsidRPr="00E15100">
        <w:rPr>
          <w:rStyle w:val="FunctionTok"/>
          <w:rFonts w:cs="Consolas"/>
        </w:rPr>
        <w:t>summarize_numeric</w:t>
      </w:r>
      <w:r w:rsidR="007C0A0D" w:rsidRPr="00E15100">
        <w:rPr>
          <w:rStyle w:val="NormalTok"/>
          <w:rFonts w:cs="Consolas"/>
        </w:rPr>
        <w:t>(</w:t>
      </w:r>
      <w:r w:rsidR="007C0A0D" w:rsidRPr="00E15100">
        <w:rPr>
          <w:rStyle w:val="AttributeTok"/>
          <w:rFonts w:cs="Consolas"/>
        </w:rPr>
        <w:t>remove =</w:t>
      </w:r>
      <w:r w:rsidR="007C0A0D" w:rsidRPr="00E15100">
        <w:rPr>
          <w:rStyle w:val="NormalTok"/>
          <w:rFonts w:cs="Consolas"/>
        </w:rPr>
        <w:t xml:space="preserve"> </w:t>
      </w:r>
      <w:r w:rsidR="007C0A0D" w:rsidRPr="00E15100">
        <w:rPr>
          <w:rStyle w:val="FunctionTok"/>
          <w:rFonts w:cs="Consolas"/>
        </w:rPr>
        <w:t>c</w:t>
      </w:r>
      <w:r w:rsidR="007C0A0D" w:rsidRPr="00E15100">
        <w:rPr>
          <w:rStyle w:val="NormalTok"/>
          <w:rFonts w:cs="Consolas"/>
        </w:rPr>
        <w:t>(</w:t>
      </w:r>
      <w:r w:rsidR="007C0A0D" w:rsidRPr="00E15100">
        <w:rPr>
          <w:rStyle w:val="StringTok"/>
          <w:rFonts w:cs="Consolas"/>
        </w:rPr>
        <w:t>"start"</w:t>
      </w:r>
      <w:r w:rsidR="007C0A0D" w:rsidRPr="00E15100">
        <w:rPr>
          <w:rStyle w:val="NormalTok"/>
          <w:rFonts w:cs="Consolas"/>
        </w:rPr>
        <w:t xml:space="preserve">, </w:t>
      </w:r>
      <w:r w:rsidR="007C0A0D" w:rsidRPr="00E15100">
        <w:rPr>
          <w:rStyle w:val="StringTok"/>
          <w:rFonts w:cs="Consolas"/>
        </w:rPr>
        <w:t>"end"</w:t>
      </w:r>
      <w:r w:rsidR="007C0A0D" w:rsidRPr="00E15100">
        <w:rPr>
          <w:rStyle w:val="NormalTok"/>
          <w:rFonts w:cs="Consolas"/>
        </w:rPr>
        <w:t xml:space="preserve">, </w:t>
      </w:r>
      <w:r w:rsidR="007C0A0D" w:rsidRPr="00E15100">
        <w:rPr>
          <w:rStyle w:val="StringTok"/>
          <w:rFonts w:cs="Consolas"/>
        </w:rPr>
        <w:t>"epoch"</w:t>
      </w:r>
      <w:r w:rsidR="007C0A0D" w:rsidRPr="00E15100">
        <w:rPr>
          <w:rStyle w:val="NormalTok"/>
          <w:rFonts w:cs="Consolas"/>
        </w:rPr>
        <w:t xml:space="preserve">, </w:t>
      </w:r>
      <w:r w:rsidR="007C0A0D" w:rsidRPr="00E15100">
        <w:rPr>
          <w:rStyle w:val="StringTok"/>
          <w:rFonts w:cs="Consolas"/>
        </w:rPr>
        <w:t>"duration"</w:t>
      </w:r>
      <w:r w:rsidR="007C0A0D" w:rsidRPr="00E15100">
        <w:rPr>
          <w:rStyle w:val="NormalTok"/>
          <w:rFonts w:cs="Consolas"/>
        </w:rPr>
        <w:t>),</w:t>
      </w:r>
      <w:r w:rsidR="007C0A0D" w:rsidRPr="00E15100">
        <w:rPr>
          <w:rFonts w:cs="Consolas"/>
        </w:rPr>
        <w:br/>
      </w:r>
      <w:ins w:id="1331" w:author="Johannes Zauner" w:date="2025-12-12T20:48:00Z" w16du:dateUtc="2025-12-12T19:48:00Z">
        <w:r w:rsidR="007C552C">
          <w:rPr>
            <w:rStyle w:val="NormalTok"/>
          </w:rPr>
          <w:t>9</w:t>
        </w:r>
      </w:ins>
      <w:ins w:id="1332" w:author="Johannes Zauner" w:date="2025-12-12T20:49:00Z" w16du:dateUtc="2025-12-12T19:49:00Z">
        <w:r w:rsidR="0056723D">
          <w:rPr>
            <w:rStyle w:val="NormalTok"/>
          </w:rPr>
          <w:t xml:space="preserve"> </w:t>
        </w:r>
      </w:ins>
      <w:ins w:id="1333" w:author="Johannes Zauner" w:date="2025-12-12T20:48:00Z" w16du:dateUtc="2025-12-12T19:48:00Z">
        <w:r w:rsidR="007C552C">
          <w:rPr>
            <w:rStyle w:val="NormalTok"/>
          </w:rPr>
          <w:t xml:space="preserve"> </w:t>
        </w:r>
      </w:ins>
      <w:r w:rsidR="007C0A0D" w:rsidRPr="00E15100">
        <w:rPr>
          <w:rStyle w:val="NormalTok"/>
          <w:rFonts w:cs="Consolas"/>
        </w:rPr>
        <w:t xml:space="preserve">                    </w:t>
      </w:r>
      <w:r w:rsidR="007C0A0D" w:rsidRPr="00E15100">
        <w:rPr>
          <w:rStyle w:val="AttributeTok"/>
          <w:rFonts w:cs="Consolas"/>
        </w:rPr>
        <w:t>add.total.duration =</w:t>
      </w:r>
      <w:r w:rsidR="007C0A0D" w:rsidRPr="00E15100">
        <w:rPr>
          <w:rStyle w:val="NormalTok"/>
          <w:rFonts w:cs="Consolas"/>
        </w:rPr>
        <w:t xml:space="preserve"> </w:t>
      </w:r>
      <w:r w:rsidR="007C0A0D" w:rsidRPr="00E15100">
        <w:rPr>
          <w:rStyle w:val="ConstantTok"/>
          <w:rFonts w:cs="Consolas"/>
        </w:rPr>
        <w:t>FALSE</w:t>
      </w:r>
      <w:r w:rsidR="007C0A0D" w:rsidRPr="00E15100">
        <w:rPr>
          <w:rStyle w:val="NormalTok"/>
          <w:rFonts w:cs="Consolas"/>
        </w:rPr>
        <w:t xml:space="preserve">) </w:t>
      </w:r>
      <w:r w:rsidR="007C0A0D" w:rsidRPr="00E15100">
        <w:rPr>
          <w:rStyle w:val="SpecialCharTok"/>
          <w:rFonts w:cs="Consolas"/>
        </w:rPr>
        <w:t>|&gt;</w:t>
      </w:r>
      <w:r w:rsidR="007C0A0D" w:rsidRPr="00E15100">
        <w:rPr>
          <w:rFonts w:cs="Consolas"/>
        </w:rPr>
        <w:br/>
      </w:r>
      <w:ins w:id="1334" w:author="Johannes Zauner" w:date="2025-12-12T20:48:00Z" w16du:dateUtc="2025-12-12T19:48:00Z">
        <w:r w:rsidR="007C552C">
          <w:rPr>
            <w:rStyle w:val="NormalTok"/>
          </w:rPr>
          <w:t>10</w:t>
        </w:r>
      </w:ins>
      <w:ins w:id="1335" w:author="Johannes Zauner" w:date="2025-12-12T20:49:00Z" w16du:dateUtc="2025-12-12T19:49:00Z">
        <w:r w:rsidR="0056723D">
          <w:rPr>
            <w:rStyle w:val="NormalTok"/>
          </w:rPr>
          <w:t xml:space="preserve"> </w:t>
        </w:r>
      </w:ins>
      <w:r w:rsidR="007C0A0D" w:rsidRPr="00E15100">
        <w:rPr>
          <w:rStyle w:val="NormalTok"/>
          <w:rFonts w:cs="Consolas"/>
        </w:rPr>
        <w:t xml:space="preserve">  </w:t>
      </w:r>
      <w:r w:rsidR="007C0A0D" w:rsidRPr="00E15100">
        <w:rPr>
          <w:rStyle w:val="FunctionTok"/>
          <w:rFonts w:cs="Consolas"/>
        </w:rPr>
        <w:t>mean_daily</w:t>
      </w:r>
      <w:r w:rsidR="007C0A0D" w:rsidRPr="00E15100">
        <w:rPr>
          <w:rStyle w:val="NormalTok"/>
          <w:rFonts w:cs="Consolas"/>
        </w:rPr>
        <w:t>(</w:t>
      </w:r>
      <w:r w:rsidR="007C0A0D" w:rsidRPr="00E15100">
        <w:rPr>
          <w:rStyle w:val="AttributeTok"/>
          <w:rFonts w:cs="Consolas"/>
        </w:rPr>
        <w:t>prefix =</w:t>
      </w:r>
      <w:r w:rsidR="007C0A0D" w:rsidRPr="00E15100">
        <w:rPr>
          <w:rStyle w:val="NormalTok"/>
          <w:rFonts w:cs="Consolas"/>
        </w:rPr>
        <w:t xml:space="preserve"> </w:t>
      </w:r>
      <w:r w:rsidR="007C0A0D" w:rsidRPr="00E15100">
        <w:rPr>
          <w:rStyle w:val="StringTok"/>
          <w:rFonts w:cs="Consolas"/>
        </w:rPr>
        <w:t>"Frequency of "</w:t>
      </w:r>
      <w:r w:rsidR="007C0A0D" w:rsidRPr="00E15100">
        <w:rPr>
          <w:rStyle w:val="NormalTok"/>
          <w:rFonts w:cs="Consolas"/>
        </w:rPr>
        <w:t xml:space="preserve">) </w:t>
      </w:r>
      <w:r w:rsidR="007C0A0D" w:rsidRPr="00E15100">
        <w:rPr>
          <w:rStyle w:val="SpecialCharTok"/>
          <w:rFonts w:cs="Consolas"/>
        </w:rPr>
        <w:t>|&gt;</w:t>
      </w:r>
      <w:r w:rsidR="007C0A0D" w:rsidRPr="00E15100">
        <w:rPr>
          <w:rFonts w:cs="Consolas"/>
        </w:rPr>
        <w:br/>
      </w:r>
      <w:ins w:id="1336" w:author="Johannes Zauner" w:date="2025-12-12T20:48:00Z" w16du:dateUtc="2025-12-12T19:48:00Z">
        <w:r w:rsidR="007C552C">
          <w:rPr>
            <w:rStyle w:val="NormalTok"/>
          </w:rPr>
          <w:t>1</w:t>
        </w:r>
      </w:ins>
      <w:ins w:id="1337" w:author="Johannes Zauner" w:date="2025-12-12T20:49:00Z" w16du:dateUtc="2025-12-12T19:49:00Z">
        <w:r w:rsidR="007C552C">
          <w:rPr>
            <w:rStyle w:val="NormalTok"/>
          </w:rPr>
          <w:t>1</w:t>
        </w:r>
        <w:r w:rsidR="0056723D">
          <w:rPr>
            <w:rStyle w:val="NormalTok"/>
          </w:rPr>
          <w:t xml:space="preserve"> </w:t>
        </w:r>
      </w:ins>
      <w:r w:rsidR="007C0A0D" w:rsidRPr="00E15100">
        <w:rPr>
          <w:rStyle w:val="NormalTok"/>
          <w:rFonts w:cs="Consolas"/>
        </w:rPr>
        <w:t xml:space="preserve">  </w:t>
      </w:r>
      <w:r w:rsidR="007C0A0D" w:rsidRPr="00E15100">
        <w:rPr>
          <w:rStyle w:val="FunctionTok"/>
          <w:rFonts w:cs="Consolas"/>
        </w:rPr>
        <w:t>gt</w:t>
      </w:r>
      <w:r w:rsidR="007C0A0D" w:rsidRPr="00E15100">
        <w:rPr>
          <w:rStyle w:val="NormalTok"/>
          <w:rFonts w:cs="Consolas"/>
        </w:rPr>
        <w:t xml:space="preserve">() </w:t>
      </w:r>
      <w:r w:rsidR="007C0A0D" w:rsidRPr="00E15100">
        <w:rPr>
          <w:rStyle w:val="SpecialCharTok"/>
          <w:rFonts w:cs="Consolas"/>
        </w:rPr>
        <w:t>|&gt;</w:t>
      </w:r>
      <w:r w:rsidR="007C0A0D" w:rsidRPr="00E15100">
        <w:rPr>
          <w:rStyle w:val="NormalTok"/>
          <w:rFonts w:cs="Consolas"/>
        </w:rPr>
        <w:t xml:space="preserve"> </w:t>
      </w:r>
      <w:r w:rsidR="007C0A0D" w:rsidRPr="00E15100">
        <w:rPr>
          <w:rStyle w:val="FunctionTok"/>
          <w:rFonts w:cs="Consolas"/>
        </w:rPr>
        <w:t>fmt_number</w:t>
      </w:r>
      <w:r w:rsidR="007C0A0D" w:rsidRPr="00E15100">
        <w:rPr>
          <w:rStyle w:val="NormalTok"/>
          <w:rFonts w:cs="Consolas"/>
        </w:rPr>
        <w:t>()</w:t>
      </w:r>
      <w:r w:rsidR="007C0A0D" w:rsidRPr="00C673E9">
        <w:rPr>
          <w:rStyle w:val="NormalTok"/>
          <w:rFonts w:ascii="Arial" w:hAnsi="Arial" w:cs="Arial"/>
        </w:rPr>
        <w:t xml:space="preserve"> </w:t>
      </w:r>
    </w:p>
    <w:bookmarkEnd w:id="1289"/>
    <w:p w14:paraId="51DB4809" w14:textId="46260C9F" w:rsidR="007C0A0D" w:rsidRPr="00FA292E" w:rsidDel="00FA292E" w:rsidRDefault="007C0A0D" w:rsidP="008A0236">
      <w:pPr>
        <w:pStyle w:val="DefinitionTerm"/>
        <w:rPr>
          <w:ins w:id="1338" w:author="zusammenlegung" w:date="2025-12-12T19:01:00Z" w16du:dateUtc="2025-12-12T18:01:00Z"/>
          <w:del w:id="1339" w:author="Johannes Zauner" w:date="2025-12-12T20:15:00Z" w16du:dateUtc="2025-12-12T19:15:00Z"/>
          <w:rFonts w:ascii="Arial" w:hAnsi="Arial" w:cs="Arial"/>
          <w:b w:val="0"/>
          <w:bCs/>
          <w:rPrChange w:id="1340" w:author="Johannes Zauner" w:date="2025-12-12T20:15:00Z" w16du:dateUtc="2025-12-12T19:15:00Z">
            <w:rPr>
              <w:ins w:id="1341" w:author="zusammenlegung" w:date="2025-12-12T19:01:00Z" w16du:dateUtc="2025-12-12T18:01:00Z"/>
              <w:del w:id="1342" w:author="Johannes Zauner" w:date="2025-12-12T20:15:00Z" w16du:dateUtc="2025-12-12T19:15:00Z"/>
              <w:rFonts w:ascii="Arial" w:hAnsi="Arial" w:cs="Arial"/>
            </w:rPr>
          </w:rPrChange>
        </w:rPr>
      </w:pPr>
      <w:ins w:id="1343" w:author="zusammenlegung" w:date="2025-12-12T19:01:00Z" w16du:dateUtc="2025-12-12T18:01:00Z">
        <w:r w:rsidRPr="00C673E9">
          <w:rPr>
            <w:rFonts w:ascii="Arial" w:hAnsi="Arial" w:cs="Arial"/>
          </w:rPr>
          <w:t>Line 3</w:t>
        </w:r>
      </w:ins>
      <w:ins w:id="1344" w:author="Johannes Zauner" w:date="2025-12-12T20:15:00Z" w16du:dateUtc="2025-12-12T19:15:00Z">
        <w:r w:rsidR="00FA292E">
          <w:rPr>
            <w:rFonts w:ascii="Arial" w:hAnsi="Arial" w:cs="Arial"/>
          </w:rPr>
          <w:t xml:space="preserve"> </w:t>
        </w:r>
      </w:ins>
    </w:p>
    <w:p w14:paraId="64676D50" w14:textId="58A180AA" w:rsidR="007C0A0D" w:rsidRPr="005A2EDF" w:rsidRDefault="00FA292E">
      <w:pPr>
        <w:pStyle w:val="DefinitionTerm"/>
        <w:rPr>
          <w:ins w:id="1345" w:author="zusammenlegung" w:date="2025-12-12T19:01:00Z" w16du:dateUtc="2025-12-12T18:01:00Z"/>
          <w:rFonts w:cs="Arial"/>
          <w:bCs/>
        </w:rPr>
        <w:pPrChange w:id="1346" w:author="Johannes Zauner" w:date="2025-12-12T20:15:00Z" w16du:dateUtc="2025-12-12T19:15:00Z">
          <w:pPr>
            <w:pStyle w:val="Definition"/>
            <w:spacing w:after="0"/>
          </w:pPr>
        </w:pPrChange>
      </w:pPr>
      <w:ins w:id="1347" w:author="Johannes Zauner" w:date="2025-12-12T20:16:00Z" w16du:dateUtc="2025-12-12T19:16:00Z">
        <w:r>
          <w:rPr>
            <w:b w:val="0"/>
            <w:bCs/>
          </w:rPr>
          <w:t>C</w:t>
        </w:r>
      </w:ins>
      <w:moveToRangeStart w:id="1348" w:author="zusammenlegung" w:date="2025-12-12T19:01:00Z" w:name="move216458490"/>
      <w:moveTo w:id="1349" w:author="zusammenlegung" w:date="2025-12-12T19:01:00Z" w16du:dateUtc="2025-12-12T18:01:00Z">
        <w:del w:id="1350" w:author="Johannes Zauner" w:date="2025-12-12T20:16:00Z" w16du:dateUtc="2025-12-12T19:16:00Z">
          <w:r w:rsidR="007C0A0D" w:rsidRPr="00FA292E" w:rsidDel="00FA292E">
            <w:rPr>
              <w:b w:val="0"/>
              <w:bCs/>
              <w:rPrChange w:id="1351" w:author="Johannes Zauner" w:date="2025-12-12T20:15:00Z" w16du:dateUtc="2025-12-12T19:15:00Z">
                <w:rPr>
                  <w:b/>
                </w:rPr>
              </w:rPrChange>
            </w:rPr>
            <w:delText>c</w:delText>
          </w:r>
        </w:del>
        <w:r w:rsidR="007C0A0D" w:rsidRPr="00FA292E">
          <w:rPr>
            <w:b w:val="0"/>
            <w:bCs/>
            <w:rPrChange w:id="1352" w:author="Johannes Zauner" w:date="2025-12-12T20:15:00Z" w16du:dateUtc="2025-12-12T19:15:00Z">
              <w:rPr>
                <w:b/>
              </w:rPr>
            </w:rPrChange>
          </w:rPr>
          <w:t>ondition: near-work distance</w:t>
        </w:r>
      </w:moveTo>
      <w:moveToRangeEnd w:id="1348"/>
      <w:del w:id="1353" w:author="zusammenlegung" w:date="2025-12-12T19:01:00Z" w16du:dateUtc="2025-12-12T18:01:00Z">
        <w:r w:rsidR="003559B7" w:rsidRPr="00FA292E">
          <w:rPr>
            <w:rStyle w:val="StringTok"/>
            <w:b w:val="0"/>
            <w:bCs/>
            <w:color w:val="BFBFBF" w:themeColor="background1" w:themeShade="BF"/>
            <w:rPrChange w:id="1354" w:author="Johannes Zauner" w:date="2025-12-12T20:15:00Z" w16du:dateUtc="2025-12-12T19:15:00Z">
              <w:rPr>
                <w:rStyle w:val="StringTok"/>
                <w:b/>
                <w:color w:val="BFBFBF" w:themeColor="background1" w:themeShade="BF"/>
              </w:rPr>
            </w:rPrChange>
          </w:rPr>
          <w:delText>“</w:delText>
        </w:r>
        <w:r w:rsidR="00292170" w:rsidRPr="00FA292E">
          <w:rPr>
            <w:rStyle w:val="NormalTok"/>
            <w:b w:val="0"/>
            <w:bCs/>
            <w:color w:val="BFBFBF" w:themeColor="background1" w:themeShade="BF"/>
            <w:rPrChange w:id="1355" w:author="Johannes Zauner" w:date="2025-12-12T20:15:00Z" w16du:dateUtc="2025-12-12T19:15:00Z">
              <w:rPr>
                <w:rStyle w:val="NormalTok"/>
                <w:b/>
                <w:color w:val="BFBFBF" w:themeColor="background1" w:themeShade="BF"/>
              </w:rPr>
            </w:rPrChange>
          </w:rPr>
          <w:delText xml:space="preserve">) </w:delText>
        </w:r>
        <w:r w:rsidR="00292170" w:rsidRPr="00FA292E">
          <w:rPr>
            <w:rStyle w:val="SpecialCharTok"/>
            <w:b w:val="0"/>
            <w:bCs/>
            <w:color w:val="BFBFBF" w:themeColor="background1" w:themeShade="BF"/>
            <w:rPrChange w:id="1356" w:author="Johannes Zauner" w:date="2025-12-12T20:15:00Z" w16du:dateUtc="2025-12-12T19:15:00Z">
              <w:rPr>
                <w:rStyle w:val="SpecialCharTok"/>
                <w:b/>
                <w:color w:val="BFBFBF" w:themeColor="background1" w:themeShade="BF"/>
              </w:rPr>
            </w:rPrChange>
          </w:rPr>
          <w:delText>|&gt;</w:delText>
        </w:r>
        <w:r w:rsidR="00292170" w:rsidRPr="00FA292E">
          <w:rPr>
            <w:rStyle w:val="NormalTok"/>
            <w:b w:val="0"/>
            <w:bCs/>
            <w:color w:val="BFBFBF" w:themeColor="background1" w:themeShade="BF"/>
            <w:rPrChange w:id="1357" w:author="Johannes Zauner" w:date="2025-12-12T20:15:00Z" w16du:dateUtc="2025-12-12T19:15:00Z">
              <w:rPr>
                <w:rStyle w:val="NormalTok"/>
                <w:b/>
                <w:color w:val="BFBFBF" w:themeColor="background1" w:themeShade="BF"/>
              </w:rPr>
            </w:rPrChange>
          </w:rPr>
          <w:delText xml:space="preserve"> </w:delText>
        </w:r>
        <w:r w:rsidR="00292170" w:rsidRPr="00FA292E">
          <w:rPr>
            <w:rStyle w:val="CommentTok"/>
            <w:b w:val="0"/>
            <w:bCs/>
            <w:color w:val="BFBFBF" w:themeColor="background1" w:themeShade="BF"/>
            <w:rPrChange w:id="1358" w:author="Johannes Zauner" w:date="2025-12-12T20:15:00Z" w16du:dateUtc="2025-12-12T19:15:00Z">
              <w:rPr>
                <w:rStyle w:val="CommentTok"/>
                <w:b/>
                <w:color w:val="BFBFBF" w:themeColor="background1" w:themeShade="BF"/>
              </w:rPr>
            </w:rPrChange>
          </w:rPr>
          <w:delText xml:space="preserve"># </w:delText>
        </w:r>
      </w:del>
    </w:p>
    <w:p w14:paraId="6ED9936A" w14:textId="1C3C5098" w:rsidR="007C0A0D" w:rsidRPr="00FA292E" w:rsidDel="00FA292E" w:rsidRDefault="007C0A0D" w:rsidP="008A0236">
      <w:pPr>
        <w:pStyle w:val="DefinitionTerm"/>
        <w:rPr>
          <w:ins w:id="1359" w:author="zusammenlegung" w:date="2025-12-12T19:01:00Z" w16du:dateUtc="2025-12-12T18:01:00Z"/>
          <w:del w:id="1360" w:author="Johannes Zauner" w:date="2025-12-12T20:15:00Z" w16du:dateUtc="2025-12-12T19:15:00Z"/>
          <w:rFonts w:ascii="Arial" w:hAnsi="Arial" w:cs="Arial"/>
          <w:b w:val="0"/>
          <w:bCs/>
          <w:rPrChange w:id="1361" w:author="Johannes Zauner" w:date="2025-12-12T20:15:00Z" w16du:dateUtc="2025-12-12T19:15:00Z">
            <w:rPr>
              <w:ins w:id="1362" w:author="zusammenlegung" w:date="2025-12-12T19:01:00Z" w16du:dateUtc="2025-12-12T18:01:00Z"/>
              <w:del w:id="1363" w:author="Johannes Zauner" w:date="2025-12-12T20:15:00Z" w16du:dateUtc="2025-12-12T19:15:00Z"/>
              <w:rFonts w:ascii="Arial" w:hAnsi="Arial" w:cs="Arial"/>
            </w:rPr>
          </w:rPrChange>
        </w:rPr>
      </w:pPr>
      <w:ins w:id="1364" w:author="zusammenlegung" w:date="2025-12-12T19:01:00Z" w16du:dateUtc="2025-12-12T18:01:00Z">
        <w:r w:rsidRPr="00C673E9">
          <w:rPr>
            <w:rFonts w:ascii="Arial" w:hAnsi="Arial" w:cs="Arial"/>
          </w:rPr>
          <w:t>Line 4</w:t>
        </w:r>
      </w:ins>
      <w:ins w:id="1365" w:author="Johannes Zauner" w:date="2025-12-12T20:15:00Z" w16du:dateUtc="2025-12-12T19:15:00Z">
        <w:r w:rsidR="00FA292E">
          <w:rPr>
            <w:rFonts w:ascii="Arial" w:hAnsi="Arial" w:cs="Arial"/>
          </w:rPr>
          <w:t xml:space="preserve"> </w:t>
        </w:r>
      </w:ins>
    </w:p>
    <w:p w14:paraId="2BF9454A" w14:textId="5EBBA7A9" w:rsidR="007C0A0D" w:rsidRPr="005A2EDF" w:rsidRDefault="00FA292E">
      <w:pPr>
        <w:pStyle w:val="DefinitionTerm"/>
        <w:rPr>
          <w:ins w:id="1366" w:author="zusammenlegung" w:date="2025-12-12T19:01:00Z" w16du:dateUtc="2025-12-12T18:01:00Z"/>
          <w:bCs/>
        </w:rPr>
        <w:pPrChange w:id="1367" w:author="Johannes Zauner" w:date="2025-12-12T20:15:00Z" w16du:dateUtc="2025-12-12T19:15:00Z">
          <w:pPr>
            <w:pStyle w:val="Definition"/>
            <w:spacing w:after="0"/>
          </w:pPr>
        </w:pPrChange>
      </w:pPr>
      <w:ins w:id="1368" w:author="Johannes Zauner" w:date="2025-12-12T20:16:00Z" w16du:dateUtc="2025-12-12T19:16:00Z">
        <w:r>
          <w:rPr>
            <w:b w:val="0"/>
            <w:bCs/>
          </w:rPr>
          <w:t>M</w:t>
        </w:r>
      </w:ins>
      <w:ins w:id="1369" w:author="zusammenlegung" w:date="2025-12-12T19:01:00Z" w16du:dateUtc="2025-12-12T18:01:00Z">
        <w:del w:id="1370" w:author="Johannes Zauner" w:date="2025-12-12T20:16:00Z" w16du:dateUtc="2025-12-12T19:16:00Z">
          <w:r w:rsidR="007C0A0D" w:rsidRPr="00FA292E" w:rsidDel="00FA292E">
            <w:rPr>
              <w:b w:val="0"/>
              <w:bCs/>
              <w:rPrChange w:id="1371" w:author="Johannes Zauner" w:date="2025-12-12T20:15:00Z" w16du:dateUtc="2025-12-12T19:15:00Z">
                <w:rPr>
                  <w:b/>
                </w:rPr>
              </w:rPrChange>
            </w:rPr>
            <w:delText>m</w:delText>
          </w:r>
        </w:del>
        <w:r w:rsidR="007C0A0D" w:rsidRPr="00FA292E">
          <w:rPr>
            <w:b w:val="0"/>
            <w:bCs/>
            <w:rPrChange w:id="1372" w:author="Johannes Zauner" w:date="2025-12-12T20:15:00Z" w16du:dateUtc="2025-12-12T19:15:00Z">
              <w:rPr>
                <w:b/>
              </w:rPr>
            </w:rPrChange>
          </w:rPr>
          <w:t>inimum duration of a continuous episode</w:t>
        </w:r>
      </w:ins>
    </w:p>
    <w:p w14:paraId="14E4046C" w14:textId="21665B31" w:rsidR="007C0A0D" w:rsidRPr="00FA292E" w:rsidDel="00FA292E" w:rsidRDefault="007C0A0D" w:rsidP="008A0236">
      <w:pPr>
        <w:pStyle w:val="DefinitionTerm"/>
        <w:rPr>
          <w:ins w:id="1373" w:author="zusammenlegung" w:date="2025-12-12T19:01:00Z" w16du:dateUtc="2025-12-12T18:01:00Z"/>
          <w:del w:id="1374" w:author="Johannes Zauner" w:date="2025-12-12T20:15:00Z" w16du:dateUtc="2025-12-12T19:15:00Z"/>
          <w:rFonts w:ascii="Arial" w:hAnsi="Arial" w:cs="Arial"/>
          <w:b w:val="0"/>
          <w:bCs/>
          <w:rPrChange w:id="1375" w:author="Johannes Zauner" w:date="2025-12-12T20:16:00Z" w16du:dateUtc="2025-12-12T19:16:00Z">
            <w:rPr>
              <w:ins w:id="1376" w:author="zusammenlegung" w:date="2025-12-12T19:01:00Z" w16du:dateUtc="2025-12-12T18:01:00Z"/>
              <w:del w:id="1377" w:author="Johannes Zauner" w:date="2025-12-12T20:15:00Z" w16du:dateUtc="2025-12-12T19:15:00Z"/>
              <w:rFonts w:ascii="Arial" w:hAnsi="Arial" w:cs="Arial"/>
            </w:rPr>
          </w:rPrChange>
        </w:rPr>
      </w:pPr>
      <w:ins w:id="1378" w:author="zusammenlegung" w:date="2025-12-12T19:01:00Z" w16du:dateUtc="2025-12-12T18:01:00Z">
        <w:r w:rsidRPr="00C673E9">
          <w:rPr>
            <w:rFonts w:ascii="Arial" w:hAnsi="Arial" w:cs="Arial"/>
          </w:rPr>
          <w:t>Line 5</w:t>
        </w:r>
      </w:ins>
      <w:ins w:id="1379" w:author="Johannes Zauner" w:date="2025-12-12T20:16:00Z" w16du:dateUtc="2025-12-12T19:16:00Z">
        <w:r w:rsidR="00FA292E">
          <w:rPr>
            <w:rFonts w:ascii="Arial" w:hAnsi="Arial" w:cs="Arial"/>
          </w:rPr>
          <w:t xml:space="preserve"> </w:t>
        </w:r>
      </w:ins>
    </w:p>
    <w:p w14:paraId="0A8A633A" w14:textId="69A7A684" w:rsidR="007C0A0D" w:rsidRPr="005A2EDF" w:rsidRDefault="00FA292E">
      <w:pPr>
        <w:pStyle w:val="DefinitionTerm"/>
        <w:rPr>
          <w:ins w:id="1380" w:author="zusammenlegung" w:date="2025-12-12T19:01:00Z" w16du:dateUtc="2025-12-12T18:01:00Z"/>
          <w:bCs/>
        </w:rPr>
        <w:pPrChange w:id="1381" w:author="Johannes Zauner" w:date="2025-12-12T20:15:00Z" w16du:dateUtc="2025-12-12T19:15:00Z">
          <w:pPr>
            <w:pStyle w:val="Definition"/>
            <w:spacing w:after="0"/>
          </w:pPr>
        </w:pPrChange>
      </w:pPr>
      <w:ins w:id="1382" w:author="Johannes Zauner" w:date="2025-12-12T20:16:00Z" w16du:dateUtc="2025-12-12T19:16:00Z">
        <w:r>
          <w:rPr>
            <w:b w:val="0"/>
            <w:bCs/>
          </w:rPr>
          <w:t>M</w:t>
        </w:r>
      </w:ins>
      <w:ins w:id="1383" w:author="zusammenlegung" w:date="2025-12-12T19:01:00Z" w16du:dateUtc="2025-12-12T18:01:00Z">
        <w:del w:id="1384" w:author="Johannes Zauner" w:date="2025-12-12T20:16:00Z" w16du:dateUtc="2025-12-12T19:16:00Z">
          <w:r w:rsidR="007C0A0D" w:rsidRPr="00FA292E" w:rsidDel="00FA292E">
            <w:rPr>
              <w:b w:val="0"/>
              <w:bCs/>
              <w:rPrChange w:id="1385" w:author="Johannes Zauner" w:date="2025-12-12T20:16:00Z" w16du:dateUtc="2025-12-12T19:16:00Z">
                <w:rPr>
                  <w:b/>
                </w:rPr>
              </w:rPrChange>
            </w:rPr>
            <w:delText>m</w:delText>
          </w:r>
        </w:del>
        <w:r w:rsidR="007C0A0D" w:rsidRPr="00FA292E">
          <w:rPr>
            <w:b w:val="0"/>
            <w:bCs/>
            <w:rPrChange w:id="1386" w:author="Johannes Zauner" w:date="2025-12-12T20:16:00Z" w16du:dateUtc="2025-12-12T19:16:00Z">
              <w:rPr>
                <w:b/>
              </w:rPr>
            </w:rPrChange>
          </w:rPr>
          <w:t>aximum gap allowed within an episode</w:t>
        </w:r>
      </w:ins>
    </w:p>
    <w:p w14:paraId="7A0D6030" w14:textId="2D3E12D5" w:rsidR="007C0A0D" w:rsidRPr="00FA292E" w:rsidDel="00FA292E" w:rsidRDefault="007C0A0D" w:rsidP="008A0236">
      <w:pPr>
        <w:pStyle w:val="DefinitionTerm"/>
        <w:rPr>
          <w:ins w:id="1387" w:author="zusammenlegung" w:date="2025-12-12T19:01:00Z" w16du:dateUtc="2025-12-12T18:01:00Z"/>
          <w:del w:id="1388" w:author="Johannes Zauner" w:date="2025-12-12T20:16:00Z" w16du:dateUtc="2025-12-12T19:16:00Z"/>
          <w:rFonts w:ascii="Arial" w:hAnsi="Arial" w:cs="Arial"/>
          <w:b w:val="0"/>
          <w:bCs/>
          <w:rPrChange w:id="1389" w:author="Johannes Zauner" w:date="2025-12-12T20:16:00Z" w16du:dateUtc="2025-12-12T19:16:00Z">
            <w:rPr>
              <w:ins w:id="1390" w:author="zusammenlegung" w:date="2025-12-12T19:01:00Z" w16du:dateUtc="2025-12-12T18:01:00Z"/>
              <w:del w:id="1391" w:author="Johannes Zauner" w:date="2025-12-12T20:16:00Z" w16du:dateUtc="2025-12-12T19:16:00Z"/>
              <w:rFonts w:ascii="Arial" w:hAnsi="Arial" w:cs="Arial"/>
            </w:rPr>
          </w:rPrChange>
        </w:rPr>
      </w:pPr>
      <w:ins w:id="1392" w:author="zusammenlegung" w:date="2025-12-12T19:01:00Z" w16du:dateUtc="2025-12-12T18:01:00Z">
        <w:r w:rsidRPr="00C673E9">
          <w:rPr>
            <w:rFonts w:ascii="Arial" w:hAnsi="Arial" w:cs="Arial"/>
          </w:rPr>
          <w:t>Line 6</w:t>
        </w:r>
      </w:ins>
      <w:ins w:id="1393" w:author="Johannes Zauner" w:date="2025-12-12T20:16:00Z" w16du:dateUtc="2025-12-12T19:16:00Z">
        <w:r w:rsidR="00FA292E">
          <w:rPr>
            <w:rFonts w:ascii="Arial" w:hAnsi="Arial" w:cs="Arial"/>
          </w:rPr>
          <w:t xml:space="preserve"> </w:t>
        </w:r>
      </w:ins>
    </w:p>
    <w:p w14:paraId="6E301383" w14:textId="52E7E33B" w:rsidR="007C0A0D" w:rsidRPr="005A2EDF" w:rsidRDefault="00FA292E">
      <w:pPr>
        <w:pStyle w:val="DefinitionTerm"/>
        <w:rPr>
          <w:ins w:id="1394" w:author="zusammenlegung" w:date="2025-12-12T19:01:00Z" w16du:dateUtc="2025-12-12T18:01:00Z"/>
          <w:bCs/>
        </w:rPr>
        <w:pPrChange w:id="1395" w:author="Johannes Zauner" w:date="2025-12-12T20:16:00Z" w16du:dateUtc="2025-12-12T19:16:00Z">
          <w:pPr>
            <w:pStyle w:val="Definition"/>
            <w:spacing w:after="0"/>
          </w:pPr>
        </w:pPrChange>
      </w:pPr>
      <w:ins w:id="1396" w:author="Johannes Zauner" w:date="2025-12-12T20:16:00Z" w16du:dateUtc="2025-12-12T19:16:00Z">
        <w:r>
          <w:rPr>
            <w:b w:val="0"/>
            <w:bCs/>
          </w:rPr>
          <w:t>K</w:t>
        </w:r>
      </w:ins>
      <w:ins w:id="1397" w:author="zusammenlegung" w:date="2025-12-12T19:01:00Z" w16du:dateUtc="2025-12-12T18:01:00Z">
        <w:del w:id="1398" w:author="Johannes Zauner" w:date="2025-12-12T20:16:00Z" w16du:dateUtc="2025-12-12T19:16:00Z">
          <w:r w:rsidR="007C0A0D" w:rsidRPr="00FA292E" w:rsidDel="00FA292E">
            <w:rPr>
              <w:b w:val="0"/>
              <w:bCs/>
              <w:rPrChange w:id="1399" w:author="Johannes Zauner" w:date="2025-12-12T20:16:00Z" w16du:dateUtc="2025-12-12T19:16:00Z">
                <w:rPr>
                  <w:b/>
                </w:rPr>
              </w:rPrChange>
            </w:rPr>
            <w:delText>k</w:delText>
          </w:r>
        </w:del>
        <w:r w:rsidR="007C0A0D" w:rsidRPr="00FA292E">
          <w:rPr>
            <w:b w:val="0"/>
            <w:bCs/>
            <w:rPrChange w:id="1400" w:author="Johannes Zauner" w:date="2025-12-12T20:16:00Z" w16du:dateUtc="2025-12-12T19:16:00Z">
              <w:rPr>
                <w:b/>
              </w:rPr>
            </w:rPrChange>
          </w:rPr>
          <w:t>eep days with zero episodes in output</w:t>
        </w:r>
      </w:ins>
    </w:p>
    <w:p w14:paraId="45696F04" w14:textId="35E6F1AE" w:rsidR="007C0A0D" w:rsidRPr="00FA292E" w:rsidDel="00FA292E" w:rsidRDefault="007C0A0D" w:rsidP="008A0236">
      <w:pPr>
        <w:pStyle w:val="DefinitionTerm"/>
        <w:rPr>
          <w:ins w:id="1401" w:author="zusammenlegung" w:date="2025-12-12T19:01:00Z" w16du:dateUtc="2025-12-12T18:01:00Z"/>
          <w:del w:id="1402" w:author="Johannes Zauner" w:date="2025-12-12T20:16:00Z" w16du:dateUtc="2025-12-12T19:16:00Z"/>
          <w:rFonts w:ascii="Arial" w:hAnsi="Arial" w:cs="Arial"/>
          <w:b w:val="0"/>
          <w:bCs/>
          <w:rPrChange w:id="1403" w:author="Johannes Zauner" w:date="2025-12-12T20:16:00Z" w16du:dateUtc="2025-12-12T19:16:00Z">
            <w:rPr>
              <w:ins w:id="1404" w:author="zusammenlegung" w:date="2025-12-12T19:01:00Z" w16du:dateUtc="2025-12-12T18:01:00Z"/>
              <w:del w:id="1405" w:author="Johannes Zauner" w:date="2025-12-12T20:16:00Z" w16du:dateUtc="2025-12-12T19:16:00Z"/>
              <w:rFonts w:ascii="Arial" w:hAnsi="Arial" w:cs="Arial"/>
            </w:rPr>
          </w:rPrChange>
        </w:rPr>
      </w:pPr>
      <w:ins w:id="1406" w:author="zusammenlegung" w:date="2025-12-12T19:01:00Z" w16du:dateUtc="2025-12-12T18:01:00Z">
        <w:r w:rsidRPr="00C673E9">
          <w:rPr>
            <w:rFonts w:ascii="Arial" w:hAnsi="Arial" w:cs="Arial"/>
          </w:rPr>
          <w:t>Line 9</w:t>
        </w:r>
      </w:ins>
      <w:ins w:id="1407" w:author="Johannes Zauner" w:date="2025-12-12T20:16:00Z" w16du:dateUtc="2025-12-12T19:16:00Z">
        <w:r w:rsidR="00FA292E">
          <w:rPr>
            <w:rFonts w:ascii="Arial" w:hAnsi="Arial" w:cs="Arial"/>
          </w:rPr>
          <w:t xml:space="preserve"> </w:t>
        </w:r>
        <w:r w:rsidR="00FA292E" w:rsidRPr="00653116">
          <w:rPr>
            <w:rFonts w:ascii="Arial" w:hAnsi="Arial" w:cs="Arial"/>
            <w:bCs/>
          </w:rPr>
          <w:t>C</w:t>
        </w:r>
      </w:ins>
    </w:p>
    <w:p w14:paraId="78D4D1FA" w14:textId="77777777" w:rsidR="007C0A0D" w:rsidRPr="005A2EDF" w:rsidRDefault="007C0A0D">
      <w:pPr>
        <w:pStyle w:val="DefinitionTerm"/>
        <w:rPr>
          <w:ins w:id="1408" w:author="zusammenlegung" w:date="2025-12-12T19:01:00Z" w16du:dateUtc="2025-12-12T18:01:00Z"/>
          <w:bCs/>
        </w:rPr>
        <w:pPrChange w:id="1409" w:author="Johannes Zauner" w:date="2025-12-12T20:16:00Z" w16du:dateUtc="2025-12-12T19:16:00Z">
          <w:pPr>
            <w:pStyle w:val="Definition"/>
            <w:spacing w:after="0"/>
          </w:pPr>
        </w:pPrChange>
      </w:pPr>
      <w:ins w:id="1410" w:author="zusammenlegung" w:date="2025-12-12T19:01:00Z" w16du:dateUtc="2025-12-12T18:01:00Z">
        <w:del w:id="1411" w:author="Johannes Zauner" w:date="2025-12-12T20:16:00Z" w16du:dateUtc="2025-12-12T19:16:00Z">
          <w:r w:rsidRPr="00FA292E" w:rsidDel="00FA292E">
            <w:rPr>
              <w:b w:val="0"/>
              <w:bCs/>
              <w:rPrChange w:id="1412" w:author="Johannes Zauner" w:date="2025-12-12T20:16:00Z" w16du:dateUtc="2025-12-12T19:16:00Z">
                <w:rPr>
                  <w:b/>
                </w:rPr>
              </w:rPrChange>
            </w:rPr>
            <w:delText>c</w:delText>
          </w:r>
        </w:del>
        <w:r w:rsidRPr="00FA292E">
          <w:rPr>
            <w:b w:val="0"/>
            <w:bCs/>
            <w:rPrChange w:id="1413" w:author="Johannes Zauner" w:date="2025-12-12T20:16:00Z" w16du:dateUtc="2025-12-12T19:16:00Z">
              <w:rPr>
                <w:b/>
              </w:rPr>
            </w:rPrChange>
          </w:rPr>
          <w:t>ount number of episodes per day</w:t>
        </w:r>
      </w:ins>
    </w:p>
    <w:p w14:paraId="178868BF" w14:textId="374C23F3" w:rsidR="007C0A0D" w:rsidRPr="00FA292E" w:rsidDel="00FA292E" w:rsidRDefault="007C0A0D" w:rsidP="008A0236">
      <w:pPr>
        <w:pStyle w:val="DefinitionTerm"/>
        <w:rPr>
          <w:ins w:id="1414" w:author="zusammenlegung" w:date="2025-12-12T19:01:00Z" w16du:dateUtc="2025-12-12T18:01:00Z"/>
          <w:del w:id="1415" w:author="Johannes Zauner" w:date="2025-12-12T20:16:00Z" w16du:dateUtc="2025-12-12T19:16:00Z"/>
          <w:rFonts w:ascii="Arial" w:hAnsi="Arial" w:cs="Arial"/>
          <w:b w:val="0"/>
          <w:bCs/>
          <w:rPrChange w:id="1416" w:author="Johannes Zauner" w:date="2025-12-12T20:16:00Z" w16du:dateUtc="2025-12-12T19:16:00Z">
            <w:rPr>
              <w:ins w:id="1417" w:author="zusammenlegung" w:date="2025-12-12T19:01:00Z" w16du:dateUtc="2025-12-12T18:01:00Z"/>
              <w:del w:id="1418" w:author="Johannes Zauner" w:date="2025-12-12T20:16:00Z" w16du:dateUtc="2025-12-12T19:16:00Z"/>
              <w:rFonts w:ascii="Arial" w:hAnsi="Arial" w:cs="Arial"/>
            </w:rPr>
          </w:rPrChange>
        </w:rPr>
      </w:pPr>
      <w:ins w:id="1419" w:author="zusammenlegung" w:date="2025-12-12T19:01:00Z" w16du:dateUtc="2025-12-12T18:01:00Z">
        <w:r w:rsidRPr="00C673E9">
          <w:rPr>
            <w:rFonts w:ascii="Arial" w:hAnsi="Arial" w:cs="Arial"/>
          </w:rPr>
          <w:t>Line 10</w:t>
        </w:r>
      </w:ins>
      <w:ins w:id="1420" w:author="Johannes Zauner" w:date="2025-12-12T20:16:00Z" w16du:dateUtc="2025-12-12T19:16:00Z">
        <w:r w:rsidR="00FA292E">
          <w:rPr>
            <w:rFonts w:ascii="Arial" w:hAnsi="Arial" w:cs="Arial"/>
          </w:rPr>
          <w:t xml:space="preserve"> </w:t>
        </w:r>
      </w:ins>
    </w:p>
    <w:p w14:paraId="672723B4" w14:textId="4DB55C84" w:rsidR="007C0A0D" w:rsidRDefault="00FA292E" w:rsidP="00FA292E">
      <w:pPr>
        <w:pStyle w:val="DefinitionTerm"/>
        <w:rPr>
          <w:ins w:id="1421" w:author="Johannes Zauner" w:date="2025-12-12T20:17:00Z" w16du:dateUtc="2025-12-12T19:17:00Z"/>
          <w:b w:val="0"/>
          <w:bCs/>
        </w:rPr>
      </w:pPr>
      <w:ins w:id="1422" w:author="Johannes Zauner" w:date="2025-12-12T20:16:00Z" w16du:dateUtc="2025-12-12T19:16:00Z">
        <w:r>
          <w:rPr>
            <w:b w:val="0"/>
            <w:bCs/>
          </w:rPr>
          <w:t>C</w:t>
        </w:r>
      </w:ins>
      <w:del w:id="1423" w:author="Johannes Zauner" w:date="2025-12-12T20:16:00Z" w16du:dateUtc="2025-12-12T19:16:00Z">
        <w:r w:rsidR="007C0A0D" w:rsidRPr="00FA292E" w:rsidDel="00FA292E">
          <w:rPr>
            <w:b w:val="0"/>
            <w:bCs/>
            <w:rPrChange w:id="1424" w:author="Johannes Zauner" w:date="2025-12-12T20:16:00Z" w16du:dateUtc="2025-12-12T19:16:00Z">
              <w:rPr/>
            </w:rPrChange>
          </w:rPr>
          <w:delText>c</w:delText>
        </w:r>
      </w:del>
      <w:r w:rsidR="007C0A0D" w:rsidRPr="00FA292E">
        <w:rPr>
          <w:b w:val="0"/>
          <w:bCs/>
          <w:rPrChange w:id="1425" w:author="Johannes Zauner" w:date="2025-12-12T20:16:00Z" w16du:dateUtc="2025-12-12T19:16:00Z">
            <w:rPr/>
          </w:rPrChange>
        </w:rPr>
        <w:t>ompute daily mean frequency</w:t>
      </w:r>
      <w:del w:id="1426" w:author="zusammenlegung" w:date="2025-12-12T19:01:00Z" w16du:dateUtc="2025-12-12T18:01:00Z">
        <w:r w:rsidR="00292170" w:rsidRPr="00FA292E">
          <w:rPr>
            <w:b w:val="0"/>
            <w:bCs/>
            <w:color w:val="BFBFBF" w:themeColor="background1" w:themeShade="BF"/>
            <w:rPrChange w:id="1427" w:author="Johannes Zauner" w:date="2025-12-12T20:16:00Z" w16du:dateUtc="2025-12-12T19:16:00Z">
              <w:rPr>
                <w:color w:val="BFBFBF" w:themeColor="background1" w:themeShade="BF"/>
              </w:rPr>
            </w:rPrChange>
          </w:rPr>
          <w:br/>
        </w:r>
        <w:r w:rsidR="00292170" w:rsidRPr="00FA292E">
          <w:rPr>
            <w:rStyle w:val="NormalTok"/>
            <w:b w:val="0"/>
            <w:bCs/>
            <w:color w:val="BFBFBF" w:themeColor="background1" w:themeShade="BF"/>
            <w:rPrChange w:id="1428" w:author="Johannes Zauner" w:date="2025-12-12T20:16:00Z" w16du:dateUtc="2025-12-12T19:16:00Z">
              <w:rPr>
                <w:rStyle w:val="NormalTok"/>
                <w:color w:val="BFBFBF" w:themeColor="background1" w:themeShade="BF"/>
              </w:rPr>
            </w:rPrChange>
          </w:rPr>
          <w:delText xml:space="preserve">  </w:delText>
        </w:r>
        <w:r w:rsidR="00292170" w:rsidRPr="00FA292E">
          <w:rPr>
            <w:rStyle w:val="FunctionTok"/>
            <w:b w:val="0"/>
            <w:bCs/>
            <w:color w:val="BFBFBF" w:themeColor="background1" w:themeShade="BF"/>
            <w:rPrChange w:id="1429" w:author="Johannes Zauner" w:date="2025-12-12T20:16:00Z" w16du:dateUtc="2025-12-12T19:16:00Z">
              <w:rPr>
                <w:rStyle w:val="FunctionTok"/>
                <w:color w:val="BFBFBF" w:themeColor="background1" w:themeShade="BF"/>
              </w:rPr>
            </w:rPrChange>
          </w:rPr>
          <w:delText>gt</w:delText>
        </w:r>
        <w:r w:rsidR="00292170" w:rsidRPr="00FA292E">
          <w:rPr>
            <w:rStyle w:val="NormalTok"/>
            <w:b w:val="0"/>
            <w:bCs/>
            <w:color w:val="BFBFBF" w:themeColor="background1" w:themeShade="BF"/>
            <w:rPrChange w:id="1430" w:author="Johannes Zauner" w:date="2025-12-12T20:16:00Z" w16du:dateUtc="2025-12-12T19:16:00Z">
              <w:rPr>
                <w:rStyle w:val="NormalTok"/>
                <w:color w:val="BFBFBF" w:themeColor="background1" w:themeShade="BF"/>
              </w:rPr>
            </w:rPrChange>
          </w:rPr>
          <w:delText xml:space="preserve">() </w:delText>
        </w:r>
        <w:r w:rsidR="00292170" w:rsidRPr="00FA292E">
          <w:rPr>
            <w:rStyle w:val="SpecialCharTok"/>
            <w:b w:val="0"/>
            <w:bCs/>
            <w:color w:val="BFBFBF" w:themeColor="background1" w:themeShade="BF"/>
            <w:rPrChange w:id="1431" w:author="Johannes Zauner" w:date="2025-12-12T20:16:00Z" w16du:dateUtc="2025-12-12T19:16:00Z">
              <w:rPr>
                <w:rStyle w:val="SpecialCharTok"/>
                <w:color w:val="BFBFBF" w:themeColor="background1" w:themeShade="BF"/>
              </w:rPr>
            </w:rPrChange>
          </w:rPr>
          <w:delText>|&gt;</w:delText>
        </w:r>
        <w:r w:rsidR="00292170" w:rsidRPr="00FA292E">
          <w:rPr>
            <w:rStyle w:val="NormalTok"/>
            <w:b w:val="0"/>
            <w:bCs/>
            <w:color w:val="BFBFBF" w:themeColor="background1" w:themeShade="BF"/>
            <w:rPrChange w:id="1432" w:author="Johannes Zauner" w:date="2025-12-12T20:16:00Z" w16du:dateUtc="2025-12-12T19:16:00Z">
              <w:rPr>
                <w:rStyle w:val="NormalTok"/>
                <w:color w:val="BFBFBF" w:themeColor="background1" w:themeShade="BF"/>
              </w:rPr>
            </w:rPrChange>
          </w:rPr>
          <w:delText xml:space="preserve"> </w:delText>
        </w:r>
        <w:r w:rsidR="00292170" w:rsidRPr="00FA292E">
          <w:rPr>
            <w:rStyle w:val="FunctionTok"/>
            <w:b w:val="0"/>
            <w:bCs/>
            <w:color w:val="BFBFBF" w:themeColor="background1" w:themeShade="BF"/>
            <w:rPrChange w:id="1433" w:author="Johannes Zauner" w:date="2025-12-12T20:16:00Z" w16du:dateUtc="2025-12-12T19:16:00Z">
              <w:rPr>
                <w:rStyle w:val="FunctionTok"/>
                <w:color w:val="BFBFBF" w:themeColor="background1" w:themeShade="BF"/>
              </w:rPr>
            </w:rPrChange>
          </w:rPr>
          <w:delText>fmt_number</w:delText>
        </w:r>
        <w:r w:rsidR="00292170" w:rsidRPr="00FA292E">
          <w:rPr>
            <w:rStyle w:val="NormalTok"/>
            <w:b w:val="0"/>
            <w:bCs/>
            <w:color w:val="BFBFBF" w:themeColor="background1" w:themeShade="BF"/>
            <w:rPrChange w:id="1434" w:author="Johannes Zauner" w:date="2025-12-12T20:16:00Z" w16du:dateUtc="2025-12-12T19:16:00Z">
              <w:rPr>
                <w:rStyle w:val="NormalTok"/>
                <w:color w:val="BFBFBF" w:themeColor="background1" w:themeShade="BF"/>
              </w:rPr>
            </w:rPrChange>
          </w:rPr>
          <w:delText xml:space="preserve">() </w:delText>
        </w:r>
      </w:del>
    </w:p>
    <w:p w14:paraId="1D7620B7" w14:textId="77777777" w:rsidR="00CB0CF9" w:rsidRDefault="00CB0CF9" w:rsidP="00146E27">
      <w:pPr>
        <w:pStyle w:val="Definition"/>
      </w:pPr>
    </w:p>
    <w:tbl>
      <w:tblPr>
        <w:tblStyle w:val="Table"/>
        <w:tblW w:w="0" w:type="auto"/>
        <w:tblCellMar>
          <w:left w:w="60" w:type="dxa"/>
          <w:right w:w="60" w:type="dxa"/>
        </w:tblCellMar>
        <w:tblLook w:val="0000" w:firstRow="0" w:lastRow="0" w:firstColumn="0" w:lastColumn="0" w:noHBand="0" w:noVBand="0"/>
      </w:tblPr>
      <w:tblGrid>
        <w:gridCol w:w="1276"/>
        <w:gridCol w:w="2552"/>
      </w:tblGrid>
      <w:tr w:rsidR="00146E27" w:rsidRPr="00AD20E4" w14:paraId="6C08D4BA" w14:textId="77777777" w:rsidTr="0047611C">
        <w:trPr>
          <w:cantSplit/>
          <w:tblHeader/>
        </w:trPr>
        <w:tc>
          <w:tcPr>
            <w:tcW w:w="1276" w:type="dxa"/>
            <w:tcBorders>
              <w:bottom w:val="single" w:sz="4" w:space="0" w:color="auto"/>
            </w:tcBorders>
          </w:tcPr>
          <w:p w14:paraId="7615CE9E" w14:textId="77777777" w:rsidR="00146E27" w:rsidRPr="00DC5B83" w:rsidRDefault="00146E27" w:rsidP="0047611C"/>
        </w:tc>
        <w:tc>
          <w:tcPr>
            <w:tcW w:w="2552" w:type="dxa"/>
            <w:tcBorders>
              <w:bottom w:val="single" w:sz="4" w:space="0" w:color="auto"/>
            </w:tcBorders>
          </w:tcPr>
          <w:p w14:paraId="3DA4882C" w14:textId="77777777" w:rsidR="00146E27" w:rsidRPr="00DC5B83" w:rsidRDefault="00146E27" w:rsidP="0047611C">
            <w:pPr>
              <w:rPr>
                <w:b/>
                <w:bCs/>
              </w:rPr>
            </w:pPr>
            <w:r w:rsidRPr="00DC5B83">
              <w:rPr>
                <w:b/>
                <w:bCs/>
              </w:rPr>
              <w:t>Frequency of episodes</w:t>
            </w:r>
          </w:p>
        </w:tc>
      </w:tr>
      <w:tr w:rsidR="00146E27" w:rsidRPr="00AD20E4" w14:paraId="692A06EE" w14:textId="77777777" w:rsidTr="0047611C">
        <w:trPr>
          <w:cantSplit/>
        </w:trPr>
        <w:tc>
          <w:tcPr>
            <w:tcW w:w="1276" w:type="dxa"/>
            <w:tcBorders>
              <w:top w:val="single" w:sz="4" w:space="0" w:color="auto"/>
            </w:tcBorders>
          </w:tcPr>
          <w:p w14:paraId="29D5CE1F" w14:textId="77777777" w:rsidR="00146E27" w:rsidRPr="00DC5B83" w:rsidRDefault="00146E27" w:rsidP="0047611C">
            <w:r w:rsidRPr="00DC5B83">
              <w:t>Mean daily</w:t>
            </w:r>
          </w:p>
        </w:tc>
        <w:tc>
          <w:tcPr>
            <w:tcW w:w="2552" w:type="dxa"/>
            <w:tcBorders>
              <w:top w:val="single" w:sz="4" w:space="0" w:color="auto"/>
            </w:tcBorders>
          </w:tcPr>
          <w:p w14:paraId="0A5139FB" w14:textId="77777777" w:rsidR="00146E27" w:rsidRPr="00DC5B83" w:rsidRDefault="00146E27" w:rsidP="0047611C">
            <w:pPr>
              <w:jc w:val="center"/>
            </w:pPr>
            <w:r w:rsidRPr="00DC5B83">
              <w:t>0.86</w:t>
            </w:r>
          </w:p>
        </w:tc>
      </w:tr>
      <w:tr w:rsidR="00146E27" w:rsidRPr="00AD20E4" w14:paraId="06C7B35A" w14:textId="77777777" w:rsidTr="0047611C">
        <w:trPr>
          <w:cantSplit/>
          <w:trHeight w:val="64"/>
        </w:trPr>
        <w:tc>
          <w:tcPr>
            <w:tcW w:w="1276" w:type="dxa"/>
          </w:tcPr>
          <w:p w14:paraId="0C58D3DF" w14:textId="77777777" w:rsidR="00146E27" w:rsidRPr="00DC5B83" w:rsidRDefault="00146E27" w:rsidP="0047611C">
            <w:r w:rsidRPr="00DC5B83">
              <w:t>Weekday</w:t>
            </w:r>
          </w:p>
        </w:tc>
        <w:tc>
          <w:tcPr>
            <w:tcW w:w="2552" w:type="dxa"/>
          </w:tcPr>
          <w:p w14:paraId="46C4CBB5" w14:textId="77777777" w:rsidR="00146E27" w:rsidRPr="00DC5B83" w:rsidRDefault="00146E27" w:rsidP="0047611C">
            <w:pPr>
              <w:jc w:val="center"/>
            </w:pPr>
            <w:r w:rsidRPr="00DC5B83">
              <w:t>1.20</w:t>
            </w:r>
          </w:p>
        </w:tc>
      </w:tr>
      <w:tr w:rsidR="00146E27" w:rsidRPr="00AD20E4" w14:paraId="5EB4A860" w14:textId="77777777" w:rsidTr="0047611C">
        <w:trPr>
          <w:cantSplit/>
        </w:trPr>
        <w:tc>
          <w:tcPr>
            <w:tcW w:w="1276" w:type="dxa"/>
          </w:tcPr>
          <w:p w14:paraId="363839F2" w14:textId="77777777" w:rsidR="00146E27" w:rsidRPr="00DC5B83" w:rsidRDefault="00146E27" w:rsidP="0047611C">
            <w:r w:rsidRPr="00DC5B83">
              <w:t>Weekend</w:t>
            </w:r>
          </w:p>
        </w:tc>
        <w:tc>
          <w:tcPr>
            <w:tcW w:w="2552" w:type="dxa"/>
          </w:tcPr>
          <w:p w14:paraId="2613BFE0" w14:textId="77777777" w:rsidR="00146E27" w:rsidRPr="00DC5B83" w:rsidRDefault="00146E27" w:rsidP="0047611C">
            <w:pPr>
              <w:jc w:val="center"/>
            </w:pPr>
            <w:r w:rsidRPr="00DC5B83">
              <w:t>0</w:t>
            </w:r>
          </w:p>
        </w:tc>
      </w:tr>
    </w:tbl>
    <w:p w14:paraId="53AC46F6" w14:textId="77777777" w:rsidR="00146E27" w:rsidRPr="003559B7" w:rsidRDefault="00146E27" w:rsidP="00146E27">
      <w:pPr>
        <w:pStyle w:val="Textkrper"/>
        <w:rPr>
          <w:rStyle w:val="NormalTok"/>
          <w:rFonts w:asciiTheme="minorHAnsi" w:hAnsiTheme="minorHAnsi"/>
          <w:i/>
          <w:iCs/>
          <w:color w:val="auto"/>
          <w:sz w:val="24"/>
          <w:shd w:val="clear" w:color="auto" w:fill="auto"/>
        </w:rPr>
      </w:pPr>
      <w:r w:rsidRPr="003559B7">
        <w:rPr>
          <w:rStyle w:val="Hervorhebung"/>
        </w:rPr>
        <w:t>Table 6: Frequency of continuous near-work episodes per day</w:t>
      </w:r>
    </w:p>
    <w:p w14:paraId="18C15C19" w14:textId="77777777" w:rsidR="00146E27" w:rsidRPr="00CB0CF9" w:rsidRDefault="00146E27">
      <w:pPr>
        <w:pStyle w:val="Definition"/>
        <w:pPrChange w:id="1435" w:author="Johannes Zauner" w:date="2025-12-12T20:17:00Z" w16du:dateUtc="2025-12-12T19:17:00Z">
          <w:pPr>
            <w:pStyle w:val="Definition"/>
            <w:spacing w:after="0"/>
          </w:pPr>
        </w:pPrChange>
      </w:pPr>
    </w:p>
    <w:p w14:paraId="23EAB38F" w14:textId="72445F55" w:rsidR="007C0A0D" w:rsidRPr="00160B18" w:rsidRDefault="00160B18" w:rsidP="00F61D20">
      <w:pPr>
        <w:pStyle w:val="SourceCode"/>
        <w:spacing w:line="240" w:lineRule="auto"/>
        <w:rPr>
          <w:lang w:val="de-DE"/>
          <w:rPrChange w:id="1436" w:author="Johannes Zauner" w:date="2025-12-13T05:16:00Z" w16du:dateUtc="2025-12-13T04:16:00Z">
            <w:rPr>
              <w:rFonts w:cs="Consolas"/>
            </w:rPr>
          </w:rPrChange>
        </w:rPr>
      </w:pPr>
      <w:bookmarkStart w:id="1437" w:name="annotated-cell-6"/>
      <w:ins w:id="1438" w:author="Johannes Zauner" w:date="2025-12-13T05:16:00Z">
        <w:r w:rsidRPr="00160B18">
          <w:rPr>
            <w:b/>
            <w:bCs/>
            <w:lang w:val="de-DE"/>
            <w:rPrChange w:id="1439" w:author="Johannes Zauner" w:date="2025-12-13T05:16:00Z" w16du:dateUtc="2025-12-13T04:16:00Z">
              <w:rPr>
                <w:lang w:val="de-DE"/>
              </w:rPr>
            </w:rPrChange>
          </w:rPr>
          <w:t>Plot continuous near-work episodes</w:t>
        </w:r>
      </w:ins>
      <w:ins w:id="1440" w:author="Johannes Zauner" w:date="2025-12-13T05:08:00Z" w16du:dateUtc="2025-12-13T04:08:00Z">
        <w:r w:rsidR="008C4DD3">
          <w:rPr>
            <w:color w:val="4758AB"/>
            <w:shd w:val="clear" w:color="auto" w:fill="F1F3F5"/>
            <w:lang w:val="de-DE"/>
          </w:rPr>
          <w:br/>
        </w:r>
      </w:ins>
      <w:ins w:id="1441" w:author="Johannes Zauner" w:date="2025-12-12T20:51:00Z" w16du:dateUtc="2025-12-12T19:51:00Z">
        <w:r w:rsidR="00BF5742">
          <w:rPr>
            <w:rStyle w:val="NormalTok"/>
          </w:rPr>
          <w:t>1</w:t>
        </w:r>
        <w:r w:rsidR="00BF5742">
          <w:rPr>
            <w:rStyle w:val="NormalTok"/>
            <w:rFonts w:cs="Consolas"/>
          </w:rPr>
          <w:t xml:space="preserve"> </w:t>
        </w:r>
      </w:ins>
      <w:r w:rsidR="007C0A0D" w:rsidRPr="00E15100">
        <w:rPr>
          <w:rStyle w:val="NormalTok"/>
          <w:rFonts w:cs="Consolas"/>
        </w:rPr>
        <w:t xml:space="preserve">dataCC </w:t>
      </w:r>
      <w:r w:rsidR="007C0A0D" w:rsidRPr="00E15100">
        <w:rPr>
          <w:rStyle w:val="SpecialCharTok"/>
          <w:rFonts w:cs="Consolas"/>
        </w:rPr>
        <w:t>|&gt;</w:t>
      </w:r>
      <w:r w:rsidR="007C0A0D" w:rsidRPr="00E15100">
        <w:rPr>
          <w:rFonts w:cs="Consolas"/>
        </w:rPr>
        <w:br/>
      </w:r>
      <w:ins w:id="1442" w:author="Johannes Zauner" w:date="2025-12-12T20:51:00Z" w16du:dateUtc="2025-12-12T19:51:00Z">
        <w:r w:rsidR="00BF5742">
          <w:rPr>
            <w:rStyle w:val="NormalTok"/>
          </w:rPr>
          <w:t>2</w:t>
        </w:r>
        <w:r w:rsidR="00BF5742">
          <w:rPr>
            <w:rStyle w:val="NormalTok"/>
            <w:rFonts w:cs="Consolas"/>
          </w:rPr>
          <w:t xml:space="preserve"> </w:t>
        </w:r>
      </w:ins>
      <w:r w:rsidR="007C0A0D" w:rsidRPr="00E15100">
        <w:rPr>
          <w:rStyle w:val="NormalTok"/>
          <w:rFonts w:cs="Consolas"/>
        </w:rPr>
        <w:t xml:space="preserve">  </w:t>
      </w:r>
      <w:r w:rsidR="007C0A0D" w:rsidRPr="00E15100">
        <w:rPr>
          <w:rStyle w:val="FunctionTok"/>
          <w:rFonts w:cs="Consolas"/>
        </w:rPr>
        <w:t>add_clusters</w:t>
      </w:r>
      <w:r w:rsidR="007C0A0D" w:rsidRPr="00E15100">
        <w:rPr>
          <w:rStyle w:val="NormalTok"/>
          <w:rFonts w:cs="Consolas"/>
        </w:rPr>
        <w:t>(</w:t>
      </w:r>
      <w:r w:rsidR="007C0A0D" w:rsidRPr="00E15100">
        <w:rPr>
          <w:rFonts w:cs="Consolas"/>
        </w:rPr>
        <w:br/>
      </w:r>
      <w:ins w:id="1443" w:author="Johannes Zauner" w:date="2025-12-12T20:51:00Z" w16du:dateUtc="2025-12-12T19:51:00Z">
        <w:r w:rsidR="00BF5742">
          <w:rPr>
            <w:rStyle w:val="NormalTok"/>
          </w:rPr>
          <w:t>3</w:t>
        </w:r>
        <w:r w:rsidR="00BF5742">
          <w:rPr>
            <w:rStyle w:val="NormalTok"/>
            <w:rFonts w:cs="Consolas"/>
          </w:rPr>
          <w:t xml:space="preserve"> </w:t>
        </w:r>
      </w:ins>
      <w:r w:rsidR="007C0A0D" w:rsidRPr="00E15100">
        <w:rPr>
          <w:rStyle w:val="NormalTok"/>
          <w:rFonts w:cs="Consolas"/>
        </w:rPr>
        <w:t xml:space="preserve">    Dis </w:t>
      </w:r>
      <w:r w:rsidR="007C0A0D" w:rsidRPr="00E15100">
        <w:rPr>
          <w:rStyle w:val="SpecialCharTok"/>
          <w:rFonts w:cs="Consolas"/>
        </w:rPr>
        <w:t>&gt;=</w:t>
      </w:r>
      <w:r w:rsidR="007C0A0D" w:rsidRPr="00E15100">
        <w:rPr>
          <w:rStyle w:val="NormalTok"/>
          <w:rFonts w:cs="Consolas"/>
        </w:rPr>
        <w:t xml:space="preserve"> </w:t>
      </w:r>
      <w:r w:rsidR="007C0A0D" w:rsidRPr="00E15100">
        <w:rPr>
          <w:rStyle w:val="DecValTok"/>
          <w:rFonts w:cs="Consolas"/>
        </w:rPr>
        <w:t>20</w:t>
      </w:r>
      <w:r w:rsidR="007C0A0D" w:rsidRPr="00E15100">
        <w:rPr>
          <w:rStyle w:val="NormalTok"/>
          <w:rFonts w:cs="Consolas"/>
        </w:rPr>
        <w:t xml:space="preserve"> </w:t>
      </w:r>
      <w:r w:rsidR="007C0A0D" w:rsidRPr="00E15100">
        <w:rPr>
          <w:rStyle w:val="SpecialCharTok"/>
          <w:rFonts w:cs="Consolas"/>
        </w:rPr>
        <w:t>&amp;</w:t>
      </w:r>
      <w:r w:rsidR="007C0A0D" w:rsidRPr="00E15100">
        <w:rPr>
          <w:rStyle w:val="NormalTok"/>
          <w:rFonts w:cs="Consolas"/>
        </w:rPr>
        <w:t xml:space="preserve"> Dis </w:t>
      </w:r>
      <w:r w:rsidR="007C0A0D" w:rsidRPr="00E15100">
        <w:rPr>
          <w:rStyle w:val="SpecialCharTok"/>
          <w:rFonts w:cs="Consolas"/>
        </w:rPr>
        <w:t>&lt;</w:t>
      </w:r>
      <w:r w:rsidR="007C0A0D" w:rsidRPr="00E15100">
        <w:rPr>
          <w:rStyle w:val="NormalTok"/>
          <w:rFonts w:cs="Consolas"/>
        </w:rPr>
        <w:t xml:space="preserve"> </w:t>
      </w:r>
      <w:r w:rsidR="007C0A0D" w:rsidRPr="00E15100">
        <w:rPr>
          <w:rStyle w:val="DecValTok"/>
          <w:rFonts w:cs="Consolas"/>
        </w:rPr>
        <w:t>60</w:t>
      </w:r>
      <w:r w:rsidR="007C0A0D" w:rsidRPr="00E15100">
        <w:rPr>
          <w:rStyle w:val="NormalTok"/>
          <w:rFonts w:cs="Consolas"/>
        </w:rPr>
        <w:t>,</w:t>
      </w:r>
      <w:r w:rsidR="007C0A0D" w:rsidRPr="00E15100">
        <w:rPr>
          <w:rFonts w:cs="Consolas"/>
        </w:rPr>
        <w:br/>
      </w:r>
      <w:ins w:id="1444" w:author="Johannes Zauner" w:date="2025-12-12T20:51:00Z" w16du:dateUtc="2025-12-12T19:51:00Z">
        <w:r w:rsidR="00BF5742">
          <w:rPr>
            <w:rStyle w:val="NormalTok"/>
          </w:rPr>
          <w:t>4</w:t>
        </w:r>
        <w:r w:rsidR="00BF5742">
          <w:rPr>
            <w:rStyle w:val="NormalTok"/>
            <w:rFonts w:cs="Consolas"/>
          </w:rPr>
          <w:t xml:space="preserve"> </w:t>
        </w:r>
      </w:ins>
      <w:r w:rsidR="007C0A0D" w:rsidRPr="00E15100">
        <w:rPr>
          <w:rStyle w:val="NormalTok"/>
          <w:rFonts w:cs="Consolas"/>
        </w:rPr>
        <w:t xml:space="preserve">    </w:t>
      </w:r>
      <w:r w:rsidR="007C0A0D" w:rsidRPr="00E15100">
        <w:rPr>
          <w:rStyle w:val="AttributeTok"/>
          <w:rFonts w:cs="Consolas"/>
        </w:rPr>
        <w:t>cluster.duration =</w:t>
      </w:r>
      <w:r w:rsidR="007C0A0D" w:rsidRPr="00E15100">
        <w:rPr>
          <w:rStyle w:val="NormalTok"/>
          <w:rFonts w:cs="Consolas"/>
        </w:rPr>
        <w:t xml:space="preserve"> </w:t>
      </w:r>
      <w:r w:rsidR="007C0A0D" w:rsidRPr="00E15100">
        <w:rPr>
          <w:rStyle w:val="StringTok"/>
          <w:rFonts w:cs="Consolas"/>
        </w:rPr>
        <w:t>"30 mins"</w:t>
      </w:r>
      <w:r w:rsidR="007C0A0D" w:rsidRPr="00E15100">
        <w:rPr>
          <w:rStyle w:val="NormalTok"/>
          <w:rFonts w:cs="Consolas"/>
        </w:rPr>
        <w:t>,</w:t>
      </w:r>
      <w:r w:rsidR="007C0A0D" w:rsidRPr="00E15100">
        <w:rPr>
          <w:rFonts w:cs="Consolas"/>
        </w:rPr>
        <w:br/>
      </w:r>
      <w:ins w:id="1445" w:author="Johannes Zauner" w:date="2025-12-12T20:51:00Z" w16du:dateUtc="2025-12-12T19:51:00Z">
        <w:r w:rsidR="00BF5742">
          <w:rPr>
            <w:rStyle w:val="NormalTok"/>
          </w:rPr>
          <w:t>5</w:t>
        </w:r>
        <w:r w:rsidR="00BF5742">
          <w:rPr>
            <w:rStyle w:val="NormalTok"/>
            <w:rFonts w:cs="Consolas"/>
          </w:rPr>
          <w:t xml:space="preserve"> </w:t>
        </w:r>
      </w:ins>
      <w:r w:rsidR="007C0A0D" w:rsidRPr="00E15100">
        <w:rPr>
          <w:rStyle w:val="NormalTok"/>
          <w:rFonts w:cs="Consolas"/>
        </w:rPr>
        <w:t xml:space="preserve">    </w:t>
      </w:r>
      <w:r w:rsidR="007C0A0D" w:rsidRPr="00E15100">
        <w:rPr>
          <w:rStyle w:val="AttributeTok"/>
          <w:rFonts w:cs="Consolas"/>
        </w:rPr>
        <w:t>interruption.duration =</w:t>
      </w:r>
      <w:r w:rsidR="007C0A0D" w:rsidRPr="00E15100">
        <w:rPr>
          <w:rStyle w:val="NormalTok"/>
          <w:rFonts w:cs="Consolas"/>
        </w:rPr>
        <w:t xml:space="preserve"> </w:t>
      </w:r>
      <w:r w:rsidR="007C0A0D" w:rsidRPr="00E15100">
        <w:rPr>
          <w:rStyle w:val="StringTok"/>
          <w:rFonts w:cs="Consolas"/>
        </w:rPr>
        <w:t>"1 min"</w:t>
      </w:r>
      <w:r w:rsidR="007C0A0D" w:rsidRPr="00E15100">
        <w:rPr>
          <w:rFonts w:cs="Consolas"/>
        </w:rPr>
        <w:br/>
      </w:r>
      <w:ins w:id="1446" w:author="Johannes Zauner" w:date="2025-12-12T20:51:00Z" w16du:dateUtc="2025-12-12T19:51:00Z">
        <w:r w:rsidR="00BF5742">
          <w:rPr>
            <w:rStyle w:val="NormalTok"/>
          </w:rPr>
          <w:t>6</w:t>
        </w:r>
        <w:r w:rsidR="00BF5742">
          <w:rPr>
            <w:rStyle w:val="NormalTok"/>
            <w:rFonts w:cs="Consolas"/>
          </w:rPr>
          <w:t xml:space="preserve"> </w:t>
        </w:r>
      </w:ins>
      <w:r w:rsidR="007C0A0D" w:rsidRPr="00E15100">
        <w:rPr>
          <w:rStyle w:val="NormalTok"/>
          <w:rFonts w:cs="Consolas"/>
        </w:rPr>
        <w:t xml:space="preserve">  ) </w:t>
      </w:r>
      <w:r w:rsidR="007C0A0D" w:rsidRPr="00E15100">
        <w:rPr>
          <w:rStyle w:val="SpecialCharTok"/>
          <w:rFonts w:cs="Consolas"/>
        </w:rPr>
        <w:t>|&gt;</w:t>
      </w:r>
      <w:r w:rsidR="007C0A0D" w:rsidRPr="00E15100">
        <w:rPr>
          <w:rFonts w:cs="Consolas"/>
        </w:rPr>
        <w:br/>
      </w:r>
      <w:ins w:id="1447" w:author="Johannes Zauner" w:date="2025-12-12T20:51:00Z" w16du:dateUtc="2025-12-12T19:51:00Z">
        <w:r w:rsidR="00BF5742">
          <w:rPr>
            <w:rStyle w:val="NormalTok"/>
          </w:rPr>
          <w:t>7</w:t>
        </w:r>
        <w:r w:rsidR="00BF5742">
          <w:rPr>
            <w:rStyle w:val="NormalTok"/>
            <w:rFonts w:cs="Consolas"/>
          </w:rPr>
          <w:t xml:space="preserve"> </w:t>
        </w:r>
      </w:ins>
      <w:r w:rsidR="007C0A0D" w:rsidRPr="00E15100">
        <w:rPr>
          <w:rStyle w:val="NormalTok"/>
          <w:rFonts w:cs="Consolas"/>
        </w:rPr>
        <w:t xml:space="preserve">  </w:t>
      </w:r>
      <w:r w:rsidR="007C0A0D" w:rsidRPr="00E15100">
        <w:rPr>
          <w:rStyle w:val="FunctionTok"/>
          <w:rFonts w:cs="Consolas"/>
        </w:rPr>
        <w:t>gg_day</w:t>
      </w:r>
      <w:r w:rsidR="007C0A0D" w:rsidRPr="00E15100">
        <w:rPr>
          <w:rStyle w:val="NormalTok"/>
          <w:rFonts w:cs="Consolas"/>
        </w:rPr>
        <w:t>(</w:t>
      </w:r>
      <w:r w:rsidR="007C0A0D" w:rsidRPr="00E15100">
        <w:rPr>
          <w:rStyle w:val="AttributeTok"/>
          <w:rFonts w:cs="Consolas"/>
        </w:rPr>
        <w:t>y.axis =</w:t>
      </w:r>
      <w:r w:rsidR="007C0A0D" w:rsidRPr="00E15100">
        <w:rPr>
          <w:rStyle w:val="NormalTok"/>
          <w:rFonts w:cs="Consolas"/>
        </w:rPr>
        <w:t xml:space="preserve"> Dis, </w:t>
      </w:r>
      <w:r w:rsidR="007C0A0D" w:rsidRPr="00E15100">
        <w:rPr>
          <w:rStyle w:val="AttributeTok"/>
          <w:rFonts w:cs="Consolas"/>
        </w:rPr>
        <w:t>y.axis.label =</w:t>
      </w:r>
      <w:r w:rsidR="007C0A0D" w:rsidRPr="00E15100">
        <w:rPr>
          <w:rStyle w:val="NormalTok"/>
          <w:rFonts w:cs="Consolas"/>
        </w:rPr>
        <w:t xml:space="preserve"> </w:t>
      </w:r>
      <w:r w:rsidR="007C0A0D" w:rsidRPr="00E15100">
        <w:rPr>
          <w:rStyle w:val="StringTok"/>
          <w:rFonts w:cs="Consolas"/>
        </w:rPr>
        <w:t>"Distance (cm)"</w:t>
      </w:r>
      <w:r w:rsidR="007C0A0D" w:rsidRPr="00E15100">
        <w:rPr>
          <w:rStyle w:val="NormalTok"/>
          <w:rFonts w:cs="Consolas"/>
        </w:rPr>
        <w:t xml:space="preserve">, </w:t>
      </w:r>
      <w:r w:rsidR="007C0A0D" w:rsidRPr="00E15100">
        <w:rPr>
          <w:rStyle w:val="AttributeTok"/>
          <w:rFonts w:cs="Consolas"/>
        </w:rPr>
        <w:t>geom =</w:t>
      </w:r>
      <w:r w:rsidR="007C0A0D" w:rsidRPr="00E15100">
        <w:rPr>
          <w:rStyle w:val="NormalTok"/>
          <w:rFonts w:cs="Consolas"/>
        </w:rPr>
        <w:t xml:space="preserve"> </w:t>
      </w:r>
      <w:r w:rsidR="007C0A0D" w:rsidRPr="00E15100">
        <w:rPr>
          <w:rStyle w:val="StringTok"/>
          <w:rFonts w:cs="Consolas"/>
        </w:rPr>
        <w:t>"line"</w:t>
      </w:r>
      <w:r w:rsidR="007C0A0D" w:rsidRPr="00E15100">
        <w:rPr>
          <w:rStyle w:val="NormalTok"/>
          <w:rFonts w:cs="Consolas"/>
        </w:rPr>
        <w:t>,</w:t>
      </w:r>
      <w:r w:rsidR="007C0A0D" w:rsidRPr="00E15100">
        <w:rPr>
          <w:rFonts w:cs="Consolas"/>
        </w:rPr>
        <w:br/>
      </w:r>
      <w:ins w:id="1448" w:author="Johannes Zauner" w:date="2025-12-12T20:51:00Z" w16du:dateUtc="2025-12-12T19:51:00Z">
        <w:r w:rsidR="00BF5742">
          <w:rPr>
            <w:rStyle w:val="NormalTok"/>
          </w:rPr>
          <w:t>8</w:t>
        </w:r>
        <w:r w:rsidR="00BF5742">
          <w:rPr>
            <w:rStyle w:val="NormalTok"/>
            <w:rFonts w:cs="Consolas"/>
          </w:rPr>
          <w:t xml:space="preserve"> </w:t>
        </w:r>
      </w:ins>
      <w:r w:rsidR="007C0A0D" w:rsidRPr="00E15100">
        <w:rPr>
          <w:rStyle w:val="NormalTok"/>
          <w:rFonts w:cs="Consolas"/>
        </w:rPr>
        <w:t xml:space="preserve">         </w:t>
      </w:r>
      <w:r w:rsidR="007C0A0D" w:rsidRPr="00E15100">
        <w:rPr>
          <w:rStyle w:val="AttributeTok"/>
          <w:rFonts w:cs="Consolas"/>
        </w:rPr>
        <w:t>y.scale =</w:t>
      </w:r>
      <w:r w:rsidR="007C0A0D" w:rsidRPr="00E15100">
        <w:rPr>
          <w:rStyle w:val="NormalTok"/>
          <w:rFonts w:cs="Consolas"/>
        </w:rPr>
        <w:t xml:space="preserve"> </w:t>
      </w:r>
      <w:r w:rsidR="007C0A0D" w:rsidRPr="00E15100">
        <w:rPr>
          <w:rStyle w:val="StringTok"/>
          <w:rFonts w:cs="Consolas"/>
        </w:rPr>
        <w:t>"identity"</w:t>
      </w:r>
      <w:r w:rsidR="007C0A0D" w:rsidRPr="00E15100">
        <w:rPr>
          <w:rStyle w:val="NormalTok"/>
          <w:rFonts w:cs="Consolas"/>
        </w:rPr>
        <w:t xml:space="preserve">, </w:t>
      </w:r>
      <w:r w:rsidR="007C0A0D" w:rsidRPr="00E15100">
        <w:rPr>
          <w:rStyle w:val="AttributeTok"/>
          <w:rFonts w:cs="Consolas"/>
        </w:rPr>
        <w:t>y.axis.breaks =</w:t>
      </w:r>
      <w:r w:rsidR="007C0A0D" w:rsidRPr="00E15100">
        <w:rPr>
          <w:rStyle w:val="NormalTok"/>
          <w:rFonts w:cs="Consolas"/>
        </w:rPr>
        <w:t xml:space="preserve"> </w:t>
      </w:r>
      <w:r w:rsidR="007C0A0D" w:rsidRPr="00E15100">
        <w:rPr>
          <w:rStyle w:val="FunctionTok"/>
          <w:rFonts w:cs="Consolas"/>
        </w:rPr>
        <w:t>seq</w:t>
      </w:r>
      <w:r w:rsidR="007C0A0D" w:rsidRPr="00E15100">
        <w:rPr>
          <w:rStyle w:val="NormalTok"/>
          <w:rFonts w:cs="Consolas"/>
        </w:rPr>
        <w:t>(</w:t>
      </w:r>
      <w:r w:rsidR="007C0A0D" w:rsidRPr="00E15100">
        <w:rPr>
          <w:rStyle w:val="DecValTok"/>
          <w:rFonts w:cs="Consolas"/>
        </w:rPr>
        <w:t>0</w:t>
      </w:r>
      <w:r w:rsidR="007C0A0D" w:rsidRPr="00E15100">
        <w:rPr>
          <w:rStyle w:val="NormalTok"/>
          <w:rFonts w:cs="Consolas"/>
        </w:rPr>
        <w:t>,</w:t>
      </w:r>
      <w:r w:rsidR="007C0A0D" w:rsidRPr="00E15100">
        <w:rPr>
          <w:rStyle w:val="DecValTok"/>
          <w:rFonts w:cs="Consolas"/>
        </w:rPr>
        <w:t>100</w:t>
      </w:r>
      <w:r w:rsidR="007C0A0D" w:rsidRPr="00E15100">
        <w:rPr>
          <w:rStyle w:val="NormalTok"/>
          <w:rFonts w:cs="Consolas"/>
        </w:rPr>
        <w:t xml:space="preserve">, </w:t>
      </w:r>
      <w:r w:rsidR="007C0A0D" w:rsidRPr="00E15100">
        <w:rPr>
          <w:rStyle w:val="AttributeTok"/>
          <w:rFonts w:cs="Consolas"/>
        </w:rPr>
        <w:t>by =</w:t>
      </w:r>
      <w:r w:rsidR="007C0A0D" w:rsidRPr="00E15100">
        <w:rPr>
          <w:rStyle w:val="NormalTok"/>
          <w:rFonts w:cs="Consolas"/>
        </w:rPr>
        <w:t xml:space="preserve"> </w:t>
      </w:r>
      <w:r w:rsidR="007C0A0D" w:rsidRPr="00E15100">
        <w:rPr>
          <w:rStyle w:val="DecValTok"/>
          <w:rFonts w:cs="Consolas"/>
        </w:rPr>
        <w:t>20</w:t>
      </w:r>
      <w:r w:rsidR="007C0A0D" w:rsidRPr="00E15100">
        <w:rPr>
          <w:rStyle w:val="NormalTok"/>
          <w:rFonts w:cs="Consolas"/>
        </w:rPr>
        <w:t xml:space="preserve">)) </w:t>
      </w:r>
      <w:r w:rsidR="007C0A0D" w:rsidRPr="00E15100">
        <w:rPr>
          <w:rStyle w:val="SpecialCharTok"/>
          <w:rFonts w:cs="Consolas"/>
        </w:rPr>
        <w:t>|&gt;</w:t>
      </w:r>
      <w:r w:rsidR="007C0A0D" w:rsidRPr="00E15100">
        <w:rPr>
          <w:rStyle w:val="NormalTok"/>
          <w:rFonts w:cs="Consolas"/>
        </w:rPr>
        <w:t xml:space="preserve"> </w:t>
      </w:r>
      <w:r w:rsidR="007C0A0D" w:rsidRPr="00E15100">
        <w:rPr>
          <w:rFonts w:cs="Consolas"/>
        </w:rPr>
        <w:br/>
      </w:r>
      <w:ins w:id="1449" w:author="Johannes Zauner" w:date="2025-12-12T20:51:00Z" w16du:dateUtc="2025-12-12T19:51:00Z">
        <w:r w:rsidR="00BF5742">
          <w:rPr>
            <w:rStyle w:val="NormalTok"/>
          </w:rPr>
          <w:t>9</w:t>
        </w:r>
        <w:r w:rsidR="00BF5742">
          <w:rPr>
            <w:rStyle w:val="NormalTok"/>
            <w:rFonts w:cs="Consolas"/>
          </w:rPr>
          <w:t xml:space="preserve"> </w:t>
        </w:r>
      </w:ins>
      <w:r w:rsidR="007C0A0D" w:rsidRPr="00E15100">
        <w:rPr>
          <w:rStyle w:val="NormalTok"/>
          <w:rFonts w:cs="Consolas"/>
        </w:rPr>
        <w:t xml:space="preserve">  </w:t>
      </w:r>
      <w:r w:rsidR="007C0A0D" w:rsidRPr="00E15100">
        <w:rPr>
          <w:rStyle w:val="FunctionTok"/>
          <w:rFonts w:cs="Consolas"/>
        </w:rPr>
        <w:t>gg_photoperiod</w:t>
      </w:r>
      <w:r w:rsidR="007C0A0D" w:rsidRPr="00E15100">
        <w:rPr>
          <w:rStyle w:val="NormalTok"/>
          <w:rFonts w:cs="Consolas"/>
        </w:rPr>
        <w:t xml:space="preserve">(coordinates) </w:t>
      </w:r>
      <w:r w:rsidR="007C0A0D" w:rsidRPr="00E15100">
        <w:rPr>
          <w:rStyle w:val="SpecialCharTok"/>
          <w:rFonts w:cs="Consolas"/>
        </w:rPr>
        <w:t>|&gt;</w:t>
      </w:r>
      <w:r w:rsidR="007C0A0D" w:rsidRPr="00E15100">
        <w:rPr>
          <w:rFonts w:cs="Consolas"/>
        </w:rPr>
        <w:br/>
      </w:r>
      <w:ins w:id="1450" w:author="Johannes Zauner" w:date="2025-12-12T20:51:00Z" w16du:dateUtc="2025-12-12T19:51:00Z">
        <w:r w:rsidR="00BF5742">
          <w:rPr>
            <w:rStyle w:val="NormalTok"/>
          </w:rPr>
          <w:t>10</w:t>
        </w:r>
        <w:r w:rsidR="00BF5742">
          <w:rPr>
            <w:rStyle w:val="NormalTok"/>
            <w:rFonts w:cs="Consolas"/>
          </w:rPr>
          <w:t xml:space="preserve"> </w:t>
        </w:r>
      </w:ins>
      <w:r w:rsidR="007C0A0D" w:rsidRPr="00E15100">
        <w:rPr>
          <w:rStyle w:val="NormalTok"/>
          <w:rFonts w:cs="Consolas"/>
        </w:rPr>
        <w:t xml:space="preserve"> </w:t>
      </w:r>
      <w:del w:id="1451" w:author="Johannes Zauner" w:date="2025-12-12T20:52:00Z" w16du:dateUtc="2025-12-12T19:52:00Z">
        <w:r w:rsidR="007C0A0D" w:rsidRPr="00E15100" w:rsidDel="005646C2">
          <w:rPr>
            <w:rStyle w:val="NormalTok"/>
            <w:rFonts w:cs="Consolas"/>
          </w:rPr>
          <w:delText xml:space="preserve"> </w:delText>
        </w:r>
      </w:del>
      <w:r w:rsidR="007C0A0D" w:rsidRPr="00E15100">
        <w:rPr>
          <w:rStyle w:val="FunctionTok"/>
          <w:rFonts w:cs="Consolas"/>
        </w:rPr>
        <w:t>gg_state</w:t>
      </w:r>
      <w:r w:rsidR="007C0A0D" w:rsidRPr="00E15100">
        <w:rPr>
          <w:rStyle w:val="NormalTok"/>
          <w:rFonts w:cs="Consolas"/>
        </w:rPr>
        <w:t xml:space="preserve">(state, </w:t>
      </w:r>
      <w:r w:rsidR="007C0A0D" w:rsidRPr="00E15100">
        <w:rPr>
          <w:rStyle w:val="AttributeTok"/>
          <w:rFonts w:cs="Consolas"/>
        </w:rPr>
        <w:t>fill =</w:t>
      </w:r>
      <w:r w:rsidR="007C0A0D" w:rsidRPr="00E15100">
        <w:rPr>
          <w:rStyle w:val="NormalTok"/>
          <w:rFonts w:cs="Consolas"/>
        </w:rPr>
        <w:t xml:space="preserve"> </w:t>
      </w:r>
      <w:r w:rsidR="007C0A0D" w:rsidRPr="00E15100">
        <w:rPr>
          <w:rStyle w:val="StringTok"/>
          <w:rFonts w:cs="Consolas"/>
        </w:rPr>
        <w:t>"red"</w:t>
      </w:r>
      <w:r w:rsidR="007C0A0D" w:rsidRPr="00E15100">
        <w:rPr>
          <w:rStyle w:val="NormalTok"/>
          <w:rFonts w:cs="Consolas"/>
        </w:rPr>
        <w:t xml:space="preserve">) </w:t>
      </w:r>
      <w:r w:rsidR="007C0A0D" w:rsidRPr="00E15100">
        <w:rPr>
          <w:rStyle w:val="SpecialCharTok"/>
          <w:rFonts w:cs="Consolas"/>
        </w:rPr>
        <w:t>+</w:t>
      </w:r>
      <w:r w:rsidR="007C0A0D" w:rsidRPr="00E15100">
        <w:rPr>
          <w:rFonts w:cs="Consolas"/>
        </w:rPr>
        <w:br/>
      </w:r>
      <w:ins w:id="1452" w:author="Johannes Zauner" w:date="2025-12-12T20:51:00Z" w16du:dateUtc="2025-12-12T19:51:00Z">
        <w:r w:rsidR="00BF5742">
          <w:rPr>
            <w:rStyle w:val="NormalTok"/>
          </w:rPr>
          <w:t>11</w:t>
        </w:r>
        <w:r w:rsidR="00BF5742">
          <w:rPr>
            <w:rStyle w:val="NormalTok"/>
            <w:rFonts w:cs="Consolas"/>
          </w:rPr>
          <w:t xml:space="preserve"> </w:t>
        </w:r>
      </w:ins>
      <w:r w:rsidR="007C0A0D" w:rsidRPr="00E15100">
        <w:rPr>
          <w:rStyle w:val="NormalTok"/>
          <w:rFonts w:cs="Consolas"/>
        </w:rPr>
        <w:t xml:space="preserve"> </w:t>
      </w:r>
      <w:del w:id="1453" w:author="Johannes Zauner" w:date="2025-12-12T20:52:00Z" w16du:dateUtc="2025-12-12T19:52:00Z">
        <w:r w:rsidR="007C0A0D" w:rsidRPr="00E15100" w:rsidDel="005646C2">
          <w:rPr>
            <w:rStyle w:val="NormalTok"/>
            <w:rFonts w:cs="Consolas"/>
          </w:rPr>
          <w:delText xml:space="preserve"> </w:delText>
        </w:r>
      </w:del>
      <w:r w:rsidR="007C0A0D" w:rsidRPr="00E15100">
        <w:rPr>
          <w:rStyle w:val="FunctionTok"/>
          <w:rFonts w:cs="Consolas"/>
        </w:rPr>
        <w:t>geom_hline</w:t>
      </w:r>
      <w:r w:rsidR="007C0A0D" w:rsidRPr="00E15100">
        <w:rPr>
          <w:rStyle w:val="NormalTok"/>
          <w:rFonts w:cs="Consolas"/>
        </w:rPr>
        <w:t>(</w:t>
      </w:r>
      <w:r w:rsidR="007C0A0D" w:rsidRPr="00E15100">
        <w:rPr>
          <w:rStyle w:val="AttributeTok"/>
          <w:rFonts w:cs="Consolas"/>
        </w:rPr>
        <w:t>yintercept =</w:t>
      </w:r>
      <w:r w:rsidR="007C0A0D" w:rsidRPr="00E15100">
        <w:rPr>
          <w:rStyle w:val="NormalTok"/>
          <w:rFonts w:cs="Consolas"/>
        </w:rPr>
        <w:t xml:space="preserve"> </w:t>
      </w:r>
      <w:r w:rsidR="007C0A0D" w:rsidRPr="00E15100">
        <w:rPr>
          <w:rStyle w:val="FunctionTok"/>
          <w:rFonts w:cs="Consolas"/>
        </w:rPr>
        <w:t>c</w:t>
      </w:r>
      <w:r w:rsidR="007C0A0D" w:rsidRPr="00E15100">
        <w:rPr>
          <w:rStyle w:val="NormalTok"/>
          <w:rFonts w:cs="Consolas"/>
        </w:rPr>
        <w:t>(</w:t>
      </w:r>
      <w:r w:rsidR="007C0A0D" w:rsidRPr="00E15100">
        <w:rPr>
          <w:rStyle w:val="DecValTok"/>
          <w:rFonts w:cs="Consolas"/>
        </w:rPr>
        <w:t>20</w:t>
      </w:r>
      <w:r w:rsidR="007C0A0D" w:rsidRPr="00E15100">
        <w:rPr>
          <w:rStyle w:val="NormalTok"/>
          <w:rFonts w:cs="Consolas"/>
        </w:rPr>
        <w:t xml:space="preserve">, </w:t>
      </w:r>
      <w:r w:rsidR="007C0A0D" w:rsidRPr="00E15100">
        <w:rPr>
          <w:rStyle w:val="DecValTok"/>
          <w:rFonts w:cs="Consolas"/>
        </w:rPr>
        <w:t>60</w:t>
      </w:r>
      <w:r w:rsidR="007C0A0D" w:rsidRPr="00E15100">
        <w:rPr>
          <w:rStyle w:val="NormalTok"/>
          <w:rFonts w:cs="Consolas"/>
        </w:rPr>
        <w:t xml:space="preserve">), </w:t>
      </w:r>
      <w:r w:rsidR="007C0A0D" w:rsidRPr="00E15100">
        <w:rPr>
          <w:rStyle w:val="AttributeTok"/>
          <w:rFonts w:cs="Consolas"/>
        </w:rPr>
        <w:t>col =</w:t>
      </w:r>
      <w:r w:rsidR="007C0A0D" w:rsidRPr="00E15100">
        <w:rPr>
          <w:rStyle w:val="NormalTok"/>
          <w:rFonts w:cs="Consolas"/>
        </w:rPr>
        <w:t xml:space="preserve"> </w:t>
      </w:r>
      <w:r w:rsidR="007C0A0D" w:rsidRPr="00E15100">
        <w:rPr>
          <w:rStyle w:val="StringTok"/>
          <w:rFonts w:cs="Consolas"/>
        </w:rPr>
        <w:t>"red"</w:t>
      </w:r>
      <w:r w:rsidR="007C0A0D" w:rsidRPr="00E15100">
        <w:rPr>
          <w:rStyle w:val="NormalTok"/>
          <w:rFonts w:cs="Consolas"/>
        </w:rPr>
        <w:t xml:space="preserve">, </w:t>
      </w:r>
      <w:r w:rsidR="007C0A0D" w:rsidRPr="00E15100">
        <w:rPr>
          <w:rStyle w:val="AttributeTok"/>
          <w:rFonts w:cs="Consolas"/>
        </w:rPr>
        <w:t>linetype =</w:t>
      </w:r>
      <w:r w:rsidR="007C0A0D" w:rsidRPr="00E15100">
        <w:rPr>
          <w:rStyle w:val="NormalTok"/>
          <w:rFonts w:cs="Consolas"/>
        </w:rPr>
        <w:t xml:space="preserve"> </w:t>
      </w:r>
      <w:r w:rsidR="007C0A0D" w:rsidRPr="00E15100">
        <w:rPr>
          <w:rStyle w:val="StringTok"/>
          <w:rFonts w:cs="Consolas"/>
        </w:rPr>
        <w:t>"dashed"</w:t>
      </w:r>
      <w:r w:rsidR="007C0A0D" w:rsidRPr="00E15100">
        <w:rPr>
          <w:rStyle w:val="NormalTok"/>
          <w:rFonts w:cs="Consolas"/>
        </w:rPr>
        <w:t>)</w:t>
      </w:r>
      <w:del w:id="1454" w:author="Johannes Zauner" w:date="2025-12-12T20:51:00Z" w16du:dateUtc="2025-12-12T19:51:00Z">
        <w:r w:rsidR="007C0A0D" w:rsidRPr="00E15100" w:rsidDel="00BF5742">
          <w:rPr>
            <w:rStyle w:val="NormalTok"/>
            <w:rFonts w:cs="Consolas"/>
          </w:rPr>
          <w:delText xml:space="preserve"> </w:delText>
        </w:r>
      </w:del>
      <w:r w:rsidR="007C0A0D" w:rsidRPr="00E15100">
        <w:rPr>
          <w:rStyle w:val="SpecialCharTok"/>
          <w:rFonts w:cs="Consolas"/>
        </w:rPr>
        <w:t>+</w:t>
      </w:r>
      <w:r w:rsidR="007C0A0D" w:rsidRPr="00E15100">
        <w:rPr>
          <w:rFonts w:cs="Consolas"/>
        </w:rPr>
        <w:br/>
      </w:r>
      <w:ins w:id="1455" w:author="Johannes Zauner" w:date="2025-12-12T20:51:00Z" w16du:dateUtc="2025-12-12T19:51:00Z">
        <w:r w:rsidR="00BF5742">
          <w:rPr>
            <w:rStyle w:val="NormalTok"/>
          </w:rPr>
          <w:t>12</w:t>
        </w:r>
        <w:r w:rsidR="00BF5742">
          <w:rPr>
            <w:rStyle w:val="NormalTok"/>
            <w:rFonts w:cs="Consolas"/>
          </w:rPr>
          <w:t xml:space="preserve"> </w:t>
        </w:r>
      </w:ins>
      <w:r w:rsidR="007C0A0D" w:rsidRPr="00E15100">
        <w:rPr>
          <w:rStyle w:val="NormalTok"/>
          <w:rFonts w:cs="Consolas"/>
        </w:rPr>
        <w:t xml:space="preserve"> </w:t>
      </w:r>
      <w:del w:id="1456" w:author="Johannes Zauner" w:date="2025-12-12T20:52:00Z" w16du:dateUtc="2025-12-12T19:52:00Z">
        <w:r w:rsidR="007C0A0D" w:rsidRPr="00E15100" w:rsidDel="005646C2">
          <w:rPr>
            <w:rStyle w:val="NormalTok"/>
            <w:rFonts w:cs="Consolas"/>
          </w:rPr>
          <w:delText xml:space="preserve"> </w:delText>
        </w:r>
      </w:del>
      <w:r w:rsidR="007C0A0D" w:rsidRPr="00E15100">
        <w:rPr>
          <w:rStyle w:val="FunctionTok"/>
          <w:rFonts w:cs="Consolas"/>
        </w:rPr>
        <w:t>coord_cartesian</w:t>
      </w:r>
      <w:r w:rsidR="007C0A0D" w:rsidRPr="00E15100">
        <w:rPr>
          <w:rStyle w:val="NormalTok"/>
          <w:rFonts w:cs="Consolas"/>
        </w:rPr>
        <w:t>(</w:t>
      </w:r>
      <w:r w:rsidR="007C0A0D" w:rsidRPr="00E15100">
        <w:rPr>
          <w:rStyle w:val="AttributeTok"/>
          <w:rFonts w:cs="Consolas"/>
        </w:rPr>
        <w:t>ylim =</w:t>
      </w:r>
      <w:r w:rsidR="007C0A0D" w:rsidRPr="00E15100">
        <w:rPr>
          <w:rStyle w:val="NormalTok"/>
          <w:rFonts w:cs="Consolas"/>
        </w:rPr>
        <w:t xml:space="preserve"> </w:t>
      </w:r>
      <w:r w:rsidR="007C0A0D" w:rsidRPr="00E15100">
        <w:rPr>
          <w:rStyle w:val="FunctionTok"/>
          <w:rFonts w:cs="Consolas"/>
        </w:rPr>
        <w:t>c</w:t>
      </w:r>
      <w:r w:rsidR="007C0A0D" w:rsidRPr="00E15100">
        <w:rPr>
          <w:rStyle w:val="NormalTok"/>
          <w:rFonts w:cs="Consolas"/>
        </w:rPr>
        <w:t>(</w:t>
      </w:r>
      <w:r w:rsidR="007C0A0D" w:rsidRPr="00E15100">
        <w:rPr>
          <w:rStyle w:val="DecValTok"/>
          <w:rFonts w:cs="Consolas"/>
        </w:rPr>
        <w:t>0</w:t>
      </w:r>
      <w:r w:rsidR="007C0A0D" w:rsidRPr="00E15100">
        <w:rPr>
          <w:rStyle w:val="NormalTok"/>
          <w:rFonts w:cs="Consolas"/>
        </w:rPr>
        <w:t>,</w:t>
      </w:r>
      <w:r w:rsidR="007C0A0D" w:rsidRPr="00E15100">
        <w:rPr>
          <w:rStyle w:val="DecValTok"/>
          <w:rFonts w:cs="Consolas"/>
        </w:rPr>
        <w:t>100</w:t>
      </w:r>
      <w:r w:rsidR="007C0A0D" w:rsidRPr="00E15100">
        <w:rPr>
          <w:rStyle w:val="NormalTok"/>
          <w:rFonts w:cs="Consolas"/>
        </w:rPr>
        <w:t>))</w:t>
      </w:r>
    </w:p>
    <w:bookmarkEnd w:id="1437"/>
    <w:p w14:paraId="511D6D6D" w14:textId="77777777" w:rsidR="00746ABC" w:rsidRPr="0047611C" w:rsidRDefault="00746ABC" w:rsidP="00746ABC">
      <w:pPr>
        <w:pStyle w:val="DefinitionTerm"/>
        <w:rPr>
          <w:ins w:id="1457" w:author="Johannes Zauner" w:date="2025-12-12T20:35:00Z" w16du:dateUtc="2025-12-12T19:35:00Z"/>
          <w:b w:val="0"/>
          <w:bCs/>
        </w:rPr>
      </w:pPr>
      <w:ins w:id="1458" w:author="Johannes Zauner" w:date="2025-12-12T20:35:00Z" w16du:dateUtc="2025-12-12T19:35:00Z">
        <w:r w:rsidRPr="00C673E9">
          <w:rPr>
            <w:rFonts w:ascii="Arial" w:hAnsi="Arial" w:cs="Arial"/>
          </w:rPr>
          <w:t>Lines 1-6</w:t>
        </w:r>
        <w:r>
          <w:rPr>
            <w:rFonts w:ascii="Arial" w:hAnsi="Arial" w:cs="Arial"/>
          </w:rPr>
          <w:t xml:space="preserve"> </w:t>
        </w:r>
        <w:r w:rsidRPr="0047611C">
          <w:rPr>
            <w:b w:val="0"/>
            <w:bCs/>
          </w:rPr>
          <w:t>As in code cell above</w:t>
        </w:r>
      </w:ins>
    </w:p>
    <w:p w14:paraId="70FBD8B2" w14:textId="77777777" w:rsidR="00746ABC" w:rsidRPr="0047611C" w:rsidRDefault="00746ABC" w:rsidP="00746ABC">
      <w:pPr>
        <w:pStyle w:val="DefinitionTerm"/>
        <w:rPr>
          <w:ins w:id="1459" w:author="Johannes Zauner" w:date="2025-12-12T20:35:00Z" w16du:dateUtc="2025-12-12T19:35:00Z"/>
          <w:b w:val="0"/>
          <w:bCs/>
        </w:rPr>
      </w:pPr>
      <w:ins w:id="1460" w:author="Johannes Zauner" w:date="2025-12-12T20:35:00Z" w16du:dateUtc="2025-12-12T19:35:00Z">
        <w:r w:rsidRPr="00C673E9">
          <w:rPr>
            <w:rFonts w:ascii="Arial" w:hAnsi="Arial" w:cs="Arial"/>
          </w:rPr>
          <w:t>Line 9</w:t>
        </w:r>
        <w:r>
          <w:rPr>
            <w:rFonts w:ascii="Arial" w:hAnsi="Arial" w:cs="Arial"/>
          </w:rPr>
          <w:t xml:space="preserve"> </w:t>
        </w:r>
        <w:r w:rsidRPr="0047611C">
          <w:rPr>
            <w:b w:val="0"/>
            <w:bCs/>
          </w:rPr>
          <w:t>Add photoperiod information</w:t>
        </w:r>
      </w:ins>
    </w:p>
    <w:p w14:paraId="69B62553" w14:textId="77777777" w:rsidR="00746ABC" w:rsidRPr="00746ABC" w:rsidRDefault="00746ABC" w:rsidP="00746ABC">
      <w:pPr>
        <w:spacing w:after="0"/>
        <w:rPr>
          <w:ins w:id="1461" w:author="Johannes Zauner" w:date="2025-12-12T20:35:00Z" w16du:dateUtc="2025-12-12T19:35:00Z"/>
          <w:rFonts w:ascii="Arial" w:eastAsiaTheme="minorHAnsi" w:hAnsi="Arial" w:cs="Arial"/>
          <w:b/>
          <w:rPrChange w:id="1462" w:author="Johannes Zauner" w:date="2025-12-12T20:35:00Z" w16du:dateUtc="2025-12-12T19:35:00Z">
            <w:rPr>
              <w:ins w:id="1463" w:author="Johannes Zauner" w:date="2025-12-12T20:35:00Z" w16du:dateUtc="2025-12-12T19:35:00Z"/>
              <w:noProof/>
            </w:rPr>
          </w:rPrChange>
        </w:rPr>
      </w:pPr>
      <w:ins w:id="1464" w:author="Johannes Zauner" w:date="2025-12-12T20:35:00Z" w16du:dateUtc="2025-12-12T19:35:00Z">
        <w:r w:rsidRPr="00746ABC">
          <w:rPr>
            <w:rFonts w:ascii="Arial" w:eastAsiaTheme="minorHAnsi" w:hAnsi="Arial" w:cs="Arial"/>
            <w:b/>
            <w:rPrChange w:id="1465" w:author="Johannes Zauner" w:date="2025-12-12T20:35:00Z" w16du:dateUtc="2025-12-12T19:35:00Z">
              <w:rPr>
                <w:rFonts w:ascii="Arial" w:hAnsi="Arial" w:cs="Arial"/>
              </w:rPr>
            </w:rPrChange>
          </w:rPr>
          <w:t xml:space="preserve">Line 10 </w:t>
        </w:r>
        <w:r w:rsidRPr="00746ABC">
          <w:rPr>
            <w:rFonts w:ascii="Arial" w:eastAsiaTheme="minorHAnsi" w:hAnsi="Arial" w:cs="Arial"/>
            <w:bCs/>
            <w:rPrChange w:id="1466" w:author="Johannes Zauner" w:date="2025-12-12T20:35:00Z" w16du:dateUtc="2025-12-12T19:35:00Z">
              <w:rPr>
                <w:bCs/>
              </w:rPr>
            </w:rPrChange>
          </w:rPr>
          <w:t>Add state bands</w:t>
        </w:r>
        <w:r w:rsidRPr="00746ABC">
          <w:rPr>
            <w:rFonts w:ascii="Arial" w:eastAsiaTheme="minorHAnsi" w:hAnsi="Arial" w:cs="Arial"/>
            <w:b/>
            <w:rPrChange w:id="1467" w:author="Johannes Zauner" w:date="2025-12-12T20:35:00Z" w16du:dateUtc="2025-12-12T19:35:00Z">
              <w:rPr>
                <w:noProof/>
              </w:rPr>
            </w:rPrChange>
          </w:rPr>
          <w:t xml:space="preserve"> </w:t>
        </w:r>
      </w:ins>
    </w:p>
    <w:p w14:paraId="515C7ACB" w14:textId="307DEB3C" w:rsidR="00646A22" w:rsidRDefault="006B2402">
      <w:pPr>
        <w:spacing w:after="0"/>
        <w:rPr>
          <w:rStyle w:val="Hervorhebung"/>
          <w:i w:val="0"/>
          <w:iCs w:val="0"/>
        </w:rPr>
        <w:pPrChange w:id="1468" w:author="Johannes Zauner" w:date="2025-12-12T19:53:00Z" w16du:dateUtc="2025-12-12T18:53:00Z">
          <w:pPr/>
        </w:pPrChange>
      </w:pPr>
      <w:r>
        <w:rPr>
          <w:noProof/>
        </w:rPr>
        <w:lastRenderedPageBreak/>
        <w:drawing>
          <wp:inline distT="0" distB="0" distL="0" distR="0" wp14:anchorId="12209A2E" wp14:editId="7406E92E">
            <wp:extent cx="5728335" cy="5728335"/>
            <wp:effectExtent l="0" t="0" r="0" b="0"/>
            <wp:docPr id="14823611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6111" name="Grafik 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p>
    <w:p w14:paraId="63DF8C92" w14:textId="39E994B0" w:rsidR="00226395" w:rsidRPr="00DA1E4C" w:rsidRDefault="00226395">
      <w:pPr>
        <w:spacing w:after="0"/>
        <w:rPr>
          <w:rStyle w:val="Hervorhebung"/>
          <w:b/>
          <w:bCs/>
          <w:rPrChange w:id="1469" w:author="Johannes Zauner" w:date="2025-12-12T20:37:00Z" w16du:dateUtc="2025-12-12T19:37:00Z">
            <w:rPr>
              <w:rStyle w:val="Hervorhebung"/>
            </w:rPr>
          </w:rPrChange>
        </w:rPr>
        <w:pPrChange w:id="1470" w:author="Johannes Zauner" w:date="2025-12-12T19:53:00Z" w16du:dateUtc="2025-12-12T18:53:00Z">
          <w:pPr/>
        </w:pPrChange>
      </w:pPr>
      <w:r w:rsidRPr="00226395">
        <w:rPr>
          <w:rStyle w:val="Hervorhebung"/>
        </w:rPr>
        <w:t>Figure </w:t>
      </w:r>
      <w:ins w:id="1471" w:author="Johannes Zauner" w:date="2025-12-19T11:28:00Z" w16du:dateUtc="2025-12-19T10:28:00Z">
        <w:r w:rsidR="00DC45C4">
          <w:rPr>
            <w:rStyle w:val="Hervorhebung"/>
          </w:rPr>
          <w:t>4</w:t>
        </w:r>
      </w:ins>
      <w:del w:id="1472" w:author="Johannes Zauner" w:date="2025-12-19T11:28:00Z" w16du:dateUtc="2025-12-19T10:28:00Z">
        <w:r w:rsidRPr="00226395" w:rsidDel="00DC45C4">
          <w:rPr>
            <w:rStyle w:val="Hervorhebung"/>
          </w:rPr>
          <w:delText>2</w:delText>
        </w:r>
      </w:del>
      <w:r w:rsidRPr="00226395">
        <w:rPr>
          <w:rStyle w:val="Hervorhebung"/>
        </w:rPr>
        <w:t>: Example of continuous near-work episodes. Red shaded areas indicate periods of continuous near work (20–60 cm for ≥30 min, allowing ≤1 min interruptions). Black trace is viewing distance over time</w:t>
      </w:r>
      <w:r>
        <w:rPr>
          <w:rStyle w:val="Hervorhebung"/>
        </w:rPr>
        <w:t xml:space="preserve"> of day</w:t>
      </w:r>
      <w:r w:rsidRPr="00226395">
        <w:rPr>
          <w:rStyle w:val="Hervorhebung"/>
        </w:rPr>
        <w:t>; red dashed lines mark the 20 cm and 60 cm boundaries.</w:t>
      </w:r>
      <w:ins w:id="1473" w:author="Johannes Zauner" w:date="2025-12-12T20:37:00Z" w16du:dateUtc="2025-12-12T19:37:00Z">
        <w:r w:rsidR="00DA1E4C">
          <w:rPr>
            <w:rStyle w:val="Hervorhebung"/>
          </w:rPr>
          <w:t xml:space="preserve"> </w:t>
        </w:r>
        <w:r w:rsidR="00DA1E4C" w:rsidRPr="00C673E9">
          <w:rPr>
            <w:rFonts w:ascii="Arial" w:hAnsi="Arial" w:cs="Arial"/>
          </w:rPr>
          <w:t>Grey shaded areas show nighttime between civil dusk and civil dawn</w:t>
        </w:r>
      </w:ins>
    </w:p>
    <w:p w14:paraId="023D4A30" w14:textId="77777777" w:rsidR="007C0A0D" w:rsidRPr="00C673E9" w:rsidRDefault="007C0A0D" w:rsidP="007C0A0D">
      <w:pPr>
        <w:pStyle w:val="berschrift4"/>
      </w:pPr>
      <w:bookmarkStart w:id="1474" w:name="near-work-episodes"/>
      <w:bookmarkEnd w:id="1265"/>
      <w:r w:rsidRPr="00C673E9">
        <w:t>Near-work episodes</w:t>
      </w:r>
    </w:p>
    <w:p w14:paraId="0453BC21" w14:textId="48CFBD75" w:rsidR="007C0A0D" w:rsidRPr="008A0236" w:rsidRDefault="007C0A0D" w:rsidP="007C0A0D">
      <w:pPr>
        <w:pStyle w:val="FirstParagraph"/>
      </w:pPr>
      <w:r w:rsidRPr="008A0236">
        <w:t xml:space="preserve">Beyond frequency, we can characterize near-work episodes by their duration and typical viewing distance. This section extracts all near-work episodes (using a </w:t>
      </w:r>
      <w:del w:id="1475" w:author="zusammenlegung" w:date="2025-12-12T19:01:00Z" w16du:dateUtc="2025-12-12T18:01:00Z">
        <w:r w:rsidR="004F6B88">
          <w:delText>shorter</w:delText>
        </w:r>
      </w:del>
      <w:ins w:id="1476" w:author="zusammenlegung" w:date="2025-12-12T19:01:00Z" w16du:dateUtc="2025-12-12T18:01:00Z">
        <w:r w:rsidRPr="00C673E9">
          <w:rPr>
            <w:rFonts w:ascii="Arial" w:hAnsi="Arial" w:cs="Arial"/>
          </w:rPr>
          <w:t>5-second</w:t>
        </w:r>
      </w:ins>
      <w:r w:rsidRPr="008A0236">
        <w:t xml:space="preserve"> minimum duration to capture more routine near-work bouts) and summarizes three aspects:</w:t>
      </w:r>
      <w:del w:id="1477" w:author="zusammenlegung" w:date="2025-12-12T19:01:00Z" w16du:dateUtc="2025-12-12T18:01:00Z">
        <w:r w:rsidR="004F6B88">
          <w:delText xml:space="preserve"> (1) </w:delText>
        </w:r>
      </w:del>
      <w:moveFromRangeStart w:id="1478" w:author="zusammenlegung" w:date="2025-12-12T19:01:00Z" w:name="move216458491"/>
      <w:moveFrom w:id="1479" w:author="zusammenlegung" w:date="2025-12-12T19:01:00Z" w16du:dateUtc="2025-12-12T18:01:00Z">
        <w:r w:rsidRPr="008A0236">
          <w:t>frequency (count of episodes per day),</w:t>
        </w:r>
      </w:moveFrom>
      <w:moveFromRangeEnd w:id="1478"/>
      <w:del w:id="1480" w:author="zusammenlegung" w:date="2025-12-12T19:01:00Z" w16du:dateUtc="2025-12-12T18:01:00Z">
        <w:r w:rsidR="004F6B88">
          <w:delText xml:space="preserve"> (2) </w:delText>
        </w:r>
      </w:del>
      <w:moveFromRangeStart w:id="1481" w:author="zusammenlegung" w:date="2025-12-12T19:01:00Z" w:name="move216458492"/>
      <w:moveFrom w:id="1482" w:author="zusammenlegung" w:date="2025-12-12T19:01:00Z" w16du:dateUtc="2025-12-12T18:01:00Z">
        <w:r w:rsidRPr="008A0236">
          <w:t>average duration of episodes, and</w:t>
        </w:r>
      </w:moveFrom>
      <w:moveFromRangeEnd w:id="1481"/>
      <w:del w:id="1483" w:author="zusammenlegung" w:date="2025-12-12T19:01:00Z" w16du:dateUtc="2025-12-12T18:01:00Z">
        <w:r w:rsidR="004F6B88">
          <w:delText xml:space="preserve"> (3) </w:delText>
        </w:r>
      </w:del>
      <w:moveFromRangeStart w:id="1484" w:author="zusammenlegung" w:date="2025-12-12T19:01:00Z" w:name="move216458493"/>
      <w:moveFrom w:id="1485" w:author="zusammenlegung" w:date="2025-12-12T19:01:00Z" w16du:dateUtc="2025-12-12T18:01:00Z">
        <w:r w:rsidRPr="008A0236">
          <w:t>average distance during those episodes.</w:t>
        </w:r>
      </w:moveFrom>
      <w:moveFromRangeEnd w:id="1484"/>
      <w:del w:id="1486" w:author="zusammenlegung" w:date="2025-12-12T19:01:00Z" w16du:dateUtc="2025-12-12T18:01:00Z">
        <w:r w:rsidR="004F6B88">
          <w:delText xml:space="preserve"> These results are combined in </w:delText>
        </w:r>
        <w:r w:rsidR="004F6B88" w:rsidRPr="004F6B88">
          <w:rPr>
            <w:b/>
            <w:bCs/>
          </w:rPr>
          <w:delText>Table 7</w:delText>
        </w:r>
        <w:r w:rsidR="004F6B88">
          <w:delText>.</w:delText>
        </w:r>
      </w:del>
    </w:p>
    <w:p w14:paraId="1B64E34F" w14:textId="77777777" w:rsidR="007C0A0D" w:rsidRPr="00C673E9" w:rsidRDefault="007C0A0D" w:rsidP="007C0A0D">
      <w:pPr>
        <w:pStyle w:val="Compact"/>
        <w:numPr>
          <w:ilvl w:val="0"/>
          <w:numId w:val="60"/>
        </w:numPr>
        <w:spacing w:line="240" w:lineRule="auto"/>
        <w:rPr>
          <w:ins w:id="1487" w:author="zusammenlegung" w:date="2025-12-12T19:01:00Z" w16du:dateUtc="2025-12-12T18:01:00Z"/>
          <w:rFonts w:ascii="Arial" w:hAnsi="Arial" w:cs="Arial"/>
        </w:rPr>
      </w:pPr>
      <w:moveToRangeStart w:id="1488" w:author="zusammenlegung" w:date="2025-12-12T19:01:00Z" w:name="move216458491"/>
      <w:moveTo w:id="1489" w:author="zusammenlegung" w:date="2025-12-12T19:01:00Z" w16du:dateUtc="2025-12-12T18:01:00Z">
        <w:r w:rsidRPr="008A0236">
          <w:lastRenderedPageBreak/>
          <w:t>frequency (count of episodes per day),</w:t>
        </w:r>
      </w:moveTo>
      <w:moveToRangeEnd w:id="1488"/>
    </w:p>
    <w:p w14:paraId="08710359" w14:textId="77777777" w:rsidR="007C0A0D" w:rsidRPr="00C673E9" w:rsidRDefault="007C0A0D" w:rsidP="007C0A0D">
      <w:pPr>
        <w:pStyle w:val="Compact"/>
        <w:numPr>
          <w:ilvl w:val="0"/>
          <w:numId w:val="60"/>
        </w:numPr>
        <w:spacing w:line="240" w:lineRule="auto"/>
        <w:rPr>
          <w:ins w:id="1490" w:author="zusammenlegung" w:date="2025-12-12T19:01:00Z" w16du:dateUtc="2025-12-12T18:01:00Z"/>
          <w:rFonts w:ascii="Arial" w:hAnsi="Arial" w:cs="Arial"/>
        </w:rPr>
      </w:pPr>
      <w:moveToRangeStart w:id="1491" w:author="zusammenlegung" w:date="2025-12-12T19:01:00Z" w:name="move216458492"/>
      <w:moveTo w:id="1492" w:author="zusammenlegung" w:date="2025-12-12T19:01:00Z" w16du:dateUtc="2025-12-12T18:01:00Z">
        <w:r w:rsidRPr="008A0236">
          <w:t>average duration of episodes, and</w:t>
        </w:r>
      </w:moveTo>
      <w:moveToRangeEnd w:id="1491"/>
    </w:p>
    <w:p w14:paraId="729A1B43" w14:textId="77777777" w:rsidR="007C0A0D" w:rsidRPr="00C673E9" w:rsidRDefault="007C0A0D" w:rsidP="007C0A0D">
      <w:pPr>
        <w:pStyle w:val="Compact"/>
        <w:numPr>
          <w:ilvl w:val="0"/>
          <w:numId w:val="60"/>
        </w:numPr>
        <w:spacing w:line="240" w:lineRule="auto"/>
        <w:rPr>
          <w:ins w:id="1493" w:author="zusammenlegung" w:date="2025-12-12T19:01:00Z" w16du:dateUtc="2025-12-12T18:01:00Z"/>
          <w:rFonts w:ascii="Arial" w:hAnsi="Arial" w:cs="Arial"/>
        </w:rPr>
      </w:pPr>
      <w:moveToRangeStart w:id="1494" w:author="zusammenlegung" w:date="2025-12-12T19:01:00Z" w:name="move216458493"/>
      <w:moveTo w:id="1495" w:author="zusammenlegung" w:date="2025-12-12T19:01:00Z" w16du:dateUtc="2025-12-12T18:01:00Z">
        <w:r w:rsidRPr="008A0236">
          <w:t>average distance during those episodes.</w:t>
        </w:r>
      </w:moveTo>
      <w:moveToRangeEnd w:id="1494"/>
    </w:p>
    <w:p w14:paraId="1D14C072" w14:textId="724D5773" w:rsidR="007C0A0D" w:rsidRPr="00C673E9" w:rsidRDefault="007C0A0D" w:rsidP="007C0A0D">
      <w:pPr>
        <w:pStyle w:val="FirstParagraph"/>
        <w:rPr>
          <w:ins w:id="1496" w:author="zusammenlegung" w:date="2025-12-12T19:01:00Z" w16du:dateUtc="2025-12-12T18:01:00Z"/>
          <w:rFonts w:ascii="Arial" w:hAnsi="Arial" w:cs="Arial"/>
        </w:rPr>
      </w:pPr>
      <w:ins w:id="1497" w:author="zusammenlegung" w:date="2025-12-12T19:01:00Z" w16du:dateUtc="2025-12-12T18:01:00Z">
        <w:r w:rsidRPr="00C673E9">
          <w:rPr>
            <w:rFonts w:ascii="Arial" w:hAnsi="Arial" w:cs="Arial"/>
          </w:rPr>
          <w:t xml:space="preserve">These results are combined in </w:t>
        </w:r>
        <w:del w:id="1498" w:author="Johannes Zauner" w:date="2025-12-15T12:29:00Z" w16du:dateUtc="2025-12-15T11:29:00Z">
          <w:r w:rsidRPr="00282E6A" w:rsidDel="00282E6A">
            <w:rPr>
              <w:rFonts w:ascii="Arial" w:hAnsi="Arial" w:cs="Arial"/>
              <w:b/>
              <w:bCs/>
              <w:rPrChange w:id="1499" w:author="Johannes Zauner" w:date="2025-12-15T12:29:00Z" w16du:dateUtc="2025-12-15T11:29:00Z">
                <w:rPr>
                  <w:rFonts w:ascii="Arial" w:hAnsi="Arial" w:cs="Arial"/>
                </w:rPr>
              </w:rPrChange>
            </w:rPr>
            <w:fldChar w:fldCharType="begin"/>
          </w:r>
          <w:r w:rsidRPr="00282E6A" w:rsidDel="00282E6A">
            <w:rPr>
              <w:rFonts w:ascii="Arial" w:hAnsi="Arial" w:cs="Arial"/>
              <w:b/>
              <w:bCs/>
              <w:rPrChange w:id="1500" w:author="Johannes Zauner" w:date="2025-12-15T12:29:00Z" w16du:dateUtc="2025-12-15T11:29:00Z">
                <w:rPr>
                  <w:rFonts w:ascii="Arial" w:hAnsi="Arial" w:cs="Arial"/>
                </w:rPr>
              </w:rPrChange>
            </w:rPr>
            <w:delInstrText>HYPERLINK \l "tbl-nearworkepisodes" \h</w:delInstrText>
          </w:r>
          <w:r w:rsidRPr="00111E56" w:rsidDel="00282E6A">
            <w:rPr>
              <w:rFonts w:ascii="Arial" w:hAnsi="Arial" w:cs="Arial"/>
              <w:b/>
              <w:bCs/>
            </w:rPr>
          </w:r>
          <w:r w:rsidRPr="00282E6A" w:rsidDel="00282E6A">
            <w:rPr>
              <w:rFonts w:ascii="Arial" w:hAnsi="Arial" w:cs="Arial"/>
              <w:b/>
              <w:bCs/>
              <w:rPrChange w:id="1501" w:author="Johannes Zauner" w:date="2025-12-15T12:29:00Z" w16du:dateUtc="2025-12-15T11:29:00Z">
                <w:rPr>
                  <w:rFonts w:ascii="Arial" w:hAnsi="Arial" w:cs="Arial"/>
                </w:rPr>
              </w:rPrChange>
            </w:rPr>
            <w:fldChar w:fldCharType="separate"/>
          </w:r>
          <w:r w:rsidRPr="00282E6A" w:rsidDel="00282E6A">
            <w:rPr>
              <w:b/>
              <w:bCs/>
              <w:rPrChange w:id="1502" w:author="Johannes Zauner" w:date="2025-12-15T12:29:00Z" w16du:dateUtc="2025-12-15T11:29:00Z">
                <w:rPr>
                  <w:rStyle w:val="Hyperlink"/>
                  <w:rFonts w:ascii="Arial" w:hAnsi="Arial" w:cs="Arial"/>
                </w:rPr>
              </w:rPrChange>
            </w:rPr>
            <w:delText>Table 7</w:delText>
          </w:r>
          <w:r w:rsidRPr="00282E6A" w:rsidDel="00282E6A">
            <w:rPr>
              <w:rFonts w:ascii="Arial" w:hAnsi="Arial" w:cs="Arial"/>
              <w:b/>
              <w:bCs/>
              <w:rPrChange w:id="1503" w:author="Johannes Zauner" w:date="2025-12-15T12:29:00Z" w16du:dateUtc="2025-12-15T11:29:00Z">
                <w:rPr>
                  <w:rFonts w:ascii="Arial" w:hAnsi="Arial" w:cs="Arial"/>
                </w:rPr>
              </w:rPrChange>
            </w:rPr>
            <w:fldChar w:fldCharType="end"/>
          </w:r>
        </w:del>
      </w:ins>
      <w:ins w:id="1504" w:author="Johannes Zauner" w:date="2025-12-15T12:29:00Z" w16du:dateUtc="2025-12-15T11:29:00Z">
        <w:r w:rsidR="00282E6A" w:rsidRPr="00282E6A">
          <w:rPr>
            <w:b/>
            <w:bCs/>
            <w:rPrChange w:id="1505" w:author="Johannes Zauner" w:date="2025-12-15T12:29:00Z" w16du:dateUtc="2025-12-15T11:29:00Z">
              <w:rPr>
                <w:rStyle w:val="Hyperlink"/>
                <w:rFonts w:ascii="Arial" w:hAnsi="Arial" w:cs="Arial"/>
              </w:rPr>
            </w:rPrChange>
          </w:rPr>
          <w:t>Table 7</w:t>
        </w:r>
      </w:ins>
      <w:ins w:id="1506" w:author="zusammenlegung" w:date="2025-12-12T19:01:00Z" w16du:dateUtc="2025-12-12T18:01:00Z">
        <w:r w:rsidRPr="00C673E9">
          <w:rPr>
            <w:rFonts w:ascii="Arial" w:hAnsi="Arial" w:cs="Arial"/>
          </w:rPr>
          <w:t>.</w:t>
        </w:r>
      </w:ins>
    </w:p>
    <w:p w14:paraId="4027867E" w14:textId="22ECD707" w:rsidR="007C0A0D" w:rsidRPr="00160B18" w:rsidRDefault="00160B18" w:rsidP="00F61D20">
      <w:pPr>
        <w:pStyle w:val="SourceCode"/>
        <w:spacing w:line="240" w:lineRule="auto"/>
        <w:rPr>
          <w:lang w:val="de-DE"/>
          <w:rPrChange w:id="1507" w:author="Johannes Zauner" w:date="2025-12-13T05:16:00Z" w16du:dateUtc="2025-12-13T04:16:00Z">
            <w:rPr>
              <w:rFonts w:cs="Consolas"/>
            </w:rPr>
          </w:rPrChange>
        </w:rPr>
      </w:pPr>
      <w:bookmarkStart w:id="1508" w:name="annotated-cell-7"/>
      <w:ins w:id="1509" w:author="Johannes Zauner" w:date="2025-12-13T05:16:00Z" w16du:dateUtc="2025-12-13T04:16:00Z">
        <w:r>
          <w:rPr>
            <w:b/>
            <w:bCs/>
            <w:lang w:val="de-DE"/>
          </w:rPr>
          <w:t>C</w:t>
        </w:r>
      </w:ins>
      <w:ins w:id="1510" w:author="Johannes Zauner" w:date="2025-12-13T05:16:00Z">
        <w:r w:rsidRPr="00160B18">
          <w:rPr>
            <w:b/>
            <w:bCs/>
            <w:lang w:val="de-DE"/>
            <w:rPrChange w:id="1511" w:author="Johannes Zauner" w:date="2025-12-13T05:16:00Z" w16du:dateUtc="2025-12-13T04:16:00Z">
              <w:rPr>
                <w:lang w:val="de-DE"/>
              </w:rPr>
            </w:rPrChange>
          </w:rPr>
          <w:t>alculate near-work episodes</w:t>
        </w:r>
      </w:ins>
      <w:ins w:id="1512" w:author="Johannes Zauner" w:date="2025-12-13T05:08:00Z" w16du:dateUtc="2025-12-13T04:08:00Z">
        <w:r w:rsidR="008C4DD3">
          <w:rPr>
            <w:color w:val="4758AB"/>
            <w:shd w:val="clear" w:color="auto" w:fill="F1F3F5"/>
            <w:lang w:val="de-DE"/>
          </w:rPr>
          <w:br/>
        </w:r>
      </w:ins>
      <w:ins w:id="1513" w:author="Johannes Zauner" w:date="2025-12-12T20:52:00Z" w16du:dateUtc="2025-12-12T19:52:00Z">
        <w:r w:rsidR="005646C2">
          <w:rPr>
            <w:rStyle w:val="NormalTok"/>
          </w:rPr>
          <w:t>1</w:t>
        </w:r>
        <w:r w:rsidR="005646C2">
          <w:rPr>
            <w:rStyle w:val="NormalTok"/>
            <w:rFonts w:cs="Consolas"/>
          </w:rPr>
          <w:t xml:space="preserve"> </w:t>
        </w:r>
      </w:ins>
      <w:r w:rsidR="007C0A0D" w:rsidRPr="008A0236">
        <w:rPr>
          <w:rStyle w:val="NormalTok"/>
          <w:rFonts w:cs="Consolas"/>
        </w:rPr>
        <w:t xml:space="preserve">dataCC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ins w:id="1514" w:author="Johannes Zauner" w:date="2025-12-12T20:52:00Z" w16du:dateUtc="2025-12-12T19:52:00Z">
        <w:r w:rsidR="005646C2">
          <w:rPr>
            <w:rStyle w:val="NormalTok"/>
          </w:rPr>
          <w:t>2</w:t>
        </w:r>
        <w:r w:rsidR="005646C2">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extract_clusters</w:t>
      </w:r>
      <w:r w:rsidR="007C0A0D" w:rsidRPr="008A0236">
        <w:rPr>
          <w:rStyle w:val="NormalTok"/>
          <w:rFonts w:cs="Consolas"/>
        </w:rPr>
        <w:t>(</w:t>
      </w:r>
      <w:r w:rsidR="007C0A0D" w:rsidRPr="008A0236">
        <w:rPr>
          <w:rFonts w:cs="Consolas"/>
        </w:rPr>
        <w:br/>
      </w:r>
      <w:ins w:id="1515" w:author="Johannes Zauner" w:date="2025-12-12T20:52:00Z" w16du:dateUtc="2025-12-12T19:52:00Z">
        <w:r w:rsidR="005646C2">
          <w:rPr>
            <w:rStyle w:val="NormalTok"/>
          </w:rPr>
          <w:t>3</w:t>
        </w:r>
        <w:r w:rsidR="005646C2">
          <w:rPr>
            <w:rStyle w:val="NormalTok"/>
            <w:rFonts w:cs="Consolas"/>
          </w:rPr>
          <w:t xml:space="preserve"> </w:t>
        </w:r>
      </w:ins>
      <w:r w:rsidR="007C0A0D" w:rsidRPr="008A0236">
        <w:rPr>
          <w:rStyle w:val="NormalTok"/>
          <w:rFonts w:cs="Consolas"/>
        </w:rPr>
        <w:t xml:space="preserve">    Dis </w:t>
      </w:r>
      <w:r w:rsidR="007C0A0D" w:rsidRPr="008A0236">
        <w:rPr>
          <w:rStyle w:val="SpecialCharTok"/>
          <w:rFonts w:cs="Consolas"/>
        </w:rPr>
        <w:t>&gt;=</w:t>
      </w:r>
      <w:r w:rsidR="007C0A0D" w:rsidRPr="008A0236">
        <w:rPr>
          <w:rStyle w:val="NormalTok"/>
          <w:rFonts w:cs="Consolas"/>
        </w:rPr>
        <w:t xml:space="preserve"> </w:t>
      </w:r>
      <w:r w:rsidR="007C0A0D" w:rsidRPr="008A0236">
        <w:rPr>
          <w:rStyle w:val="DecValTok"/>
          <w:rFonts w:cs="Consolas"/>
        </w:rPr>
        <w:t>20</w:t>
      </w:r>
      <w:r w:rsidR="007C0A0D" w:rsidRPr="008A0236">
        <w:rPr>
          <w:rStyle w:val="NormalTok"/>
          <w:rFonts w:cs="Consolas"/>
        </w:rPr>
        <w:t xml:space="preserve"> </w:t>
      </w:r>
      <w:r w:rsidR="007C0A0D" w:rsidRPr="008A0236">
        <w:rPr>
          <w:rStyle w:val="SpecialCharTok"/>
          <w:rFonts w:cs="Consolas"/>
        </w:rPr>
        <w:t>&amp;</w:t>
      </w:r>
      <w:r w:rsidR="007C0A0D" w:rsidRPr="008A0236">
        <w:rPr>
          <w:rStyle w:val="NormalTok"/>
          <w:rFonts w:cs="Consolas"/>
        </w:rPr>
        <w:t xml:space="preserve"> Dis </w:t>
      </w:r>
      <w:r w:rsidR="007C0A0D" w:rsidRPr="008A0236">
        <w:rPr>
          <w:rStyle w:val="SpecialCharTok"/>
          <w:rFonts w:cs="Consolas"/>
        </w:rPr>
        <w:t>&lt;</w:t>
      </w:r>
      <w:r w:rsidR="007C0A0D" w:rsidRPr="008A0236">
        <w:rPr>
          <w:rStyle w:val="NormalTok"/>
          <w:rFonts w:cs="Consolas"/>
        </w:rPr>
        <w:t xml:space="preserve"> </w:t>
      </w:r>
      <w:r w:rsidR="007C0A0D" w:rsidRPr="008A0236">
        <w:rPr>
          <w:rStyle w:val="DecValTok"/>
          <w:rFonts w:cs="Consolas"/>
        </w:rPr>
        <w:t>60</w:t>
      </w:r>
      <w:r w:rsidR="007C0A0D" w:rsidRPr="008A0236">
        <w:rPr>
          <w:rStyle w:val="NormalTok"/>
          <w:rFonts w:cs="Consolas"/>
        </w:rPr>
        <w:t>,</w:t>
      </w:r>
      <w:r w:rsidR="007C0A0D" w:rsidRPr="008A0236">
        <w:rPr>
          <w:rFonts w:cs="Consolas"/>
        </w:rPr>
        <w:br/>
      </w:r>
      <w:ins w:id="1516" w:author="Johannes Zauner" w:date="2025-12-12T20:52:00Z" w16du:dateUtc="2025-12-12T19:52:00Z">
        <w:r w:rsidR="005646C2">
          <w:rPr>
            <w:rStyle w:val="NormalTok"/>
          </w:rPr>
          <w:t>4</w:t>
        </w:r>
        <w:r w:rsidR="005646C2">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cluster.duration =</w:t>
      </w:r>
      <w:r w:rsidR="007C0A0D" w:rsidRPr="008A0236">
        <w:rPr>
          <w:rStyle w:val="NormalTok"/>
          <w:rFonts w:cs="Consolas"/>
        </w:rPr>
        <w:t xml:space="preserve"> </w:t>
      </w:r>
      <w:r w:rsidR="007C0A0D" w:rsidRPr="008A0236">
        <w:rPr>
          <w:rStyle w:val="StringTok"/>
          <w:rFonts w:cs="Consolas"/>
        </w:rPr>
        <w:t>"5 secs"</w:t>
      </w:r>
      <w:r w:rsidR="007C0A0D" w:rsidRPr="008A0236">
        <w:rPr>
          <w:rStyle w:val="NormalTok"/>
          <w:rFonts w:cs="Consolas"/>
        </w:rPr>
        <w:t>,</w:t>
      </w:r>
      <w:r w:rsidR="007C0A0D" w:rsidRPr="008A0236">
        <w:rPr>
          <w:rFonts w:cs="Consolas"/>
        </w:rPr>
        <w:br/>
      </w:r>
      <w:ins w:id="1517" w:author="Johannes Zauner" w:date="2025-12-12T20:52:00Z" w16du:dateUtc="2025-12-12T19:52:00Z">
        <w:r w:rsidR="005646C2">
          <w:rPr>
            <w:rStyle w:val="NormalTok"/>
          </w:rPr>
          <w:t>5</w:t>
        </w:r>
        <w:r w:rsidR="005646C2">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interruption.duration =</w:t>
      </w:r>
      <w:r w:rsidR="007C0A0D" w:rsidRPr="008A0236">
        <w:rPr>
          <w:rStyle w:val="NormalTok"/>
          <w:rFonts w:cs="Consolas"/>
        </w:rPr>
        <w:t xml:space="preserve"> </w:t>
      </w:r>
      <w:r w:rsidR="007C0A0D" w:rsidRPr="008A0236">
        <w:rPr>
          <w:rStyle w:val="StringTok"/>
          <w:rFonts w:cs="Consolas"/>
        </w:rPr>
        <w:t>"20 secs"</w:t>
      </w:r>
      <w:r w:rsidR="007C0A0D" w:rsidRPr="008A0236">
        <w:rPr>
          <w:rStyle w:val="NormalTok"/>
          <w:rFonts w:cs="Consolas"/>
        </w:rPr>
        <w:t>,</w:t>
      </w:r>
      <w:r w:rsidR="007C0A0D" w:rsidRPr="008A0236">
        <w:rPr>
          <w:rFonts w:cs="Consolas"/>
        </w:rPr>
        <w:br/>
      </w:r>
      <w:ins w:id="1518" w:author="Johannes Zauner" w:date="2025-12-12T20:52:00Z" w16du:dateUtc="2025-12-12T19:52:00Z">
        <w:r w:rsidR="005646C2">
          <w:rPr>
            <w:rStyle w:val="NormalTok"/>
          </w:rPr>
          <w:t>6</w:t>
        </w:r>
        <w:r w:rsidR="005646C2">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drop.empty.groups =</w:t>
      </w:r>
      <w:r w:rsidR="007C0A0D" w:rsidRPr="008A0236">
        <w:rPr>
          <w:rStyle w:val="NormalTok"/>
          <w:rFonts w:cs="Consolas"/>
        </w:rPr>
        <w:t xml:space="preserve"> </w:t>
      </w:r>
      <w:r w:rsidR="007C0A0D" w:rsidRPr="008A0236">
        <w:rPr>
          <w:rStyle w:val="ConstantTok"/>
          <w:rFonts w:cs="Consolas"/>
        </w:rPr>
        <w:t>FALSE</w:t>
      </w:r>
      <w:r w:rsidR="007C0A0D" w:rsidRPr="008A0236">
        <w:rPr>
          <w:rFonts w:cs="Consolas"/>
        </w:rPr>
        <w:br/>
      </w:r>
      <w:ins w:id="1519" w:author="Johannes Zauner" w:date="2025-12-12T20:52:00Z" w16du:dateUtc="2025-12-12T19:52:00Z">
        <w:r w:rsidR="005646C2">
          <w:rPr>
            <w:rStyle w:val="NormalTok"/>
          </w:rPr>
          <w:t>7</w:t>
        </w:r>
        <w:r w:rsidR="005646C2">
          <w:rPr>
            <w:rStyle w:val="NormalTok"/>
            <w:rFonts w:cs="Consolas"/>
          </w:rPr>
          <w:t xml:space="preserve"> </w:t>
        </w:r>
      </w:ins>
      <w:r w:rsidR="007C0A0D" w:rsidRPr="008A0236">
        <w:rPr>
          <w:rStyle w:val="NormalTok"/>
          <w:rFonts w:cs="Consolas"/>
        </w:rPr>
        <w:t xml:space="preserve">  )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ins w:id="1520" w:author="Johannes Zauner" w:date="2025-12-12T20:52:00Z" w16du:dateUtc="2025-12-12T19:52:00Z">
        <w:r w:rsidR="005646C2">
          <w:rPr>
            <w:rStyle w:val="NormalTok"/>
          </w:rPr>
          <w:t>8</w:t>
        </w:r>
        <w:r w:rsidR="005646C2">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extract_metric</w:t>
      </w:r>
      <w:r w:rsidR="007C0A0D" w:rsidRPr="008A0236">
        <w:rPr>
          <w:rStyle w:val="NormalTok"/>
          <w:rFonts w:cs="Consolas"/>
        </w:rPr>
        <w:t xml:space="preserve">(dataCC, </w:t>
      </w:r>
      <w:r w:rsidR="007C0A0D" w:rsidRPr="008A0236">
        <w:rPr>
          <w:rStyle w:val="AttributeTok"/>
          <w:rFonts w:cs="Consolas"/>
        </w:rPr>
        <w:t>distance =</w:t>
      </w:r>
      <w:r w:rsidR="007C0A0D" w:rsidRPr="008A0236">
        <w:rPr>
          <w:rStyle w:val="NormalTok"/>
          <w:rFonts w:cs="Consolas"/>
        </w:rPr>
        <w:t xml:space="preserve"> </w:t>
      </w:r>
      <w:r w:rsidR="007C0A0D" w:rsidRPr="008A0236">
        <w:rPr>
          <w:rStyle w:val="FunctionTok"/>
          <w:rFonts w:cs="Consolas"/>
        </w:rPr>
        <w:t>mean</w:t>
      </w:r>
      <w:r w:rsidR="007C0A0D" w:rsidRPr="008A0236">
        <w:rPr>
          <w:rStyle w:val="NormalTok"/>
          <w:rFonts w:cs="Consolas"/>
        </w:rPr>
        <w:t xml:space="preserve">(Dis, </w:t>
      </w:r>
      <w:r w:rsidR="007C0A0D" w:rsidRPr="008A0236">
        <w:rPr>
          <w:rStyle w:val="AttributeTok"/>
          <w:rFonts w:cs="Consolas"/>
        </w:rPr>
        <w:t>na.rm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1521" w:author="Johannes Zauner" w:date="2025-12-12T20:52:00Z" w16du:dateUtc="2025-12-12T19:52:00Z">
        <w:r w:rsidR="005646C2">
          <w:rPr>
            <w:rStyle w:val="NormalTok"/>
          </w:rPr>
          <w:t>9</w:t>
        </w:r>
        <w:r w:rsidR="005646C2">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summarize_numeric</w:t>
      </w:r>
      <w:r w:rsidR="007C0A0D" w:rsidRPr="008A0236">
        <w:rPr>
          <w:rStyle w:val="NormalTok"/>
          <w:rFonts w:cs="Consolas"/>
        </w:rPr>
        <w:t>(</w:t>
      </w:r>
      <w:r w:rsidR="007C0A0D" w:rsidRPr="008A0236">
        <w:rPr>
          <w:rStyle w:val="AttributeTok"/>
          <w:rFonts w:cs="Consolas"/>
        </w:rPr>
        <w:t>remove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"start"</w:t>
      </w:r>
      <w:r w:rsidR="007C0A0D" w:rsidRPr="008A0236">
        <w:rPr>
          <w:rStyle w:val="NormalTok"/>
          <w:rFonts w:cs="Consolas"/>
        </w:rPr>
        <w:t xml:space="preserve">, </w:t>
      </w:r>
      <w:r w:rsidR="007C0A0D" w:rsidRPr="008A0236">
        <w:rPr>
          <w:rStyle w:val="StringTok"/>
          <w:rFonts w:cs="Consolas"/>
        </w:rPr>
        <w:t>"end"</w:t>
      </w:r>
      <w:r w:rsidR="007C0A0D" w:rsidRPr="008A0236">
        <w:rPr>
          <w:rStyle w:val="NormalTok"/>
          <w:rFonts w:cs="Consolas"/>
        </w:rPr>
        <w:t xml:space="preserve">, </w:t>
      </w:r>
      <w:r w:rsidR="007C0A0D" w:rsidRPr="008A0236">
        <w:rPr>
          <w:rStyle w:val="StringTok"/>
          <w:rFonts w:cs="Consolas"/>
        </w:rPr>
        <w:t>"epoch"</w:t>
      </w:r>
      <w:r w:rsidR="007C0A0D" w:rsidRPr="008A0236">
        <w:rPr>
          <w:rStyle w:val="NormalTok"/>
          <w:rFonts w:cs="Consolas"/>
        </w:rPr>
        <w:t>),</w:t>
      </w:r>
      <w:r w:rsidR="007C0A0D" w:rsidRPr="008A0236">
        <w:rPr>
          <w:rFonts w:cs="Consolas"/>
        </w:rPr>
        <w:br/>
      </w:r>
      <w:ins w:id="1522" w:author="Johannes Zauner" w:date="2025-12-12T20:52:00Z" w16du:dateUtc="2025-12-12T19:52:00Z">
        <w:r w:rsidR="005646C2">
          <w:rPr>
            <w:rStyle w:val="NormalTok"/>
          </w:rPr>
          <w:t>1</w:t>
        </w:r>
        <w:r w:rsidR="005646C2">
          <w:rPr>
            <w:rStyle w:val="NormalTok"/>
            <w:rFonts w:cs="Consolas"/>
          </w:rPr>
          <w:t>0</w:t>
        </w:r>
      </w:ins>
      <w:r w:rsidR="007C0A0D" w:rsidRPr="008A0236">
        <w:rPr>
          <w:rStyle w:val="NormalTok"/>
          <w:rFonts w:cs="Consolas"/>
        </w:rPr>
        <w:t xml:space="preserve">                    </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w:t>
      </w:r>
      <w:r w:rsidR="007C0A0D" w:rsidRPr="008A0236">
        <w:rPr>
          <w:rFonts w:cs="Consolas"/>
        </w:rPr>
        <w:br/>
      </w:r>
      <w:ins w:id="1523" w:author="Johannes Zauner" w:date="2025-12-12T20:52:00Z" w16du:dateUtc="2025-12-12T19:52:00Z">
        <w:r w:rsidR="005646C2">
          <w:rPr>
            <w:rStyle w:val="NormalTok"/>
          </w:rPr>
          <w:t>1</w:t>
        </w:r>
        <w:r w:rsidR="005646C2">
          <w:rPr>
            <w:rStyle w:val="NormalTok"/>
            <w:rFonts w:cs="Consolas"/>
          </w:rPr>
          <w:t>1</w:t>
        </w:r>
      </w:ins>
      <w:r w:rsidR="007C0A0D" w:rsidRPr="008A0236">
        <w:rPr>
          <w:rStyle w:val="NormalTok"/>
          <w:rFonts w:cs="Consolas"/>
        </w:rPr>
        <w:t xml:space="preserve">                    </w:t>
      </w:r>
      <w:r w:rsidR="007C0A0D" w:rsidRPr="008A0236">
        <w:rPr>
          <w:rStyle w:val="AttributeTok"/>
          <w:rFonts w:cs="Consolas"/>
        </w:rPr>
        <w:t>add.total.duration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1524" w:author="Johannes Zauner" w:date="2025-12-12T20:52:00Z" w16du:dateUtc="2025-12-12T19:52:00Z">
        <w:r w:rsidR="005646C2">
          <w:rPr>
            <w:rStyle w:val="NormalTok"/>
          </w:rPr>
          <w:t>1</w:t>
        </w:r>
        <w:r w:rsidR="005646C2">
          <w:rPr>
            <w:rStyle w:val="NormalTok"/>
            <w:rFonts w:cs="Consolas"/>
          </w:rPr>
          <w:t>2</w:t>
        </w:r>
      </w:ins>
      <w:r w:rsidR="007C0A0D" w:rsidRPr="008A0236">
        <w:rPr>
          <w:rStyle w:val="NormalTok"/>
          <w:rFonts w:cs="Consolas"/>
        </w:rPr>
        <w:t xml:space="preserve">  </w:t>
      </w:r>
      <w:r w:rsidR="007C0A0D" w:rsidRPr="008A0236">
        <w:rPr>
          <w:rStyle w:val="FunctionTok"/>
          <w:rFonts w:cs="Consolas"/>
        </w:rPr>
        <w:t>mean_daily</w:t>
      </w:r>
      <w:r w:rsidR="007C0A0D" w:rsidRPr="008A0236">
        <w:rPr>
          <w:rStyle w:val="NormalTok"/>
          <w:rFonts w:cs="Consolas"/>
        </w:rPr>
        <w:t>(</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1525" w:author="Johannes Zauner" w:date="2025-12-12T20:52:00Z" w16du:dateUtc="2025-12-12T19:52:00Z">
        <w:r w:rsidR="005646C2">
          <w:rPr>
            <w:rStyle w:val="NormalTok"/>
          </w:rPr>
          <w:t>1</w:t>
        </w:r>
        <w:r w:rsidR="005646C2">
          <w:rPr>
            <w:rStyle w:val="NormalTok"/>
            <w:rFonts w:cs="Consolas"/>
          </w:rPr>
          <w:t>3</w:t>
        </w:r>
      </w:ins>
      <w:r w:rsidR="007C0A0D" w:rsidRPr="008A0236">
        <w:rPr>
          <w:rStyle w:val="NormalTok"/>
          <w:rFonts w:cs="Consolas"/>
        </w:rPr>
        <w:t xml:space="preserve">  </w:t>
      </w:r>
      <w:r w:rsidR="007C0A0D" w:rsidRPr="008A0236">
        <w:rPr>
          <w:rStyle w:val="FunctionTok"/>
          <w:rFonts w:cs="Consolas"/>
        </w:rPr>
        <w:t>gt</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1526" w:author="Johannes Zauner" w:date="2025-12-12T20:52:00Z" w16du:dateUtc="2025-12-12T19:52:00Z">
        <w:r w:rsidR="005646C2">
          <w:rPr>
            <w:rStyle w:val="NormalTok"/>
          </w:rPr>
          <w:t>1</w:t>
        </w:r>
        <w:r w:rsidR="005646C2">
          <w:rPr>
            <w:rStyle w:val="NormalTok"/>
            <w:rFonts w:cs="Consolas"/>
          </w:rPr>
          <w:t>4</w:t>
        </w:r>
      </w:ins>
      <w:r w:rsidR="007C0A0D" w:rsidRPr="008A0236">
        <w:rPr>
          <w:rStyle w:val="NormalTok"/>
          <w:rFonts w:cs="Consolas"/>
        </w:rPr>
        <w:t xml:space="preserve">  </w:t>
      </w:r>
      <w:r w:rsidR="007C0A0D" w:rsidRPr="008A0236">
        <w:rPr>
          <w:rStyle w:val="FunctionTok"/>
          <w:rFonts w:cs="Consolas"/>
        </w:rPr>
        <w:t>fmt_number</w:t>
      </w:r>
      <w:r w:rsidR="007C0A0D" w:rsidRPr="008A0236">
        <w:rPr>
          <w:rStyle w:val="NormalTok"/>
          <w:rFonts w:cs="Consolas"/>
        </w:rPr>
        <w:t>(</w:t>
      </w:r>
      <w:r w:rsidR="007C0A0D" w:rsidRPr="008A0236">
        <w:rPr>
          <w:rStyle w:val="FunctionTok"/>
          <w:rFonts w:cs="Consolas"/>
        </w:rPr>
        <w:t>c</w:t>
      </w:r>
      <w:r w:rsidR="007C0A0D" w:rsidRPr="008A0236">
        <w:rPr>
          <w:rStyle w:val="NormalTok"/>
          <w:rFonts w:cs="Consolas"/>
        </w:rPr>
        <w:t xml:space="preserve">(distance, episodes), </w:t>
      </w:r>
      <w:r w:rsidR="007C0A0D" w:rsidRPr="008A0236">
        <w:rPr>
          <w:rStyle w:val="AttributeTok"/>
          <w:rFonts w:cs="Consolas"/>
        </w:rPr>
        <w:t>decimals =</w:t>
      </w:r>
      <w:r w:rsidR="007C0A0D" w:rsidRPr="008A0236">
        <w:rPr>
          <w:rStyle w:val="NormalTok"/>
          <w:rFonts w:cs="Consolas"/>
        </w:rPr>
        <w:t xml:space="preserve"> </w:t>
      </w:r>
      <w:r w:rsidR="007C0A0D" w:rsidRPr="008A0236">
        <w:rPr>
          <w:rStyle w:val="DecValTok"/>
          <w:rFonts w:cs="Consolas"/>
        </w:rPr>
        <w:t>0</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1527" w:author="Johannes Zauner" w:date="2025-12-12T20:52:00Z" w16du:dateUtc="2025-12-12T19:52:00Z">
        <w:r w:rsidR="005646C2">
          <w:rPr>
            <w:rStyle w:val="NormalTok"/>
          </w:rPr>
          <w:t>1</w:t>
        </w:r>
        <w:r w:rsidR="005646C2">
          <w:rPr>
            <w:rStyle w:val="NormalTok"/>
            <w:rFonts w:cs="Consolas"/>
          </w:rPr>
          <w:t>5</w:t>
        </w:r>
      </w:ins>
      <w:r w:rsidR="007C0A0D" w:rsidRPr="008A0236">
        <w:rPr>
          <w:rStyle w:val="NormalTok"/>
          <w:rFonts w:cs="Consolas"/>
        </w:rPr>
        <w:t xml:space="preserve">  </w:t>
      </w:r>
      <w:r w:rsidR="007C0A0D" w:rsidRPr="008A0236">
        <w:rPr>
          <w:rStyle w:val="FunctionTok"/>
          <w:rFonts w:cs="Consolas"/>
        </w:rPr>
        <w:t>cols_units</w:t>
      </w:r>
      <w:r w:rsidR="007C0A0D" w:rsidRPr="008A0236">
        <w:rPr>
          <w:rStyle w:val="NormalTok"/>
          <w:rFonts w:cs="Consolas"/>
        </w:rPr>
        <w:t>(</w:t>
      </w:r>
      <w:r w:rsidR="007C0A0D" w:rsidRPr="008A0236">
        <w:rPr>
          <w:rStyle w:val="AttributeTok"/>
          <w:rFonts w:cs="Consolas"/>
        </w:rPr>
        <w:t>distance =</w:t>
      </w:r>
      <w:r w:rsidR="007C0A0D" w:rsidRPr="008A0236">
        <w:rPr>
          <w:rStyle w:val="NormalTok"/>
          <w:rFonts w:cs="Consolas"/>
        </w:rPr>
        <w:t xml:space="preserve"> </w:t>
      </w:r>
      <w:r w:rsidR="007C0A0D" w:rsidRPr="008A0236">
        <w:rPr>
          <w:rStyle w:val="StringTok"/>
          <w:rFonts w:cs="Consolas"/>
        </w:rPr>
        <w:t>"cm"</w:t>
      </w:r>
      <w:r w:rsidR="007C0A0D" w:rsidRPr="008A0236">
        <w:rPr>
          <w:rStyle w:val="NormalTok"/>
          <w:rFonts w:cs="Consolas"/>
        </w:rPr>
        <w:t>)</w:t>
      </w:r>
    </w:p>
    <w:bookmarkEnd w:id="1508"/>
    <w:p w14:paraId="475F68A3" w14:textId="52493BD3" w:rsidR="007C0A0D" w:rsidRPr="006D6F7F" w:rsidDel="006D6F7F" w:rsidRDefault="007C0A0D" w:rsidP="008A0236">
      <w:pPr>
        <w:pStyle w:val="DefinitionTerm"/>
        <w:rPr>
          <w:ins w:id="1528" w:author="zusammenlegung" w:date="2025-12-12T19:01:00Z" w16du:dateUtc="2025-12-12T18:01:00Z"/>
          <w:del w:id="1529" w:author="Johannes Zauner" w:date="2025-12-12T20:19:00Z" w16du:dateUtc="2025-12-12T19:19:00Z"/>
          <w:rFonts w:ascii="Arial" w:hAnsi="Arial" w:cs="Arial"/>
          <w:b w:val="0"/>
          <w:bCs/>
          <w:rPrChange w:id="1530" w:author="Johannes Zauner" w:date="2025-12-12T20:19:00Z" w16du:dateUtc="2025-12-12T19:19:00Z">
            <w:rPr>
              <w:ins w:id="1531" w:author="zusammenlegung" w:date="2025-12-12T19:01:00Z" w16du:dateUtc="2025-12-12T18:01:00Z"/>
              <w:del w:id="1532" w:author="Johannes Zauner" w:date="2025-12-12T20:19:00Z" w16du:dateUtc="2025-12-12T19:19:00Z"/>
              <w:rFonts w:ascii="Arial" w:hAnsi="Arial" w:cs="Arial"/>
            </w:rPr>
          </w:rPrChange>
        </w:rPr>
      </w:pPr>
      <w:ins w:id="1533" w:author="zusammenlegung" w:date="2025-12-12T19:01:00Z" w16du:dateUtc="2025-12-12T18:01:00Z">
        <w:r w:rsidRPr="00C673E9">
          <w:rPr>
            <w:rFonts w:ascii="Arial" w:hAnsi="Arial" w:cs="Arial"/>
          </w:rPr>
          <w:t>Line 4</w:t>
        </w:r>
      </w:ins>
      <w:ins w:id="1534" w:author="Johannes Zauner" w:date="2025-12-12T20:19:00Z" w16du:dateUtc="2025-12-12T19:19:00Z">
        <w:r w:rsidR="006D6F7F">
          <w:rPr>
            <w:rFonts w:ascii="Arial" w:hAnsi="Arial" w:cs="Arial"/>
          </w:rPr>
          <w:t xml:space="preserve"> </w:t>
        </w:r>
      </w:ins>
    </w:p>
    <w:p w14:paraId="323E1F64" w14:textId="77777777" w:rsidR="007C0A0D" w:rsidRPr="005A2EDF" w:rsidRDefault="007C0A0D">
      <w:pPr>
        <w:pStyle w:val="DefinitionTerm"/>
        <w:rPr>
          <w:ins w:id="1535" w:author="zusammenlegung" w:date="2025-12-12T19:01:00Z" w16du:dateUtc="2025-12-12T18:01:00Z"/>
          <w:bCs/>
        </w:rPr>
        <w:pPrChange w:id="1536" w:author="Johannes Zauner" w:date="2025-12-12T20:19:00Z" w16du:dateUtc="2025-12-12T19:19:00Z">
          <w:pPr>
            <w:pStyle w:val="Definition"/>
            <w:spacing w:after="0"/>
          </w:pPr>
        </w:pPrChange>
      </w:pPr>
      <w:ins w:id="1537" w:author="zusammenlegung" w:date="2025-12-12T19:01:00Z" w16du:dateUtc="2025-12-12T18:01:00Z">
        <w:r w:rsidRPr="006D6F7F">
          <w:rPr>
            <w:b w:val="0"/>
            <w:bCs/>
            <w:rPrChange w:id="1538" w:author="Johannes Zauner" w:date="2025-12-12T20:19:00Z" w16du:dateUtc="2025-12-12T19:19:00Z">
              <w:rPr>
                <w:b/>
              </w:rPr>
            </w:rPrChange>
          </w:rPr>
          <w:t xml:space="preserve">Minimal duration to count as an episode (set to interval level of </w:t>
        </w:r>
        <w:r w:rsidRPr="006D6F7F">
          <w:rPr>
            <w:rStyle w:val="VerbatimChar"/>
            <w:rFonts w:ascii="Arial" w:hAnsi="Arial" w:cs="Arial"/>
            <w:b w:val="0"/>
            <w:bCs/>
            <w:rPrChange w:id="1539" w:author="Johannes Zauner" w:date="2025-12-12T20:19:00Z" w16du:dateUtc="2025-12-12T19:19:00Z">
              <w:rPr>
                <w:rStyle w:val="VerbatimChar"/>
                <w:rFonts w:ascii="Arial" w:hAnsi="Arial" w:cs="Arial"/>
                <w:b/>
              </w:rPr>
            </w:rPrChange>
          </w:rPr>
          <w:t>dataCC</w:t>
        </w:r>
        <w:r w:rsidRPr="006D6F7F">
          <w:rPr>
            <w:b w:val="0"/>
            <w:bCs/>
            <w:rPrChange w:id="1540" w:author="Johannes Zauner" w:date="2025-12-12T20:19:00Z" w16du:dateUtc="2025-12-12T19:19:00Z">
              <w:rPr>
                <w:b/>
              </w:rPr>
            </w:rPrChange>
          </w:rPr>
          <w:t>)</w:t>
        </w:r>
      </w:ins>
    </w:p>
    <w:p w14:paraId="14470191" w14:textId="7BFF4CF0" w:rsidR="007C0A0D" w:rsidRPr="006D6F7F" w:rsidDel="006D6F7F" w:rsidRDefault="007C0A0D" w:rsidP="008A0236">
      <w:pPr>
        <w:pStyle w:val="DefinitionTerm"/>
        <w:rPr>
          <w:ins w:id="1541" w:author="zusammenlegung" w:date="2025-12-12T19:01:00Z" w16du:dateUtc="2025-12-12T18:01:00Z"/>
          <w:del w:id="1542" w:author="Johannes Zauner" w:date="2025-12-12T20:19:00Z" w16du:dateUtc="2025-12-12T19:19:00Z"/>
          <w:rFonts w:ascii="Arial" w:hAnsi="Arial" w:cs="Arial"/>
          <w:b w:val="0"/>
          <w:bCs/>
          <w:rPrChange w:id="1543" w:author="Johannes Zauner" w:date="2025-12-12T20:19:00Z" w16du:dateUtc="2025-12-12T19:19:00Z">
            <w:rPr>
              <w:ins w:id="1544" w:author="zusammenlegung" w:date="2025-12-12T19:01:00Z" w16du:dateUtc="2025-12-12T18:01:00Z"/>
              <w:del w:id="1545" w:author="Johannes Zauner" w:date="2025-12-12T20:19:00Z" w16du:dateUtc="2025-12-12T19:19:00Z"/>
              <w:rFonts w:ascii="Arial" w:hAnsi="Arial" w:cs="Arial"/>
            </w:rPr>
          </w:rPrChange>
        </w:rPr>
      </w:pPr>
      <w:ins w:id="1546" w:author="zusammenlegung" w:date="2025-12-12T19:01:00Z" w16du:dateUtc="2025-12-12T18:01:00Z">
        <w:r w:rsidRPr="00C673E9">
          <w:rPr>
            <w:rFonts w:ascii="Arial" w:hAnsi="Arial" w:cs="Arial"/>
          </w:rPr>
          <w:t>Line 8</w:t>
        </w:r>
      </w:ins>
      <w:ins w:id="1547" w:author="Johannes Zauner" w:date="2025-12-12T20:19:00Z" w16du:dateUtc="2025-12-12T19:19:00Z">
        <w:r w:rsidR="006D6F7F">
          <w:rPr>
            <w:rFonts w:ascii="Arial" w:hAnsi="Arial" w:cs="Arial"/>
          </w:rPr>
          <w:t xml:space="preserve"> </w:t>
        </w:r>
      </w:ins>
    </w:p>
    <w:p w14:paraId="0313E109" w14:textId="77777777" w:rsidR="007C0A0D" w:rsidRPr="005A2EDF" w:rsidRDefault="007C0A0D">
      <w:pPr>
        <w:pStyle w:val="DefinitionTerm"/>
        <w:rPr>
          <w:ins w:id="1548" w:author="zusammenlegung" w:date="2025-12-12T19:01:00Z" w16du:dateUtc="2025-12-12T18:01:00Z"/>
          <w:bCs/>
        </w:rPr>
        <w:pPrChange w:id="1549" w:author="Johannes Zauner" w:date="2025-12-12T20:19:00Z" w16du:dateUtc="2025-12-12T19:19:00Z">
          <w:pPr>
            <w:pStyle w:val="Definition"/>
            <w:spacing w:after="0"/>
          </w:pPr>
        </w:pPrChange>
      </w:pPr>
      <w:ins w:id="1550" w:author="zusammenlegung" w:date="2025-12-12T19:01:00Z" w16du:dateUtc="2025-12-12T18:01:00Z">
        <w:r w:rsidRPr="006D6F7F">
          <w:rPr>
            <w:b w:val="0"/>
            <w:bCs/>
            <w:rPrChange w:id="1551" w:author="Johannes Zauner" w:date="2025-12-12T20:19:00Z" w16du:dateUtc="2025-12-12T19:19:00Z">
              <w:rPr>
                <w:b/>
              </w:rPr>
            </w:rPrChange>
          </w:rPr>
          <w:t>Calculate mean distance during each episode</w:t>
        </w:r>
      </w:ins>
    </w:p>
    <w:p w14:paraId="2CACC314" w14:textId="30886EC7" w:rsidR="007C0A0D" w:rsidRPr="006D6F7F" w:rsidDel="006D6F7F" w:rsidRDefault="007C0A0D" w:rsidP="008A0236">
      <w:pPr>
        <w:pStyle w:val="DefinitionTerm"/>
        <w:rPr>
          <w:ins w:id="1552" w:author="zusammenlegung" w:date="2025-12-12T19:01:00Z" w16du:dateUtc="2025-12-12T18:01:00Z"/>
          <w:del w:id="1553" w:author="Johannes Zauner" w:date="2025-12-12T20:19:00Z" w16du:dateUtc="2025-12-12T19:19:00Z"/>
          <w:rFonts w:ascii="Arial" w:hAnsi="Arial" w:cs="Arial"/>
          <w:b w:val="0"/>
          <w:bCs/>
          <w:rPrChange w:id="1554" w:author="Johannes Zauner" w:date="2025-12-12T20:19:00Z" w16du:dateUtc="2025-12-12T19:19:00Z">
            <w:rPr>
              <w:ins w:id="1555" w:author="zusammenlegung" w:date="2025-12-12T19:01:00Z" w16du:dateUtc="2025-12-12T18:01:00Z"/>
              <w:del w:id="1556" w:author="Johannes Zauner" w:date="2025-12-12T20:19:00Z" w16du:dateUtc="2025-12-12T19:19:00Z"/>
              <w:rFonts w:ascii="Arial" w:hAnsi="Arial" w:cs="Arial"/>
            </w:rPr>
          </w:rPrChange>
        </w:rPr>
      </w:pPr>
      <w:ins w:id="1557" w:author="zusammenlegung" w:date="2025-12-12T19:01:00Z" w16du:dateUtc="2025-12-12T18:01:00Z">
        <w:r w:rsidRPr="00C673E9">
          <w:rPr>
            <w:rFonts w:ascii="Arial" w:hAnsi="Arial" w:cs="Arial"/>
          </w:rPr>
          <w:t>Lines 9-11</w:t>
        </w:r>
      </w:ins>
      <w:ins w:id="1558" w:author="Johannes Zauner" w:date="2025-12-12T20:19:00Z" w16du:dateUtc="2025-12-12T19:19:00Z">
        <w:r w:rsidR="006D6F7F">
          <w:rPr>
            <w:rFonts w:ascii="Arial" w:hAnsi="Arial" w:cs="Arial"/>
          </w:rPr>
          <w:t xml:space="preserve"> </w:t>
        </w:r>
      </w:ins>
    </w:p>
    <w:p w14:paraId="7AC4A191" w14:textId="77777777" w:rsidR="007C0A0D" w:rsidRPr="005A2EDF" w:rsidRDefault="007C0A0D">
      <w:pPr>
        <w:pStyle w:val="DefinitionTerm"/>
        <w:rPr>
          <w:ins w:id="1559" w:author="zusammenlegung" w:date="2025-12-12T19:01:00Z" w16du:dateUtc="2025-12-12T18:01:00Z"/>
          <w:bCs/>
        </w:rPr>
        <w:pPrChange w:id="1560" w:author="Johannes Zauner" w:date="2025-12-12T20:19:00Z" w16du:dateUtc="2025-12-12T19:19:00Z">
          <w:pPr>
            <w:pStyle w:val="Definition"/>
            <w:spacing w:after="0"/>
          </w:pPr>
        </w:pPrChange>
      </w:pPr>
      <w:ins w:id="1561" w:author="zusammenlegung" w:date="2025-12-12T19:01:00Z" w16du:dateUtc="2025-12-12T18:01:00Z">
        <w:r w:rsidRPr="006D6F7F">
          <w:rPr>
            <w:b w:val="0"/>
            <w:bCs/>
            <w:rPrChange w:id="1562" w:author="Johannes Zauner" w:date="2025-12-12T20:19:00Z" w16du:dateUtc="2025-12-12T19:19:00Z">
              <w:rPr>
                <w:b/>
              </w:rPr>
            </w:rPrChange>
          </w:rPr>
          <w:t>Calculate averages for all numeric columns per group</w:t>
        </w:r>
      </w:ins>
    </w:p>
    <w:p w14:paraId="64773D92" w14:textId="346148BF" w:rsidR="007C0A0D" w:rsidRPr="006D6F7F" w:rsidDel="006D6F7F" w:rsidRDefault="007C0A0D" w:rsidP="008A0236">
      <w:pPr>
        <w:pStyle w:val="DefinitionTerm"/>
        <w:rPr>
          <w:ins w:id="1563" w:author="zusammenlegung" w:date="2025-12-12T19:01:00Z" w16du:dateUtc="2025-12-12T18:01:00Z"/>
          <w:del w:id="1564" w:author="Johannes Zauner" w:date="2025-12-12T20:19:00Z" w16du:dateUtc="2025-12-12T19:19:00Z"/>
          <w:rFonts w:ascii="Arial" w:hAnsi="Arial" w:cs="Arial"/>
          <w:b w:val="0"/>
          <w:bCs/>
          <w:rPrChange w:id="1565" w:author="Johannes Zauner" w:date="2025-12-12T20:19:00Z" w16du:dateUtc="2025-12-12T19:19:00Z">
            <w:rPr>
              <w:ins w:id="1566" w:author="zusammenlegung" w:date="2025-12-12T19:01:00Z" w16du:dateUtc="2025-12-12T18:01:00Z"/>
              <w:del w:id="1567" w:author="Johannes Zauner" w:date="2025-12-12T20:19:00Z" w16du:dateUtc="2025-12-12T19:19:00Z"/>
              <w:rFonts w:ascii="Arial" w:hAnsi="Arial" w:cs="Arial"/>
            </w:rPr>
          </w:rPrChange>
        </w:rPr>
      </w:pPr>
      <w:ins w:id="1568" w:author="zusammenlegung" w:date="2025-12-12T19:01:00Z" w16du:dateUtc="2025-12-12T18:01:00Z">
        <w:r w:rsidRPr="00C673E9">
          <w:rPr>
            <w:rFonts w:ascii="Arial" w:hAnsi="Arial" w:cs="Arial"/>
          </w:rPr>
          <w:t>Line 12</w:t>
        </w:r>
      </w:ins>
      <w:ins w:id="1569" w:author="Johannes Zauner" w:date="2025-12-12T20:19:00Z" w16du:dateUtc="2025-12-12T19:19:00Z">
        <w:r w:rsidR="006D6F7F">
          <w:rPr>
            <w:rFonts w:ascii="Arial" w:hAnsi="Arial" w:cs="Arial"/>
          </w:rPr>
          <w:t xml:space="preserve"> </w:t>
        </w:r>
      </w:ins>
    </w:p>
    <w:p w14:paraId="4D81FAA8" w14:textId="77777777" w:rsidR="007C0A0D" w:rsidRPr="005A2EDF" w:rsidRDefault="007C0A0D">
      <w:pPr>
        <w:pStyle w:val="DefinitionTerm"/>
        <w:rPr>
          <w:ins w:id="1570" w:author="zusammenlegung" w:date="2025-12-12T19:01:00Z" w16du:dateUtc="2025-12-12T18:01:00Z"/>
          <w:bCs/>
        </w:rPr>
        <w:pPrChange w:id="1571" w:author="Johannes Zauner" w:date="2025-12-12T20:19:00Z" w16du:dateUtc="2025-12-12T19:19:00Z">
          <w:pPr>
            <w:pStyle w:val="Definition"/>
            <w:spacing w:after="0"/>
          </w:pPr>
        </w:pPrChange>
      </w:pPr>
      <w:ins w:id="1572" w:author="zusammenlegung" w:date="2025-12-12T19:01:00Z" w16du:dateUtc="2025-12-12T18:01:00Z">
        <w:r w:rsidRPr="006D6F7F">
          <w:rPr>
            <w:b w:val="0"/>
            <w:bCs/>
            <w:rPrChange w:id="1573" w:author="Johannes Zauner" w:date="2025-12-12T20:19:00Z" w16du:dateUtc="2025-12-12T19:19:00Z">
              <w:rPr>
                <w:b/>
              </w:rPr>
            </w:rPrChange>
          </w:rPr>
          <w:t>Daily averages for each metric</w:t>
        </w:r>
      </w:ins>
    </w:p>
    <w:p w14:paraId="0E79D919" w14:textId="0BEDE7D8" w:rsidR="007C0A0D" w:rsidRPr="006D6F7F" w:rsidDel="006D6F7F" w:rsidRDefault="007C0A0D" w:rsidP="008A0236">
      <w:pPr>
        <w:pStyle w:val="DefinitionTerm"/>
        <w:rPr>
          <w:ins w:id="1574" w:author="zusammenlegung" w:date="2025-12-12T19:01:00Z" w16du:dateUtc="2025-12-12T18:01:00Z"/>
          <w:del w:id="1575" w:author="Johannes Zauner" w:date="2025-12-12T20:19:00Z" w16du:dateUtc="2025-12-12T19:19:00Z"/>
          <w:rFonts w:ascii="Arial" w:hAnsi="Arial" w:cs="Arial"/>
          <w:b w:val="0"/>
          <w:bCs/>
          <w:rPrChange w:id="1576" w:author="Johannes Zauner" w:date="2025-12-12T20:20:00Z" w16du:dateUtc="2025-12-12T19:20:00Z">
            <w:rPr>
              <w:ins w:id="1577" w:author="zusammenlegung" w:date="2025-12-12T19:01:00Z" w16du:dateUtc="2025-12-12T18:01:00Z"/>
              <w:del w:id="1578" w:author="Johannes Zauner" w:date="2025-12-12T20:19:00Z" w16du:dateUtc="2025-12-12T19:19:00Z"/>
              <w:rFonts w:ascii="Arial" w:hAnsi="Arial" w:cs="Arial"/>
            </w:rPr>
          </w:rPrChange>
        </w:rPr>
      </w:pPr>
      <w:ins w:id="1579" w:author="zusammenlegung" w:date="2025-12-12T19:01:00Z" w16du:dateUtc="2025-12-12T18:01:00Z">
        <w:r w:rsidRPr="00C673E9">
          <w:rPr>
            <w:rFonts w:ascii="Arial" w:hAnsi="Arial" w:cs="Arial"/>
          </w:rPr>
          <w:t>Lines 13-15</w:t>
        </w:r>
      </w:ins>
      <w:ins w:id="1580" w:author="Johannes Zauner" w:date="2025-12-12T20:19:00Z" w16du:dateUtc="2025-12-12T19:19:00Z">
        <w:r w:rsidR="006D6F7F">
          <w:rPr>
            <w:rFonts w:ascii="Arial" w:hAnsi="Arial" w:cs="Arial"/>
          </w:rPr>
          <w:t xml:space="preserve"> </w:t>
        </w:r>
      </w:ins>
    </w:p>
    <w:p w14:paraId="738A544B" w14:textId="77777777" w:rsidR="007C0A0D" w:rsidRDefault="007C0A0D" w:rsidP="006D6F7F">
      <w:pPr>
        <w:pStyle w:val="DefinitionTerm"/>
        <w:rPr>
          <w:ins w:id="1581" w:author="Johannes Zauner" w:date="2025-12-12T20:36:00Z" w16du:dateUtc="2025-12-12T19:36:00Z"/>
          <w:b w:val="0"/>
          <w:bCs/>
        </w:rPr>
      </w:pPr>
      <w:ins w:id="1582" w:author="zusammenlegung" w:date="2025-12-12T19:01:00Z" w16du:dateUtc="2025-12-12T18:01:00Z">
        <w:r w:rsidRPr="006D6F7F">
          <w:rPr>
            <w:b w:val="0"/>
            <w:bCs/>
            <w:rPrChange w:id="1583" w:author="Johannes Zauner" w:date="2025-12-12T20:20:00Z" w16du:dateUtc="2025-12-12T19:20:00Z">
              <w:rPr/>
            </w:rPrChange>
          </w:rPr>
          <w:t>Table generation</w:t>
        </w:r>
      </w:ins>
    </w:p>
    <w:p w14:paraId="5A97CD31" w14:textId="77777777" w:rsidR="00365F17" w:rsidRPr="00365F17" w:rsidRDefault="00365F17">
      <w:pPr>
        <w:pStyle w:val="Definition"/>
        <w:rPr>
          <w:ins w:id="1584" w:author="zusammenlegung" w:date="2025-12-12T19:01:00Z" w16du:dateUtc="2025-12-12T18:01:00Z"/>
        </w:rPr>
        <w:pPrChange w:id="1585" w:author="Johannes Zauner" w:date="2025-12-12T20:36:00Z" w16du:dateUtc="2025-12-12T19:36:00Z">
          <w:pPr>
            <w:pStyle w:val="Definition"/>
            <w:spacing w:after="0"/>
          </w:pPr>
        </w:pPrChange>
      </w:pP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2126"/>
        <w:gridCol w:w="1418"/>
        <w:gridCol w:w="1134"/>
      </w:tblGrid>
      <w:tr w:rsidR="00146E27" w:rsidRPr="001B26D6" w14:paraId="3387DFF5" w14:textId="77777777" w:rsidTr="0047611C">
        <w:trPr>
          <w:cantSplit/>
          <w:tblHeader/>
          <w:jc w:val="center"/>
        </w:trPr>
        <w:tc>
          <w:tcPr>
            <w:tcW w:w="1276" w:type="dxa"/>
            <w:tcBorders>
              <w:bottom w:val="single" w:sz="4" w:space="0" w:color="auto"/>
            </w:tcBorders>
          </w:tcPr>
          <w:p w14:paraId="52D2097B" w14:textId="77777777" w:rsidR="00146E27" w:rsidRPr="001B26D6" w:rsidRDefault="00146E27" w:rsidP="0047611C"/>
        </w:tc>
        <w:tc>
          <w:tcPr>
            <w:tcW w:w="2126" w:type="dxa"/>
            <w:tcBorders>
              <w:bottom w:val="single" w:sz="4" w:space="0" w:color="auto"/>
            </w:tcBorders>
          </w:tcPr>
          <w:p w14:paraId="5EC29F81" w14:textId="77777777" w:rsidR="00146E27" w:rsidRPr="001B26D6" w:rsidRDefault="00146E27" w:rsidP="0047611C">
            <w:pPr>
              <w:rPr>
                <w:b/>
                <w:bCs/>
              </w:rPr>
            </w:pPr>
            <w:r w:rsidRPr="001B26D6">
              <w:rPr>
                <w:b/>
                <w:bCs/>
              </w:rPr>
              <w:t>duration</w:t>
            </w:r>
          </w:p>
        </w:tc>
        <w:tc>
          <w:tcPr>
            <w:tcW w:w="1418" w:type="dxa"/>
            <w:tcBorders>
              <w:bottom w:val="single" w:sz="4" w:space="0" w:color="auto"/>
            </w:tcBorders>
          </w:tcPr>
          <w:p w14:paraId="6B6E0050" w14:textId="77777777" w:rsidR="00146E27" w:rsidRPr="001B26D6" w:rsidRDefault="00146E27" w:rsidP="0047611C">
            <w:pPr>
              <w:rPr>
                <w:b/>
                <w:bCs/>
              </w:rPr>
            </w:pPr>
            <w:r w:rsidRPr="001B26D6">
              <w:rPr>
                <w:b/>
                <w:bCs/>
              </w:rPr>
              <w:t>distance,</w:t>
            </w:r>
            <w:r>
              <w:rPr>
                <w:b/>
                <w:bCs/>
              </w:rPr>
              <w:t xml:space="preserve"> </w:t>
            </w:r>
            <w:r w:rsidRPr="001B26D6">
              <w:rPr>
                <w:b/>
                <w:bCs/>
              </w:rPr>
              <w:t>cm</w:t>
            </w:r>
          </w:p>
        </w:tc>
        <w:tc>
          <w:tcPr>
            <w:tcW w:w="1134" w:type="dxa"/>
            <w:tcBorders>
              <w:bottom w:val="single" w:sz="4" w:space="0" w:color="auto"/>
            </w:tcBorders>
          </w:tcPr>
          <w:p w14:paraId="760EDED7" w14:textId="77777777" w:rsidR="00146E27" w:rsidRPr="001B26D6" w:rsidRDefault="00146E27" w:rsidP="0047611C">
            <w:pPr>
              <w:rPr>
                <w:b/>
                <w:bCs/>
              </w:rPr>
            </w:pPr>
            <w:r w:rsidRPr="001B26D6">
              <w:rPr>
                <w:b/>
                <w:bCs/>
              </w:rPr>
              <w:t>episodes</w:t>
            </w:r>
          </w:p>
        </w:tc>
      </w:tr>
      <w:tr w:rsidR="00146E27" w:rsidRPr="001B26D6" w14:paraId="41863F53" w14:textId="77777777" w:rsidTr="0047611C">
        <w:trPr>
          <w:cantSplit/>
          <w:jc w:val="center"/>
        </w:trPr>
        <w:tc>
          <w:tcPr>
            <w:tcW w:w="1276" w:type="dxa"/>
            <w:tcBorders>
              <w:top w:val="single" w:sz="4" w:space="0" w:color="auto"/>
            </w:tcBorders>
          </w:tcPr>
          <w:p w14:paraId="7EA78B99" w14:textId="77777777" w:rsidR="00146E27" w:rsidRPr="001B26D6" w:rsidRDefault="00146E27" w:rsidP="0047611C">
            <w:r w:rsidRPr="001B26D6">
              <w:t>Mean daily</w:t>
            </w:r>
          </w:p>
        </w:tc>
        <w:tc>
          <w:tcPr>
            <w:tcW w:w="2126" w:type="dxa"/>
            <w:tcBorders>
              <w:top w:val="single" w:sz="4" w:space="0" w:color="auto"/>
            </w:tcBorders>
          </w:tcPr>
          <w:p w14:paraId="7CA3655D" w14:textId="77777777" w:rsidR="00146E27" w:rsidRPr="001B26D6" w:rsidRDefault="00146E27" w:rsidP="0047611C">
            <w:pPr>
              <w:jc w:val="center"/>
            </w:pPr>
            <w:r w:rsidRPr="001B26D6">
              <w:t>233s (~3.88 minutes)</w:t>
            </w:r>
          </w:p>
        </w:tc>
        <w:tc>
          <w:tcPr>
            <w:tcW w:w="1418" w:type="dxa"/>
            <w:tcBorders>
              <w:top w:val="single" w:sz="4" w:space="0" w:color="auto"/>
            </w:tcBorders>
          </w:tcPr>
          <w:p w14:paraId="2374997F" w14:textId="77777777" w:rsidR="00146E27" w:rsidRPr="001B26D6" w:rsidRDefault="00146E27" w:rsidP="0047611C">
            <w:pPr>
              <w:jc w:val="center"/>
            </w:pPr>
            <w:r w:rsidRPr="001B26D6">
              <w:t>32</w:t>
            </w:r>
          </w:p>
        </w:tc>
        <w:tc>
          <w:tcPr>
            <w:tcW w:w="1134" w:type="dxa"/>
            <w:tcBorders>
              <w:top w:val="single" w:sz="4" w:space="0" w:color="auto"/>
            </w:tcBorders>
          </w:tcPr>
          <w:p w14:paraId="4B316897" w14:textId="77777777" w:rsidR="00146E27" w:rsidRPr="001B26D6" w:rsidRDefault="00146E27" w:rsidP="0047611C">
            <w:pPr>
              <w:jc w:val="center"/>
            </w:pPr>
            <w:r w:rsidRPr="001B26D6">
              <w:t>57</w:t>
            </w:r>
          </w:p>
        </w:tc>
      </w:tr>
      <w:tr w:rsidR="00146E27" w:rsidRPr="001B26D6" w14:paraId="6CA4A900" w14:textId="77777777" w:rsidTr="0047611C">
        <w:trPr>
          <w:cantSplit/>
          <w:jc w:val="center"/>
        </w:trPr>
        <w:tc>
          <w:tcPr>
            <w:tcW w:w="1276" w:type="dxa"/>
          </w:tcPr>
          <w:p w14:paraId="56381E28" w14:textId="77777777" w:rsidR="00146E27" w:rsidRPr="001B26D6" w:rsidRDefault="00146E27" w:rsidP="0047611C">
            <w:r w:rsidRPr="001B26D6">
              <w:t>Weekday</w:t>
            </w:r>
          </w:p>
        </w:tc>
        <w:tc>
          <w:tcPr>
            <w:tcW w:w="2126" w:type="dxa"/>
          </w:tcPr>
          <w:p w14:paraId="41E9B78D" w14:textId="77777777" w:rsidR="00146E27" w:rsidRPr="001B26D6" w:rsidRDefault="00146E27" w:rsidP="0047611C">
            <w:pPr>
              <w:jc w:val="center"/>
            </w:pPr>
            <w:r w:rsidRPr="001B26D6">
              <w:t>284s (~4.73 minutes)</w:t>
            </w:r>
          </w:p>
        </w:tc>
        <w:tc>
          <w:tcPr>
            <w:tcW w:w="1418" w:type="dxa"/>
          </w:tcPr>
          <w:p w14:paraId="3E337FF4" w14:textId="77777777" w:rsidR="00146E27" w:rsidRPr="001B26D6" w:rsidRDefault="00146E27" w:rsidP="0047611C">
            <w:pPr>
              <w:jc w:val="center"/>
            </w:pPr>
            <w:r w:rsidRPr="001B26D6">
              <w:t>32</w:t>
            </w:r>
          </w:p>
        </w:tc>
        <w:tc>
          <w:tcPr>
            <w:tcW w:w="1134" w:type="dxa"/>
          </w:tcPr>
          <w:p w14:paraId="58C0846A" w14:textId="77777777" w:rsidR="00146E27" w:rsidRPr="001B26D6" w:rsidRDefault="00146E27" w:rsidP="0047611C">
            <w:pPr>
              <w:jc w:val="center"/>
            </w:pPr>
            <w:r w:rsidRPr="001B26D6">
              <w:t>64</w:t>
            </w:r>
          </w:p>
        </w:tc>
      </w:tr>
      <w:tr w:rsidR="00146E27" w:rsidRPr="001B26D6" w14:paraId="21ACF692" w14:textId="77777777" w:rsidTr="0047611C">
        <w:trPr>
          <w:cantSplit/>
          <w:jc w:val="center"/>
        </w:trPr>
        <w:tc>
          <w:tcPr>
            <w:tcW w:w="1276" w:type="dxa"/>
          </w:tcPr>
          <w:p w14:paraId="03F464AF" w14:textId="77777777" w:rsidR="00146E27" w:rsidRPr="001B26D6" w:rsidRDefault="00146E27" w:rsidP="0047611C">
            <w:r w:rsidRPr="001B26D6">
              <w:t>Weekend</w:t>
            </w:r>
          </w:p>
        </w:tc>
        <w:tc>
          <w:tcPr>
            <w:tcW w:w="2126" w:type="dxa"/>
          </w:tcPr>
          <w:p w14:paraId="51C72E78" w14:textId="77777777" w:rsidR="00146E27" w:rsidRPr="001B26D6" w:rsidRDefault="00146E27" w:rsidP="0047611C">
            <w:pPr>
              <w:jc w:val="center"/>
            </w:pPr>
            <w:r w:rsidRPr="001B26D6">
              <w:t>104s (~1.73 minutes)</w:t>
            </w:r>
          </w:p>
        </w:tc>
        <w:tc>
          <w:tcPr>
            <w:tcW w:w="1418" w:type="dxa"/>
          </w:tcPr>
          <w:p w14:paraId="614E8177" w14:textId="77777777" w:rsidR="00146E27" w:rsidRPr="001B26D6" w:rsidRDefault="00146E27" w:rsidP="0047611C">
            <w:pPr>
              <w:jc w:val="center"/>
            </w:pPr>
            <w:r w:rsidRPr="001B26D6">
              <w:t>32</w:t>
            </w:r>
          </w:p>
        </w:tc>
        <w:tc>
          <w:tcPr>
            <w:tcW w:w="1134" w:type="dxa"/>
          </w:tcPr>
          <w:p w14:paraId="1BC9A433" w14:textId="77777777" w:rsidR="00146E27" w:rsidRPr="001B26D6" w:rsidRDefault="00146E27" w:rsidP="0047611C">
            <w:pPr>
              <w:jc w:val="center"/>
            </w:pPr>
            <w:r w:rsidRPr="001B26D6">
              <w:t>40</w:t>
            </w:r>
          </w:p>
        </w:tc>
      </w:tr>
    </w:tbl>
    <w:p w14:paraId="6016B0B3" w14:textId="2B822467" w:rsidR="001B26D6" w:rsidDel="008A0236" w:rsidRDefault="00146E27" w:rsidP="00146E27">
      <w:pPr>
        <w:pStyle w:val="ImageCaption"/>
        <w:spacing w:before="200"/>
        <w:rPr>
          <w:del w:id="1586" w:author="zusammenlegung" w:date="2025-12-12T19:01:00Z" w16du:dateUtc="2025-12-12T18:01:00Z"/>
        </w:rPr>
      </w:pPr>
      <w:r>
        <w:t>Table 7: Near-work episodes: frequency, mean duration, and mean viewing distance</w:t>
      </w:r>
      <w:del w:id="1587" w:author="zusammenlegung" w:date="2025-12-12T19:01:00Z" w16du:dateUtc="2025-12-12T18:01:00Z">
        <w:r w:rsidR="001B26D6">
          <w:delText>Table 7: Near-work episodes: frequency, mean duration, and mean viewing distance</w:delText>
        </w:r>
      </w:del>
    </w:p>
    <w:p w14:paraId="1DE18454" w14:textId="77777777" w:rsidR="008A0236" w:rsidRPr="008A0236" w:rsidRDefault="008A0236" w:rsidP="00146E27">
      <w:pPr>
        <w:pStyle w:val="ImageCaption"/>
        <w:rPr>
          <w:ins w:id="1588" w:author="Johannes Zauner" w:date="2025-12-12T19:46:00Z" w16du:dateUtc="2025-12-12T18:46:00Z"/>
        </w:rPr>
      </w:pPr>
    </w:p>
    <w:p w14:paraId="73F332FF" w14:textId="5DB78421" w:rsidR="007C0A0D" w:rsidRPr="008A0236" w:rsidRDefault="007C0A0D" w:rsidP="008A0236">
      <w:pPr>
        <w:pStyle w:val="Blocktext"/>
        <w:spacing w:line="360" w:lineRule="auto"/>
        <w:ind w:left="0" w:right="482"/>
      </w:pPr>
      <w:r w:rsidRPr="008A0236">
        <w:t>In the</w:t>
      </w:r>
      <w:ins w:id="1589" w:author="zusammenlegung" w:date="2025-12-12T19:01:00Z" w16du:dateUtc="2025-12-12T18:01:00Z">
        <w:r w:rsidRPr="00C673E9">
          <w:rPr>
            <w:rFonts w:ascii="Arial" w:hAnsi="Arial" w:cs="Arial"/>
          </w:rPr>
          <w:t xml:space="preserve"> code cell</w:t>
        </w:r>
      </w:ins>
      <w:r w:rsidRPr="008A0236">
        <w:t xml:space="preserve"> above, </w:t>
      </w:r>
      <w:r w:rsidRPr="008A0236">
        <w:rPr>
          <w:rStyle w:val="VerbatimChar"/>
        </w:rPr>
        <w:t>extract_metric(..., distance = mean(Dis, ...))</w:t>
      </w:r>
      <w:r w:rsidRPr="008A0236">
        <w:t xml:space="preserve"> computes the mean viewing distance during each episode, and the subsequent </w:t>
      </w:r>
      <w:r w:rsidRPr="008A0236">
        <w:rPr>
          <w:rStyle w:val="VerbatimChar"/>
        </w:rPr>
        <w:t>summarize_numeric</w:t>
      </w:r>
      <w:del w:id="1590" w:author="zusammenlegung" w:date="2025-12-12T19:01:00Z" w16du:dateUtc="2025-12-12T18:01:00Z">
        <w:r w:rsidR="00152FDE">
          <w:rPr>
            <w:rStyle w:val="VerbatimChar"/>
          </w:rPr>
          <w:delText>()</w:delText>
        </w:r>
      </w:del>
      <w:r w:rsidRPr="008A0236">
        <w:t xml:space="preserve"> and </w:t>
      </w:r>
      <w:r w:rsidRPr="008A0236">
        <w:rPr>
          <w:rStyle w:val="VerbatimChar"/>
        </w:rPr>
        <w:t>mean_daily</w:t>
      </w:r>
      <w:del w:id="1591" w:author="zusammenlegung" w:date="2025-12-12T19:01:00Z" w16du:dateUtc="2025-12-12T18:01:00Z">
        <w:r w:rsidR="00152FDE">
          <w:rPr>
            <w:rStyle w:val="VerbatimChar"/>
          </w:rPr>
          <w:delText>()</w:delText>
        </w:r>
      </w:del>
      <w:r w:rsidRPr="008A0236">
        <w:t xml:space="preserve"> steps derive daily averages of episode count, duration, and distance.</w:t>
      </w:r>
    </w:p>
    <w:p w14:paraId="53F857D9" w14:textId="77777777" w:rsidR="007C0A0D" w:rsidRPr="00C673E9" w:rsidRDefault="007C0A0D" w:rsidP="007C0A0D">
      <w:pPr>
        <w:pStyle w:val="berschrift4"/>
      </w:pPr>
      <w:bookmarkStart w:id="1592" w:name="visual-breaks"/>
      <w:bookmarkEnd w:id="1474"/>
      <w:r w:rsidRPr="00C673E9">
        <w:t>Visual breaks</w:t>
      </w:r>
    </w:p>
    <w:p w14:paraId="794EF95E" w14:textId="717AB6EA" w:rsidR="007C0A0D" w:rsidRPr="008A0236" w:rsidRDefault="007C0A0D" w:rsidP="007C0A0D">
      <w:pPr>
        <w:pStyle w:val="FirstParagraph"/>
      </w:pPr>
      <w:r w:rsidRPr="008A0236">
        <w:t xml:space="preserve">Visual breaks </w:t>
      </w:r>
      <w:del w:id="1593" w:author="zusammenlegung" w:date="2025-12-12T19:01:00Z" w16du:dateUtc="2025-12-12T18:01:00Z">
        <w:r w:rsidR="008B7357">
          <w:delText>are a little different, compared to the previous metrics. The difference is that,</w:delText>
        </w:r>
      </w:del>
      <w:ins w:id="1594" w:author="zusammenlegung" w:date="2025-12-12T19:01:00Z" w16du:dateUtc="2025-12-12T18:01:00Z">
        <w:r w:rsidRPr="00C673E9">
          <w:rPr>
            <w:rFonts w:ascii="Arial" w:hAnsi="Arial" w:cs="Arial"/>
          </w:rPr>
          <w:t>as defined</w:t>
        </w:r>
      </w:ins>
      <w:r w:rsidRPr="008A0236">
        <w:t xml:space="preserve"> in this </w:t>
      </w:r>
      <w:del w:id="1595" w:author="zusammenlegung" w:date="2025-12-12T19:01:00Z" w16du:dateUtc="2025-12-12T18:01:00Z">
        <w:r w:rsidR="008B7357">
          <w:delText xml:space="preserve">case, the </w:delText>
        </w:r>
      </w:del>
      <w:ins w:id="1596" w:author="zusammenlegung" w:date="2025-12-12T19:01:00Z" w16du:dateUtc="2025-12-12T18:01:00Z">
        <w:r w:rsidRPr="00C673E9">
          <w:rPr>
            <w:rFonts w:ascii="Arial" w:hAnsi="Arial" w:cs="Arial"/>
          </w:rPr>
          <w:t xml:space="preserve">article, require a </w:t>
        </w:r>
      </w:ins>
      <w:r w:rsidRPr="008A0236">
        <w:t>minimum break</w:t>
      </w:r>
      <w:ins w:id="1597" w:author="zusammenlegung" w:date="2025-12-12T19:01:00Z" w16du:dateUtc="2025-12-12T18:01:00Z">
        <w:r w:rsidRPr="00C673E9">
          <w:rPr>
            <w:rFonts w:ascii="Arial" w:hAnsi="Arial" w:cs="Arial"/>
          </w:rPr>
          <w:t>-length,</w:t>
        </w:r>
      </w:ins>
      <w:r w:rsidRPr="008A0236">
        <w:t xml:space="preserve"> and the previous </w:t>
      </w:r>
      <w:del w:id="1598" w:author="zusammenlegung" w:date="2025-12-12T19:01:00Z" w16du:dateUtc="2025-12-12T18:01:00Z">
        <w:r w:rsidR="000D164C">
          <w:delText xml:space="preserve">(non-break) </w:delText>
        </w:r>
      </w:del>
      <w:r w:rsidRPr="008A0236">
        <w:t>episode is important. This leads to a two</w:t>
      </w:r>
      <w:del w:id="1599" w:author="zusammenlegung" w:date="2025-12-12T19:01:00Z" w16du:dateUtc="2025-12-12T18:01:00Z">
        <w:r w:rsidR="000D164C">
          <w:delText>-</w:delText>
        </w:r>
      </w:del>
      <w:ins w:id="1600" w:author="zusammenlegung" w:date="2025-12-12T19:01:00Z" w16du:dateUtc="2025-12-12T18:01:00Z">
        <w:r w:rsidRPr="00C673E9">
          <w:rPr>
            <w:rFonts w:ascii="Arial" w:hAnsi="Arial" w:cs="Arial"/>
          </w:rPr>
          <w:t xml:space="preserve"> </w:t>
        </w:r>
      </w:ins>
      <w:r w:rsidRPr="008A0236">
        <w:t xml:space="preserve">step process, where we first </w:t>
      </w:r>
      <w:r w:rsidRPr="008A0236">
        <w:lastRenderedPageBreak/>
        <w:t xml:space="preserve">extract instances of </w:t>
      </w:r>
      <w:r w:rsidRPr="008A0236">
        <w:rPr>
          <w:rStyle w:val="VerbatimChar"/>
        </w:rPr>
        <w:t>Distance</w:t>
      </w:r>
      <w:r w:rsidRPr="008A0236">
        <w:t xml:space="preserve"> above 100 cm for at least 20 seconds, before we filter for a previous duration of at maximum 20 minutes. </w:t>
      </w:r>
      <w:del w:id="1601" w:author="zusammenlegung" w:date="2025-12-12T19:01:00Z" w16du:dateUtc="2025-12-12T18:01:00Z">
        <w:r w:rsidR="008B7357" w:rsidRPr="00282E6A">
          <w:rPr>
            <w:b/>
            <w:bCs/>
          </w:rPr>
          <w:delText>Table 8</w:delText>
        </w:r>
      </w:del>
      <w:ins w:id="1602" w:author="zusammenlegung" w:date="2025-12-12T19:01:00Z" w16du:dateUtc="2025-12-12T18:01:00Z">
        <w:del w:id="1603" w:author="Johannes Zauner" w:date="2025-12-15T12:29:00Z" w16du:dateUtc="2025-12-15T11:29:00Z">
          <w:r w:rsidRPr="00282E6A" w:rsidDel="00282E6A">
            <w:rPr>
              <w:rFonts w:ascii="Arial" w:hAnsi="Arial" w:cs="Arial"/>
              <w:b/>
              <w:bCs/>
              <w:rPrChange w:id="1604" w:author="Johannes Zauner" w:date="2025-12-15T12:29:00Z" w16du:dateUtc="2025-12-15T11:29:00Z">
                <w:rPr>
                  <w:rFonts w:ascii="Arial" w:hAnsi="Arial" w:cs="Arial"/>
                </w:rPr>
              </w:rPrChange>
            </w:rPr>
            <w:fldChar w:fldCharType="begin"/>
          </w:r>
          <w:r w:rsidRPr="00282E6A" w:rsidDel="00282E6A">
            <w:rPr>
              <w:rFonts w:ascii="Arial" w:hAnsi="Arial" w:cs="Arial"/>
              <w:b/>
              <w:bCs/>
              <w:rPrChange w:id="1605" w:author="Johannes Zauner" w:date="2025-12-15T12:29:00Z" w16du:dateUtc="2025-12-15T11:29:00Z">
                <w:rPr>
                  <w:rFonts w:ascii="Arial" w:hAnsi="Arial" w:cs="Arial"/>
                </w:rPr>
              </w:rPrChange>
            </w:rPr>
            <w:delInstrText>HYPERLINK \l "tbl-visualbreaks" \h</w:delInstrText>
          </w:r>
          <w:r w:rsidRPr="00111E56" w:rsidDel="00282E6A">
            <w:rPr>
              <w:rFonts w:ascii="Arial" w:hAnsi="Arial" w:cs="Arial"/>
              <w:b/>
              <w:bCs/>
            </w:rPr>
          </w:r>
          <w:r w:rsidRPr="00282E6A" w:rsidDel="00282E6A">
            <w:rPr>
              <w:rFonts w:ascii="Arial" w:hAnsi="Arial" w:cs="Arial"/>
              <w:b/>
              <w:bCs/>
              <w:rPrChange w:id="1606" w:author="Johannes Zauner" w:date="2025-12-15T12:29:00Z" w16du:dateUtc="2025-12-15T11:29:00Z">
                <w:rPr>
                  <w:rFonts w:ascii="Arial" w:hAnsi="Arial" w:cs="Arial"/>
                </w:rPr>
              </w:rPrChange>
            </w:rPr>
            <w:fldChar w:fldCharType="separate"/>
          </w:r>
          <w:r w:rsidRPr="00282E6A" w:rsidDel="00282E6A">
            <w:rPr>
              <w:b/>
              <w:bCs/>
              <w:rPrChange w:id="1607" w:author="Johannes Zauner" w:date="2025-12-15T12:29:00Z" w16du:dateUtc="2025-12-15T11:29:00Z">
                <w:rPr>
                  <w:rStyle w:val="Hyperlink"/>
                  <w:rFonts w:ascii="Arial" w:hAnsi="Arial" w:cs="Arial"/>
                </w:rPr>
              </w:rPrChange>
            </w:rPr>
            <w:delText>Table 8</w:delText>
          </w:r>
          <w:r w:rsidRPr="00282E6A" w:rsidDel="00282E6A">
            <w:rPr>
              <w:rFonts w:ascii="Arial" w:hAnsi="Arial" w:cs="Arial"/>
              <w:b/>
              <w:bCs/>
              <w:rPrChange w:id="1608" w:author="Johannes Zauner" w:date="2025-12-15T12:29:00Z" w16du:dateUtc="2025-12-15T11:29:00Z">
                <w:rPr>
                  <w:rFonts w:ascii="Arial" w:hAnsi="Arial" w:cs="Arial"/>
                </w:rPr>
              </w:rPrChange>
            </w:rPr>
            <w:fldChar w:fldCharType="end"/>
          </w:r>
        </w:del>
      </w:ins>
      <w:ins w:id="1609" w:author="Johannes Zauner" w:date="2025-12-15T12:29:00Z" w16du:dateUtc="2025-12-15T11:29:00Z">
        <w:r w:rsidR="00282E6A" w:rsidRPr="00282E6A">
          <w:rPr>
            <w:b/>
            <w:bCs/>
            <w:rPrChange w:id="1610" w:author="Johannes Zauner" w:date="2025-12-15T12:29:00Z" w16du:dateUtc="2025-12-15T11:29:00Z">
              <w:rPr>
                <w:rStyle w:val="Hyperlink"/>
                <w:rFonts w:ascii="Arial" w:hAnsi="Arial" w:cs="Arial"/>
              </w:rPr>
            </w:rPrChange>
          </w:rPr>
          <w:t>Table 8</w:t>
        </w:r>
      </w:ins>
      <w:r w:rsidRPr="008A0236">
        <w:t xml:space="preserve"> provides the daily frequency of visual breaks</w:t>
      </w:r>
      <w:ins w:id="1611" w:author="Johannes Zauner" w:date="2025-12-19T11:27:00Z" w16du:dateUtc="2025-12-19T10:27:00Z">
        <w:r w:rsidR="008068B9">
          <w:t xml:space="preserve"> and </w:t>
        </w:r>
        <w:r w:rsidR="008068B9">
          <w:rPr>
            <w:b/>
            <w:bCs/>
          </w:rPr>
          <w:t>Figure 5</w:t>
        </w:r>
        <w:r w:rsidR="008068B9">
          <w:t xml:space="preserve"> shows when these occur</w:t>
        </w:r>
      </w:ins>
      <w:r w:rsidRPr="008A0236">
        <w:t>.</w:t>
      </w:r>
    </w:p>
    <w:p w14:paraId="65C18DAC" w14:textId="5B19CFD8" w:rsidR="007C0A0D" w:rsidRPr="006B68CC" w:rsidRDefault="006B68CC" w:rsidP="00F61D20">
      <w:pPr>
        <w:pStyle w:val="SourceCode"/>
        <w:spacing w:line="240" w:lineRule="auto"/>
        <w:rPr>
          <w:b/>
          <w:bCs/>
          <w:lang w:val="de-DE"/>
          <w:rPrChange w:id="1612" w:author="Johannes Zauner" w:date="2025-12-13T05:17:00Z" w16du:dateUtc="2025-12-13T04:17:00Z">
            <w:rPr>
              <w:rFonts w:cs="Consolas"/>
            </w:rPr>
          </w:rPrChange>
        </w:rPr>
      </w:pPr>
      <w:bookmarkStart w:id="1613" w:name="annotated-cell-8"/>
      <w:ins w:id="1614" w:author="Johannes Zauner" w:date="2025-12-13T05:17:00Z">
        <w:r w:rsidRPr="006B68CC">
          <w:rPr>
            <w:b/>
            <w:bCs/>
            <w:lang w:val="de-DE"/>
          </w:rPr>
          <w:t>Calculate visual breaks</w:t>
        </w:r>
      </w:ins>
      <w:ins w:id="1615" w:author="Johannes Zauner" w:date="2025-12-13T05:08:00Z" w16du:dateUtc="2025-12-13T04:08:00Z">
        <w:r w:rsidR="008C4DD3">
          <w:rPr>
            <w:color w:val="4758AB"/>
            <w:shd w:val="clear" w:color="auto" w:fill="F1F3F5"/>
            <w:lang w:val="de-DE"/>
          </w:rPr>
          <w:br/>
        </w:r>
      </w:ins>
      <w:ins w:id="1616" w:author="Johannes Zauner" w:date="2025-12-12T20:53:00Z" w16du:dateUtc="2025-12-12T19:53:00Z">
        <w:r w:rsidR="00B012F8">
          <w:rPr>
            <w:rStyle w:val="NormalTok"/>
          </w:rPr>
          <w:t>1</w:t>
        </w:r>
        <w:r w:rsidR="00B012F8">
          <w:rPr>
            <w:rStyle w:val="NormalTok"/>
            <w:rFonts w:cs="Consolas"/>
          </w:rPr>
          <w:t xml:space="preserve"> </w:t>
        </w:r>
      </w:ins>
      <w:r w:rsidR="007C0A0D" w:rsidRPr="008A0236">
        <w:rPr>
          <w:rStyle w:val="NormalTok"/>
          <w:rFonts w:cs="Consolas"/>
        </w:rPr>
        <w:t xml:space="preserve">dataCC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ins w:id="1617" w:author="Johannes Zauner" w:date="2025-12-12T20:53:00Z" w16du:dateUtc="2025-12-12T19:53:00Z">
        <w:r w:rsidR="00B012F8">
          <w:rPr>
            <w:rStyle w:val="NormalTok"/>
          </w:rPr>
          <w:t>2</w:t>
        </w:r>
        <w:r w:rsidR="00B012F8">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extract_clusters</w:t>
      </w:r>
      <w:r w:rsidR="007C0A0D" w:rsidRPr="008A0236">
        <w:rPr>
          <w:rStyle w:val="NormalTok"/>
          <w:rFonts w:cs="Consolas"/>
        </w:rPr>
        <w:t xml:space="preserve">(Dis </w:t>
      </w:r>
      <w:r w:rsidR="007C0A0D" w:rsidRPr="008A0236">
        <w:rPr>
          <w:rStyle w:val="SpecialCharTok"/>
          <w:rFonts w:cs="Consolas"/>
        </w:rPr>
        <w:t>&gt;=</w:t>
      </w:r>
      <w:r w:rsidR="007C0A0D" w:rsidRPr="008A0236">
        <w:rPr>
          <w:rStyle w:val="NormalTok"/>
          <w:rFonts w:cs="Consolas"/>
        </w:rPr>
        <w:t xml:space="preserve"> </w:t>
      </w:r>
      <w:r w:rsidR="007C0A0D" w:rsidRPr="008A0236">
        <w:rPr>
          <w:rStyle w:val="DecValTok"/>
          <w:rFonts w:cs="Consolas"/>
        </w:rPr>
        <w:t>100</w:t>
      </w:r>
      <w:r w:rsidR="007C0A0D" w:rsidRPr="008A0236">
        <w:rPr>
          <w:rStyle w:val="NormalTok"/>
          <w:rFonts w:cs="Consolas"/>
        </w:rPr>
        <w:t>,</w:t>
      </w:r>
      <w:del w:id="1618" w:author="zusammenlegung" w:date="2025-12-12T19:01:00Z" w16du:dateUtc="2025-12-12T18:01:00Z">
        <w:r w:rsidR="008B7357" w:rsidRPr="008A0236">
          <w:rPr>
            <w:rStyle w:val="NormalTok"/>
            <w:rFonts w:cs="Consolas"/>
          </w:rPr>
          <w:delText xml:space="preserve"> </w:delText>
        </w:r>
        <w:r w:rsidR="008B7357" w:rsidRPr="008A0236">
          <w:rPr>
            <w:rStyle w:val="CommentTok"/>
            <w:rFonts w:cs="Consolas"/>
          </w:rPr>
          <w:delText>#define the condition, greater 100 cm away</w:delText>
        </w:r>
      </w:del>
      <w:r w:rsidR="007C0A0D" w:rsidRPr="008A0236">
        <w:rPr>
          <w:rFonts w:cs="Consolas"/>
        </w:rPr>
        <w:br/>
      </w:r>
      <w:ins w:id="1619" w:author="Johannes Zauner" w:date="2025-12-12T20:53:00Z" w16du:dateUtc="2025-12-12T19:53:00Z">
        <w:r w:rsidR="00B012F8">
          <w:rPr>
            <w:rStyle w:val="NormalTok"/>
          </w:rPr>
          <w:t>3</w:t>
        </w:r>
        <w:r w:rsidR="00B012F8">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cluster.duration =</w:t>
      </w:r>
      <w:r w:rsidR="007C0A0D" w:rsidRPr="008A0236">
        <w:rPr>
          <w:rStyle w:val="NormalTok"/>
          <w:rFonts w:cs="Consolas"/>
        </w:rPr>
        <w:t xml:space="preserve"> </w:t>
      </w:r>
      <w:r w:rsidR="007C0A0D" w:rsidRPr="008A0236">
        <w:rPr>
          <w:rStyle w:val="StringTok"/>
          <w:rFonts w:cs="Consolas"/>
        </w:rPr>
        <w:t>"20 secs"</w:t>
      </w:r>
      <w:r w:rsidR="007C0A0D" w:rsidRPr="008A0236">
        <w:rPr>
          <w:rStyle w:val="NormalTok"/>
          <w:rFonts w:cs="Consolas"/>
        </w:rPr>
        <w:t>,</w:t>
      </w:r>
      <w:del w:id="1620" w:author="zusammenlegung" w:date="2025-12-12T19:01:00Z" w16du:dateUtc="2025-12-12T18:01:00Z">
        <w:r w:rsidR="008B7357" w:rsidRPr="008A0236">
          <w:rPr>
            <w:rStyle w:val="NormalTok"/>
            <w:rFonts w:cs="Consolas"/>
          </w:rPr>
          <w:delText xml:space="preserve"> </w:delText>
        </w:r>
        <w:r w:rsidR="008B7357" w:rsidRPr="008A0236">
          <w:rPr>
            <w:rStyle w:val="CommentTok"/>
            <w:rFonts w:cs="Consolas"/>
          </w:rPr>
          <w:delText># minimum duration</w:delText>
        </w:r>
      </w:del>
      <w:r w:rsidR="007C0A0D" w:rsidRPr="008A0236">
        <w:rPr>
          <w:rFonts w:cs="Consolas"/>
        </w:rPr>
        <w:br/>
      </w:r>
      <w:ins w:id="1621" w:author="Johannes Zauner" w:date="2025-12-12T20:53:00Z" w16du:dateUtc="2025-12-12T19:53:00Z">
        <w:r w:rsidR="00B012F8">
          <w:rPr>
            <w:rStyle w:val="NormalTok"/>
          </w:rPr>
          <w:t>4</w:t>
        </w:r>
        <w:r w:rsidR="00B012F8">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return.only.clusters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w:t>
      </w:r>
      <w:del w:id="1622" w:author="zusammenlegung" w:date="2025-12-12T19:01:00Z" w16du:dateUtc="2025-12-12T18:01:00Z">
        <w:r w:rsidR="008B7357" w:rsidRPr="008A0236">
          <w:rPr>
            <w:rStyle w:val="NormalTok"/>
            <w:rFonts w:cs="Consolas"/>
          </w:rPr>
          <w:delText xml:space="preserve"> </w:delText>
        </w:r>
        <w:r w:rsidR="008B7357" w:rsidRPr="008A0236">
          <w:rPr>
            <w:rStyle w:val="CommentTok"/>
            <w:rFonts w:cs="Consolas"/>
          </w:rPr>
          <w:delText xml:space="preserve">#return </w:delText>
        </w:r>
        <w:r w:rsidR="00AB1808" w:rsidRPr="008A0236">
          <w:rPr>
            <w:rStyle w:val="CommentTok"/>
            <w:rFonts w:cs="Consolas"/>
          </w:rPr>
          <w:delText xml:space="preserve">also </w:delText>
        </w:r>
        <w:r w:rsidR="008B7357" w:rsidRPr="008A0236">
          <w:rPr>
            <w:rStyle w:val="CommentTok"/>
            <w:rFonts w:cs="Consolas"/>
          </w:rPr>
          <w:delText>non-clusters</w:delText>
        </w:r>
        <w:r w:rsidR="00AB1808" w:rsidRPr="008A0236">
          <w:rPr>
            <w:rFonts w:cs="Consolas"/>
          </w:rPr>
          <w:delText xml:space="preserve"> </w:delText>
        </w:r>
      </w:del>
      <w:r w:rsidR="007C0A0D" w:rsidRPr="008A0236">
        <w:rPr>
          <w:rFonts w:cs="Consolas"/>
        </w:rPr>
        <w:br/>
      </w:r>
      <w:ins w:id="1623" w:author="Johannes Zauner" w:date="2025-12-12T20:53:00Z" w16du:dateUtc="2025-12-12T19:53:00Z">
        <w:r w:rsidR="00B012F8">
          <w:rPr>
            <w:rStyle w:val="NormalTok"/>
          </w:rPr>
          <w:t>5</w:t>
        </w:r>
        <w:r w:rsidR="00B012F8">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drop.empty.groups =</w:t>
      </w:r>
      <w:r w:rsidR="007C0A0D" w:rsidRPr="008A0236">
        <w:rPr>
          <w:rStyle w:val="NormalTok"/>
          <w:rFonts w:cs="Consolas"/>
        </w:rPr>
        <w:t xml:space="preserve"> </w:t>
      </w:r>
      <w:r w:rsidR="007C0A0D" w:rsidRPr="008A0236">
        <w:rPr>
          <w:rStyle w:val="ConstantTok"/>
          <w:rFonts w:cs="Consolas"/>
        </w:rPr>
        <w:t>FALSE</w:t>
      </w:r>
      <w:del w:id="1624" w:author="zusammenlegung" w:date="2025-12-12T19:01:00Z" w16du:dateUtc="2025-12-12T18:01:00Z">
        <w:r w:rsidR="008B7357" w:rsidRPr="008A0236">
          <w:rPr>
            <w:rStyle w:val="NormalTok"/>
            <w:rFonts w:cs="Consolas"/>
          </w:rPr>
          <w:delText xml:space="preserve"> </w:delText>
        </w:r>
        <w:r w:rsidR="008B7357" w:rsidRPr="008A0236">
          <w:rPr>
            <w:rStyle w:val="CommentTok"/>
            <w:rFonts w:cs="Consolas"/>
          </w:rPr>
          <w:delText>#</w:delText>
        </w:r>
        <w:r w:rsidR="00D33ED1" w:rsidRPr="008A0236">
          <w:rPr>
            <w:rStyle w:val="CommentTok"/>
            <w:rFonts w:cs="Consolas"/>
          </w:rPr>
          <w:delText xml:space="preserve">list even </w:delText>
        </w:r>
        <w:r w:rsidR="008B7357" w:rsidRPr="008A0236">
          <w:rPr>
            <w:rStyle w:val="CommentTok"/>
            <w:rFonts w:cs="Consolas"/>
          </w:rPr>
          <w:delText>days</w:delText>
        </w:r>
        <w:r w:rsidR="00D33ED1" w:rsidRPr="008A0236">
          <w:rPr>
            <w:rStyle w:val="CommentTok"/>
            <w:rFonts w:cs="Consolas"/>
          </w:rPr>
          <w:delText xml:space="preserve"> w/o cluster</w:delText>
        </w:r>
        <w:r w:rsidR="00D33ED1" w:rsidRPr="008A0236">
          <w:rPr>
            <w:rStyle w:val="CommentTok"/>
            <w:rFonts w:cs="Consolas"/>
          </w:rPr>
          <w:br/>
        </w:r>
        <w:r w:rsidR="008B7357" w:rsidRPr="008A0236">
          <w:rPr>
            <w:rStyle w:val="NormalTok"/>
            <w:rFonts w:cs="Consolas"/>
          </w:rPr>
          <w:delText xml:space="preserve">                   ) </w:delText>
        </w:r>
        <w:r w:rsidR="008B7357" w:rsidRPr="008A0236">
          <w:rPr>
            <w:rStyle w:val="SpecialCharTok"/>
            <w:rFonts w:cs="Consolas"/>
          </w:rPr>
          <w:delText>|&gt;</w:delText>
        </w:r>
        <w:r w:rsidR="008B7357" w:rsidRPr="008A0236">
          <w:rPr>
            <w:rStyle w:val="NormalTok"/>
            <w:rFonts w:cs="Consolas"/>
          </w:rPr>
          <w:delText xml:space="preserve"> </w:delText>
        </w:r>
        <w:r w:rsidR="008B7357" w:rsidRPr="008A0236">
          <w:rPr>
            <w:rFonts w:cs="Consolas"/>
          </w:rPr>
          <w:br/>
        </w:r>
        <w:r w:rsidR="008B7357" w:rsidRPr="008A0236">
          <w:rPr>
            <w:rStyle w:val="NormalTok"/>
            <w:rFonts w:cs="Consolas"/>
          </w:rPr>
          <w:delText xml:space="preserve"> </w:delText>
        </w:r>
        <w:r w:rsidR="008B7357" w:rsidRPr="008A0236">
          <w:rPr>
            <w:rStyle w:val="CommentTok"/>
            <w:rFonts w:cs="Consolas"/>
          </w:rPr>
          <w:delText xml:space="preserve"># </w:delText>
        </w:r>
        <w:r w:rsidR="00D33ED1" w:rsidRPr="008A0236">
          <w:rPr>
            <w:rStyle w:val="CommentTok"/>
            <w:rFonts w:cs="Consolas"/>
          </w:rPr>
          <w:delText>filter</w:delText>
        </w:r>
        <w:r w:rsidR="008B7357" w:rsidRPr="008A0236">
          <w:rPr>
            <w:rStyle w:val="CommentTok"/>
            <w:rFonts w:cs="Consolas"/>
          </w:rPr>
          <w:delText xml:space="preserve"> clusters with previous episode lengths of </w:delText>
        </w:r>
        <w:r w:rsidR="00D33ED1" w:rsidRPr="008A0236">
          <w:rPr>
            <w:rStyle w:val="CommentTok"/>
            <w:rFonts w:cs="Consolas"/>
          </w:rPr>
          <w:delText xml:space="preserve">at </w:delText>
        </w:r>
        <w:r w:rsidR="008B7357" w:rsidRPr="008A0236">
          <w:rPr>
            <w:rStyle w:val="CommentTok"/>
            <w:rFonts w:cs="Consolas"/>
          </w:rPr>
          <w:delText>maximum 20 minutes:</w:delText>
        </w:r>
      </w:del>
      <w:ins w:id="1625" w:author="zusammenlegung" w:date="2025-12-12T19:01:00Z" w16du:dateUtc="2025-12-12T18:01:00Z">
        <w:r w:rsidR="007C0A0D" w:rsidRPr="008A0236">
          <w:rPr>
            <w:rFonts w:cs="Consolas"/>
          </w:rPr>
          <w:br/>
        </w:r>
      </w:ins>
      <w:ins w:id="1626" w:author="Johannes Zauner" w:date="2025-12-12T20:53:00Z" w16du:dateUtc="2025-12-12T19:53:00Z">
        <w:r w:rsidR="00B012F8">
          <w:rPr>
            <w:rStyle w:val="NormalTok"/>
          </w:rPr>
          <w:t>6</w:t>
        </w:r>
        <w:r w:rsidR="00B012F8">
          <w:rPr>
            <w:rStyle w:val="NormalTok"/>
            <w:rFonts w:cs="Consolas"/>
          </w:rPr>
          <w:t xml:space="preserve"> </w:t>
        </w:r>
      </w:ins>
      <w:ins w:id="1627" w:author="zusammenlegung" w:date="2025-12-12T19:01:00Z" w16du:dateUtc="2025-12-12T18:01:00Z">
        <w:r w:rsidR="007C0A0D" w:rsidRPr="008A0236">
          <w:rPr>
            <w:rStyle w:val="NormalTok"/>
            <w:rFonts w:cs="Consolas"/>
          </w:rPr>
          <w:t xml:space="preserve">                   ) </w:t>
        </w:r>
        <w:r w:rsidR="007C0A0D" w:rsidRPr="008A0236">
          <w:rPr>
            <w:rStyle w:val="SpecialCharTok"/>
            <w:rFonts w:cs="Consolas"/>
          </w:rPr>
          <w:t>|&gt;</w:t>
        </w:r>
        <w:r w:rsidR="007C0A0D" w:rsidRPr="008A0236">
          <w:rPr>
            <w:rStyle w:val="NormalTok"/>
            <w:rFonts w:cs="Consolas"/>
          </w:rPr>
          <w:t xml:space="preserve"> </w:t>
        </w:r>
      </w:ins>
      <w:r w:rsidR="007C0A0D" w:rsidRPr="008A0236">
        <w:rPr>
          <w:rFonts w:cs="Consolas"/>
        </w:rPr>
        <w:br/>
      </w:r>
      <w:ins w:id="1628" w:author="Johannes Zauner" w:date="2025-12-12T20:53:00Z" w16du:dateUtc="2025-12-12T19:53:00Z">
        <w:r w:rsidR="00B012F8">
          <w:rPr>
            <w:rStyle w:val="NormalTok"/>
          </w:rPr>
          <w:t>7</w:t>
        </w:r>
        <w:r w:rsidR="00B012F8">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filter</w:t>
      </w:r>
      <w:r w:rsidR="007C0A0D" w:rsidRPr="008A0236">
        <w:rPr>
          <w:rStyle w:val="NormalTok"/>
          <w:rFonts w:cs="Consolas"/>
        </w:rPr>
        <w:t xml:space="preserve">((start </w:t>
      </w:r>
      <w:r w:rsidR="007C0A0D" w:rsidRPr="008A0236">
        <w:rPr>
          <w:rStyle w:val="SpecialCharTok"/>
          <w:rFonts w:cs="Consolas"/>
        </w:rPr>
        <w:t>-</w:t>
      </w:r>
      <w:r w:rsidR="007C0A0D" w:rsidRPr="008A0236">
        <w:rPr>
          <w:rStyle w:val="NormalTok"/>
          <w:rFonts w:cs="Consolas"/>
        </w:rPr>
        <w:t xml:space="preserve"> </w:t>
      </w:r>
      <w:r w:rsidR="007C0A0D" w:rsidRPr="008A0236">
        <w:rPr>
          <w:rStyle w:val="FunctionTok"/>
          <w:rFonts w:cs="Consolas"/>
        </w:rPr>
        <w:t>lag</w:t>
      </w:r>
      <w:r w:rsidR="007C0A0D" w:rsidRPr="008A0236">
        <w:rPr>
          <w:rStyle w:val="NormalTok"/>
          <w:rFonts w:cs="Consolas"/>
        </w:rPr>
        <w:t xml:space="preserve">(end) </w:t>
      </w:r>
      <w:r w:rsidR="007C0A0D" w:rsidRPr="008A0236">
        <w:rPr>
          <w:rStyle w:val="SpecialCharTok"/>
          <w:rFonts w:cs="Consolas"/>
        </w:rPr>
        <w:t>&lt;=</w:t>
      </w:r>
      <w:r w:rsidR="007C0A0D" w:rsidRPr="008A0236">
        <w:rPr>
          <w:rStyle w:val="NormalTok"/>
          <w:rFonts w:cs="Consolas"/>
        </w:rPr>
        <w:t xml:space="preserve"> </w:t>
      </w:r>
      <w:r w:rsidR="007C0A0D" w:rsidRPr="008A0236">
        <w:rPr>
          <w:rStyle w:val="FunctionTok"/>
          <w:rFonts w:cs="Consolas"/>
        </w:rPr>
        <w:t>duration</w:t>
      </w:r>
      <w:r w:rsidR="007C0A0D" w:rsidRPr="008A0236">
        <w:rPr>
          <w:rStyle w:val="NormalTok"/>
          <w:rFonts w:cs="Consolas"/>
        </w:rPr>
        <w:t>(</w:t>
      </w:r>
      <w:r w:rsidR="007C0A0D" w:rsidRPr="008A0236">
        <w:rPr>
          <w:rStyle w:val="StringTok"/>
          <w:rFonts w:cs="Consolas"/>
        </w:rPr>
        <w:t>"20 mins"</w:t>
      </w:r>
      <w:r w:rsidR="007C0A0D" w:rsidRPr="008A0236">
        <w:rPr>
          <w:rStyle w:val="NormalTok"/>
          <w:rFonts w:cs="Consolas"/>
        </w:rPr>
        <w:t xml:space="preserve">)), is.cluster) </w:t>
      </w:r>
      <w:r w:rsidR="007C0A0D" w:rsidRPr="008A0236">
        <w:rPr>
          <w:rStyle w:val="SpecialCharTok"/>
          <w:rFonts w:cs="Consolas"/>
        </w:rPr>
        <w:t>|&gt;</w:t>
      </w:r>
      <w:del w:id="1629" w:author="zusammenlegung" w:date="2025-12-12T19:01:00Z" w16du:dateUtc="2025-12-12T18:01:00Z">
        <w:r w:rsidR="008B7357" w:rsidRPr="008A0236">
          <w:rPr>
            <w:rStyle w:val="NormalTok"/>
            <w:rFonts w:cs="Consolas"/>
          </w:rPr>
          <w:delText xml:space="preserve"> </w:delText>
        </w:r>
      </w:del>
      <w:r w:rsidR="007C0A0D" w:rsidRPr="008A0236">
        <w:rPr>
          <w:rFonts w:cs="Consolas"/>
        </w:rPr>
        <w:br/>
      </w:r>
      <w:ins w:id="1630" w:author="Johannes Zauner" w:date="2025-12-12T20:53:00Z" w16du:dateUtc="2025-12-12T19:53:00Z">
        <w:r w:rsidR="00B012F8">
          <w:rPr>
            <w:rStyle w:val="NormalTok"/>
          </w:rPr>
          <w:t>8</w:t>
        </w:r>
        <w:r w:rsidR="00B012F8">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summarize_numeric</w:t>
      </w:r>
      <w:r w:rsidR="007C0A0D" w:rsidRPr="008A0236">
        <w:rPr>
          <w:rStyle w:val="NormalTok"/>
          <w:rFonts w:cs="Consolas"/>
        </w:rPr>
        <w:t>(</w:t>
      </w:r>
      <w:ins w:id="1631" w:author="Johannes Zauner" w:date="2025-12-12T20:53:00Z" w16du:dateUtc="2025-12-12T19:53:00Z">
        <w:r w:rsidR="00B012F8">
          <w:rPr>
            <w:rStyle w:val="NormalTok"/>
            <w:rFonts w:cs="Consolas"/>
          </w:rPr>
          <w:br/>
          <w:t xml:space="preserve">9          </w:t>
        </w:r>
      </w:ins>
      <w:del w:id="1632" w:author="zusammenlegung" w:date="2025-12-12T19:01:00Z" w16du:dateUtc="2025-12-12T18:01:00Z">
        <w:r w:rsidR="00D33ED1" w:rsidRPr="008A0236">
          <w:rPr>
            <w:rStyle w:val="NormalTok"/>
            <w:rFonts w:cs="Consolas"/>
            <w:color w:val="BFBFBF" w:themeColor="background1" w:themeShade="BF"/>
          </w:rPr>
          <w:br/>
          <w:delText xml:space="preserve">    </w:delText>
        </w:r>
      </w:del>
      <w:r w:rsidR="007C0A0D" w:rsidRPr="008A0236">
        <w:rPr>
          <w:rStyle w:val="AttributeTok"/>
          <w:rFonts w:cs="Consolas"/>
        </w:rPr>
        <w:t>remove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"start"</w:t>
      </w:r>
      <w:r w:rsidR="007C0A0D" w:rsidRPr="008A0236">
        <w:rPr>
          <w:rStyle w:val="NormalTok"/>
          <w:rFonts w:cs="Consolas"/>
        </w:rPr>
        <w:t xml:space="preserve">, </w:t>
      </w:r>
      <w:r w:rsidR="007C0A0D" w:rsidRPr="008A0236">
        <w:rPr>
          <w:rStyle w:val="StringTok"/>
          <w:rFonts w:cs="Consolas"/>
        </w:rPr>
        <w:t>"end"</w:t>
      </w:r>
      <w:r w:rsidR="007C0A0D" w:rsidRPr="008A0236">
        <w:rPr>
          <w:rStyle w:val="NormalTok"/>
          <w:rFonts w:cs="Consolas"/>
        </w:rPr>
        <w:t xml:space="preserve">, </w:t>
      </w:r>
      <w:r w:rsidR="007C0A0D" w:rsidRPr="008A0236">
        <w:rPr>
          <w:rStyle w:val="StringTok"/>
          <w:rFonts w:cs="Consolas"/>
        </w:rPr>
        <w:t>"epoch"</w:t>
      </w:r>
      <w:r w:rsidR="007C0A0D" w:rsidRPr="008A0236">
        <w:rPr>
          <w:rStyle w:val="NormalTok"/>
          <w:rFonts w:cs="Consolas"/>
        </w:rPr>
        <w:t xml:space="preserve">, </w:t>
      </w:r>
      <w:r w:rsidR="007C0A0D" w:rsidRPr="008A0236">
        <w:rPr>
          <w:rStyle w:val="StringTok"/>
          <w:rFonts w:cs="Consolas"/>
        </w:rPr>
        <w:t>"is.cluster"</w:t>
      </w:r>
      <w:r w:rsidR="007C0A0D" w:rsidRPr="008A0236">
        <w:rPr>
          <w:rStyle w:val="NormalTok"/>
          <w:rFonts w:cs="Consolas"/>
        </w:rPr>
        <w:t xml:space="preserve">, </w:t>
      </w:r>
      <w:r w:rsidR="007C0A0D" w:rsidRPr="008A0236">
        <w:rPr>
          <w:rStyle w:val="StringTok"/>
          <w:rFonts w:cs="Consolas"/>
        </w:rPr>
        <w:t>"duration"</w:t>
      </w:r>
      <w:r w:rsidR="007C0A0D" w:rsidRPr="008A0236">
        <w:rPr>
          <w:rStyle w:val="NormalTok"/>
          <w:rFonts w:cs="Consolas"/>
        </w:rPr>
        <w:t>),</w:t>
      </w:r>
      <w:del w:id="1633" w:author="zusammenlegung" w:date="2025-12-12T19:01:00Z" w16du:dateUtc="2025-12-12T18:01:00Z">
        <w:r w:rsidR="008B7357" w:rsidRPr="008A0236">
          <w:rPr>
            <w:rStyle w:val="NormalTok"/>
            <w:rFonts w:cs="Consolas"/>
            <w:color w:val="BFBFBF" w:themeColor="background1" w:themeShade="BF"/>
          </w:rPr>
          <w:delText xml:space="preserve"> </w:delText>
        </w:r>
        <w:r w:rsidR="008B7357" w:rsidRPr="008A0236">
          <w:rPr>
            <w:rFonts w:cs="Consolas"/>
            <w:color w:val="BFBFBF" w:themeColor="background1" w:themeShade="BF"/>
          </w:rPr>
          <w:br/>
        </w:r>
      </w:del>
      <w:ins w:id="1634" w:author="zusammenlegung" w:date="2025-12-12T19:01:00Z" w16du:dateUtc="2025-12-12T18:01:00Z">
        <w:r w:rsidR="007C0A0D" w:rsidRPr="008A0236">
          <w:rPr>
            <w:rFonts w:cs="Consolas"/>
          </w:rPr>
          <w:br/>
        </w:r>
      </w:ins>
      <w:ins w:id="1635" w:author="Johannes Zauner" w:date="2025-12-12T20:53:00Z" w16du:dateUtc="2025-12-12T19:53:00Z">
        <w:r w:rsidR="00B012F8">
          <w:rPr>
            <w:rStyle w:val="NormalTok"/>
          </w:rPr>
          <w:t>1</w:t>
        </w:r>
        <w:r w:rsidR="00B012F8">
          <w:rPr>
            <w:rStyle w:val="NormalTok"/>
            <w:rFonts w:cs="Consolas"/>
          </w:rPr>
          <w:t>0</w:t>
        </w:r>
      </w:ins>
      <w:ins w:id="1636" w:author="zusammenlegung" w:date="2025-12-12T19:01:00Z" w16du:dateUtc="2025-12-12T18:01:00Z">
        <w:r w:rsidR="007C0A0D" w:rsidRPr="008A0236">
          <w:rPr>
            <w:rStyle w:val="NormalTok"/>
            <w:rFonts w:cs="Consolas"/>
          </w:rPr>
          <w:t xml:space="preserve">         </w:t>
        </w:r>
        <w:del w:id="1637" w:author="Johannes Zauner" w:date="2025-12-12T20:53:00Z" w16du:dateUtc="2025-12-12T19:53:00Z">
          <w:r w:rsidR="007C0A0D" w:rsidRPr="008A0236" w:rsidDel="00B012F8">
            <w:rPr>
              <w:rStyle w:val="NormalTok"/>
              <w:rFonts w:cs="Consolas"/>
            </w:rPr>
            <w:delText xml:space="preserve">       </w:delText>
          </w:r>
        </w:del>
      </w:ins>
      <w:del w:id="1638" w:author="Johannes Zauner" w:date="2025-12-12T20:53:00Z" w16du:dateUtc="2025-12-12T19:53:00Z">
        <w:r w:rsidR="007C0A0D" w:rsidRPr="008A0236" w:rsidDel="00B012F8">
          <w:rPr>
            <w:rStyle w:val="NormalTok"/>
            <w:rFonts w:cs="Consolas"/>
          </w:rPr>
          <w:delText xml:space="preserve">    </w:delText>
        </w:r>
      </w:del>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w:t>
      </w:r>
      <w:r w:rsidR="007C0A0D" w:rsidRPr="008A0236">
        <w:rPr>
          <w:rFonts w:cs="Consolas"/>
        </w:rPr>
        <w:br/>
      </w:r>
      <w:ins w:id="1639" w:author="Johannes Zauner" w:date="2025-12-12T20:53:00Z" w16du:dateUtc="2025-12-12T19:53:00Z">
        <w:r w:rsidR="00B012F8">
          <w:rPr>
            <w:rStyle w:val="NormalTok"/>
          </w:rPr>
          <w:t>1</w:t>
        </w:r>
        <w:r w:rsidR="00B012F8">
          <w:rPr>
            <w:rStyle w:val="NormalTok"/>
            <w:rFonts w:cs="Consolas"/>
          </w:rPr>
          <w:t>1</w:t>
        </w:r>
      </w:ins>
      <w:r w:rsidR="007C0A0D" w:rsidRPr="008A0236">
        <w:rPr>
          <w:rStyle w:val="NormalTok"/>
          <w:rFonts w:cs="Consolas"/>
        </w:rPr>
        <w:t xml:space="preserve">    </w:t>
      </w:r>
      <w:ins w:id="1640" w:author="zusammenlegung" w:date="2025-12-12T19:01:00Z" w16du:dateUtc="2025-12-12T18:01:00Z">
        <w:r w:rsidR="007C0A0D" w:rsidRPr="008A0236">
          <w:rPr>
            <w:rStyle w:val="NormalTok"/>
            <w:rFonts w:cs="Consolas"/>
          </w:rPr>
          <w:t xml:space="preserve">     </w:t>
        </w:r>
        <w:del w:id="1641" w:author="Johannes Zauner" w:date="2025-12-12T20:53:00Z" w16du:dateUtc="2025-12-12T19:53:00Z">
          <w:r w:rsidR="007C0A0D" w:rsidRPr="008A0236" w:rsidDel="00B012F8">
            <w:rPr>
              <w:rStyle w:val="NormalTok"/>
              <w:rFonts w:cs="Consolas"/>
            </w:rPr>
            <w:delText xml:space="preserve">           </w:delText>
          </w:r>
        </w:del>
      </w:ins>
      <w:r w:rsidR="007C0A0D" w:rsidRPr="008A0236">
        <w:rPr>
          <w:rStyle w:val="AttributeTok"/>
          <w:rFonts w:cs="Consolas"/>
        </w:rPr>
        <w:t>add.total.duration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 xml:space="preserve">) </w:t>
      </w:r>
      <w:r w:rsidR="007C0A0D" w:rsidRPr="008A0236">
        <w:rPr>
          <w:rStyle w:val="SpecialCharTok"/>
          <w:rFonts w:cs="Consolas"/>
        </w:rPr>
        <w:t>|&gt;</w:t>
      </w:r>
      <w:del w:id="1642" w:author="zusammenlegung" w:date="2025-12-12T19:01:00Z" w16du:dateUtc="2025-12-12T18:01:00Z">
        <w:r w:rsidR="008B7357" w:rsidRPr="008A0236">
          <w:rPr>
            <w:rStyle w:val="NormalTok"/>
            <w:rFonts w:cs="Consolas"/>
            <w:color w:val="BFBFBF" w:themeColor="background1" w:themeShade="BF"/>
          </w:rPr>
          <w:delText xml:space="preserve"> </w:delText>
        </w:r>
        <w:r w:rsidR="008B7357" w:rsidRPr="008A0236">
          <w:rPr>
            <w:rStyle w:val="CommentTok"/>
            <w:rFonts w:cs="Consolas"/>
            <w:color w:val="BFBFBF" w:themeColor="background1" w:themeShade="BF"/>
          </w:rPr>
          <w:delText>#count the number of episodes</w:delText>
        </w:r>
      </w:del>
      <w:r w:rsidR="007C0A0D" w:rsidRPr="008A0236">
        <w:rPr>
          <w:rFonts w:cs="Consolas"/>
        </w:rPr>
        <w:br/>
      </w:r>
      <w:ins w:id="1643" w:author="Johannes Zauner" w:date="2025-12-12T20:53:00Z" w16du:dateUtc="2025-12-12T19:53:00Z">
        <w:r w:rsidR="00B012F8">
          <w:rPr>
            <w:rStyle w:val="NormalTok"/>
          </w:rPr>
          <w:t>1</w:t>
        </w:r>
        <w:r w:rsidR="00B012F8">
          <w:rPr>
            <w:rStyle w:val="NormalTok"/>
            <w:rFonts w:cs="Consolas"/>
          </w:rPr>
          <w:t>2</w:t>
        </w:r>
      </w:ins>
      <w:r w:rsidR="007C0A0D" w:rsidRPr="008A0236">
        <w:rPr>
          <w:rStyle w:val="NormalTok"/>
          <w:rFonts w:cs="Consolas"/>
        </w:rPr>
        <w:t xml:space="preserve">  </w:t>
      </w:r>
      <w:r w:rsidR="007C0A0D" w:rsidRPr="008A0236">
        <w:rPr>
          <w:rStyle w:val="FunctionTok"/>
          <w:rFonts w:cs="Consolas"/>
        </w:rPr>
        <w:t>mean_daily</w:t>
      </w:r>
      <w:r w:rsidR="007C0A0D" w:rsidRPr="008A0236">
        <w:rPr>
          <w:rStyle w:val="NormalTok"/>
          <w:rFonts w:cs="Consolas"/>
        </w:rPr>
        <w:t>(</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"Daily "</w:t>
      </w:r>
      <w:r w:rsidR="007C0A0D" w:rsidRPr="008A0236">
        <w:rPr>
          <w:rStyle w:val="NormalTok"/>
          <w:rFonts w:cs="Consolas"/>
        </w:rPr>
        <w:t xml:space="preserve">) </w:t>
      </w:r>
      <w:r w:rsidR="007C0A0D" w:rsidRPr="008A0236">
        <w:rPr>
          <w:rStyle w:val="SpecialCharTok"/>
          <w:rFonts w:cs="Consolas"/>
        </w:rPr>
        <w:t>|&gt;</w:t>
      </w:r>
      <w:del w:id="1644" w:author="zusammenlegung" w:date="2025-12-12T19:01:00Z" w16du:dateUtc="2025-12-12T18:01:00Z">
        <w:r w:rsidR="008B7357" w:rsidRPr="008A0236">
          <w:rPr>
            <w:rStyle w:val="NormalTok"/>
            <w:rFonts w:cs="Consolas"/>
            <w:color w:val="BFBFBF" w:themeColor="background1" w:themeShade="BF"/>
          </w:rPr>
          <w:delText xml:space="preserve"> </w:delText>
        </w:r>
        <w:r w:rsidR="008B7357" w:rsidRPr="008A0236">
          <w:rPr>
            <w:rStyle w:val="CommentTok"/>
            <w:rFonts w:cs="Consolas"/>
            <w:color w:val="BFBFBF" w:themeColor="background1" w:themeShade="BF"/>
          </w:rPr>
          <w:delText>#daily means</w:delText>
        </w:r>
      </w:del>
      <w:r w:rsidR="007C0A0D" w:rsidRPr="008A0236">
        <w:rPr>
          <w:rFonts w:cs="Consolas"/>
        </w:rPr>
        <w:br/>
      </w:r>
      <w:ins w:id="1645" w:author="Johannes Zauner" w:date="2025-12-12T20:53:00Z" w16du:dateUtc="2025-12-12T19:53:00Z">
        <w:r w:rsidR="00B012F8">
          <w:rPr>
            <w:rStyle w:val="NormalTok"/>
          </w:rPr>
          <w:t>1</w:t>
        </w:r>
        <w:r w:rsidR="00B012F8">
          <w:rPr>
            <w:rStyle w:val="NormalTok"/>
            <w:rFonts w:cs="Consolas"/>
          </w:rPr>
          <w:t>3</w:t>
        </w:r>
      </w:ins>
      <w:r w:rsidR="007C0A0D" w:rsidRPr="008A0236">
        <w:rPr>
          <w:rStyle w:val="NormalTok"/>
          <w:rFonts w:cs="Consolas"/>
        </w:rPr>
        <w:t xml:space="preserve">  </w:t>
      </w:r>
      <w:r w:rsidR="007C0A0D" w:rsidRPr="008A0236">
        <w:rPr>
          <w:rStyle w:val="FunctionTok"/>
          <w:rFonts w:cs="Consolas"/>
        </w:rPr>
        <w:t>gt</w:t>
      </w:r>
      <w:r w:rsidR="007C0A0D" w:rsidRPr="008A0236">
        <w:rPr>
          <w:rStyle w:val="NormalTok"/>
          <w:rFonts w:cs="Consolas"/>
        </w:rPr>
        <w:t xml:space="preserve">() </w:t>
      </w:r>
      <w:r w:rsidR="007C0A0D" w:rsidRPr="008A0236">
        <w:rPr>
          <w:rStyle w:val="SpecialCharTok"/>
          <w:rFonts w:cs="Consolas"/>
        </w:rPr>
        <w:t>|&gt;</w:t>
      </w:r>
      <w:ins w:id="1646" w:author="zusammenlegung" w:date="2025-12-12T19:01:00Z" w16du:dateUtc="2025-12-12T18:01:00Z">
        <w:r w:rsidR="007C0A0D" w:rsidRPr="008A0236">
          <w:rPr>
            <w:rFonts w:cs="Consolas"/>
          </w:rPr>
          <w:br/>
        </w:r>
      </w:ins>
      <w:ins w:id="1647" w:author="Johannes Zauner" w:date="2025-12-12T20:53:00Z" w16du:dateUtc="2025-12-12T19:53:00Z">
        <w:r w:rsidR="00B012F8">
          <w:rPr>
            <w:rStyle w:val="NormalTok"/>
          </w:rPr>
          <w:t>1</w:t>
        </w:r>
        <w:r w:rsidR="00B012F8">
          <w:rPr>
            <w:rStyle w:val="NormalTok"/>
            <w:rFonts w:cs="Consolas"/>
          </w:rPr>
          <w:t>4</w:t>
        </w:r>
      </w:ins>
      <w:ins w:id="1648" w:author="zusammenlegung" w:date="2025-12-12T19:01:00Z" w16du:dateUtc="2025-12-12T18:01:00Z">
        <w:r w:rsidR="007C0A0D" w:rsidRPr="008A0236">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fmt_number</w:t>
      </w:r>
      <w:r w:rsidR="007C0A0D" w:rsidRPr="008A0236">
        <w:rPr>
          <w:rStyle w:val="NormalTok"/>
          <w:rFonts w:cs="Consolas"/>
        </w:rPr>
        <w:t>(</w:t>
      </w:r>
      <w:r w:rsidR="007C0A0D" w:rsidRPr="008A0236">
        <w:rPr>
          <w:rStyle w:val="AttributeTok"/>
          <w:rFonts w:cs="Consolas"/>
        </w:rPr>
        <w:t>decimals =</w:t>
      </w:r>
      <w:r w:rsidR="007C0A0D" w:rsidRPr="008A0236">
        <w:rPr>
          <w:rStyle w:val="NormalTok"/>
          <w:rFonts w:cs="Consolas"/>
        </w:rPr>
        <w:t xml:space="preserve"> </w:t>
      </w:r>
      <w:r w:rsidR="007C0A0D" w:rsidRPr="008A0236">
        <w:rPr>
          <w:rStyle w:val="DecValTok"/>
          <w:rFonts w:cs="Consolas"/>
        </w:rPr>
        <w:t>1</w:t>
      </w:r>
      <w:r w:rsidR="007C0A0D" w:rsidRPr="008A0236">
        <w:rPr>
          <w:rStyle w:val="NormalTok"/>
          <w:rFonts w:cs="Consolas"/>
        </w:rPr>
        <w:t>)</w:t>
      </w:r>
      <w:del w:id="1649" w:author="zusammenlegung" w:date="2025-12-12T19:01:00Z" w16du:dateUtc="2025-12-12T18:01:00Z">
        <w:r w:rsidR="008B7357" w:rsidRPr="008A0236">
          <w:rPr>
            <w:rStyle w:val="NormalTok"/>
            <w:rFonts w:cs="Consolas"/>
            <w:color w:val="BFBFBF" w:themeColor="background1" w:themeShade="BF"/>
          </w:rPr>
          <w:delText xml:space="preserve"> </w:delText>
        </w:r>
        <w:r w:rsidR="008B7357" w:rsidRPr="008A0236">
          <w:rPr>
            <w:rStyle w:val="CommentTok"/>
            <w:rFonts w:cs="Consolas"/>
            <w:color w:val="BFBFBF" w:themeColor="background1" w:themeShade="BF"/>
          </w:rPr>
          <w:delText>#table</w:delText>
        </w:r>
      </w:del>
    </w:p>
    <w:bookmarkEnd w:id="1613"/>
    <w:p w14:paraId="4D64E95C" w14:textId="24A16FE6" w:rsidR="007C0A0D" w:rsidRPr="006D6F7F" w:rsidDel="006D6F7F" w:rsidRDefault="007C0A0D" w:rsidP="008A0236">
      <w:pPr>
        <w:pStyle w:val="DefinitionTerm"/>
        <w:rPr>
          <w:ins w:id="1650" w:author="zusammenlegung" w:date="2025-12-12T19:01:00Z" w16du:dateUtc="2025-12-12T18:01:00Z"/>
          <w:del w:id="1651" w:author="Johannes Zauner" w:date="2025-12-12T20:20:00Z" w16du:dateUtc="2025-12-12T19:20:00Z"/>
          <w:rFonts w:ascii="Arial" w:hAnsi="Arial" w:cs="Arial"/>
          <w:b w:val="0"/>
          <w:bCs/>
          <w:rPrChange w:id="1652" w:author="Johannes Zauner" w:date="2025-12-12T20:20:00Z" w16du:dateUtc="2025-12-12T19:20:00Z">
            <w:rPr>
              <w:ins w:id="1653" w:author="zusammenlegung" w:date="2025-12-12T19:01:00Z" w16du:dateUtc="2025-12-12T18:01:00Z"/>
              <w:del w:id="1654" w:author="Johannes Zauner" w:date="2025-12-12T20:20:00Z" w16du:dateUtc="2025-12-12T19:20:00Z"/>
              <w:rFonts w:ascii="Arial" w:hAnsi="Arial" w:cs="Arial"/>
            </w:rPr>
          </w:rPrChange>
        </w:rPr>
      </w:pPr>
      <w:ins w:id="1655" w:author="zusammenlegung" w:date="2025-12-12T19:01:00Z" w16du:dateUtc="2025-12-12T18:01:00Z">
        <w:r w:rsidRPr="00C673E9">
          <w:rPr>
            <w:rFonts w:ascii="Arial" w:hAnsi="Arial" w:cs="Arial"/>
          </w:rPr>
          <w:t>Line 2</w:t>
        </w:r>
      </w:ins>
      <w:ins w:id="1656" w:author="Johannes Zauner" w:date="2025-12-12T20:20:00Z" w16du:dateUtc="2025-12-12T19:20:00Z">
        <w:r w:rsidR="006D6F7F">
          <w:rPr>
            <w:rFonts w:ascii="Arial" w:hAnsi="Arial" w:cs="Arial"/>
          </w:rPr>
          <w:t xml:space="preserve"> </w:t>
        </w:r>
      </w:ins>
    </w:p>
    <w:p w14:paraId="33593B26" w14:textId="77777777" w:rsidR="007C0A0D" w:rsidRPr="005A2EDF" w:rsidRDefault="007C0A0D">
      <w:pPr>
        <w:pStyle w:val="DefinitionTerm"/>
        <w:rPr>
          <w:ins w:id="1657" w:author="zusammenlegung" w:date="2025-12-12T19:01:00Z" w16du:dateUtc="2025-12-12T18:01:00Z"/>
          <w:bCs/>
        </w:rPr>
        <w:pPrChange w:id="1658" w:author="Johannes Zauner" w:date="2025-12-12T20:20:00Z" w16du:dateUtc="2025-12-12T19:20:00Z">
          <w:pPr>
            <w:pStyle w:val="Definition"/>
            <w:spacing w:after="0"/>
          </w:pPr>
        </w:pPrChange>
      </w:pPr>
      <w:ins w:id="1659" w:author="zusammenlegung" w:date="2025-12-12T19:01:00Z" w16du:dateUtc="2025-12-12T18:01:00Z">
        <w:r w:rsidRPr="006D6F7F">
          <w:rPr>
            <w:b w:val="0"/>
            <w:bCs/>
            <w:rPrChange w:id="1660" w:author="Johannes Zauner" w:date="2025-12-12T20:20:00Z" w16du:dateUtc="2025-12-12T19:20:00Z">
              <w:rPr>
                <w:b/>
              </w:rPr>
            </w:rPrChange>
          </w:rPr>
          <w:t>Define the condition, greater 100 cm away</w:t>
        </w:r>
      </w:ins>
    </w:p>
    <w:p w14:paraId="013EFAA6" w14:textId="7EBDB110" w:rsidR="007C0A0D" w:rsidRPr="006D6F7F" w:rsidDel="006D6F7F" w:rsidRDefault="007C0A0D" w:rsidP="008A0236">
      <w:pPr>
        <w:pStyle w:val="DefinitionTerm"/>
        <w:rPr>
          <w:ins w:id="1661" w:author="zusammenlegung" w:date="2025-12-12T19:01:00Z" w16du:dateUtc="2025-12-12T18:01:00Z"/>
          <w:del w:id="1662" w:author="Johannes Zauner" w:date="2025-12-12T20:20:00Z" w16du:dateUtc="2025-12-12T19:20:00Z"/>
          <w:rFonts w:ascii="Arial" w:hAnsi="Arial" w:cs="Arial"/>
          <w:b w:val="0"/>
          <w:bCs/>
          <w:rPrChange w:id="1663" w:author="Johannes Zauner" w:date="2025-12-12T20:20:00Z" w16du:dateUtc="2025-12-12T19:20:00Z">
            <w:rPr>
              <w:ins w:id="1664" w:author="zusammenlegung" w:date="2025-12-12T19:01:00Z" w16du:dateUtc="2025-12-12T18:01:00Z"/>
              <w:del w:id="1665" w:author="Johannes Zauner" w:date="2025-12-12T20:20:00Z" w16du:dateUtc="2025-12-12T19:20:00Z"/>
              <w:rFonts w:ascii="Arial" w:hAnsi="Arial" w:cs="Arial"/>
            </w:rPr>
          </w:rPrChange>
        </w:rPr>
      </w:pPr>
      <w:ins w:id="1666" w:author="zusammenlegung" w:date="2025-12-12T19:01:00Z" w16du:dateUtc="2025-12-12T18:01:00Z">
        <w:r w:rsidRPr="00C673E9">
          <w:rPr>
            <w:rFonts w:ascii="Arial" w:hAnsi="Arial" w:cs="Arial"/>
          </w:rPr>
          <w:t>Line 3</w:t>
        </w:r>
      </w:ins>
      <w:ins w:id="1667" w:author="Johannes Zauner" w:date="2025-12-12T20:20:00Z" w16du:dateUtc="2025-12-12T19:20:00Z">
        <w:r w:rsidR="006D6F7F">
          <w:rPr>
            <w:rFonts w:ascii="Arial" w:hAnsi="Arial" w:cs="Arial"/>
          </w:rPr>
          <w:t xml:space="preserve"> </w:t>
        </w:r>
      </w:ins>
    </w:p>
    <w:p w14:paraId="68225D9C" w14:textId="77777777" w:rsidR="007C0A0D" w:rsidRPr="005A2EDF" w:rsidRDefault="007C0A0D">
      <w:pPr>
        <w:pStyle w:val="DefinitionTerm"/>
        <w:rPr>
          <w:ins w:id="1668" w:author="zusammenlegung" w:date="2025-12-12T19:01:00Z" w16du:dateUtc="2025-12-12T18:01:00Z"/>
          <w:bCs/>
        </w:rPr>
        <w:pPrChange w:id="1669" w:author="Johannes Zauner" w:date="2025-12-12T20:20:00Z" w16du:dateUtc="2025-12-12T19:20:00Z">
          <w:pPr>
            <w:pStyle w:val="Definition"/>
            <w:spacing w:after="0"/>
          </w:pPr>
        </w:pPrChange>
      </w:pPr>
      <w:ins w:id="1670" w:author="zusammenlegung" w:date="2025-12-12T19:01:00Z" w16du:dateUtc="2025-12-12T18:01:00Z">
        <w:r w:rsidRPr="006D6F7F">
          <w:rPr>
            <w:b w:val="0"/>
            <w:bCs/>
            <w:rPrChange w:id="1671" w:author="Johannes Zauner" w:date="2025-12-12T20:20:00Z" w16du:dateUtc="2025-12-12T19:20:00Z">
              <w:rPr>
                <w:b/>
              </w:rPr>
            </w:rPrChange>
          </w:rPr>
          <w:t>Define the minimum duration</w:t>
        </w:r>
      </w:ins>
    </w:p>
    <w:p w14:paraId="096E296E" w14:textId="031F0337" w:rsidR="007C0A0D" w:rsidRPr="006D6F7F" w:rsidDel="006D6F7F" w:rsidRDefault="007C0A0D" w:rsidP="008A0236">
      <w:pPr>
        <w:pStyle w:val="DefinitionTerm"/>
        <w:rPr>
          <w:ins w:id="1672" w:author="zusammenlegung" w:date="2025-12-12T19:01:00Z" w16du:dateUtc="2025-12-12T18:01:00Z"/>
          <w:del w:id="1673" w:author="Johannes Zauner" w:date="2025-12-12T20:20:00Z" w16du:dateUtc="2025-12-12T19:20:00Z"/>
          <w:rFonts w:ascii="Arial" w:hAnsi="Arial" w:cs="Arial"/>
          <w:b w:val="0"/>
          <w:bCs/>
          <w:rPrChange w:id="1674" w:author="Johannes Zauner" w:date="2025-12-12T20:20:00Z" w16du:dateUtc="2025-12-12T19:20:00Z">
            <w:rPr>
              <w:ins w:id="1675" w:author="zusammenlegung" w:date="2025-12-12T19:01:00Z" w16du:dateUtc="2025-12-12T18:01:00Z"/>
              <w:del w:id="1676" w:author="Johannes Zauner" w:date="2025-12-12T20:20:00Z" w16du:dateUtc="2025-12-12T19:20:00Z"/>
              <w:rFonts w:ascii="Arial" w:hAnsi="Arial" w:cs="Arial"/>
            </w:rPr>
          </w:rPrChange>
        </w:rPr>
      </w:pPr>
      <w:ins w:id="1677" w:author="zusammenlegung" w:date="2025-12-12T19:01:00Z" w16du:dateUtc="2025-12-12T18:01:00Z">
        <w:r w:rsidRPr="00C673E9">
          <w:rPr>
            <w:rFonts w:ascii="Arial" w:hAnsi="Arial" w:cs="Arial"/>
          </w:rPr>
          <w:t>Line 4</w:t>
        </w:r>
      </w:ins>
      <w:ins w:id="1678" w:author="Johannes Zauner" w:date="2025-12-12T20:20:00Z" w16du:dateUtc="2025-12-12T19:20:00Z">
        <w:r w:rsidR="006D6F7F">
          <w:rPr>
            <w:rFonts w:ascii="Arial" w:hAnsi="Arial" w:cs="Arial"/>
          </w:rPr>
          <w:t xml:space="preserve"> </w:t>
        </w:r>
      </w:ins>
    </w:p>
    <w:p w14:paraId="62381449" w14:textId="77777777" w:rsidR="007C0A0D" w:rsidRPr="005A2EDF" w:rsidRDefault="007C0A0D">
      <w:pPr>
        <w:pStyle w:val="DefinitionTerm"/>
        <w:rPr>
          <w:ins w:id="1679" w:author="zusammenlegung" w:date="2025-12-12T19:01:00Z" w16du:dateUtc="2025-12-12T18:01:00Z"/>
          <w:bCs/>
        </w:rPr>
        <w:pPrChange w:id="1680" w:author="Johannes Zauner" w:date="2025-12-12T20:20:00Z" w16du:dateUtc="2025-12-12T19:20:00Z">
          <w:pPr>
            <w:pStyle w:val="Definition"/>
            <w:spacing w:after="0"/>
          </w:pPr>
        </w:pPrChange>
      </w:pPr>
      <w:ins w:id="1681" w:author="zusammenlegung" w:date="2025-12-12T19:01:00Z" w16du:dateUtc="2025-12-12T18:01:00Z">
        <w:r w:rsidRPr="006D6F7F">
          <w:rPr>
            <w:b w:val="0"/>
            <w:bCs/>
            <w:rPrChange w:id="1682" w:author="Johannes Zauner" w:date="2025-12-12T20:20:00Z" w16du:dateUtc="2025-12-12T19:20:00Z">
              <w:rPr>
                <w:b/>
              </w:rPr>
            </w:rPrChange>
          </w:rPr>
          <w:t>Return non-clusters as well</w:t>
        </w:r>
      </w:ins>
    </w:p>
    <w:p w14:paraId="1C6F1E9F" w14:textId="38BE0A52" w:rsidR="007C0A0D" w:rsidRPr="006D6F7F" w:rsidDel="006D6F7F" w:rsidRDefault="007C0A0D" w:rsidP="008A0236">
      <w:pPr>
        <w:pStyle w:val="DefinitionTerm"/>
        <w:rPr>
          <w:ins w:id="1683" w:author="zusammenlegung" w:date="2025-12-12T19:01:00Z" w16du:dateUtc="2025-12-12T18:01:00Z"/>
          <w:del w:id="1684" w:author="Johannes Zauner" w:date="2025-12-12T20:20:00Z" w16du:dateUtc="2025-12-12T19:20:00Z"/>
          <w:rFonts w:ascii="Arial" w:hAnsi="Arial" w:cs="Arial"/>
          <w:b w:val="0"/>
          <w:bCs/>
          <w:rPrChange w:id="1685" w:author="Johannes Zauner" w:date="2025-12-12T20:20:00Z" w16du:dateUtc="2025-12-12T19:20:00Z">
            <w:rPr>
              <w:ins w:id="1686" w:author="zusammenlegung" w:date="2025-12-12T19:01:00Z" w16du:dateUtc="2025-12-12T18:01:00Z"/>
              <w:del w:id="1687" w:author="Johannes Zauner" w:date="2025-12-12T20:20:00Z" w16du:dateUtc="2025-12-12T19:20:00Z"/>
              <w:rFonts w:ascii="Arial" w:hAnsi="Arial" w:cs="Arial"/>
            </w:rPr>
          </w:rPrChange>
        </w:rPr>
      </w:pPr>
      <w:ins w:id="1688" w:author="zusammenlegung" w:date="2025-12-12T19:01:00Z" w16du:dateUtc="2025-12-12T18:01:00Z">
        <w:r w:rsidRPr="00C673E9">
          <w:rPr>
            <w:rFonts w:ascii="Arial" w:hAnsi="Arial" w:cs="Arial"/>
          </w:rPr>
          <w:t>Line 5</w:t>
        </w:r>
      </w:ins>
      <w:ins w:id="1689" w:author="Johannes Zauner" w:date="2025-12-12T20:20:00Z" w16du:dateUtc="2025-12-12T19:20:00Z">
        <w:r w:rsidR="006D6F7F">
          <w:rPr>
            <w:rFonts w:ascii="Arial" w:hAnsi="Arial" w:cs="Arial"/>
          </w:rPr>
          <w:t xml:space="preserve"> </w:t>
        </w:r>
      </w:ins>
    </w:p>
    <w:p w14:paraId="6DF67507" w14:textId="77777777" w:rsidR="007C0A0D" w:rsidRPr="005A2EDF" w:rsidRDefault="007C0A0D">
      <w:pPr>
        <w:pStyle w:val="DefinitionTerm"/>
        <w:rPr>
          <w:ins w:id="1690" w:author="zusammenlegung" w:date="2025-12-12T19:01:00Z" w16du:dateUtc="2025-12-12T18:01:00Z"/>
          <w:bCs/>
        </w:rPr>
        <w:pPrChange w:id="1691" w:author="Johannes Zauner" w:date="2025-12-12T20:20:00Z" w16du:dateUtc="2025-12-12T19:20:00Z">
          <w:pPr>
            <w:pStyle w:val="Definition"/>
            <w:spacing w:after="0"/>
          </w:pPr>
        </w:pPrChange>
      </w:pPr>
      <w:ins w:id="1692" w:author="zusammenlegung" w:date="2025-12-12T19:01:00Z" w16du:dateUtc="2025-12-12T18:01:00Z">
        <w:r w:rsidRPr="006D6F7F">
          <w:rPr>
            <w:b w:val="0"/>
            <w:bCs/>
            <w:rPrChange w:id="1693" w:author="Johannes Zauner" w:date="2025-12-12T20:20:00Z" w16du:dateUtc="2025-12-12T19:20:00Z">
              <w:rPr>
                <w:b/>
              </w:rPr>
            </w:rPrChange>
          </w:rPr>
          <w:t>Keep all days, even without clusters</w:t>
        </w:r>
      </w:ins>
    </w:p>
    <w:p w14:paraId="22F48162" w14:textId="65D36780" w:rsidR="007C0A0D" w:rsidRPr="006D6F7F" w:rsidDel="006D6F7F" w:rsidRDefault="007C0A0D" w:rsidP="008A0236">
      <w:pPr>
        <w:pStyle w:val="DefinitionTerm"/>
        <w:rPr>
          <w:ins w:id="1694" w:author="zusammenlegung" w:date="2025-12-12T19:01:00Z" w16du:dateUtc="2025-12-12T18:01:00Z"/>
          <w:del w:id="1695" w:author="Johannes Zauner" w:date="2025-12-12T20:20:00Z" w16du:dateUtc="2025-12-12T19:20:00Z"/>
          <w:rFonts w:ascii="Arial" w:hAnsi="Arial" w:cs="Arial"/>
          <w:b w:val="0"/>
          <w:bCs/>
          <w:rPrChange w:id="1696" w:author="Johannes Zauner" w:date="2025-12-12T20:20:00Z" w16du:dateUtc="2025-12-12T19:20:00Z">
            <w:rPr>
              <w:ins w:id="1697" w:author="zusammenlegung" w:date="2025-12-12T19:01:00Z" w16du:dateUtc="2025-12-12T18:01:00Z"/>
              <w:del w:id="1698" w:author="Johannes Zauner" w:date="2025-12-12T20:20:00Z" w16du:dateUtc="2025-12-12T19:20:00Z"/>
              <w:rFonts w:ascii="Arial" w:hAnsi="Arial" w:cs="Arial"/>
            </w:rPr>
          </w:rPrChange>
        </w:rPr>
      </w:pPr>
      <w:ins w:id="1699" w:author="zusammenlegung" w:date="2025-12-12T19:01:00Z" w16du:dateUtc="2025-12-12T18:01:00Z">
        <w:r w:rsidRPr="00C673E9">
          <w:rPr>
            <w:rFonts w:ascii="Arial" w:hAnsi="Arial" w:cs="Arial"/>
          </w:rPr>
          <w:t>Line 7</w:t>
        </w:r>
      </w:ins>
      <w:ins w:id="1700" w:author="Johannes Zauner" w:date="2025-12-12T20:20:00Z" w16du:dateUtc="2025-12-12T19:20:00Z">
        <w:r w:rsidR="006D6F7F">
          <w:rPr>
            <w:rFonts w:ascii="Arial" w:hAnsi="Arial" w:cs="Arial"/>
          </w:rPr>
          <w:t xml:space="preserve"> </w:t>
        </w:r>
      </w:ins>
    </w:p>
    <w:p w14:paraId="19145F66" w14:textId="77777777" w:rsidR="007C0A0D" w:rsidRPr="00C673E9" w:rsidRDefault="007C0A0D">
      <w:pPr>
        <w:pStyle w:val="DefinitionTerm"/>
        <w:rPr>
          <w:ins w:id="1701" w:author="zusammenlegung" w:date="2025-12-12T19:01:00Z" w16du:dateUtc="2025-12-12T18:01:00Z"/>
        </w:rPr>
        <w:pPrChange w:id="1702" w:author="Johannes Zauner" w:date="2025-12-12T20:20:00Z" w16du:dateUtc="2025-12-12T19:20:00Z">
          <w:pPr>
            <w:pStyle w:val="Definition"/>
            <w:spacing w:after="0"/>
          </w:pPr>
        </w:pPrChange>
      </w:pPr>
      <w:ins w:id="1703" w:author="zusammenlegung" w:date="2025-12-12T19:01:00Z" w16du:dateUtc="2025-12-12T18:01:00Z">
        <w:r w:rsidRPr="006D6F7F">
          <w:rPr>
            <w:b w:val="0"/>
            <w:bCs/>
            <w:rPrChange w:id="1704" w:author="Johannes Zauner" w:date="2025-12-12T20:20:00Z" w16du:dateUtc="2025-12-12T19:20:00Z">
              <w:rPr>
                <w:b/>
              </w:rPr>
            </w:rPrChange>
          </w:rPr>
          <w:t>Return only clusters with previous episode lengths of maximum 20</w:t>
        </w:r>
        <w:r w:rsidRPr="00C673E9">
          <w:t xml:space="preserve"> </w:t>
        </w:r>
        <w:r w:rsidRPr="006D6F7F">
          <w:rPr>
            <w:b w:val="0"/>
            <w:bCs/>
            <w:rPrChange w:id="1705" w:author="Johannes Zauner" w:date="2025-12-12T20:20:00Z" w16du:dateUtc="2025-12-12T19:20:00Z">
              <w:rPr>
                <w:b/>
              </w:rPr>
            </w:rPrChange>
          </w:rPr>
          <w:t>minutes</w:t>
        </w:r>
        <w:del w:id="1706" w:author="Johannes Zauner" w:date="2025-12-12T20:20:00Z" w16du:dateUtc="2025-12-12T19:20:00Z">
          <w:r w:rsidRPr="006D6F7F" w:rsidDel="006D6F7F">
            <w:rPr>
              <w:b w:val="0"/>
              <w:bCs/>
              <w:rPrChange w:id="1707" w:author="Johannes Zauner" w:date="2025-12-12T20:20:00Z" w16du:dateUtc="2025-12-12T19:20:00Z">
                <w:rPr>
                  <w:b/>
                </w:rPr>
              </w:rPrChange>
            </w:rPr>
            <w:delText>:</w:delText>
          </w:r>
        </w:del>
      </w:ins>
    </w:p>
    <w:p w14:paraId="3D9C9AE1" w14:textId="66983BC6" w:rsidR="007C0A0D" w:rsidRPr="00B76A8C" w:rsidDel="00B76A8C" w:rsidRDefault="007C0A0D" w:rsidP="008A0236">
      <w:pPr>
        <w:pStyle w:val="DefinitionTerm"/>
        <w:rPr>
          <w:ins w:id="1708" w:author="zusammenlegung" w:date="2025-12-12T19:01:00Z" w16du:dateUtc="2025-12-12T18:01:00Z"/>
          <w:del w:id="1709" w:author="Johannes Zauner" w:date="2025-12-12T20:21:00Z" w16du:dateUtc="2025-12-12T19:21:00Z"/>
          <w:rFonts w:ascii="Arial" w:hAnsi="Arial" w:cs="Arial"/>
          <w:b w:val="0"/>
          <w:bCs/>
          <w:rPrChange w:id="1710" w:author="Johannes Zauner" w:date="2025-12-12T20:21:00Z" w16du:dateUtc="2025-12-12T19:21:00Z">
            <w:rPr>
              <w:ins w:id="1711" w:author="zusammenlegung" w:date="2025-12-12T19:01:00Z" w16du:dateUtc="2025-12-12T18:01:00Z"/>
              <w:del w:id="1712" w:author="Johannes Zauner" w:date="2025-12-12T20:21:00Z" w16du:dateUtc="2025-12-12T19:21:00Z"/>
              <w:rFonts w:ascii="Arial" w:hAnsi="Arial" w:cs="Arial"/>
            </w:rPr>
          </w:rPrChange>
        </w:rPr>
      </w:pPr>
      <w:ins w:id="1713" w:author="zusammenlegung" w:date="2025-12-12T19:01:00Z" w16du:dateUtc="2025-12-12T18:01:00Z">
        <w:r w:rsidRPr="00C673E9">
          <w:rPr>
            <w:rFonts w:ascii="Arial" w:hAnsi="Arial" w:cs="Arial"/>
          </w:rPr>
          <w:t>Lines 8-1</w:t>
        </w:r>
        <w:del w:id="1714" w:author="Johannes Zauner" w:date="2025-12-12T20:54:00Z" w16du:dateUtc="2025-12-12T19:54:00Z">
          <w:r w:rsidRPr="00C673E9" w:rsidDel="00B012F8">
            <w:rPr>
              <w:rFonts w:ascii="Arial" w:hAnsi="Arial" w:cs="Arial"/>
            </w:rPr>
            <w:delText>0</w:delText>
          </w:r>
        </w:del>
      </w:ins>
      <w:ins w:id="1715" w:author="Johannes Zauner" w:date="2025-12-12T20:54:00Z" w16du:dateUtc="2025-12-12T19:54:00Z">
        <w:r w:rsidR="00B012F8">
          <w:rPr>
            <w:rFonts w:ascii="Arial" w:hAnsi="Arial" w:cs="Arial"/>
          </w:rPr>
          <w:t>1</w:t>
        </w:r>
      </w:ins>
      <w:ins w:id="1716" w:author="Johannes Zauner" w:date="2025-12-12T20:21:00Z" w16du:dateUtc="2025-12-12T19:21:00Z">
        <w:r w:rsidR="00B76A8C">
          <w:rPr>
            <w:rFonts w:ascii="Arial" w:hAnsi="Arial" w:cs="Arial"/>
          </w:rPr>
          <w:t xml:space="preserve"> </w:t>
        </w:r>
      </w:ins>
    </w:p>
    <w:p w14:paraId="3BEE86E0" w14:textId="77777777" w:rsidR="007C0A0D" w:rsidRPr="005A2EDF" w:rsidRDefault="007C0A0D">
      <w:pPr>
        <w:pStyle w:val="DefinitionTerm"/>
        <w:rPr>
          <w:ins w:id="1717" w:author="zusammenlegung" w:date="2025-12-12T19:01:00Z" w16du:dateUtc="2025-12-12T18:01:00Z"/>
          <w:bCs/>
        </w:rPr>
        <w:pPrChange w:id="1718" w:author="Johannes Zauner" w:date="2025-12-12T20:21:00Z" w16du:dateUtc="2025-12-12T19:21:00Z">
          <w:pPr>
            <w:pStyle w:val="Definition"/>
            <w:spacing w:after="0"/>
          </w:pPr>
        </w:pPrChange>
      </w:pPr>
      <w:ins w:id="1719" w:author="zusammenlegung" w:date="2025-12-12T19:01:00Z" w16du:dateUtc="2025-12-12T18:01:00Z">
        <w:r w:rsidRPr="00B76A8C">
          <w:rPr>
            <w:b w:val="0"/>
            <w:bCs/>
            <w:rPrChange w:id="1720" w:author="Johannes Zauner" w:date="2025-12-12T20:21:00Z" w16du:dateUtc="2025-12-12T19:21:00Z">
              <w:rPr>
                <w:b/>
              </w:rPr>
            </w:rPrChange>
          </w:rPr>
          <w:t>Count the number of episodes</w:t>
        </w:r>
      </w:ins>
    </w:p>
    <w:p w14:paraId="48B910BF" w14:textId="49589E42" w:rsidR="007C0A0D" w:rsidRPr="00B76A8C" w:rsidDel="00B76A8C" w:rsidRDefault="007C0A0D" w:rsidP="008A0236">
      <w:pPr>
        <w:pStyle w:val="DefinitionTerm"/>
        <w:rPr>
          <w:ins w:id="1721" w:author="zusammenlegung" w:date="2025-12-12T19:01:00Z" w16du:dateUtc="2025-12-12T18:01:00Z"/>
          <w:del w:id="1722" w:author="Johannes Zauner" w:date="2025-12-12T20:21:00Z" w16du:dateUtc="2025-12-12T19:21:00Z"/>
          <w:rFonts w:ascii="Arial" w:hAnsi="Arial" w:cs="Arial"/>
          <w:b w:val="0"/>
          <w:bCs/>
          <w:rPrChange w:id="1723" w:author="Johannes Zauner" w:date="2025-12-12T20:21:00Z" w16du:dateUtc="2025-12-12T19:21:00Z">
            <w:rPr>
              <w:ins w:id="1724" w:author="zusammenlegung" w:date="2025-12-12T19:01:00Z" w16du:dateUtc="2025-12-12T18:01:00Z"/>
              <w:del w:id="1725" w:author="Johannes Zauner" w:date="2025-12-12T20:21:00Z" w16du:dateUtc="2025-12-12T19:21:00Z"/>
              <w:rFonts w:ascii="Arial" w:hAnsi="Arial" w:cs="Arial"/>
            </w:rPr>
          </w:rPrChange>
        </w:rPr>
      </w:pPr>
      <w:ins w:id="1726" w:author="zusammenlegung" w:date="2025-12-12T19:01:00Z" w16du:dateUtc="2025-12-12T18:01:00Z">
        <w:r w:rsidRPr="00C673E9">
          <w:rPr>
            <w:rFonts w:ascii="Arial" w:hAnsi="Arial" w:cs="Arial"/>
          </w:rPr>
          <w:t>Line 1</w:t>
        </w:r>
        <w:del w:id="1727" w:author="Johannes Zauner" w:date="2025-12-12T20:54:00Z" w16du:dateUtc="2025-12-12T19:54:00Z">
          <w:r w:rsidRPr="00C673E9" w:rsidDel="00B012F8">
            <w:rPr>
              <w:rFonts w:ascii="Arial" w:hAnsi="Arial" w:cs="Arial"/>
            </w:rPr>
            <w:delText>1</w:delText>
          </w:r>
        </w:del>
      </w:ins>
      <w:ins w:id="1728" w:author="Johannes Zauner" w:date="2025-12-12T20:54:00Z" w16du:dateUtc="2025-12-12T19:54:00Z">
        <w:r w:rsidR="00B012F8">
          <w:rPr>
            <w:rFonts w:ascii="Arial" w:hAnsi="Arial" w:cs="Arial"/>
          </w:rPr>
          <w:t>2</w:t>
        </w:r>
      </w:ins>
      <w:ins w:id="1729" w:author="Johannes Zauner" w:date="2025-12-12T20:21:00Z" w16du:dateUtc="2025-12-12T19:21:00Z">
        <w:r w:rsidR="00B76A8C">
          <w:rPr>
            <w:rFonts w:ascii="Arial" w:hAnsi="Arial" w:cs="Arial"/>
          </w:rPr>
          <w:t xml:space="preserve"> </w:t>
        </w:r>
      </w:ins>
    </w:p>
    <w:p w14:paraId="7EC45343" w14:textId="77777777" w:rsidR="007C0A0D" w:rsidRPr="005A2EDF" w:rsidRDefault="007C0A0D">
      <w:pPr>
        <w:pStyle w:val="DefinitionTerm"/>
        <w:rPr>
          <w:ins w:id="1730" w:author="zusammenlegung" w:date="2025-12-12T19:01:00Z" w16du:dateUtc="2025-12-12T18:01:00Z"/>
          <w:bCs/>
        </w:rPr>
        <w:pPrChange w:id="1731" w:author="Johannes Zauner" w:date="2025-12-12T20:21:00Z" w16du:dateUtc="2025-12-12T19:21:00Z">
          <w:pPr>
            <w:pStyle w:val="Definition"/>
            <w:spacing w:after="0"/>
          </w:pPr>
        </w:pPrChange>
      </w:pPr>
      <w:ins w:id="1732" w:author="zusammenlegung" w:date="2025-12-12T19:01:00Z" w16du:dateUtc="2025-12-12T18:01:00Z">
        <w:r w:rsidRPr="00B76A8C">
          <w:rPr>
            <w:b w:val="0"/>
            <w:bCs/>
            <w:rPrChange w:id="1733" w:author="Johannes Zauner" w:date="2025-12-12T20:21:00Z" w16du:dateUtc="2025-12-12T19:21:00Z">
              <w:rPr>
                <w:b/>
              </w:rPr>
            </w:rPrChange>
          </w:rPr>
          <w:t>Calculate daily means</w:t>
        </w:r>
      </w:ins>
    </w:p>
    <w:p w14:paraId="4CBB3669" w14:textId="49C9C8C6" w:rsidR="007C0A0D" w:rsidRPr="00B76A8C" w:rsidDel="00B76A8C" w:rsidRDefault="007C0A0D" w:rsidP="008A0236">
      <w:pPr>
        <w:pStyle w:val="DefinitionTerm"/>
        <w:rPr>
          <w:ins w:id="1734" w:author="zusammenlegung" w:date="2025-12-12T19:01:00Z" w16du:dateUtc="2025-12-12T18:01:00Z"/>
          <w:del w:id="1735" w:author="Johannes Zauner" w:date="2025-12-12T20:21:00Z" w16du:dateUtc="2025-12-12T19:21:00Z"/>
          <w:rFonts w:ascii="Arial" w:hAnsi="Arial" w:cs="Arial"/>
          <w:b w:val="0"/>
          <w:bCs/>
          <w:rPrChange w:id="1736" w:author="Johannes Zauner" w:date="2025-12-12T20:21:00Z" w16du:dateUtc="2025-12-12T19:21:00Z">
            <w:rPr>
              <w:ins w:id="1737" w:author="zusammenlegung" w:date="2025-12-12T19:01:00Z" w16du:dateUtc="2025-12-12T18:01:00Z"/>
              <w:del w:id="1738" w:author="Johannes Zauner" w:date="2025-12-12T20:21:00Z" w16du:dateUtc="2025-12-12T19:21:00Z"/>
              <w:rFonts w:ascii="Arial" w:hAnsi="Arial" w:cs="Arial"/>
            </w:rPr>
          </w:rPrChange>
        </w:rPr>
      </w:pPr>
      <w:ins w:id="1739" w:author="zusammenlegung" w:date="2025-12-12T19:01:00Z" w16du:dateUtc="2025-12-12T18:01:00Z">
        <w:r w:rsidRPr="00C673E9">
          <w:rPr>
            <w:rFonts w:ascii="Arial" w:hAnsi="Arial" w:cs="Arial"/>
          </w:rPr>
          <w:t>Lines 1</w:t>
        </w:r>
        <w:del w:id="1740" w:author="Johannes Zauner" w:date="2025-12-12T20:54:00Z" w16du:dateUtc="2025-12-12T19:54:00Z">
          <w:r w:rsidRPr="00C673E9" w:rsidDel="00B012F8">
            <w:rPr>
              <w:rFonts w:ascii="Arial" w:hAnsi="Arial" w:cs="Arial"/>
            </w:rPr>
            <w:delText>2</w:delText>
          </w:r>
        </w:del>
      </w:ins>
      <w:ins w:id="1741" w:author="Johannes Zauner" w:date="2025-12-12T20:54:00Z" w16du:dateUtc="2025-12-12T19:54:00Z">
        <w:r w:rsidR="00B012F8">
          <w:rPr>
            <w:rFonts w:ascii="Arial" w:hAnsi="Arial" w:cs="Arial"/>
          </w:rPr>
          <w:t>3</w:t>
        </w:r>
      </w:ins>
      <w:ins w:id="1742" w:author="zusammenlegung" w:date="2025-12-12T19:01:00Z" w16du:dateUtc="2025-12-12T18:01:00Z">
        <w:r w:rsidRPr="00C673E9">
          <w:rPr>
            <w:rFonts w:ascii="Arial" w:hAnsi="Arial" w:cs="Arial"/>
          </w:rPr>
          <w:t>-1</w:t>
        </w:r>
        <w:del w:id="1743" w:author="Johannes Zauner" w:date="2025-12-12T20:54:00Z" w16du:dateUtc="2025-12-12T19:54:00Z">
          <w:r w:rsidRPr="00C673E9" w:rsidDel="00B012F8">
            <w:rPr>
              <w:rFonts w:ascii="Arial" w:hAnsi="Arial" w:cs="Arial"/>
            </w:rPr>
            <w:delText>3</w:delText>
          </w:r>
        </w:del>
      </w:ins>
      <w:ins w:id="1744" w:author="Johannes Zauner" w:date="2025-12-12T20:54:00Z" w16du:dateUtc="2025-12-12T19:54:00Z">
        <w:r w:rsidR="00B012F8">
          <w:rPr>
            <w:rFonts w:ascii="Arial" w:hAnsi="Arial" w:cs="Arial"/>
          </w:rPr>
          <w:t>4</w:t>
        </w:r>
      </w:ins>
      <w:ins w:id="1745" w:author="Johannes Zauner" w:date="2025-12-12T20:21:00Z" w16du:dateUtc="2025-12-12T19:21:00Z">
        <w:r w:rsidR="00B76A8C">
          <w:rPr>
            <w:rFonts w:ascii="Arial" w:hAnsi="Arial" w:cs="Arial"/>
          </w:rPr>
          <w:t xml:space="preserve"> </w:t>
        </w:r>
      </w:ins>
    </w:p>
    <w:p w14:paraId="45234AC3" w14:textId="77777777" w:rsidR="007C0A0D" w:rsidRDefault="007C0A0D" w:rsidP="00B76A8C">
      <w:pPr>
        <w:pStyle w:val="DefinitionTerm"/>
        <w:rPr>
          <w:ins w:id="1746" w:author="Johannes Zauner" w:date="2025-12-12T20:54:00Z" w16du:dateUtc="2025-12-12T19:54:00Z"/>
          <w:b w:val="0"/>
          <w:bCs/>
        </w:rPr>
      </w:pPr>
      <w:ins w:id="1747" w:author="zusammenlegung" w:date="2025-12-12T19:01:00Z" w16du:dateUtc="2025-12-12T18:01:00Z">
        <w:r w:rsidRPr="00B76A8C">
          <w:rPr>
            <w:b w:val="0"/>
            <w:bCs/>
            <w:rPrChange w:id="1748" w:author="Johannes Zauner" w:date="2025-12-12T20:21:00Z" w16du:dateUtc="2025-12-12T19:21:00Z">
              <w:rPr/>
            </w:rPrChange>
          </w:rPr>
          <w:t>Table generation</w:t>
        </w:r>
      </w:ins>
    </w:p>
    <w:p w14:paraId="60C8105E" w14:textId="77777777" w:rsidR="00B012F8" w:rsidRDefault="00B012F8" w:rsidP="00146E27">
      <w:pPr>
        <w:pStyle w:val="Definition"/>
      </w:pPr>
    </w:p>
    <w:tbl>
      <w:tblPr>
        <w:tblStyle w:val="Table"/>
        <w:tblW w:w="0" w:type="auto"/>
        <w:jc w:val="center"/>
        <w:tblCellMar>
          <w:left w:w="60" w:type="dxa"/>
          <w:right w:w="60" w:type="dxa"/>
        </w:tblCellMar>
        <w:tblLook w:val="0000" w:firstRow="0" w:lastRow="0" w:firstColumn="0" w:lastColumn="0" w:noHBand="0" w:noVBand="0"/>
      </w:tblPr>
      <w:tblGrid>
        <w:gridCol w:w="1134"/>
        <w:gridCol w:w="1560"/>
      </w:tblGrid>
      <w:tr w:rsidR="00146E27" w:rsidRPr="00D33ED1" w14:paraId="1F3B15BF" w14:textId="77777777" w:rsidTr="0047611C">
        <w:trPr>
          <w:cantSplit/>
          <w:tblHeader/>
          <w:jc w:val="center"/>
        </w:trPr>
        <w:tc>
          <w:tcPr>
            <w:tcW w:w="1134" w:type="dxa"/>
            <w:tcBorders>
              <w:bottom w:val="single" w:sz="4" w:space="0" w:color="auto"/>
            </w:tcBorders>
          </w:tcPr>
          <w:p w14:paraId="4B3C9193" w14:textId="77777777" w:rsidR="00146E27" w:rsidRPr="00D33ED1" w:rsidRDefault="00146E27" w:rsidP="0047611C">
            <w:pPr>
              <w:rPr>
                <w:b/>
                <w:bCs/>
              </w:rPr>
            </w:pPr>
          </w:p>
        </w:tc>
        <w:tc>
          <w:tcPr>
            <w:tcW w:w="1560" w:type="dxa"/>
            <w:tcBorders>
              <w:bottom w:val="single" w:sz="4" w:space="0" w:color="auto"/>
            </w:tcBorders>
          </w:tcPr>
          <w:p w14:paraId="6DA99EB9" w14:textId="77777777" w:rsidR="00146E27" w:rsidRPr="00D33ED1" w:rsidRDefault="00146E27" w:rsidP="0047611C">
            <w:pPr>
              <w:rPr>
                <w:b/>
                <w:bCs/>
              </w:rPr>
            </w:pPr>
            <w:r w:rsidRPr="00D33ED1">
              <w:rPr>
                <w:b/>
                <w:bCs/>
              </w:rPr>
              <w:t>Daily episodes</w:t>
            </w:r>
          </w:p>
        </w:tc>
      </w:tr>
      <w:tr w:rsidR="00146E27" w:rsidRPr="00D33ED1" w14:paraId="48F5767E" w14:textId="77777777" w:rsidTr="0047611C">
        <w:trPr>
          <w:cantSplit/>
          <w:jc w:val="center"/>
        </w:trPr>
        <w:tc>
          <w:tcPr>
            <w:tcW w:w="1134" w:type="dxa"/>
            <w:tcBorders>
              <w:top w:val="single" w:sz="4" w:space="0" w:color="auto"/>
            </w:tcBorders>
          </w:tcPr>
          <w:p w14:paraId="38BE0180" w14:textId="77777777" w:rsidR="00146E27" w:rsidRPr="00D33ED1" w:rsidRDefault="00146E27" w:rsidP="0047611C">
            <w:r w:rsidRPr="00D33ED1">
              <w:t>Mean daily</w:t>
            </w:r>
          </w:p>
        </w:tc>
        <w:tc>
          <w:tcPr>
            <w:tcW w:w="1560" w:type="dxa"/>
            <w:tcBorders>
              <w:top w:val="single" w:sz="4" w:space="0" w:color="auto"/>
            </w:tcBorders>
          </w:tcPr>
          <w:p w14:paraId="6C4C5F6B" w14:textId="77777777" w:rsidR="00146E27" w:rsidRPr="00D33ED1" w:rsidRDefault="00146E27" w:rsidP="0047611C">
            <w:pPr>
              <w:jc w:val="center"/>
            </w:pPr>
            <w:r w:rsidRPr="00D33ED1">
              <w:t>5.9</w:t>
            </w:r>
          </w:p>
        </w:tc>
      </w:tr>
      <w:tr w:rsidR="00146E27" w:rsidRPr="00D33ED1" w14:paraId="287CFF78" w14:textId="77777777" w:rsidTr="0047611C">
        <w:trPr>
          <w:cantSplit/>
          <w:jc w:val="center"/>
        </w:trPr>
        <w:tc>
          <w:tcPr>
            <w:tcW w:w="1134" w:type="dxa"/>
          </w:tcPr>
          <w:p w14:paraId="0BCFABE6" w14:textId="77777777" w:rsidR="00146E27" w:rsidRPr="00D33ED1" w:rsidRDefault="00146E27" w:rsidP="0047611C">
            <w:r w:rsidRPr="00D33ED1">
              <w:t>Weekday</w:t>
            </w:r>
          </w:p>
        </w:tc>
        <w:tc>
          <w:tcPr>
            <w:tcW w:w="1560" w:type="dxa"/>
          </w:tcPr>
          <w:p w14:paraId="39024E27" w14:textId="77777777" w:rsidR="00146E27" w:rsidRPr="00D33ED1" w:rsidRDefault="00146E27" w:rsidP="0047611C">
            <w:pPr>
              <w:jc w:val="center"/>
            </w:pPr>
            <w:r w:rsidRPr="00D33ED1">
              <w:t>6.2</w:t>
            </w:r>
          </w:p>
        </w:tc>
      </w:tr>
      <w:tr w:rsidR="00146E27" w:rsidRPr="00D33ED1" w14:paraId="088A3C87" w14:textId="77777777" w:rsidTr="0047611C">
        <w:trPr>
          <w:cantSplit/>
          <w:jc w:val="center"/>
        </w:trPr>
        <w:tc>
          <w:tcPr>
            <w:tcW w:w="1134" w:type="dxa"/>
          </w:tcPr>
          <w:p w14:paraId="5E615524" w14:textId="77777777" w:rsidR="00146E27" w:rsidRPr="00D33ED1" w:rsidRDefault="00146E27" w:rsidP="0047611C">
            <w:r w:rsidRPr="00D33ED1">
              <w:t>Weekend</w:t>
            </w:r>
          </w:p>
        </w:tc>
        <w:tc>
          <w:tcPr>
            <w:tcW w:w="1560" w:type="dxa"/>
          </w:tcPr>
          <w:p w14:paraId="570C28E8" w14:textId="77777777" w:rsidR="00146E27" w:rsidRPr="00D33ED1" w:rsidRDefault="00146E27" w:rsidP="0047611C">
            <w:pPr>
              <w:jc w:val="center"/>
            </w:pPr>
            <w:r w:rsidRPr="00D33ED1">
              <w:t>5.0</w:t>
            </w:r>
          </w:p>
        </w:tc>
      </w:tr>
    </w:tbl>
    <w:p w14:paraId="1481120B" w14:textId="467C75A5" w:rsidR="00146E27" w:rsidRPr="00B012F8" w:rsidRDefault="00146E27">
      <w:pPr>
        <w:pStyle w:val="ImageCaption"/>
        <w:spacing w:before="200"/>
        <w:rPr>
          <w:ins w:id="1749" w:author="zusammenlegung" w:date="2025-12-12T19:01:00Z" w16du:dateUtc="2025-12-12T18:01:00Z"/>
        </w:rPr>
        <w:pPrChange w:id="1750" w:author="Johannes Zauner" w:date="2025-12-12T20:54:00Z" w16du:dateUtc="2025-12-12T19:54:00Z">
          <w:pPr>
            <w:pStyle w:val="Definition"/>
            <w:spacing w:after="0"/>
          </w:pPr>
        </w:pPrChange>
      </w:pPr>
      <w:r>
        <w:t>Table 8: Frequency of visual breaks (n per day)</w:t>
      </w:r>
    </w:p>
    <w:p w14:paraId="124F6D75" w14:textId="7D1C232D" w:rsidR="00D33ED1" w:rsidRPr="006B68CC" w:rsidRDefault="006B68CC">
      <w:pPr>
        <w:pStyle w:val="ImageCaption"/>
        <w:spacing w:before="200"/>
        <w:rPr>
          <w:del w:id="1751" w:author="zusammenlegung" w:date="2025-12-12T19:01:00Z" w16du:dateUtc="2025-12-12T18:01:00Z"/>
          <w:rFonts w:ascii="Consolas" w:hAnsi="Consolas" w:cs="Arial (Body)"/>
          <w:b/>
          <w:bCs/>
          <w:lang w:val="de-DE"/>
          <w:rPrChange w:id="1752" w:author="Johannes Zauner" w:date="2025-12-13T05:17:00Z" w16du:dateUtc="2025-12-13T04:17:00Z">
            <w:rPr>
              <w:del w:id="1753" w:author="zusammenlegung" w:date="2025-12-12T19:01:00Z" w16du:dateUtc="2025-12-12T18:01:00Z"/>
              <w:rFonts w:ascii="Consolas" w:hAnsi="Consolas" w:cs="Consolas"/>
            </w:rPr>
          </w:rPrChange>
        </w:rPr>
        <w:pPrChange w:id="1754" w:author="Johannes Zauner" w:date="2025-12-13T05:17:00Z" w16du:dateUtc="2025-12-13T04:17:00Z">
          <w:pPr>
            <w:pStyle w:val="ImageCaption"/>
            <w:spacing w:before="200" w:line="240" w:lineRule="auto"/>
          </w:pPr>
        </w:pPrChange>
      </w:pPr>
      <w:bookmarkStart w:id="1755" w:name="annotated-cell-9"/>
      <w:ins w:id="1756" w:author="Johannes Zauner" w:date="2025-12-13T05:17:00Z">
        <w:r w:rsidRPr="006B68CC">
          <w:rPr>
            <w:rFonts w:ascii="Consolas" w:hAnsi="Consolas"/>
            <w:b/>
            <w:bCs/>
            <w:sz w:val="22"/>
            <w:lang w:val="de-DE"/>
          </w:rPr>
          <w:t>Plot visual breaks</w:t>
        </w:r>
      </w:ins>
      <w:ins w:id="1757" w:author="Johannes Zauner" w:date="2025-12-13T05:08:00Z" w16du:dateUtc="2025-12-13T04:08:00Z">
        <w:r w:rsidR="008C4DD3">
          <w:rPr>
            <w:color w:val="4758AB"/>
            <w:shd w:val="clear" w:color="auto" w:fill="F1F3F5"/>
            <w:lang w:val="de-DE"/>
          </w:rPr>
          <w:br/>
        </w:r>
      </w:ins>
      <w:ins w:id="1758" w:author="Johannes Zauner" w:date="2025-12-12T20:54:00Z" w16du:dateUtc="2025-12-12T19:54:00Z">
        <w:r w:rsidR="002B24E0" w:rsidRPr="002B24E0">
          <w:rPr>
            <w:rStyle w:val="NormalTok"/>
            <w:rFonts w:cs="Consolas"/>
          </w:rPr>
          <w:t xml:space="preserve">1 </w:t>
        </w:r>
      </w:ins>
      <w:del w:id="1759" w:author="zusammenlegung" w:date="2025-12-12T19:01:00Z" w16du:dateUtc="2025-12-12T18:01:00Z">
        <w:r w:rsidR="00D33ED1" w:rsidRPr="002B24E0">
          <w:rPr>
            <w:rFonts w:ascii="Consolas" w:hAnsi="Consolas" w:cs="Consolas"/>
          </w:rPr>
          <w:delText>Table 8: Frequency of visual breaks</w:delText>
        </w:r>
        <w:r w:rsidR="00552701" w:rsidRPr="002B24E0">
          <w:rPr>
            <w:rFonts w:ascii="Consolas" w:hAnsi="Consolas" w:cs="Consolas"/>
          </w:rPr>
          <w:delText xml:space="preserve"> (n per day)</w:delText>
        </w:r>
      </w:del>
    </w:p>
    <w:p w14:paraId="12D2C77C" w14:textId="08642C88" w:rsidR="007C0A0D" w:rsidRPr="002B24E0" w:rsidRDefault="007C0A0D" w:rsidP="00D845A8">
      <w:pPr>
        <w:pStyle w:val="SourceCode"/>
        <w:spacing w:line="240" w:lineRule="auto"/>
        <w:rPr>
          <w:rFonts w:cs="Consolas"/>
        </w:rPr>
      </w:pPr>
      <w:r w:rsidRPr="002B24E0">
        <w:rPr>
          <w:rStyle w:val="NormalTok"/>
          <w:rFonts w:cs="Consolas"/>
        </w:rPr>
        <w:t xml:space="preserve">dataCC </w:t>
      </w:r>
      <w:r w:rsidRPr="002B24E0">
        <w:rPr>
          <w:rStyle w:val="SpecialCharTok"/>
          <w:rFonts w:cs="Consolas"/>
        </w:rPr>
        <w:t>|&gt;</w:t>
      </w:r>
      <w:del w:id="1760" w:author="zusammenlegung" w:date="2025-12-12T19:01:00Z" w16du:dateUtc="2025-12-12T18:01:00Z">
        <w:r w:rsidR="005C115D" w:rsidRPr="002B24E0">
          <w:rPr>
            <w:rStyle w:val="NormalTok"/>
            <w:rFonts w:cs="Consolas"/>
          </w:rPr>
          <w:delText xml:space="preserve"> </w:delText>
        </w:r>
        <w:r w:rsidR="005C115D" w:rsidRPr="002B24E0">
          <w:rPr>
            <w:rFonts w:cs="Consolas"/>
          </w:rPr>
          <w:br/>
        </w:r>
      </w:del>
      <w:ins w:id="1761" w:author="zusammenlegung" w:date="2025-12-12T19:01:00Z" w16du:dateUtc="2025-12-12T18:01:00Z">
        <w:r w:rsidRPr="002B24E0">
          <w:rPr>
            <w:rFonts w:cs="Consolas"/>
            <w:rPrChange w:id="1762" w:author="Johannes Zauner" w:date="2025-12-12T20:54:00Z" w16du:dateUtc="2025-12-12T19:54:00Z">
              <w:rPr>
                <w:rFonts w:ascii="Arial" w:hAnsi="Arial" w:cs="Arial"/>
              </w:rPr>
            </w:rPrChange>
          </w:rPr>
          <w:br/>
        </w:r>
      </w:ins>
      <w:ins w:id="1763" w:author="Johannes Zauner" w:date="2025-12-12T20:54:00Z" w16du:dateUtc="2025-12-12T19:54:00Z">
        <w:r w:rsidR="002B24E0">
          <w:rPr>
            <w:rStyle w:val="NormalTok"/>
          </w:rPr>
          <w:t>2</w:t>
        </w:r>
        <w:r w:rsidR="002B24E0">
          <w:rPr>
            <w:rStyle w:val="NormalTok"/>
            <w:rFonts w:cs="Consolas"/>
          </w:rPr>
          <w:t xml:space="preserve"> </w:t>
        </w:r>
      </w:ins>
      <w:ins w:id="1764" w:author="zusammenlegung" w:date="2025-12-12T19:01:00Z" w16du:dateUtc="2025-12-12T18:01:00Z">
        <w:r w:rsidRPr="002B24E0">
          <w:rPr>
            <w:rStyle w:val="NormalTok"/>
            <w:rFonts w:cs="Consolas"/>
            <w:rPrChange w:id="1765" w:author="Johannes Zauner" w:date="2025-12-12T20:54:00Z" w16du:dateUtc="2025-12-12T19:54:00Z">
              <w:rPr>
                <w:rStyle w:val="NormalTok"/>
                <w:rFonts w:ascii="Arial" w:hAnsi="Arial" w:cs="Arial"/>
              </w:rPr>
            </w:rPrChange>
          </w:rPr>
          <w:t xml:space="preserve">  </w:t>
        </w:r>
      </w:ins>
      <w:r w:rsidRPr="002B24E0">
        <w:rPr>
          <w:rStyle w:val="NormalTok"/>
          <w:rFonts w:cs="Consolas"/>
        </w:rPr>
        <w:t xml:space="preserve">  </w:t>
      </w:r>
      <w:r w:rsidRPr="002B24E0">
        <w:rPr>
          <w:rStyle w:val="FunctionTok"/>
          <w:rFonts w:cs="Consolas"/>
        </w:rPr>
        <w:t>extract_clusters</w:t>
      </w:r>
      <w:r w:rsidRPr="002B24E0">
        <w:rPr>
          <w:rStyle w:val="NormalTok"/>
          <w:rFonts w:cs="Consolas"/>
        </w:rPr>
        <w:t xml:space="preserve">(Dis </w:t>
      </w:r>
      <w:r w:rsidRPr="002B24E0">
        <w:rPr>
          <w:rStyle w:val="SpecialCharTok"/>
          <w:rFonts w:cs="Consolas"/>
        </w:rPr>
        <w:t>&gt;=</w:t>
      </w:r>
      <w:r w:rsidRPr="002B24E0">
        <w:rPr>
          <w:rStyle w:val="NormalTok"/>
          <w:rFonts w:cs="Consolas"/>
        </w:rPr>
        <w:t xml:space="preserve"> </w:t>
      </w:r>
      <w:r w:rsidRPr="002B24E0">
        <w:rPr>
          <w:rStyle w:val="DecValTok"/>
          <w:rFonts w:cs="Consolas"/>
        </w:rPr>
        <w:t>100</w:t>
      </w:r>
      <w:r w:rsidRPr="002B24E0">
        <w:rPr>
          <w:rStyle w:val="NormalTok"/>
          <w:rFonts w:cs="Consolas"/>
        </w:rPr>
        <w:t>,</w:t>
      </w:r>
      <w:del w:id="1766" w:author="zusammenlegung" w:date="2025-12-12T19:01:00Z" w16du:dateUtc="2025-12-12T18:01:00Z">
        <w:r w:rsidR="005C115D" w:rsidRPr="002B24E0">
          <w:rPr>
            <w:rStyle w:val="NormalTok"/>
            <w:rFonts w:cs="Consolas"/>
          </w:rPr>
          <w:delText xml:space="preserve"> </w:delText>
        </w:r>
        <w:r w:rsidR="005C115D" w:rsidRPr="002B24E0">
          <w:rPr>
            <w:rStyle w:val="CommentTok"/>
            <w:rFonts w:cs="Consolas"/>
          </w:rPr>
          <w:delText>#define the condition, greater 100 cm away</w:delText>
        </w:r>
      </w:del>
      <w:r w:rsidRPr="002B24E0">
        <w:rPr>
          <w:rFonts w:cs="Consolas"/>
        </w:rPr>
        <w:br/>
      </w:r>
      <w:ins w:id="1767" w:author="Johannes Zauner" w:date="2025-12-12T20:54:00Z" w16du:dateUtc="2025-12-12T19:54:00Z">
        <w:r w:rsidR="002B24E0">
          <w:rPr>
            <w:rStyle w:val="NormalTok"/>
          </w:rPr>
          <w:t>3</w:t>
        </w:r>
        <w:r w:rsidR="002B24E0">
          <w:rPr>
            <w:rStyle w:val="NormalTok"/>
            <w:rFonts w:cs="Consolas"/>
          </w:rPr>
          <w:t xml:space="preserve"> </w:t>
        </w:r>
      </w:ins>
      <w:r w:rsidRPr="002B24E0">
        <w:rPr>
          <w:rStyle w:val="NormalTok"/>
          <w:rFonts w:cs="Consolas"/>
        </w:rPr>
        <w:t xml:space="preserve">                   </w:t>
      </w:r>
      <w:r w:rsidRPr="002B24E0">
        <w:rPr>
          <w:rStyle w:val="AttributeTok"/>
          <w:rFonts w:cs="Consolas"/>
        </w:rPr>
        <w:t>cluster.duration =</w:t>
      </w:r>
      <w:r w:rsidRPr="002B24E0">
        <w:rPr>
          <w:rStyle w:val="NormalTok"/>
          <w:rFonts w:cs="Consolas"/>
        </w:rPr>
        <w:t xml:space="preserve"> </w:t>
      </w:r>
      <w:r w:rsidRPr="002B24E0">
        <w:rPr>
          <w:rStyle w:val="StringTok"/>
          <w:rFonts w:cs="Consolas"/>
        </w:rPr>
        <w:t>"20 secs"</w:t>
      </w:r>
      <w:r w:rsidRPr="002B24E0">
        <w:rPr>
          <w:rStyle w:val="NormalTok"/>
          <w:rFonts w:cs="Consolas"/>
        </w:rPr>
        <w:t>,</w:t>
      </w:r>
      <w:del w:id="1768" w:author="zusammenlegung" w:date="2025-12-12T19:01:00Z" w16du:dateUtc="2025-12-12T18:01:00Z">
        <w:r w:rsidR="005C115D" w:rsidRPr="002B24E0">
          <w:rPr>
            <w:rStyle w:val="NormalTok"/>
            <w:rFonts w:cs="Consolas"/>
          </w:rPr>
          <w:delText xml:space="preserve"> </w:delText>
        </w:r>
        <w:r w:rsidR="005C115D" w:rsidRPr="002B24E0">
          <w:rPr>
            <w:rStyle w:val="CommentTok"/>
            <w:rFonts w:cs="Consolas"/>
          </w:rPr>
          <w:delText># minimum duration</w:delText>
        </w:r>
      </w:del>
      <w:r w:rsidRPr="002B24E0">
        <w:rPr>
          <w:rFonts w:cs="Consolas"/>
        </w:rPr>
        <w:br/>
      </w:r>
      <w:ins w:id="1769" w:author="Johannes Zauner" w:date="2025-12-12T20:55:00Z" w16du:dateUtc="2025-12-12T19:55:00Z">
        <w:r w:rsidR="002B24E0">
          <w:rPr>
            <w:rStyle w:val="NormalTok"/>
          </w:rPr>
          <w:t>4</w:t>
        </w:r>
      </w:ins>
      <w:ins w:id="1770" w:author="Johannes Zauner" w:date="2025-12-12T20:54:00Z" w16du:dateUtc="2025-12-12T19:54:00Z">
        <w:r w:rsidR="002B24E0">
          <w:rPr>
            <w:rStyle w:val="NormalTok"/>
            <w:rFonts w:cs="Consolas"/>
          </w:rPr>
          <w:t xml:space="preserve"> </w:t>
        </w:r>
      </w:ins>
      <w:r w:rsidRPr="002B24E0">
        <w:rPr>
          <w:rStyle w:val="NormalTok"/>
          <w:rFonts w:cs="Consolas"/>
        </w:rPr>
        <w:t xml:space="preserve">                   </w:t>
      </w:r>
      <w:r w:rsidRPr="002B24E0">
        <w:rPr>
          <w:rStyle w:val="AttributeTok"/>
          <w:rFonts w:cs="Consolas"/>
        </w:rPr>
        <w:t>return.only.clusters =</w:t>
      </w:r>
      <w:r w:rsidRPr="002B24E0">
        <w:rPr>
          <w:rStyle w:val="NormalTok"/>
          <w:rFonts w:cs="Consolas"/>
        </w:rPr>
        <w:t xml:space="preserve"> </w:t>
      </w:r>
      <w:r w:rsidRPr="002B24E0">
        <w:rPr>
          <w:rStyle w:val="ConstantTok"/>
          <w:rFonts w:cs="Consolas"/>
        </w:rPr>
        <w:t>FALSE</w:t>
      </w:r>
      <w:r w:rsidRPr="002B24E0">
        <w:rPr>
          <w:rStyle w:val="NormalTok"/>
          <w:rFonts w:cs="Consolas"/>
        </w:rPr>
        <w:t>,</w:t>
      </w:r>
      <w:del w:id="1771" w:author="zusammenlegung" w:date="2025-12-12T19:01:00Z" w16du:dateUtc="2025-12-12T18:01:00Z">
        <w:r w:rsidR="005C115D" w:rsidRPr="002B24E0">
          <w:rPr>
            <w:rStyle w:val="NormalTok"/>
            <w:rFonts w:cs="Consolas"/>
          </w:rPr>
          <w:delText xml:space="preserve"> </w:delText>
        </w:r>
        <w:r w:rsidR="005C115D" w:rsidRPr="002B24E0">
          <w:rPr>
            <w:rStyle w:val="CommentTok"/>
            <w:rFonts w:cs="Consolas"/>
          </w:rPr>
          <w:delText xml:space="preserve">#return </w:delText>
        </w:r>
        <w:r w:rsidR="00E01336" w:rsidRPr="002B24E0">
          <w:rPr>
            <w:rStyle w:val="CommentTok"/>
            <w:rFonts w:cs="Consolas"/>
          </w:rPr>
          <w:delText xml:space="preserve">also </w:delText>
        </w:r>
        <w:r w:rsidR="005C115D" w:rsidRPr="002B24E0">
          <w:rPr>
            <w:rStyle w:val="CommentTok"/>
            <w:rFonts w:cs="Consolas"/>
          </w:rPr>
          <w:delText>non-clusters</w:delText>
        </w:r>
      </w:del>
      <w:r w:rsidRPr="002B24E0">
        <w:rPr>
          <w:rFonts w:cs="Consolas"/>
        </w:rPr>
        <w:br/>
      </w:r>
      <w:ins w:id="1772" w:author="Johannes Zauner" w:date="2025-12-12T20:55:00Z" w16du:dateUtc="2025-12-12T19:55:00Z">
        <w:r w:rsidR="002B24E0">
          <w:rPr>
            <w:rStyle w:val="NormalTok"/>
          </w:rPr>
          <w:t>5</w:t>
        </w:r>
      </w:ins>
      <w:ins w:id="1773" w:author="Johannes Zauner" w:date="2025-12-12T20:54:00Z" w16du:dateUtc="2025-12-12T19:54:00Z">
        <w:r w:rsidR="002B24E0">
          <w:rPr>
            <w:rStyle w:val="NormalTok"/>
            <w:rFonts w:cs="Consolas"/>
          </w:rPr>
          <w:t xml:space="preserve"> </w:t>
        </w:r>
      </w:ins>
      <w:r w:rsidRPr="002B24E0">
        <w:rPr>
          <w:rStyle w:val="NormalTok"/>
          <w:rFonts w:cs="Consolas"/>
        </w:rPr>
        <w:t xml:space="preserve">                   </w:t>
      </w:r>
      <w:r w:rsidRPr="002B24E0">
        <w:rPr>
          <w:rStyle w:val="AttributeTok"/>
          <w:rFonts w:cs="Consolas"/>
        </w:rPr>
        <w:t>drop.empty.groups =</w:t>
      </w:r>
      <w:r w:rsidRPr="002B24E0">
        <w:rPr>
          <w:rStyle w:val="NormalTok"/>
          <w:rFonts w:cs="Consolas"/>
        </w:rPr>
        <w:t xml:space="preserve"> </w:t>
      </w:r>
      <w:r w:rsidRPr="002B24E0">
        <w:rPr>
          <w:rStyle w:val="ConstantTok"/>
          <w:rFonts w:cs="Consolas"/>
        </w:rPr>
        <w:t>FALSE</w:t>
      </w:r>
      <w:del w:id="1774" w:author="zusammenlegung" w:date="2025-12-12T19:01:00Z" w16du:dateUtc="2025-12-12T18:01:00Z">
        <w:r w:rsidR="005C115D" w:rsidRPr="002B24E0">
          <w:rPr>
            <w:rStyle w:val="NormalTok"/>
            <w:rFonts w:cs="Consolas"/>
          </w:rPr>
          <w:delText xml:space="preserve"> </w:delText>
        </w:r>
        <w:r w:rsidR="00E01336" w:rsidRPr="002B24E0">
          <w:rPr>
            <w:rStyle w:val="CommentTok"/>
            <w:rFonts w:cs="Consolas"/>
          </w:rPr>
          <w:delText>#list even days w/o cluster</w:delText>
        </w:r>
        <w:r w:rsidR="005C115D" w:rsidRPr="002B24E0">
          <w:rPr>
            <w:rFonts w:cs="Consolas"/>
          </w:rPr>
          <w:br/>
        </w:r>
        <w:r w:rsidR="005C115D" w:rsidRPr="002B24E0">
          <w:rPr>
            <w:rStyle w:val="NormalTok"/>
            <w:rFonts w:cs="Consolas"/>
          </w:rPr>
          <w:delText xml:space="preserve">                   ) </w:delText>
        </w:r>
        <w:r w:rsidR="005C115D" w:rsidRPr="002B24E0">
          <w:rPr>
            <w:rStyle w:val="SpecialCharTok"/>
            <w:rFonts w:cs="Consolas"/>
          </w:rPr>
          <w:delText>|&gt;</w:delText>
        </w:r>
        <w:r w:rsidR="005C115D" w:rsidRPr="002B24E0">
          <w:rPr>
            <w:rStyle w:val="NormalTok"/>
            <w:rFonts w:cs="Consolas"/>
          </w:rPr>
          <w:delText xml:space="preserve"> </w:delText>
        </w:r>
        <w:r w:rsidR="005C115D" w:rsidRPr="002B24E0">
          <w:rPr>
            <w:rFonts w:cs="Consolas"/>
          </w:rPr>
          <w:br/>
        </w:r>
        <w:r w:rsidR="005C115D" w:rsidRPr="002B24E0">
          <w:rPr>
            <w:rStyle w:val="NormalTok"/>
            <w:rFonts w:cs="Consolas"/>
          </w:rPr>
          <w:delText xml:space="preserve">  </w:delText>
        </w:r>
        <w:r w:rsidR="005C115D" w:rsidRPr="002B24E0">
          <w:rPr>
            <w:rStyle w:val="CommentTok"/>
            <w:rFonts w:cs="Consolas"/>
          </w:rPr>
          <w:delText># return only clusters with previous episode lengths of maximum 20 minutes:</w:delText>
        </w:r>
      </w:del>
      <w:ins w:id="1775" w:author="zusammenlegung" w:date="2025-12-12T19:01:00Z" w16du:dateUtc="2025-12-12T18:01:00Z">
        <w:r w:rsidRPr="002B24E0">
          <w:rPr>
            <w:rFonts w:cs="Consolas"/>
            <w:rPrChange w:id="1776" w:author="Johannes Zauner" w:date="2025-12-12T20:54:00Z" w16du:dateUtc="2025-12-12T19:54:00Z">
              <w:rPr>
                <w:rFonts w:ascii="Arial" w:hAnsi="Arial" w:cs="Arial"/>
              </w:rPr>
            </w:rPrChange>
          </w:rPr>
          <w:br/>
        </w:r>
      </w:ins>
      <w:ins w:id="1777" w:author="Johannes Zauner" w:date="2025-12-12T20:55:00Z" w16du:dateUtc="2025-12-12T19:55:00Z">
        <w:r w:rsidR="002B24E0">
          <w:rPr>
            <w:rStyle w:val="NormalTok"/>
          </w:rPr>
          <w:t>6</w:t>
        </w:r>
      </w:ins>
      <w:ins w:id="1778" w:author="Johannes Zauner" w:date="2025-12-12T20:54:00Z" w16du:dateUtc="2025-12-12T19:54:00Z">
        <w:r w:rsidR="002B24E0">
          <w:rPr>
            <w:rStyle w:val="NormalTok"/>
            <w:rFonts w:cs="Consolas"/>
          </w:rPr>
          <w:t xml:space="preserve"> </w:t>
        </w:r>
      </w:ins>
      <w:ins w:id="1779" w:author="zusammenlegung" w:date="2025-12-12T19:01:00Z" w16du:dateUtc="2025-12-12T18:01:00Z">
        <w:r w:rsidRPr="002B24E0">
          <w:rPr>
            <w:rStyle w:val="NormalTok"/>
            <w:rFonts w:cs="Consolas"/>
            <w:rPrChange w:id="1780" w:author="Johannes Zauner" w:date="2025-12-12T20:54:00Z" w16du:dateUtc="2025-12-12T19:54:00Z">
              <w:rPr>
                <w:rStyle w:val="NormalTok"/>
                <w:rFonts w:ascii="Arial" w:hAnsi="Arial" w:cs="Arial"/>
              </w:rPr>
            </w:rPrChange>
          </w:rPr>
          <w:t xml:space="preserve">                   ) </w:t>
        </w:r>
        <w:r w:rsidRPr="002B24E0">
          <w:rPr>
            <w:rStyle w:val="SpecialCharTok"/>
            <w:rFonts w:cs="Consolas"/>
            <w:rPrChange w:id="1781" w:author="Johannes Zauner" w:date="2025-12-12T20:54:00Z" w16du:dateUtc="2025-12-12T19:54:00Z">
              <w:rPr>
                <w:rStyle w:val="SpecialCharTok"/>
                <w:rFonts w:ascii="Arial" w:hAnsi="Arial" w:cs="Arial"/>
              </w:rPr>
            </w:rPrChange>
          </w:rPr>
          <w:t>|&gt;</w:t>
        </w:r>
      </w:ins>
      <w:r w:rsidRPr="002B24E0">
        <w:rPr>
          <w:rFonts w:cs="Consolas"/>
        </w:rPr>
        <w:br/>
      </w:r>
      <w:ins w:id="1782" w:author="Johannes Zauner" w:date="2025-12-12T20:55:00Z" w16du:dateUtc="2025-12-12T19:55:00Z">
        <w:r w:rsidR="002B24E0">
          <w:rPr>
            <w:rStyle w:val="NormalTok"/>
          </w:rPr>
          <w:t>7</w:t>
        </w:r>
      </w:ins>
      <w:ins w:id="1783" w:author="Johannes Zauner" w:date="2025-12-12T20:54:00Z" w16du:dateUtc="2025-12-12T19:54:00Z">
        <w:r w:rsidR="002B24E0">
          <w:rPr>
            <w:rStyle w:val="NormalTok"/>
            <w:rFonts w:cs="Consolas"/>
          </w:rPr>
          <w:t xml:space="preserve"> </w:t>
        </w:r>
      </w:ins>
      <w:r w:rsidRPr="002B24E0">
        <w:rPr>
          <w:rStyle w:val="NormalTok"/>
          <w:rFonts w:cs="Consolas"/>
        </w:rPr>
        <w:t xml:space="preserve">  </w:t>
      </w:r>
      <w:r w:rsidRPr="002B24E0">
        <w:rPr>
          <w:rStyle w:val="FunctionTok"/>
          <w:rFonts w:cs="Consolas"/>
        </w:rPr>
        <w:t>filter</w:t>
      </w:r>
      <w:r w:rsidRPr="002B24E0">
        <w:rPr>
          <w:rStyle w:val="NormalTok"/>
          <w:rFonts w:cs="Consolas"/>
        </w:rPr>
        <w:t xml:space="preserve">((start </w:t>
      </w:r>
      <w:r w:rsidRPr="002B24E0">
        <w:rPr>
          <w:rStyle w:val="SpecialCharTok"/>
          <w:rFonts w:cs="Consolas"/>
        </w:rPr>
        <w:t>-</w:t>
      </w:r>
      <w:r w:rsidRPr="002B24E0">
        <w:rPr>
          <w:rStyle w:val="NormalTok"/>
          <w:rFonts w:cs="Consolas"/>
        </w:rPr>
        <w:t xml:space="preserve"> </w:t>
      </w:r>
      <w:r w:rsidRPr="002B24E0">
        <w:rPr>
          <w:rStyle w:val="FunctionTok"/>
          <w:rFonts w:cs="Consolas"/>
        </w:rPr>
        <w:t>lag</w:t>
      </w:r>
      <w:r w:rsidRPr="002B24E0">
        <w:rPr>
          <w:rStyle w:val="NormalTok"/>
          <w:rFonts w:cs="Consolas"/>
        </w:rPr>
        <w:t xml:space="preserve">(end) </w:t>
      </w:r>
      <w:r w:rsidRPr="002B24E0">
        <w:rPr>
          <w:rStyle w:val="SpecialCharTok"/>
          <w:rFonts w:cs="Consolas"/>
        </w:rPr>
        <w:t>&lt;=</w:t>
      </w:r>
      <w:r w:rsidRPr="002B24E0">
        <w:rPr>
          <w:rStyle w:val="NormalTok"/>
          <w:rFonts w:cs="Consolas"/>
        </w:rPr>
        <w:t xml:space="preserve"> </w:t>
      </w:r>
      <w:r w:rsidRPr="002B24E0">
        <w:rPr>
          <w:rStyle w:val="FunctionTok"/>
          <w:rFonts w:cs="Consolas"/>
        </w:rPr>
        <w:t>duration</w:t>
      </w:r>
      <w:r w:rsidRPr="002B24E0">
        <w:rPr>
          <w:rStyle w:val="NormalTok"/>
          <w:rFonts w:cs="Consolas"/>
        </w:rPr>
        <w:t>(</w:t>
      </w:r>
      <w:r w:rsidRPr="002B24E0">
        <w:rPr>
          <w:rStyle w:val="StringTok"/>
          <w:rFonts w:cs="Consolas"/>
        </w:rPr>
        <w:t>"20 mins"</w:t>
      </w:r>
      <w:r w:rsidRPr="002B24E0">
        <w:rPr>
          <w:rStyle w:val="NormalTok"/>
          <w:rFonts w:cs="Consolas"/>
        </w:rPr>
        <w:t xml:space="preserve">)), is.cluster) </w:t>
      </w:r>
      <w:r w:rsidRPr="002B24E0">
        <w:rPr>
          <w:rStyle w:val="SpecialCharTok"/>
          <w:rFonts w:cs="Consolas"/>
        </w:rPr>
        <w:t>%&gt;%</w:t>
      </w:r>
      <w:r w:rsidRPr="002B24E0">
        <w:rPr>
          <w:rFonts w:cs="Consolas"/>
        </w:rPr>
        <w:br/>
      </w:r>
      <w:ins w:id="1784" w:author="Johannes Zauner" w:date="2025-12-12T20:55:00Z" w16du:dateUtc="2025-12-12T19:55:00Z">
        <w:r w:rsidR="002B24E0">
          <w:rPr>
            <w:rStyle w:val="NormalTok"/>
          </w:rPr>
          <w:t>8</w:t>
        </w:r>
      </w:ins>
      <w:ins w:id="1785" w:author="Johannes Zauner" w:date="2025-12-12T20:54:00Z" w16du:dateUtc="2025-12-12T19:54:00Z">
        <w:r w:rsidR="002B24E0">
          <w:rPr>
            <w:rStyle w:val="NormalTok"/>
            <w:rFonts w:cs="Consolas"/>
          </w:rPr>
          <w:t xml:space="preserve"> </w:t>
        </w:r>
      </w:ins>
      <w:r w:rsidRPr="002B24E0">
        <w:rPr>
          <w:rStyle w:val="NormalTok"/>
          <w:rFonts w:cs="Consolas"/>
        </w:rPr>
        <w:t xml:space="preserve">  </w:t>
      </w:r>
      <w:r w:rsidRPr="002B24E0">
        <w:rPr>
          <w:rStyle w:val="FunctionTok"/>
          <w:rFonts w:cs="Consolas"/>
        </w:rPr>
        <w:t>add_states</w:t>
      </w:r>
      <w:r w:rsidRPr="002B24E0">
        <w:rPr>
          <w:rStyle w:val="NormalTok"/>
          <w:rFonts w:cs="Consolas"/>
        </w:rPr>
        <w:t xml:space="preserve">(dataCC, ., ) </w:t>
      </w:r>
      <w:r w:rsidRPr="002B24E0">
        <w:rPr>
          <w:rStyle w:val="SpecialCharTok"/>
          <w:rFonts w:cs="Consolas"/>
        </w:rPr>
        <w:t>|&gt;</w:t>
      </w:r>
      <w:del w:id="1786" w:author="zusammenlegung" w:date="2025-12-12T19:01:00Z" w16du:dateUtc="2025-12-12T18:01:00Z">
        <w:r w:rsidR="005C115D" w:rsidRPr="002B24E0">
          <w:rPr>
            <w:rStyle w:val="NormalTok"/>
            <w:rFonts w:cs="Consolas"/>
          </w:rPr>
          <w:delText xml:space="preserve"> </w:delText>
        </w:r>
        <w:r w:rsidR="00387F2E" w:rsidRPr="002B24E0">
          <w:rPr>
            <w:rStyle w:val="SpecialCharTok"/>
            <w:rFonts w:cs="Consolas"/>
          </w:rPr>
          <w:delText># add these clusters to the dataset</w:delText>
        </w:r>
      </w:del>
      <w:r w:rsidRPr="002B24E0">
        <w:rPr>
          <w:rFonts w:cs="Consolas"/>
        </w:rPr>
        <w:br/>
      </w:r>
      <w:ins w:id="1787" w:author="Johannes Zauner" w:date="2025-12-12T20:55:00Z" w16du:dateUtc="2025-12-12T19:55:00Z">
        <w:r w:rsidR="002B24E0">
          <w:rPr>
            <w:rStyle w:val="NormalTok"/>
          </w:rPr>
          <w:t>9</w:t>
        </w:r>
      </w:ins>
      <w:ins w:id="1788" w:author="Johannes Zauner" w:date="2025-12-12T20:54:00Z" w16du:dateUtc="2025-12-12T19:54:00Z">
        <w:r w:rsidR="002B24E0">
          <w:rPr>
            <w:rStyle w:val="NormalTok"/>
            <w:rFonts w:cs="Consolas"/>
          </w:rPr>
          <w:t xml:space="preserve"> </w:t>
        </w:r>
      </w:ins>
      <w:r w:rsidRPr="002B24E0">
        <w:rPr>
          <w:rStyle w:val="NormalTok"/>
          <w:rFonts w:cs="Consolas"/>
        </w:rPr>
        <w:t xml:space="preserve">  </w:t>
      </w:r>
      <w:r w:rsidRPr="002B24E0">
        <w:rPr>
          <w:rStyle w:val="FunctionTok"/>
          <w:rFonts w:cs="Consolas"/>
        </w:rPr>
        <w:t>gg_day</w:t>
      </w:r>
      <w:r w:rsidRPr="002B24E0">
        <w:rPr>
          <w:rStyle w:val="NormalTok"/>
          <w:rFonts w:cs="Consolas"/>
        </w:rPr>
        <w:t>(</w:t>
      </w:r>
      <w:r w:rsidRPr="002B24E0">
        <w:rPr>
          <w:rStyle w:val="AttributeTok"/>
          <w:rFonts w:cs="Consolas"/>
        </w:rPr>
        <w:t>y.axis =</w:t>
      </w:r>
      <w:r w:rsidRPr="002B24E0">
        <w:rPr>
          <w:rStyle w:val="NormalTok"/>
          <w:rFonts w:cs="Consolas"/>
        </w:rPr>
        <w:t xml:space="preserve"> Dis, </w:t>
      </w:r>
      <w:r w:rsidRPr="002B24E0">
        <w:rPr>
          <w:rStyle w:val="AttributeTok"/>
          <w:rFonts w:cs="Consolas"/>
        </w:rPr>
        <w:t>y.axis.label =</w:t>
      </w:r>
      <w:r w:rsidRPr="002B24E0">
        <w:rPr>
          <w:rStyle w:val="NormalTok"/>
          <w:rFonts w:cs="Consolas"/>
        </w:rPr>
        <w:t xml:space="preserve"> </w:t>
      </w:r>
      <w:r w:rsidRPr="002B24E0">
        <w:rPr>
          <w:rStyle w:val="StringTok"/>
          <w:rFonts w:cs="Consolas"/>
        </w:rPr>
        <w:t>"Distance (cm)"</w:t>
      </w:r>
      <w:r w:rsidRPr="002B24E0">
        <w:rPr>
          <w:rStyle w:val="NormalTok"/>
          <w:rFonts w:cs="Consolas"/>
        </w:rPr>
        <w:t xml:space="preserve">, </w:t>
      </w:r>
      <w:r w:rsidRPr="002B24E0">
        <w:rPr>
          <w:rStyle w:val="AttributeTok"/>
          <w:rFonts w:cs="Consolas"/>
        </w:rPr>
        <w:t>geom =</w:t>
      </w:r>
      <w:r w:rsidRPr="002B24E0">
        <w:rPr>
          <w:rStyle w:val="NormalTok"/>
          <w:rFonts w:cs="Consolas"/>
        </w:rPr>
        <w:t xml:space="preserve"> </w:t>
      </w:r>
      <w:r w:rsidRPr="002B24E0">
        <w:rPr>
          <w:rStyle w:val="StringTok"/>
          <w:rFonts w:cs="Consolas"/>
        </w:rPr>
        <w:t>"line"</w:t>
      </w:r>
      <w:r w:rsidRPr="002B24E0">
        <w:rPr>
          <w:rStyle w:val="NormalTok"/>
          <w:rFonts w:cs="Consolas"/>
        </w:rPr>
        <w:t xml:space="preserve">) </w:t>
      </w:r>
      <w:r w:rsidRPr="002B24E0">
        <w:rPr>
          <w:rStyle w:val="SpecialCharTok"/>
          <w:rFonts w:cs="Consolas"/>
        </w:rPr>
        <w:t>|&gt;</w:t>
      </w:r>
      <w:r w:rsidRPr="002B24E0">
        <w:rPr>
          <w:rStyle w:val="NormalTok"/>
          <w:rFonts w:cs="Consolas"/>
        </w:rPr>
        <w:t xml:space="preserve"> </w:t>
      </w:r>
      <w:r w:rsidRPr="002B24E0">
        <w:rPr>
          <w:rFonts w:cs="Consolas"/>
        </w:rPr>
        <w:br/>
      </w:r>
      <w:ins w:id="1789" w:author="Johannes Zauner" w:date="2025-12-12T20:54:00Z" w16du:dateUtc="2025-12-12T19:54:00Z">
        <w:r w:rsidR="002B24E0">
          <w:rPr>
            <w:rStyle w:val="NormalTok"/>
          </w:rPr>
          <w:lastRenderedPageBreak/>
          <w:t>1</w:t>
        </w:r>
      </w:ins>
      <w:ins w:id="1790" w:author="Johannes Zauner" w:date="2025-12-12T20:55:00Z" w16du:dateUtc="2025-12-12T19:55:00Z">
        <w:r w:rsidR="002B24E0">
          <w:rPr>
            <w:rStyle w:val="NormalTok"/>
          </w:rPr>
          <w:t>0</w:t>
        </w:r>
      </w:ins>
      <w:ins w:id="1791" w:author="Johannes Zauner" w:date="2025-12-12T20:54:00Z" w16du:dateUtc="2025-12-12T19:54:00Z">
        <w:r w:rsidR="002B24E0">
          <w:rPr>
            <w:rStyle w:val="NormalTok"/>
            <w:rFonts w:cs="Consolas"/>
          </w:rPr>
          <w:t xml:space="preserve"> </w:t>
        </w:r>
      </w:ins>
      <w:del w:id="1792" w:author="Johannes Zauner" w:date="2025-12-12T20:55:00Z" w16du:dateUtc="2025-12-12T19:55:00Z">
        <w:r w:rsidRPr="002B24E0" w:rsidDel="00347E00">
          <w:rPr>
            <w:rStyle w:val="NormalTok"/>
            <w:rFonts w:cs="Consolas"/>
          </w:rPr>
          <w:delText xml:space="preserve"> </w:delText>
        </w:r>
      </w:del>
      <w:r w:rsidRPr="002B24E0">
        <w:rPr>
          <w:rStyle w:val="NormalTok"/>
          <w:rFonts w:cs="Consolas"/>
        </w:rPr>
        <w:t xml:space="preserve"> </w:t>
      </w:r>
      <w:r w:rsidRPr="002B24E0">
        <w:rPr>
          <w:rStyle w:val="FunctionTok"/>
          <w:rFonts w:cs="Consolas"/>
        </w:rPr>
        <w:t>gg_photoperiod</w:t>
      </w:r>
      <w:r w:rsidRPr="002B24E0">
        <w:rPr>
          <w:rStyle w:val="NormalTok"/>
          <w:rFonts w:cs="Consolas"/>
        </w:rPr>
        <w:t xml:space="preserve">(coordinates) </w:t>
      </w:r>
      <w:r w:rsidRPr="002B24E0">
        <w:rPr>
          <w:rStyle w:val="SpecialCharTok"/>
          <w:rFonts w:cs="Consolas"/>
        </w:rPr>
        <w:t>+</w:t>
      </w:r>
      <w:del w:id="1793" w:author="zusammenlegung" w:date="2025-12-12T19:01:00Z" w16du:dateUtc="2025-12-12T18:01:00Z">
        <w:r w:rsidR="00387F2E" w:rsidRPr="002B24E0">
          <w:rPr>
            <w:rStyle w:val="SpecialCharTok"/>
            <w:rFonts w:cs="Consolas"/>
          </w:rPr>
          <w:delText xml:space="preserve"> # add photoperiod information to the plot</w:delText>
        </w:r>
      </w:del>
      <w:r w:rsidRPr="002B24E0">
        <w:rPr>
          <w:rFonts w:cs="Consolas"/>
        </w:rPr>
        <w:br/>
      </w:r>
      <w:ins w:id="1794" w:author="Johannes Zauner" w:date="2025-12-12T20:54:00Z" w16du:dateUtc="2025-12-12T19:54:00Z">
        <w:r w:rsidR="002B24E0">
          <w:rPr>
            <w:rStyle w:val="NormalTok"/>
          </w:rPr>
          <w:t>1</w:t>
        </w:r>
      </w:ins>
      <w:ins w:id="1795" w:author="Johannes Zauner" w:date="2025-12-12T20:55:00Z" w16du:dateUtc="2025-12-12T19:55:00Z">
        <w:r w:rsidR="002B24E0">
          <w:rPr>
            <w:rStyle w:val="NormalTok"/>
          </w:rPr>
          <w:t>1</w:t>
        </w:r>
      </w:ins>
      <w:r w:rsidRPr="002B24E0">
        <w:rPr>
          <w:rStyle w:val="NormalTok"/>
          <w:rFonts w:cs="Consolas"/>
        </w:rPr>
        <w:t xml:space="preserve">  </w:t>
      </w:r>
      <w:r w:rsidRPr="002B24E0">
        <w:rPr>
          <w:rStyle w:val="FunctionTok"/>
          <w:rFonts w:cs="Consolas"/>
        </w:rPr>
        <w:t>geom_point</w:t>
      </w:r>
      <w:r w:rsidRPr="002B24E0">
        <w:rPr>
          <w:rStyle w:val="NormalTok"/>
          <w:rFonts w:cs="Consolas"/>
        </w:rPr>
        <w:t>(</w:t>
      </w:r>
      <w:r w:rsidRPr="002B24E0">
        <w:rPr>
          <w:rStyle w:val="AttributeTok"/>
          <w:rFonts w:cs="Consolas"/>
        </w:rPr>
        <w:t>data =</w:t>
      </w:r>
      <w:r w:rsidRPr="002B24E0">
        <w:rPr>
          <w:rStyle w:val="NormalTok"/>
          <w:rFonts w:cs="Consolas"/>
        </w:rPr>
        <w:t xml:space="preserve"> \(x) </w:t>
      </w:r>
      <w:r w:rsidRPr="002B24E0">
        <w:rPr>
          <w:rStyle w:val="FunctionTok"/>
          <w:rFonts w:cs="Consolas"/>
        </w:rPr>
        <w:t>filter</w:t>
      </w:r>
      <w:r w:rsidRPr="002B24E0">
        <w:rPr>
          <w:rStyle w:val="NormalTok"/>
          <w:rFonts w:cs="Consolas"/>
        </w:rPr>
        <w:t xml:space="preserve">(x, is.cluster), </w:t>
      </w:r>
      <w:r w:rsidRPr="002B24E0">
        <w:rPr>
          <w:rStyle w:val="AttributeTok"/>
          <w:rFonts w:cs="Consolas"/>
        </w:rPr>
        <w:t>col =</w:t>
      </w:r>
      <w:r w:rsidRPr="002B24E0">
        <w:rPr>
          <w:rStyle w:val="NormalTok"/>
          <w:rFonts w:cs="Consolas"/>
        </w:rPr>
        <w:t xml:space="preserve"> </w:t>
      </w:r>
      <w:r w:rsidRPr="002B24E0">
        <w:rPr>
          <w:rStyle w:val="StringTok"/>
          <w:rFonts w:cs="Consolas"/>
        </w:rPr>
        <w:t>"red"</w:t>
      </w:r>
      <w:r w:rsidRPr="002B24E0">
        <w:rPr>
          <w:rStyle w:val="NormalTok"/>
          <w:rFonts w:cs="Consolas"/>
        </w:rPr>
        <w:t>)</w:t>
      </w:r>
    </w:p>
    <w:bookmarkEnd w:id="1755"/>
    <w:p w14:paraId="34422A3B" w14:textId="77777777" w:rsidR="00365F17" w:rsidRPr="0047611C" w:rsidRDefault="00365F17" w:rsidP="00365F17">
      <w:pPr>
        <w:pStyle w:val="DefinitionTerm"/>
        <w:rPr>
          <w:ins w:id="1796" w:author="Johannes Zauner" w:date="2025-12-12T20:36:00Z" w16du:dateUtc="2025-12-12T19:36:00Z"/>
          <w:b w:val="0"/>
          <w:bCs/>
        </w:rPr>
      </w:pPr>
      <w:ins w:id="1797" w:author="Johannes Zauner" w:date="2025-12-12T20:36:00Z" w16du:dateUtc="2025-12-12T19:36:00Z">
        <w:r w:rsidRPr="00C673E9">
          <w:rPr>
            <w:rFonts w:ascii="Arial" w:hAnsi="Arial" w:cs="Arial"/>
          </w:rPr>
          <w:t>Lines 1-7</w:t>
        </w:r>
        <w:r>
          <w:rPr>
            <w:rFonts w:ascii="Arial" w:hAnsi="Arial" w:cs="Arial"/>
          </w:rPr>
          <w:t xml:space="preserve"> </w:t>
        </w:r>
        <w:r w:rsidRPr="0047611C">
          <w:rPr>
            <w:b w:val="0"/>
            <w:bCs/>
          </w:rPr>
          <w:t>As in the code cell above</w:t>
        </w:r>
      </w:ins>
    </w:p>
    <w:p w14:paraId="695AF046" w14:textId="77777777" w:rsidR="00365F17" w:rsidRPr="0047611C" w:rsidRDefault="00365F17" w:rsidP="00365F17">
      <w:pPr>
        <w:pStyle w:val="DefinitionTerm"/>
        <w:rPr>
          <w:ins w:id="1798" w:author="Johannes Zauner" w:date="2025-12-12T20:36:00Z" w16du:dateUtc="2025-12-12T19:36:00Z"/>
          <w:b w:val="0"/>
          <w:bCs/>
        </w:rPr>
      </w:pPr>
      <w:ins w:id="1799" w:author="Johannes Zauner" w:date="2025-12-12T20:36:00Z" w16du:dateUtc="2025-12-12T19:36:00Z">
        <w:r w:rsidRPr="00C673E9">
          <w:rPr>
            <w:rFonts w:ascii="Arial" w:hAnsi="Arial" w:cs="Arial"/>
          </w:rPr>
          <w:t>Line 8</w:t>
        </w:r>
        <w:r>
          <w:rPr>
            <w:rFonts w:ascii="Arial" w:hAnsi="Arial" w:cs="Arial"/>
          </w:rPr>
          <w:t xml:space="preserve"> </w:t>
        </w:r>
        <w:r w:rsidRPr="0047611C">
          <w:rPr>
            <w:b w:val="0"/>
            <w:bCs/>
          </w:rPr>
          <w:t>Add the resulting states</w:t>
        </w:r>
      </w:ins>
    </w:p>
    <w:p w14:paraId="5CE2C957" w14:textId="77777777" w:rsidR="00365F17" w:rsidRDefault="00365F17" w:rsidP="00365F17">
      <w:pPr>
        <w:spacing w:after="0"/>
        <w:rPr>
          <w:ins w:id="1800" w:author="Johannes Zauner" w:date="2025-12-12T20:37:00Z" w16du:dateUtc="2025-12-12T19:37:00Z"/>
          <w:i/>
          <w:iCs/>
          <w:noProof/>
        </w:rPr>
      </w:pPr>
      <w:ins w:id="1801" w:author="Johannes Zauner" w:date="2025-12-12T20:36:00Z" w16du:dateUtc="2025-12-12T19:36:00Z">
        <w:r w:rsidRPr="00365F17">
          <w:rPr>
            <w:rFonts w:ascii="Arial" w:hAnsi="Arial" w:cs="Arial"/>
            <w:b/>
            <w:bCs/>
            <w:rPrChange w:id="1802" w:author="Johannes Zauner" w:date="2025-12-12T20:37:00Z" w16du:dateUtc="2025-12-12T19:37:00Z">
              <w:rPr>
                <w:rFonts w:ascii="Arial" w:hAnsi="Arial" w:cs="Arial"/>
              </w:rPr>
            </w:rPrChange>
          </w:rPr>
          <w:t>Line 10</w:t>
        </w:r>
        <w:r>
          <w:rPr>
            <w:rFonts w:ascii="Arial" w:hAnsi="Arial" w:cs="Arial"/>
          </w:rPr>
          <w:t xml:space="preserve"> </w:t>
        </w:r>
        <w:r w:rsidRPr="0047611C">
          <w:rPr>
            <w:bCs/>
          </w:rPr>
          <w:t>Add photoperiod information to the plot</w:t>
        </w:r>
        <w:r>
          <w:rPr>
            <w:i/>
            <w:iCs/>
            <w:noProof/>
          </w:rPr>
          <w:t xml:space="preserve"> </w:t>
        </w:r>
      </w:ins>
    </w:p>
    <w:p w14:paraId="52887D23" w14:textId="2DBD93FB" w:rsidR="00E01336" w:rsidRDefault="006B2402">
      <w:pPr>
        <w:spacing w:after="0"/>
        <w:rPr>
          <w:rStyle w:val="Hervorhebung"/>
        </w:rPr>
        <w:pPrChange w:id="1803" w:author="Johannes Zauner" w:date="2025-12-12T19:52:00Z" w16du:dateUtc="2025-12-12T18:52:00Z">
          <w:pPr/>
        </w:pPrChange>
      </w:pPr>
      <w:r>
        <w:rPr>
          <w:i/>
          <w:iCs/>
          <w:noProof/>
        </w:rPr>
        <w:drawing>
          <wp:inline distT="0" distB="0" distL="0" distR="0" wp14:anchorId="77139B19" wp14:editId="4631F868">
            <wp:extent cx="5728335" cy="5728335"/>
            <wp:effectExtent l="0" t="0" r="0" b="0"/>
            <wp:docPr id="2083177262" name="Grafik 3"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77262" name="Grafik 3" descr="Ein Bild, das Screenshot enthält.&#10;&#10;KI-generierte Inhalte können fehlerhaft sein."/>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p>
    <w:p w14:paraId="5935914A" w14:textId="6993E9C2" w:rsidR="00D33ED1" w:rsidRDefault="005C115D" w:rsidP="008A0236">
      <w:pPr>
        <w:spacing w:after="0"/>
        <w:rPr>
          <w:ins w:id="1804" w:author="Johannes Zauner" w:date="2025-12-12T20:55:00Z" w16du:dateUtc="2025-12-12T19:55:00Z"/>
          <w:rStyle w:val="Hervorhebung"/>
        </w:rPr>
      </w:pPr>
      <w:r w:rsidRPr="005C115D">
        <w:rPr>
          <w:rStyle w:val="Hervorhebung"/>
        </w:rPr>
        <w:t>Figure </w:t>
      </w:r>
      <w:del w:id="1805" w:author="Johannes Zauner" w:date="2025-12-19T11:27:00Z" w16du:dateUtc="2025-12-19T10:27:00Z">
        <w:r w:rsidRPr="005C115D" w:rsidDel="008068B9">
          <w:rPr>
            <w:rStyle w:val="Hervorhebung"/>
          </w:rPr>
          <w:delText>3</w:delText>
        </w:r>
      </w:del>
      <w:ins w:id="1806" w:author="Johannes Zauner" w:date="2025-12-19T11:27:00Z" w16du:dateUtc="2025-12-19T10:27:00Z">
        <w:r w:rsidR="008068B9">
          <w:rPr>
            <w:rStyle w:val="Hervorhebung"/>
          </w:rPr>
          <w:t>5</w:t>
        </w:r>
      </w:ins>
      <w:r w:rsidRPr="005C115D">
        <w:rPr>
          <w:rStyle w:val="Hervorhebung"/>
        </w:rPr>
        <w:t>: Plot of visual breaks (red dots). Black traces show distance measurement data. Grey shaded areas show nighttime between civil dusk and civil dawn</w:t>
      </w:r>
      <w:r w:rsidR="00387F2E">
        <w:rPr>
          <w:rStyle w:val="Hervorhebung"/>
        </w:rPr>
        <w:t xml:space="preserve"> (photoperiod)</w:t>
      </w:r>
    </w:p>
    <w:p w14:paraId="78A63825" w14:textId="77777777" w:rsidR="00610394" w:rsidRPr="005C115D" w:rsidRDefault="00610394">
      <w:pPr>
        <w:spacing w:after="0"/>
        <w:rPr>
          <w:rStyle w:val="Hervorhebung"/>
        </w:rPr>
        <w:pPrChange w:id="1807" w:author="Johannes Zauner" w:date="2025-12-12T19:52:00Z" w16du:dateUtc="2025-12-12T18:52:00Z">
          <w:pPr/>
        </w:pPrChange>
      </w:pPr>
    </w:p>
    <w:p w14:paraId="4FD24DCA" w14:textId="77777777" w:rsidR="007C0A0D" w:rsidRPr="00C673E9" w:rsidRDefault="007C0A0D" w:rsidP="007C0A0D">
      <w:pPr>
        <w:pStyle w:val="berschrift4"/>
      </w:pPr>
      <w:bookmarkStart w:id="1808" w:name="distance-with-spatial-distribution"/>
      <w:bookmarkEnd w:id="1592"/>
      <w:r w:rsidRPr="00C673E9">
        <w:lastRenderedPageBreak/>
        <w:t>Distance with spatial distribution</w:t>
      </w:r>
    </w:p>
    <w:p w14:paraId="51FF2782" w14:textId="084ABBF8" w:rsidR="007C0A0D" w:rsidRPr="008A0236" w:rsidRDefault="007C0A0D" w:rsidP="007C0A0D">
      <w:pPr>
        <w:pStyle w:val="FirstParagraph"/>
      </w:pPr>
      <w:r w:rsidRPr="008A0236">
        <w:t xml:space="preserve">The </w:t>
      </w:r>
      <w:r w:rsidRPr="008A0236">
        <w:rPr>
          <w:rStyle w:val="VerbatimChar"/>
        </w:rPr>
        <w:t>Clouclip</w:t>
      </w:r>
      <w:r w:rsidRPr="008A0236">
        <w:t xml:space="preserve"> device outputs a singular measure for distance, while the visual environment in natural conditions contains many distances, depending on the solid angle and direction of the measurement. A device like the </w:t>
      </w:r>
      <w:r w:rsidRPr="008A0236">
        <w:rPr>
          <w:rStyle w:val="VerbatimChar"/>
        </w:rPr>
        <w:t>VEET</w:t>
      </w:r>
      <w:r w:rsidRPr="008A0236">
        <w:t xml:space="preserve"> increases the spatial resolution of </w:t>
      </w:r>
      <w:ins w:id="1809" w:author="zusammenlegung" w:date="2025-12-12T19:01:00Z" w16du:dateUtc="2025-12-12T18:01:00Z">
        <w:r w:rsidRPr="00C673E9">
          <w:rPr>
            <w:rFonts w:ascii="Arial" w:hAnsi="Arial" w:cs="Arial"/>
          </w:rPr>
          <w:t xml:space="preserve">these </w:t>
        </w:r>
      </w:ins>
      <w:r w:rsidRPr="008A0236">
        <w:t xml:space="preserve">measurements, allowing for more in-depth analyses of the size and position of an object within the field of view. In the case of the </w:t>
      </w:r>
      <w:r w:rsidRPr="008A0236">
        <w:rPr>
          <w:rStyle w:val="VerbatimChar"/>
        </w:rPr>
        <w:t>VEET</w:t>
      </w:r>
      <w:r w:rsidRPr="008A0236">
        <w:t xml:space="preserve">, data are collected from an 8x8 measurement grid, spanning 52° vertically and 41° horizontally. </w:t>
      </w:r>
      <w:del w:id="1810" w:author="Johannes Zauner" w:date="2025-12-19T11:26:00Z" w16du:dateUtc="2025-12-19T10:26:00Z">
        <w:r w:rsidRPr="008068B9" w:rsidDel="008068B9">
          <w:rPr>
            <w:b/>
            <w:bCs/>
            <w:rPrChange w:id="1811" w:author="Johannes Zauner" w:date="2025-12-19T11:26:00Z" w16du:dateUtc="2025-12-19T10:26:00Z">
              <w:rPr/>
            </w:rPrChange>
          </w:rPr>
          <w:delText xml:space="preserve">Here </w:delText>
        </w:r>
      </w:del>
      <w:ins w:id="1812" w:author="Johannes Zauner" w:date="2025-12-19T11:26:00Z" w16du:dateUtc="2025-12-19T10:26:00Z">
        <w:r w:rsidR="008068B9" w:rsidRPr="008068B9">
          <w:rPr>
            <w:b/>
            <w:bCs/>
            <w:rPrChange w:id="1813" w:author="Johannes Zauner" w:date="2025-12-19T11:26:00Z" w16du:dateUtc="2025-12-19T10:26:00Z">
              <w:rPr/>
            </w:rPrChange>
          </w:rPr>
          <w:t>Figure 6</w:t>
        </w:r>
        <w:r w:rsidR="008068B9">
          <w:t xml:space="preserve"> shows</w:t>
        </w:r>
      </w:ins>
      <w:del w:id="1814" w:author="Johannes Zauner" w:date="2025-12-19T11:26:00Z" w16du:dateUtc="2025-12-19T10:26:00Z">
        <w:r w:rsidRPr="008A0236" w:rsidDel="008068B9">
          <w:delText>are</w:delText>
        </w:r>
      </w:del>
      <w:r w:rsidRPr="008A0236">
        <w:t xml:space="preserve"> </w:t>
      </w:r>
      <w:del w:id="1815" w:author="zusammenlegung" w:date="2025-12-12T19:01:00Z" w16du:dateUtc="2025-12-12T18:01:00Z">
        <w:r w:rsidR="00EC1A9A">
          <w:delText>exemplary</w:delText>
        </w:r>
      </w:del>
      <w:ins w:id="1816" w:author="zusammenlegung" w:date="2025-12-12T19:01:00Z" w16du:dateUtc="2025-12-12T18:01:00Z">
        <w:r w:rsidRPr="00C673E9">
          <w:rPr>
            <w:rFonts w:ascii="Arial" w:hAnsi="Arial" w:cs="Arial"/>
          </w:rPr>
          <w:t>sample</w:t>
        </w:r>
      </w:ins>
      <w:r w:rsidRPr="008A0236">
        <w:t xml:space="preserve"> observations from six different days at the same time</w:t>
      </w:r>
      <w:del w:id="1817" w:author="zusammenlegung" w:date="2025-12-12T19:01:00Z" w16du:dateUtc="2025-12-12T18:01:00Z">
        <w:r w:rsidR="008F2E47">
          <w:delText>:</w:delText>
        </w:r>
      </w:del>
      <w:ins w:id="1818" w:author="zusammenlegung" w:date="2025-12-12T19:01:00Z" w16du:dateUtc="2025-12-12T18:01:00Z">
        <w:r w:rsidRPr="00C673E9">
          <w:rPr>
            <w:rFonts w:ascii="Arial" w:hAnsi="Arial" w:cs="Arial"/>
          </w:rPr>
          <w:t>.</w:t>
        </w:r>
      </w:ins>
    </w:p>
    <w:p w14:paraId="449B79FF" w14:textId="7D8B2401" w:rsidR="007C0A0D" w:rsidRPr="00626415" w:rsidDel="001547C1" w:rsidRDefault="00626415">
      <w:pPr>
        <w:pStyle w:val="SourceCode"/>
        <w:spacing w:line="240" w:lineRule="auto"/>
        <w:rPr>
          <w:ins w:id="1819" w:author="zusammenlegung" w:date="2025-12-12T19:01:00Z" w16du:dateUtc="2025-12-12T18:01:00Z"/>
          <w:del w:id="1820" w:author="Johannes Zauner" w:date="2025-12-12T20:39:00Z" w16du:dateUtc="2025-12-12T19:39:00Z"/>
          <w:b/>
          <w:bCs/>
          <w:lang w:val="de-DE"/>
          <w:rPrChange w:id="1821" w:author="Johannes Zauner" w:date="2025-12-13T05:18:00Z" w16du:dateUtc="2025-12-13T04:18:00Z">
            <w:rPr>
              <w:ins w:id="1822" w:author="zusammenlegung" w:date="2025-12-12T19:01:00Z" w16du:dateUtc="2025-12-12T18:01:00Z"/>
              <w:del w:id="1823" w:author="Johannes Zauner" w:date="2025-12-12T20:39:00Z" w16du:dateUtc="2025-12-12T19:39:00Z"/>
              <w:rFonts w:ascii="Arial" w:hAnsi="Arial" w:cs="Arial"/>
            </w:rPr>
          </w:rPrChange>
        </w:rPr>
      </w:pPr>
      <w:bookmarkStart w:id="1824" w:name="annotated-cell-11"/>
      <w:ins w:id="1825" w:author="Johannes Zauner" w:date="2025-12-13T05:18:00Z">
        <w:r w:rsidRPr="00626415">
          <w:rPr>
            <w:b/>
            <w:bCs/>
            <w:lang w:val="de-DE"/>
          </w:rPr>
          <w:t>Plot spatial distance grids for different days</w:t>
        </w:r>
      </w:ins>
      <w:ins w:id="1826" w:author="Johannes Zauner" w:date="2025-12-13T05:09:00Z" w16du:dateUtc="2025-12-13T04:09:00Z">
        <w:r w:rsidR="008C4DD3">
          <w:rPr>
            <w:rStyle w:val="NormalTok"/>
          </w:rPr>
          <w:br/>
        </w:r>
      </w:ins>
      <w:ins w:id="1827" w:author="Johannes Zauner" w:date="2025-12-12T20:55:00Z" w16du:dateUtc="2025-12-12T19:55:00Z">
        <w:r w:rsidR="00835A8D">
          <w:rPr>
            <w:rStyle w:val="NormalTok"/>
          </w:rPr>
          <w:t>1</w:t>
        </w:r>
        <w:r w:rsidR="00835A8D">
          <w:rPr>
            <w:rStyle w:val="NormalTok"/>
            <w:rFonts w:cs="Consolas"/>
          </w:rPr>
          <w:t xml:space="preserve"> </w:t>
        </w:r>
      </w:ins>
      <w:del w:id="1828" w:author="zusammenlegung" w:date="2025-12-12T19:01:00Z" w16du:dateUtc="2025-12-12T18:01:00Z">
        <w:r w:rsidR="008F2E47" w:rsidRPr="004014FB">
          <w:rPr>
            <w:rStyle w:val="CommentTok"/>
            <w:color w:val="BFBFBF" w:themeColor="background1" w:themeShade="BF"/>
          </w:rPr>
          <w:delText># create helper function to allow choosing an observation</w:delText>
        </w:r>
        <w:r w:rsidR="006B4A8C" w:rsidRPr="004014FB">
          <w:rPr>
            <w:rStyle w:val="CommentTok"/>
            <w:color w:val="BFBFBF" w:themeColor="background1" w:themeShade="BF"/>
          </w:rPr>
          <w:delText>:</w:delText>
        </w:r>
        <w:r w:rsidR="008F2E47" w:rsidRPr="004014FB">
          <w:rPr>
            <w:rStyle w:val="NormalTok"/>
            <w:color w:val="BFBFBF" w:themeColor="background1" w:themeShade="BF"/>
          </w:rPr>
          <w:br/>
        </w:r>
        <w:r w:rsidR="00EC1A9A" w:rsidRPr="004014FB">
          <w:rPr>
            <w:rStyle w:val="NormalTok"/>
            <w:color w:val="BFBFBF" w:themeColor="background1" w:themeShade="BF"/>
          </w:rPr>
          <w:delText xml:space="preserve">slicer </w:delText>
        </w:r>
        <w:r w:rsidR="00EC1A9A" w:rsidRPr="004014FB">
          <w:rPr>
            <w:rStyle w:val="OtherTok"/>
            <w:color w:val="BFBFBF" w:themeColor="background1" w:themeShade="BF"/>
          </w:rPr>
          <w:delText>&lt;-</w:delText>
        </w:r>
        <w:r w:rsidR="00EC1A9A" w:rsidRPr="004014FB">
          <w:rPr>
            <w:rStyle w:val="NormalTok"/>
            <w:color w:val="BFBFBF" w:themeColor="background1" w:themeShade="BF"/>
          </w:rPr>
          <w:delText xml:space="preserve"> </w:delText>
        </w:r>
        <w:r w:rsidR="00EC1A9A" w:rsidRPr="004014FB">
          <w:rPr>
            <w:rStyle w:val="ControlFlowTok"/>
            <w:color w:val="BFBFBF" w:themeColor="background1" w:themeShade="BF"/>
          </w:rPr>
          <w:delText>function</w:delText>
        </w:r>
        <w:r w:rsidR="00EC1A9A" w:rsidRPr="004014FB">
          <w:rPr>
            <w:rStyle w:val="NormalTok"/>
            <w:color w:val="BFBFBF" w:themeColor="background1" w:themeShade="BF"/>
          </w:rPr>
          <w:delText>(x){</w:delText>
        </w:r>
        <w:r w:rsidR="00EC1A9A" w:rsidRPr="004014FB">
          <w:rPr>
            <w:rStyle w:val="FunctionTok"/>
            <w:color w:val="BFBFBF" w:themeColor="background1" w:themeShade="BF"/>
          </w:rPr>
          <w:delText>seq</w:delText>
        </w:r>
        <w:r w:rsidR="00EC1A9A" w:rsidRPr="004014FB">
          <w:rPr>
            <w:rStyle w:val="NormalTok"/>
            <w:color w:val="BFBFBF" w:themeColor="background1" w:themeShade="BF"/>
          </w:rPr>
          <w:delText>(</w:delText>
        </w:r>
        <w:r w:rsidR="00EC1A9A" w:rsidRPr="004014FB">
          <w:rPr>
            <w:rStyle w:val="FunctionTok"/>
            <w:color w:val="BFBFBF" w:themeColor="background1" w:themeShade="BF"/>
          </w:rPr>
          <w:delText>min</w:delText>
        </w:r>
        <w:r w:rsidR="00EC1A9A" w:rsidRPr="004014FB">
          <w:rPr>
            <w:rStyle w:val="NormalTok"/>
            <w:color w:val="BFBFBF" w:themeColor="background1" w:themeShade="BF"/>
          </w:rPr>
          <w:delText>((x</w:delText>
        </w:r>
        <w:r w:rsidR="00EC1A9A" w:rsidRPr="004014FB">
          <w:rPr>
            <w:rStyle w:val="DecValTok"/>
            <w:color w:val="BFBFBF" w:themeColor="background1" w:themeShade="BF"/>
          </w:rPr>
          <w:delText>-1</w:delText>
        </w:r>
        <w:r w:rsidR="00EC1A9A" w:rsidRPr="004014FB">
          <w:rPr>
            <w:rStyle w:val="NormalTok"/>
            <w:color w:val="BFBFBF" w:themeColor="background1" w:themeShade="BF"/>
          </w:rPr>
          <w:delText>)</w:delText>
        </w:r>
        <w:r w:rsidR="00EC1A9A" w:rsidRPr="004014FB">
          <w:rPr>
            <w:rStyle w:val="SpecialCharTok"/>
            <w:color w:val="BFBFBF" w:themeColor="background1" w:themeShade="BF"/>
          </w:rPr>
          <w:delText>*</w:delText>
        </w:r>
        <w:r w:rsidR="00EC1A9A" w:rsidRPr="004014FB">
          <w:rPr>
            <w:rStyle w:val="DecValTok"/>
            <w:color w:val="BFBFBF" w:themeColor="background1" w:themeShade="BF"/>
          </w:rPr>
          <w:delText>64</w:delText>
        </w:r>
        <w:r w:rsidR="00EC1A9A" w:rsidRPr="004014FB">
          <w:rPr>
            <w:rStyle w:val="SpecialCharTok"/>
            <w:color w:val="BFBFBF" w:themeColor="background1" w:themeShade="BF"/>
          </w:rPr>
          <w:delText>+</w:delText>
        </w:r>
        <w:r w:rsidR="00EC1A9A" w:rsidRPr="004014FB">
          <w:rPr>
            <w:rStyle w:val="DecValTok"/>
            <w:color w:val="BFBFBF" w:themeColor="background1" w:themeShade="BF"/>
          </w:rPr>
          <w:delText>1</w:delText>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max</w:delText>
        </w:r>
        <w:r w:rsidR="00EC1A9A" w:rsidRPr="004014FB">
          <w:rPr>
            <w:rStyle w:val="NormalTok"/>
            <w:color w:val="BFBFBF" w:themeColor="background1" w:themeShade="BF"/>
          </w:rPr>
          <w:delText>(x</w:delText>
        </w:r>
        <w:r w:rsidR="00EC1A9A" w:rsidRPr="004014FB">
          <w:rPr>
            <w:rStyle w:val="SpecialCharTok"/>
            <w:color w:val="BFBFBF" w:themeColor="background1" w:themeShade="BF"/>
          </w:rPr>
          <w:delText>*</w:delText>
        </w:r>
        <w:r w:rsidR="00EC1A9A" w:rsidRPr="004014FB">
          <w:rPr>
            <w:rStyle w:val="DecValTok"/>
            <w:color w:val="BFBFBF" w:themeColor="background1" w:themeShade="BF"/>
          </w:rPr>
          <w:delText>64</w:delText>
        </w:r>
        <w:r w:rsidR="008F2E47" w:rsidRPr="004014FB">
          <w:rPr>
            <w:rStyle w:val="NormalTok"/>
            <w:color w:val="BFBFBF" w:themeColor="background1" w:themeShade="BF"/>
          </w:rPr>
          <w:delText>)</w:delText>
        </w:r>
        <w:r w:rsidR="00EC1A9A" w:rsidRPr="004014FB">
          <w:rPr>
            <w:rStyle w:val="NormalTok"/>
            <w:color w:val="BFBFBF" w:themeColor="background1" w:themeShade="BF"/>
          </w:rPr>
          <w:delText xml:space="preserve">, </w:delText>
        </w:r>
        <w:r w:rsidR="00EC1A9A" w:rsidRPr="004014FB">
          <w:rPr>
            <w:rStyle w:val="AttributeTok"/>
            <w:color w:val="BFBFBF" w:themeColor="background1" w:themeShade="BF"/>
          </w:rPr>
          <w:delText>by =</w:delText>
        </w:r>
        <w:r w:rsidR="00EC1A9A" w:rsidRPr="004014FB">
          <w:rPr>
            <w:rStyle w:val="NormalTok"/>
            <w:color w:val="BFBFBF" w:themeColor="background1" w:themeShade="BF"/>
          </w:rPr>
          <w:delText xml:space="preserve"> </w:delText>
        </w:r>
        <w:r w:rsidR="00EC1A9A" w:rsidRPr="004014FB">
          <w:rPr>
            <w:rStyle w:val="DecValTok"/>
            <w:color w:val="BFBFBF" w:themeColor="background1" w:themeShade="BF"/>
          </w:rPr>
          <w:delText>1</w:delText>
        </w:r>
        <w:r w:rsidR="00EC1A9A" w:rsidRPr="004014FB">
          <w:rPr>
            <w:rStyle w:val="NormalTok"/>
            <w:color w:val="BFBFBF" w:themeColor="background1" w:themeShade="BF"/>
          </w:rPr>
          <w:delText xml:space="preserve">)} </w:delText>
        </w:r>
        <w:r w:rsidR="00EC1A9A">
          <w:br/>
        </w:r>
        <w:r w:rsidR="00EC1A9A">
          <w:rPr>
            <w:rStyle w:val="CommentTok"/>
          </w:rPr>
          <w:delText>#set visualization parameters</w:delText>
        </w:r>
        <w:r w:rsidR="006B4A8C">
          <w:rPr>
            <w:rStyle w:val="CommentTok"/>
          </w:rPr>
          <w:delText>:</w:delText>
        </w:r>
        <w:r w:rsidR="00EC1A9A">
          <w:br/>
        </w:r>
        <w:r w:rsidR="00EC1A9A">
          <w:rPr>
            <w:rStyle w:val="NormalTok"/>
          </w:rPr>
          <w:delText xml:space="preserve">extras </w:delText>
        </w:r>
        <w:r w:rsidR="00EC1A9A">
          <w:rPr>
            <w:rStyle w:val="OtherTok"/>
          </w:rPr>
          <w:delText>&lt;-</w:delText>
        </w:r>
        <w:r w:rsidR="00EC1A9A">
          <w:rPr>
            <w:rStyle w:val="NormalTok"/>
          </w:rPr>
          <w:delText xml:space="preserve"> </w:delText>
        </w:r>
        <w:r w:rsidR="00EC1A9A">
          <w:rPr>
            <w:rStyle w:val="FunctionTok"/>
          </w:rPr>
          <w:delText>list</w:delText>
        </w:r>
        <w:r w:rsidR="00EC1A9A">
          <w:rPr>
            <w:rStyle w:val="NormalTok"/>
          </w:rPr>
          <w:delText>(</w:delText>
        </w:r>
        <w:r w:rsidR="00EC1A9A">
          <w:br/>
        </w:r>
        <w:r w:rsidR="00EC1A9A">
          <w:rPr>
            <w:rStyle w:val="NormalTok"/>
          </w:rPr>
          <w:delText xml:space="preserve">  </w:delText>
        </w:r>
        <w:r w:rsidR="00EC1A9A">
          <w:rPr>
            <w:rStyle w:val="FunctionTok"/>
          </w:rPr>
          <w:delText>geom_tile</w:delText>
        </w:r>
        <w:r w:rsidR="00EC1A9A">
          <w:rPr>
            <w:rStyle w:val="NormalTok"/>
          </w:rPr>
          <w:delText>(),</w:delText>
        </w:r>
        <w:r w:rsidR="006B4A8C">
          <w:rPr>
            <w:rStyle w:val="NormalTok"/>
          </w:rPr>
          <w:delText xml:space="preserve"> </w:delText>
        </w:r>
        <w:r w:rsidR="006B4A8C">
          <w:rPr>
            <w:rStyle w:val="CommentTok"/>
          </w:rPr>
          <w:delText>#colored tiles</w:delText>
        </w:r>
        <w:r w:rsidR="00EC1A9A">
          <w:br/>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scale_fill_viridis_c</w:delText>
        </w:r>
        <w:r w:rsidR="00EC1A9A" w:rsidRPr="004014FB">
          <w:rPr>
            <w:rStyle w:val="NormalTok"/>
            <w:color w:val="BFBFBF" w:themeColor="background1" w:themeShade="BF"/>
          </w:rPr>
          <w:delText>(</w:delText>
        </w:r>
        <w:r w:rsidR="00EC1A9A" w:rsidRPr="004014FB">
          <w:rPr>
            <w:rStyle w:val="AttributeTok"/>
            <w:color w:val="BFBFBF" w:themeColor="background1" w:themeShade="BF"/>
          </w:rPr>
          <w:delText>direction =</w:delText>
        </w:r>
        <w:r w:rsidR="00EC1A9A" w:rsidRPr="004014FB">
          <w:rPr>
            <w:rStyle w:val="NormalTok"/>
            <w:color w:val="BFBFBF" w:themeColor="background1" w:themeShade="BF"/>
          </w:rPr>
          <w:delText xml:space="preserve"> </w:delText>
        </w:r>
        <w:r w:rsidR="00EC1A9A" w:rsidRPr="004014FB">
          <w:rPr>
            <w:rStyle w:val="SpecialCharTok"/>
            <w:color w:val="BFBFBF" w:themeColor="background1" w:themeShade="BF"/>
          </w:rPr>
          <w:delText>-</w:delText>
        </w:r>
        <w:r w:rsidR="00EC1A9A" w:rsidRPr="004014FB">
          <w:rPr>
            <w:rStyle w:val="DecValTok"/>
            <w:color w:val="BFBFBF" w:themeColor="background1" w:themeShade="BF"/>
          </w:rPr>
          <w:delText>1</w:delText>
        </w:r>
        <w:r w:rsidR="00EC1A9A" w:rsidRPr="004014FB">
          <w:rPr>
            <w:rStyle w:val="NormalTok"/>
            <w:color w:val="BFBFBF" w:themeColor="background1" w:themeShade="BF"/>
          </w:rPr>
          <w:delText xml:space="preserve">, </w:delText>
        </w:r>
        <w:r w:rsidR="00EC1A9A" w:rsidRPr="004014FB">
          <w:rPr>
            <w:rStyle w:val="AttributeTok"/>
            <w:color w:val="BFBFBF" w:themeColor="background1" w:themeShade="BF"/>
          </w:rPr>
          <w:delText>limits =</w:delText>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c</w:delText>
        </w:r>
        <w:r w:rsidR="00EC1A9A" w:rsidRPr="004014FB">
          <w:rPr>
            <w:rStyle w:val="NormalTok"/>
            <w:color w:val="BFBFBF" w:themeColor="background1" w:themeShade="BF"/>
          </w:rPr>
          <w:delText>(</w:delText>
        </w:r>
        <w:r w:rsidR="00EC1A9A" w:rsidRPr="004014FB">
          <w:rPr>
            <w:rStyle w:val="DecValTok"/>
            <w:color w:val="BFBFBF" w:themeColor="background1" w:themeShade="BF"/>
          </w:rPr>
          <w:delText>0</w:delText>
        </w:r>
        <w:r w:rsidR="00EC1A9A" w:rsidRPr="004014FB">
          <w:rPr>
            <w:rStyle w:val="NormalTok"/>
            <w:color w:val="BFBFBF" w:themeColor="background1" w:themeShade="BF"/>
          </w:rPr>
          <w:delText xml:space="preserve">, </w:delText>
        </w:r>
        <w:r w:rsidR="00EC1A9A" w:rsidRPr="004014FB">
          <w:rPr>
            <w:rStyle w:val="DecValTok"/>
            <w:color w:val="BFBFBF" w:themeColor="background1" w:themeShade="BF"/>
          </w:rPr>
          <w:delText>200</w:delText>
        </w:r>
        <w:r w:rsidR="00EC1A9A" w:rsidRPr="004014FB">
          <w:rPr>
            <w:rStyle w:val="NormalTok"/>
            <w:color w:val="BFBFBF" w:themeColor="background1" w:themeShade="BF"/>
          </w:rPr>
          <w:delText>),</w:delText>
        </w:r>
        <w:r w:rsidR="006B4A8C" w:rsidRPr="004014FB">
          <w:rPr>
            <w:rStyle w:val="NormalTok"/>
            <w:color w:val="BFBFBF" w:themeColor="background1" w:themeShade="BF"/>
          </w:rPr>
          <w:delText xml:space="preserve"> </w:delText>
        </w:r>
        <w:r w:rsidR="006B4A8C" w:rsidRPr="004014FB">
          <w:rPr>
            <w:rStyle w:val="CommentTok"/>
            <w:color w:val="BFBFBF" w:themeColor="background1" w:themeShade="BF"/>
          </w:rPr>
          <w:delText>#color palette</w:delText>
        </w:r>
        <w:r w:rsidR="006B4A8C" w:rsidRPr="004014FB">
          <w:rPr>
            <w:rStyle w:val="CommentTok"/>
            <w:color w:val="BFBFBF" w:themeColor="background1" w:themeShade="BF"/>
          </w:rPr>
          <w:br/>
        </w:r>
        <w:r w:rsidR="00EC1A9A" w:rsidRPr="004014FB">
          <w:rPr>
            <w:rStyle w:val="NormalTok"/>
            <w:color w:val="BFBFBF" w:themeColor="background1" w:themeShade="BF"/>
          </w:rPr>
          <w:delText xml:space="preserve">                       </w:delText>
        </w:r>
        <w:r w:rsidR="00EC1A9A" w:rsidRPr="004014FB">
          <w:rPr>
            <w:rStyle w:val="AttributeTok"/>
            <w:color w:val="BFBFBF" w:themeColor="background1" w:themeShade="BF"/>
          </w:rPr>
          <w:delText>oob =</w:delText>
        </w:r>
        <w:r w:rsidR="00EC1A9A" w:rsidRPr="004014FB">
          <w:rPr>
            <w:rStyle w:val="NormalTok"/>
            <w:color w:val="BFBFBF" w:themeColor="background1" w:themeShade="BF"/>
          </w:rPr>
          <w:delText xml:space="preserve"> scales</w:delText>
        </w:r>
        <w:r w:rsidR="00EC1A9A" w:rsidRPr="004014FB">
          <w:rPr>
            <w:rStyle w:val="SpecialCharTok"/>
            <w:color w:val="BFBFBF" w:themeColor="background1" w:themeShade="BF"/>
          </w:rPr>
          <w:delText>::</w:delText>
        </w:r>
        <w:r w:rsidR="00EC1A9A" w:rsidRPr="004014FB">
          <w:rPr>
            <w:rStyle w:val="NormalTok"/>
            <w:color w:val="BFBFBF" w:themeColor="background1" w:themeShade="BF"/>
          </w:rPr>
          <w:delText>oob_squish_any),</w:delText>
        </w:r>
        <w:r w:rsidR="006B4A8C" w:rsidRPr="004014FB">
          <w:rPr>
            <w:rStyle w:val="NormalTok"/>
            <w:color w:val="BFBFBF" w:themeColor="background1" w:themeShade="BF"/>
          </w:rPr>
          <w:delText xml:space="preserve"> </w:delText>
        </w:r>
        <w:r w:rsidR="006B4A8C" w:rsidRPr="004014FB">
          <w:rPr>
            <w:rStyle w:val="CommentTok"/>
            <w:color w:val="BFBFBF" w:themeColor="background1" w:themeShade="BF"/>
          </w:rPr>
          <w:delText>#include infinity</w:delText>
        </w:r>
        <w:r w:rsidR="00EC1A9A" w:rsidRPr="004014FB">
          <w:rPr>
            <w:color w:val="BFBFBF" w:themeColor="background1" w:themeShade="BF"/>
          </w:rPr>
          <w:br/>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scale_color_manual</w:delText>
        </w:r>
        <w:r w:rsidR="00EC1A9A" w:rsidRPr="004014FB">
          <w:rPr>
            <w:rStyle w:val="NormalTok"/>
            <w:color w:val="BFBFBF" w:themeColor="background1" w:themeShade="BF"/>
          </w:rPr>
          <w:delText>(</w:delText>
        </w:r>
        <w:r w:rsidR="00EC1A9A" w:rsidRPr="004014FB">
          <w:rPr>
            <w:rStyle w:val="AttributeTok"/>
            <w:color w:val="BFBFBF" w:themeColor="background1" w:themeShade="BF"/>
          </w:rPr>
          <w:delText>values =</w:delText>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c</w:delText>
        </w:r>
        <w:r w:rsidR="00EC1A9A" w:rsidRPr="004014FB">
          <w:rPr>
            <w:rStyle w:val="NormalTok"/>
            <w:color w:val="BFBFBF" w:themeColor="background1" w:themeShade="BF"/>
          </w:rPr>
          <w:delText>(</w:delText>
        </w:r>
        <w:r w:rsidR="00EC1A9A" w:rsidRPr="004014FB">
          <w:rPr>
            <w:rStyle w:val="StringTok"/>
            <w:color w:val="BFBFBF" w:themeColor="background1" w:themeShade="BF"/>
          </w:rPr>
          <w:delText>"black"</w:delText>
        </w:r>
        <w:r w:rsidR="00EC1A9A" w:rsidRPr="004014FB">
          <w:rPr>
            <w:rStyle w:val="NormalTok"/>
            <w:color w:val="BFBFBF" w:themeColor="background1" w:themeShade="BF"/>
          </w:rPr>
          <w:delText xml:space="preserve">, </w:delText>
        </w:r>
        <w:r w:rsidR="00EC1A9A" w:rsidRPr="004014FB">
          <w:rPr>
            <w:rStyle w:val="StringTok"/>
            <w:color w:val="BFBFBF" w:themeColor="background1" w:themeShade="BF"/>
          </w:rPr>
          <w:delText>"white"</w:delText>
        </w:r>
        <w:r w:rsidR="00EC1A9A" w:rsidRPr="004014FB">
          <w:rPr>
            <w:rStyle w:val="NormalTok"/>
            <w:color w:val="BFBFBF" w:themeColor="background1" w:themeShade="BF"/>
          </w:rPr>
          <w:delText>)),</w:delText>
        </w:r>
        <w:r w:rsidR="006B4A8C" w:rsidRPr="004014FB">
          <w:rPr>
            <w:rStyle w:val="NormalTok"/>
            <w:color w:val="BFBFBF" w:themeColor="background1" w:themeShade="BF"/>
          </w:rPr>
          <w:delText xml:space="preserve"> </w:delText>
        </w:r>
        <w:r w:rsidR="006B4A8C" w:rsidRPr="004014FB">
          <w:rPr>
            <w:rStyle w:val="CommentTok"/>
            <w:color w:val="BFBFBF" w:themeColor="background1" w:themeShade="BF"/>
          </w:rPr>
          <w:delText>#colors for text</w:delText>
        </w:r>
        <w:r w:rsidR="00EC1A9A" w:rsidRPr="004014FB">
          <w:rPr>
            <w:color w:val="BFBFBF" w:themeColor="background1" w:themeShade="BF"/>
          </w:rPr>
          <w:br/>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theme_minimal</w:delText>
        </w:r>
        <w:r w:rsidR="00EC1A9A" w:rsidRPr="004014FB">
          <w:rPr>
            <w:rStyle w:val="NormalTok"/>
            <w:color w:val="BFBFBF" w:themeColor="background1" w:themeShade="BF"/>
          </w:rPr>
          <w:delText>(),</w:delText>
        </w:r>
        <w:r w:rsidR="006B4A8C" w:rsidRPr="004014FB">
          <w:rPr>
            <w:rStyle w:val="NormalTok"/>
            <w:color w:val="BFBFBF" w:themeColor="background1" w:themeShade="BF"/>
          </w:rPr>
          <w:delText xml:space="preserve"> </w:delText>
        </w:r>
        <w:r w:rsidR="006B4A8C" w:rsidRPr="004014FB">
          <w:rPr>
            <w:rStyle w:val="CommentTok"/>
            <w:color w:val="BFBFBF" w:themeColor="background1" w:themeShade="BF"/>
          </w:rPr>
          <w:delText>#set minimal plot theme</w:delText>
        </w:r>
        <w:r w:rsidR="00EC1A9A" w:rsidRPr="004014FB">
          <w:rPr>
            <w:color w:val="BFBFBF" w:themeColor="background1" w:themeShade="BF"/>
          </w:rPr>
          <w:br/>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guides</w:delText>
        </w:r>
        <w:r w:rsidR="00EC1A9A" w:rsidRPr="004014FB">
          <w:rPr>
            <w:rStyle w:val="NormalTok"/>
            <w:color w:val="BFBFBF" w:themeColor="background1" w:themeShade="BF"/>
          </w:rPr>
          <w:delText>(</w:delText>
        </w:r>
        <w:r w:rsidR="00EC1A9A" w:rsidRPr="004014FB">
          <w:rPr>
            <w:rStyle w:val="AttributeTok"/>
            <w:color w:val="BFBFBF" w:themeColor="background1" w:themeShade="BF"/>
          </w:rPr>
          <w:delText>colour =</w:delText>
        </w:r>
        <w:r w:rsidR="00EC1A9A" w:rsidRPr="004014FB">
          <w:rPr>
            <w:rStyle w:val="NormalTok"/>
            <w:color w:val="BFBFBF" w:themeColor="background1" w:themeShade="BF"/>
          </w:rPr>
          <w:delText xml:space="preserve"> </w:delText>
        </w:r>
        <w:r w:rsidR="00EC1A9A" w:rsidRPr="004014FB">
          <w:rPr>
            <w:rStyle w:val="StringTok"/>
            <w:color w:val="BFBFBF" w:themeColor="background1" w:themeShade="BF"/>
          </w:rPr>
          <w:delText>"none"</w:delText>
        </w:r>
        <w:r w:rsidR="00EC1A9A" w:rsidRPr="004014FB">
          <w:rPr>
            <w:rStyle w:val="NormalTok"/>
            <w:color w:val="BFBFBF" w:themeColor="background1" w:themeShade="BF"/>
          </w:rPr>
          <w:delText>),</w:delText>
        </w:r>
        <w:r w:rsidR="006B4A8C" w:rsidRPr="004014FB">
          <w:rPr>
            <w:rStyle w:val="NormalTok"/>
            <w:color w:val="BFBFBF" w:themeColor="background1" w:themeShade="BF"/>
          </w:rPr>
          <w:delText xml:space="preserve"> </w:delText>
        </w:r>
        <w:r w:rsidR="006B4A8C" w:rsidRPr="004014FB">
          <w:rPr>
            <w:rStyle w:val="CommentTok"/>
            <w:color w:val="BFBFBF" w:themeColor="background1" w:themeShade="BF"/>
          </w:rPr>
          <w:delText>#remove scale for text</w:delText>
        </w:r>
        <w:r w:rsidR="00EC1A9A" w:rsidRPr="004014FB">
          <w:rPr>
            <w:color w:val="BFBFBF" w:themeColor="background1" w:themeShade="BF"/>
          </w:rPr>
          <w:br/>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geom_text</w:delText>
        </w:r>
        <w:r w:rsidR="00EC1A9A" w:rsidRPr="004014FB">
          <w:rPr>
            <w:rStyle w:val="NormalTok"/>
            <w:color w:val="BFBFBF" w:themeColor="background1" w:themeShade="BF"/>
          </w:rPr>
          <w:delText>(</w:delText>
        </w:r>
        <w:r w:rsidR="006B4A8C" w:rsidRPr="004014FB">
          <w:rPr>
            <w:rStyle w:val="NormalTok"/>
            <w:color w:val="BFBFBF" w:themeColor="background1" w:themeShade="BF"/>
          </w:rPr>
          <w:delText xml:space="preserve"> </w:delText>
        </w:r>
        <w:r w:rsidR="006B4A8C" w:rsidRPr="004014FB">
          <w:rPr>
            <w:rStyle w:val="CommentTok"/>
            <w:color w:val="BFBFBF" w:themeColor="background1" w:themeShade="BF"/>
          </w:rPr>
          <w:delText># add text labels for values</w:delText>
        </w:r>
        <w:r w:rsidR="006B4A8C" w:rsidRPr="004014FB">
          <w:rPr>
            <w:rStyle w:val="NormalTok"/>
            <w:color w:val="BFBFBF" w:themeColor="background1" w:themeShade="BF"/>
          </w:rPr>
          <w:br/>
          <w:delText xml:space="preserve">    </w:delText>
        </w:r>
        <w:r w:rsidR="00EC1A9A" w:rsidRPr="004014FB">
          <w:rPr>
            <w:rStyle w:val="FunctionTok"/>
            <w:color w:val="BFBFBF" w:themeColor="background1" w:themeShade="BF"/>
          </w:rPr>
          <w:delText>aes</w:delText>
        </w:r>
        <w:r w:rsidR="00EC1A9A" w:rsidRPr="004014FB">
          <w:rPr>
            <w:rStyle w:val="NormalTok"/>
            <w:color w:val="BFBFBF" w:themeColor="background1" w:themeShade="BF"/>
          </w:rPr>
          <w:delText>(</w:delText>
        </w:r>
        <w:r w:rsidR="00EC1A9A" w:rsidRPr="004014FB">
          <w:rPr>
            <w:rStyle w:val="AttributeTok"/>
            <w:color w:val="BFBFBF" w:themeColor="background1" w:themeShade="BF"/>
          </w:rPr>
          <w:delText>label =</w:delText>
        </w:r>
        <w:r w:rsidR="00EC1A9A" w:rsidRPr="004014FB">
          <w:rPr>
            <w:rStyle w:val="NormalTok"/>
            <w:color w:val="BFBFBF" w:themeColor="background1" w:themeShade="BF"/>
          </w:rPr>
          <w:delText xml:space="preserve"> (dist1</w:delText>
        </w:r>
        <w:r w:rsidR="00EC1A9A" w:rsidRPr="004014FB">
          <w:rPr>
            <w:rStyle w:val="SpecialCharTok"/>
            <w:color w:val="BFBFBF" w:themeColor="background1" w:themeShade="BF"/>
          </w:rPr>
          <w:delText>/</w:delText>
        </w:r>
        <w:r w:rsidR="00EC1A9A" w:rsidRPr="004014FB">
          <w:rPr>
            <w:rStyle w:val="DecValTok"/>
            <w:color w:val="BFBFBF" w:themeColor="background1" w:themeShade="BF"/>
          </w:rPr>
          <w:delText>10</w:delText>
        </w:r>
        <w:r w:rsidR="00EC1A9A" w:rsidRPr="004014FB">
          <w:rPr>
            <w:rStyle w:val="NormalTok"/>
            <w:color w:val="BFBFBF" w:themeColor="background1" w:themeShade="BF"/>
          </w:rPr>
          <w:delText xml:space="preserve">) </w:delText>
        </w:r>
        <w:r w:rsidR="00EC1A9A" w:rsidRPr="004014FB">
          <w:rPr>
            <w:rStyle w:val="SpecialCharTok"/>
            <w:color w:val="BFBFBF" w:themeColor="background1" w:themeShade="BF"/>
          </w:rPr>
          <w:delText>|&gt;</w:delText>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round</w:delText>
        </w:r>
        <w:r w:rsidR="00EC1A9A" w:rsidRPr="004014FB">
          <w:rPr>
            <w:rStyle w:val="NormalTok"/>
            <w:color w:val="BFBFBF" w:themeColor="background1" w:themeShade="BF"/>
          </w:rPr>
          <w:delText>(</w:delText>
        </w:r>
        <w:r w:rsidR="00EC1A9A" w:rsidRPr="004014FB">
          <w:rPr>
            <w:rStyle w:val="DecValTok"/>
            <w:color w:val="BFBFBF" w:themeColor="background1" w:themeShade="BF"/>
          </w:rPr>
          <w:delText>0</w:delText>
        </w:r>
        <w:r w:rsidR="00EC1A9A" w:rsidRPr="004014FB">
          <w:rPr>
            <w:rStyle w:val="NormalTok"/>
            <w:color w:val="BFBFBF" w:themeColor="background1" w:themeShade="BF"/>
          </w:rPr>
          <w:delText xml:space="preserve">), </w:delText>
        </w:r>
        <w:r w:rsidR="00EC1A9A" w:rsidRPr="004014FB">
          <w:rPr>
            <w:rStyle w:val="AttributeTok"/>
            <w:color w:val="BFBFBF" w:themeColor="background1" w:themeShade="BF"/>
          </w:rPr>
          <w:delText>colour =</w:delText>
        </w:r>
        <w:r w:rsidR="00EC1A9A" w:rsidRPr="004014FB">
          <w:rPr>
            <w:rStyle w:val="NormalTok"/>
            <w:color w:val="BFBFBF" w:themeColor="background1" w:themeShade="BF"/>
          </w:rPr>
          <w:delText xml:space="preserve"> dist1</w:delText>
        </w:r>
        <w:r w:rsidR="00EC1A9A" w:rsidRPr="004014FB">
          <w:rPr>
            <w:rStyle w:val="SpecialCharTok"/>
            <w:color w:val="BFBFBF" w:themeColor="background1" w:themeShade="BF"/>
          </w:rPr>
          <w:delText>&gt;</w:delText>
        </w:r>
        <w:r w:rsidR="00EC1A9A" w:rsidRPr="004014FB">
          <w:rPr>
            <w:rStyle w:val="DecValTok"/>
            <w:color w:val="BFBFBF" w:themeColor="background1" w:themeShade="BF"/>
          </w:rPr>
          <w:delText>1000</w:delText>
        </w:r>
        <w:r w:rsidR="00EC1A9A" w:rsidRPr="004014FB">
          <w:rPr>
            <w:rStyle w:val="NormalTok"/>
            <w:color w:val="BFBFBF" w:themeColor="background1" w:themeShade="BF"/>
          </w:rPr>
          <w:delText xml:space="preserve">), </w:delText>
        </w:r>
        <w:r w:rsidR="00EC1A9A" w:rsidRPr="004014FB">
          <w:rPr>
            <w:rStyle w:val="AttributeTok"/>
            <w:color w:val="BFBFBF" w:themeColor="background1" w:themeShade="BF"/>
          </w:rPr>
          <w:delText>size =</w:delText>
        </w:r>
        <w:r w:rsidR="00EC1A9A" w:rsidRPr="004014FB">
          <w:rPr>
            <w:rStyle w:val="NormalTok"/>
            <w:color w:val="BFBFBF" w:themeColor="background1" w:themeShade="BF"/>
          </w:rPr>
          <w:delText xml:space="preserve"> </w:delText>
        </w:r>
        <w:r w:rsidR="00EC1A9A" w:rsidRPr="004014FB">
          <w:rPr>
            <w:rStyle w:val="FloatTok"/>
            <w:color w:val="BFBFBF" w:themeColor="background1" w:themeShade="BF"/>
          </w:rPr>
          <w:delText>2.5</w:delText>
        </w:r>
        <w:r w:rsidR="00EC1A9A" w:rsidRPr="004014FB">
          <w:rPr>
            <w:rStyle w:val="NormalTok"/>
            <w:color w:val="BFBFBF" w:themeColor="background1" w:themeShade="BF"/>
          </w:rPr>
          <w:delText>),</w:delText>
        </w:r>
        <w:r w:rsidR="00EC1A9A" w:rsidRPr="004014FB">
          <w:rPr>
            <w:color w:val="BFBFBF" w:themeColor="background1" w:themeShade="BF"/>
          </w:rPr>
          <w:br/>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coord_fixed</w:delText>
        </w:r>
        <w:r w:rsidR="00EC1A9A" w:rsidRPr="004014FB">
          <w:rPr>
            <w:rStyle w:val="NormalTok"/>
            <w:color w:val="BFBFBF" w:themeColor="background1" w:themeShade="BF"/>
          </w:rPr>
          <w:delText>(),</w:delText>
        </w:r>
        <w:r w:rsidR="006B4A8C" w:rsidRPr="004014FB">
          <w:rPr>
            <w:rStyle w:val="NormalTok"/>
            <w:color w:val="BFBFBF" w:themeColor="background1" w:themeShade="BF"/>
          </w:rPr>
          <w:delText xml:space="preserve"> </w:delText>
        </w:r>
        <w:r w:rsidR="006B4A8C" w:rsidRPr="004014FB">
          <w:rPr>
            <w:rStyle w:val="CommentTok"/>
            <w:color w:val="BFBFBF" w:themeColor="background1" w:themeShade="BF"/>
          </w:rPr>
          <w:delText>#keep x&amp;y dimensions of plots consistent with scale</w:delText>
        </w:r>
        <w:r w:rsidR="00EC1A9A" w:rsidRPr="004014FB">
          <w:rPr>
            <w:color w:val="BFBFBF" w:themeColor="background1" w:themeShade="BF"/>
          </w:rPr>
          <w:br/>
        </w:r>
        <w:r w:rsidR="00EC1A9A" w:rsidRPr="004014FB">
          <w:rPr>
            <w:rStyle w:val="NormalTok"/>
            <w:color w:val="BFBFBF" w:themeColor="background1" w:themeShade="BF"/>
          </w:rPr>
          <w:delText xml:space="preserve">  </w:delText>
        </w:r>
        <w:r w:rsidR="00EC1A9A" w:rsidRPr="004014FB">
          <w:rPr>
            <w:rStyle w:val="FunctionTok"/>
            <w:color w:val="BFBFBF" w:themeColor="background1" w:themeShade="BF"/>
          </w:rPr>
          <w:delText>labs</w:delText>
        </w:r>
        <w:r w:rsidR="00EC1A9A" w:rsidRPr="004014FB">
          <w:rPr>
            <w:rStyle w:val="NormalTok"/>
            <w:color w:val="BFBFBF" w:themeColor="background1" w:themeShade="BF"/>
          </w:rPr>
          <w:delText>(</w:delText>
        </w:r>
        <w:r w:rsidR="00EC1A9A" w:rsidRPr="004014FB">
          <w:rPr>
            <w:rStyle w:val="AttributeTok"/>
            <w:color w:val="BFBFBF" w:themeColor="background1" w:themeShade="BF"/>
          </w:rPr>
          <w:delText>x =</w:delText>
        </w:r>
        <w:r w:rsidR="00EC1A9A" w:rsidRPr="004014FB">
          <w:rPr>
            <w:rStyle w:val="NormalTok"/>
            <w:color w:val="BFBFBF" w:themeColor="background1" w:themeShade="BF"/>
          </w:rPr>
          <w:delText xml:space="preserve"> </w:delText>
        </w:r>
        <w:r w:rsidR="00EC1A9A" w:rsidRPr="004014FB">
          <w:rPr>
            <w:rStyle w:val="StringTok"/>
            <w:color w:val="BFBFBF" w:themeColor="background1" w:themeShade="BF"/>
          </w:rPr>
          <w:delText>"X position (°)"</w:delText>
        </w:r>
        <w:r w:rsidR="00EC1A9A" w:rsidRPr="004014FB">
          <w:rPr>
            <w:rStyle w:val="NormalTok"/>
            <w:color w:val="BFBFBF" w:themeColor="background1" w:themeShade="BF"/>
          </w:rPr>
          <w:delText xml:space="preserve">, </w:delText>
        </w:r>
        <w:r w:rsidR="00EC1A9A" w:rsidRPr="004014FB">
          <w:rPr>
            <w:rStyle w:val="AttributeTok"/>
            <w:color w:val="BFBFBF" w:themeColor="background1" w:themeShade="BF"/>
          </w:rPr>
          <w:delText>y =</w:delText>
        </w:r>
        <w:r w:rsidR="00EC1A9A" w:rsidRPr="004014FB">
          <w:rPr>
            <w:rStyle w:val="NormalTok"/>
            <w:color w:val="BFBFBF" w:themeColor="background1" w:themeShade="BF"/>
          </w:rPr>
          <w:delText xml:space="preserve"> </w:delText>
        </w:r>
        <w:r w:rsidR="00EC1A9A" w:rsidRPr="004014FB">
          <w:rPr>
            <w:rStyle w:val="StringTok"/>
            <w:color w:val="BFBFBF" w:themeColor="background1" w:themeShade="BF"/>
          </w:rPr>
          <w:delText>"Y position (°)"</w:delText>
        </w:r>
        <w:r w:rsidR="00EC1A9A" w:rsidRPr="004014FB">
          <w:rPr>
            <w:rStyle w:val="NormalTok"/>
            <w:color w:val="BFBFBF" w:themeColor="background1" w:themeShade="BF"/>
          </w:rPr>
          <w:delText xml:space="preserve">, </w:delText>
        </w:r>
        <w:r w:rsidR="006B4A8C" w:rsidRPr="004014FB">
          <w:rPr>
            <w:rStyle w:val="CommentTok"/>
            <w:color w:val="BFBFBF" w:themeColor="background1" w:themeShade="BF"/>
          </w:rPr>
          <w:delText>#set labels</w:delText>
        </w:r>
        <w:r w:rsidR="006B4A8C" w:rsidRPr="004014FB">
          <w:rPr>
            <w:rStyle w:val="CommentTok"/>
            <w:color w:val="BFBFBF" w:themeColor="background1" w:themeShade="BF"/>
          </w:rPr>
          <w:br/>
        </w:r>
        <w:r w:rsidR="00EC1A9A" w:rsidRPr="004014FB">
          <w:rPr>
            <w:rStyle w:val="NormalTok"/>
            <w:color w:val="BFBFBF" w:themeColor="background1" w:themeShade="BF"/>
          </w:rPr>
          <w:delText xml:space="preserve">       </w:delText>
        </w:r>
        <w:r w:rsidR="00EC1A9A" w:rsidRPr="004014FB">
          <w:rPr>
            <w:rStyle w:val="AttributeTok"/>
            <w:color w:val="BFBFBF" w:themeColor="background1" w:themeShade="BF"/>
          </w:rPr>
          <w:delText>fill =</w:delText>
        </w:r>
        <w:r w:rsidR="00EC1A9A" w:rsidRPr="004014FB">
          <w:rPr>
            <w:rStyle w:val="NormalTok"/>
            <w:color w:val="BFBFBF" w:themeColor="background1" w:themeShade="BF"/>
          </w:rPr>
          <w:delText xml:space="preserve"> </w:delText>
        </w:r>
        <w:r w:rsidR="00EC1A9A" w:rsidRPr="004014FB">
          <w:rPr>
            <w:rStyle w:val="StringTok"/>
            <w:color w:val="BFBFBF" w:themeColor="background1" w:themeShade="BF"/>
          </w:rPr>
          <w:delText>"Distance (cm)"</w:delText>
        </w:r>
        <w:r w:rsidR="00EC1A9A" w:rsidRPr="004014FB">
          <w:rPr>
            <w:rStyle w:val="NormalTok"/>
            <w:color w:val="BFBFBF" w:themeColor="background1" w:themeShade="BF"/>
          </w:rPr>
          <w:delText xml:space="preserve">, </w:delText>
        </w:r>
        <w:r w:rsidR="00EC1A9A" w:rsidRPr="004014FB">
          <w:rPr>
            <w:rStyle w:val="AttributeTok"/>
            <w:color w:val="BFBFBF" w:themeColor="background1" w:themeShade="BF"/>
          </w:rPr>
          <w:delText>alpha =</w:delText>
        </w:r>
        <w:r w:rsidR="00EC1A9A" w:rsidRPr="004014FB">
          <w:rPr>
            <w:rStyle w:val="NormalTok"/>
            <w:color w:val="BFBFBF" w:themeColor="background1" w:themeShade="BF"/>
          </w:rPr>
          <w:delText xml:space="preserve"> </w:delText>
        </w:r>
        <w:r w:rsidR="00EC1A9A" w:rsidRPr="004014FB">
          <w:rPr>
            <w:rStyle w:val="StringTok"/>
            <w:color w:val="BFBFBF" w:themeColor="background1" w:themeShade="BF"/>
          </w:rPr>
          <w:delText>"Confidence (0-255)"</w:delText>
        </w:r>
        <w:r w:rsidR="00EC1A9A" w:rsidRPr="004014FB">
          <w:rPr>
            <w:rStyle w:val="NormalTok"/>
            <w:color w:val="BFBFBF" w:themeColor="background1" w:themeShade="BF"/>
          </w:rPr>
          <w:delText>))</w:delText>
        </w:r>
        <w:r w:rsidR="006B4A8C" w:rsidRPr="004014FB">
          <w:rPr>
            <w:rStyle w:val="NormalTok"/>
            <w:color w:val="BFBFBF" w:themeColor="background1" w:themeShade="BF"/>
          </w:rPr>
          <w:delText xml:space="preserve"> </w:delText>
        </w:r>
        <w:r w:rsidR="006B4A8C" w:rsidRPr="004014FB">
          <w:rPr>
            <w:rStyle w:val="CommentTok"/>
            <w:color w:val="BFBFBF" w:themeColor="background1" w:themeShade="BF"/>
          </w:rPr>
          <w:delText>#set labels</w:delText>
        </w:r>
        <w:r w:rsidR="00EC1A9A">
          <w:br/>
        </w:r>
        <w:r w:rsidR="00EC1A9A">
          <w:br/>
        </w:r>
      </w:del>
      <w:r w:rsidR="007C0A0D" w:rsidRPr="008A0236">
        <w:rPr>
          <w:rStyle w:val="NormalTok"/>
        </w:rPr>
        <w:t xml:space="preserve">dataVEET3 </w:t>
      </w:r>
      <w:r w:rsidR="007C0A0D" w:rsidRPr="008A0236">
        <w:rPr>
          <w:rStyle w:val="SpecialCharTok"/>
        </w:rPr>
        <w:t>|&gt;</w:t>
      </w:r>
      <w:r w:rsidR="007C0A0D" w:rsidRPr="008A0236">
        <w:rPr>
          <w:rStyle w:val="NormalTok"/>
        </w:rPr>
        <w:t xml:space="preserve"> </w:t>
      </w:r>
      <w:r w:rsidR="007C0A0D" w:rsidRPr="008A0236">
        <w:br/>
      </w:r>
      <w:ins w:id="1829" w:author="Johannes Zauner" w:date="2025-12-12T20:56:00Z" w16du:dateUtc="2025-12-12T19:56:00Z">
        <w:r w:rsidR="004D3DDE">
          <w:rPr>
            <w:rStyle w:val="NormalTok"/>
          </w:rPr>
          <w:t>2</w:t>
        </w:r>
      </w:ins>
      <w:ins w:id="1830" w:author="Johannes Zauner" w:date="2025-12-12T20:55:00Z" w16du:dateUtc="2025-12-12T19:55:00Z">
        <w:r w:rsidR="00835A8D">
          <w:rPr>
            <w:rStyle w:val="NormalTok"/>
            <w:rFonts w:cs="Consolas"/>
          </w:rPr>
          <w:t xml:space="preserve"> </w:t>
        </w:r>
      </w:ins>
      <w:r w:rsidR="007C0A0D" w:rsidRPr="008A0236">
        <w:rPr>
          <w:rStyle w:val="NormalTok"/>
        </w:rPr>
        <w:t xml:space="preserve">  </w:t>
      </w:r>
      <w:del w:id="1831" w:author="zusammenlegung" w:date="2025-12-12T19:01:00Z" w16du:dateUtc="2025-12-12T18:01:00Z">
        <w:r w:rsidR="00EC1A9A" w:rsidRPr="008A0236">
          <w:rPr>
            <w:rStyle w:val="FunctionTok"/>
            <w:rFonts w:cs="Consolas"/>
          </w:rPr>
          <w:delText>slice</w:delText>
        </w:r>
        <w:r w:rsidR="00EC1A9A" w:rsidRPr="008A0236">
          <w:rPr>
            <w:rStyle w:val="NormalTok"/>
            <w:rFonts w:cs="Consolas"/>
          </w:rPr>
          <w:delText>(</w:delText>
        </w:r>
        <w:r w:rsidR="00EC1A9A" w:rsidRPr="008A0236">
          <w:rPr>
            <w:rStyle w:val="FunctionTok"/>
            <w:rFonts w:cs="Consolas"/>
          </w:rPr>
          <w:delText>slicer</w:delText>
        </w:r>
        <w:r w:rsidR="00EC1A9A" w:rsidRPr="008A0236">
          <w:rPr>
            <w:rStyle w:val="NormalTok"/>
            <w:rFonts w:cs="Consolas"/>
          </w:rPr>
          <w:delText>(</w:delText>
        </w:r>
        <w:r w:rsidR="00EC1A9A" w:rsidRPr="008A0236">
          <w:rPr>
            <w:rStyle w:val="DecValTok"/>
            <w:rFonts w:cs="Consolas"/>
          </w:rPr>
          <w:delText>9530</w:delText>
        </w:r>
        <w:r w:rsidR="00EC1A9A" w:rsidRPr="008A0236">
          <w:rPr>
            <w:rStyle w:val="NormalTok"/>
            <w:rFonts w:cs="Consolas"/>
          </w:rPr>
          <w:delText xml:space="preserve">)) </w:delText>
        </w:r>
        <w:r w:rsidR="00EC1A9A" w:rsidRPr="008A0236">
          <w:rPr>
            <w:rStyle w:val="SpecialCharTok"/>
            <w:rFonts w:cs="Consolas"/>
          </w:rPr>
          <w:delText>|&gt;</w:delText>
        </w:r>
        <w:r w:rsidR="00EC1A9A" w:rsidRPr="008A0236">
          <w:rPr>
            <w:rStyle w:val="NormalTok"/>
            <w:rFonts w:cs="Consolas"/>
          </w:rPr>
          <w:delText xml:space="preserve">  </w:delText>
        </w:r>
        <w:r w:rsidR="00EC1A9A" w:rsidRPr="008A0236">
          <w:rPr>
            <w:rStyle w:val="CommentTok"/>
            <w:rFonts w:cs="Consolas"/>
          </w:rPr>
          <w:delText>#choose a particular observation</w:delText>
        </w:r>
        <w:r w:rsidR="006B4A8C" w:rsidRPr="008A0236">
          <w:rPr>
            <w:rStyle w:val="CommentTok"/>
            <w:rFonts w:cs="Consolas"/>
          </w:rPr>
          <w:delText xml:space="preserve"> with helper</w:delText>
        </w:r>
      </w:del>
      <w:ins w:id="1832" w:author="zusammenlegung" w:date="2025-12-12T19:01:00Z" w16du:dateUtc="2025-12-12T18:01:00Z">
        <w:r w:rsidR="007C0A0D" w:rsidRPr="008A0236">
          <w:rPr>
            <w:rStyle w:val="FunctionTok"/>
            <w:rFonts w:cs="Consolas"/>
          </w:rPr>
          <w:t>filter_Time</w:t>
        </w:r>
        <w:r w:rsidR="007C0A0D" w:rsidRPr="008A0236">
          <w:rPr>
            <w:rStyle w:val="NormalTok"/>
            <w:rFonts w:cs="Consolas"/>
          </w:rPr>
          <w:t>(</w:t>
        </w:r>
        <w:r w:rsidR="007C0A0D" w:rsidRPr="008A0236">
          <w:rPr>
            <w:rStyle w:val="AttributeTok"/>
            <w:rFonts w:cs="Consolas"/>
          </w:rPr>
          <w:t>start =</w:t>
        </w:r>
        <w:r w:rsidR="007C0A0D" w:rsidRPr="008A0236">
          <w:rPr>
            <w:rStyle w:val="NormalTok"/>
            <w:rFonts w:cs="Consolas"/>
          </w:rPr>
          <w:t xml:space="preserve"> </w:t>
        </w:r>
        <w:r w:rsidR="007C0A0D" w:rsidRPr="008A0236">
          <w:rPr>
            <w:rStyle w:val="StringTok"/>
            <w:rFonts w:cs="Consolas"/>
          </w:rPr>
          <w:t>"13:14:02"</w:t>
        </w:r>
        <w:r w:rsidR="007C0A0D" w:rsidRPr="008A0236">
          <w:rPr>
            <w:rStyle w:val="NormalTok"/>
            <w:rFonts w:cs="Consolas"/>
          </w:rPr>
          <w:t xml:space="preserve">, </w:t>
        </w:r>
        <w:r w:rsidR="007C0A0D" w:rsidRPr="008A0236">
          <w:rPr>
            <w:rStyle w:val="AttributeTok"/>
            <w:rFonts w:cs="Consolas"/>
          </w:rPr>
          <w:t>length =</w:t>
        </w:r>
        <w:r w:rsidR="007C0A0D" w:rsidRPr="008A0236">
          <w:rPr>
            <w:rStyle w:val="NormalTok"/>
            <w:rFonts w:cs="Consolas"/>
          </w:rPr>
          <w:t xml:space="preserve"> </w:t>
        </w:r>
        <w:r w:rsidR="007C0A0D" w:rsidRPr="008A0236">
          <w:rPr>
            <w:rStyle w:val="StringTok"/>
            <w:rFonts w:cs="Consolas"/>
          </w:rPr>
          <w:t>"00:00:05"</w:t>
        </w:r>
        <w:r w:rsidR="007C0A0D" w:rsidRPr="008A0236">
          <w:rPr>
            <w:rStyle w:val="NormalTok"/>
            <w:rFonts w:cs="Consolas"/>
          </w:rPr>
          <w:t xml:space="preserve">) </w:t>
        </w:r>
        <w:r w:rsidR="007C0A0D" w:rsidRPr="008A0236">
          <w:rPr>
            <w:rStyle w:val="SpecialCharTok"/>
            <w:rFonts w:cs="Consolas"/>
          </w:rPr>
          <w:t>|&gt;</w:t>
        </w:r>
      </w:ins>
      <w:r w:rsidR="007C0A0D" w:rsidRPr="008A0236">
        <w:rPr>
          <w:rFonts w:cs="Consolas"/>
        </w:rPr>
        <w:br/>
      </w:r>
      <w:ins w:id="1833" w:author="Johannes Zauner" w:date="2025-12-12T20:56:00Z" w16du:dateUtc="2025-12-12T19:56:00Z">
        <w:r w:rsidR="004D3DDE">
          <w:rPr>
            <w:rStyle w:val="NormalTok"/>
          </w:rPr>
          <w:t>3</w:t>
        </w:r>
      </w:ins>
      <w:ins w:id="1834" w:author="Johannes Zauner" w:date="2025-12-12T20:55:00Z" w16du:dateUtc="2025-12-12T19:55:00Z">
        <w:r w:rsidR="00835A8D">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mutate</w:t>
      </w:r>
      <w:r w:rsidR="007C0A0D" w:rsidRPr="008A0236">
        <w:rPr>
          <w:rStyle w:val="NormalTok"/>
          <w:rFonts w:cs="Consolas"/>
        </w:rPr>
        <w:t>(</w:t>
      </w:r>
      <w:r w:rsidR="007C0A0D" w:rsidRPr="008A0236">
        <w:rPr>
          <w:rStyle w:val="AttributeTok"/>
          <w:rFonts w:cs="Consolas"/>
        </w:rPr>
        <w:t>dist1 =</w:t>
      </w:r>
      <w:r w:rsidR="007C0A0D" w:rsidRPr="008A0236">
        <w:rPr>
          <w:rStyle w:val="NormalTok"/>
          <w:rFonts w:cs="Consolas"/>
        </w:rPr>
        <w:t xml:space="preserve"> </w:t>
      </w:r>
      <w:r w:rsidR="007C0A0D" w:rsidRPr="008A0236">
        <w:rPr>
          <w:rStyle w:val="FunctionTok"/>
          <w:rFonts w:cs="Consolas"/>
        </w:rPr>
        <w:t>ifelse</w:t>
      </w:r>
      <w:r w:rsidR="007C0A0D" w:rsidRPr="008A0236">
        <w:rPr>
          <w:rStyle w:val="NormalTok"/>
          <w:rFonts w:cs="Consolas"/>
        </w:rPr>
        <w:t xml:space="preserve">(dist1 </w:t>
      </w:r>
      <w:r w:rsidR="007C0A0D" w:rsidRPr="008A0236">
        <w:rPr>
          <w:rStyle w:val="SpecialCharTok"/>
          <w:rFonts w:cs="Consolas"/>
        </w:rPr>
        <w:t>==</w:t>
      </w:r>
      <w:r w:rsidR="007C0A0D" w:rsidRPr="008A0236">
        <w:rPr>
          <w:rStyle w:val="NormalTok"/>
          <w:rFonts w:cs="Consolas"/>
        </w:rPr>
        <w:t xml:space="preserve"> </w:t>
      </w:r>
      <w:r w:rsidR="007C0A0D" w:rsidRPr="008A0236">
        <w:rPr>
          <w:rStyle w:val="DecValTok"/>
          <w:rFonts w:cs="Consolas"/>
        </w:rPr>
        <w:t>0</w:t>
      </w:r>
      <w:r w:rsidR="007C0A0D" w:rsidRPr="008A0236">
        <w:rPr>
          <w:rStyle w:val="NormalTok"/>
          <w:rFonts w:cs="Consolas"/>
        </w:rPr>
        <w:t xml:space="preserve">, </w:t>
      </w:r>
      <w:r w:rsidR="007C0A0D" w:rsidRPr="008A0236">
        <w:rPr>
          <w:rStyle w:val="ConstantTok"/>
          <w:rFonts w:cs="Consolas"/>
        </w:rPr>
        <w:t>Inf</w:t>
      </w:r>
      <w:r w:rsidR="007C0A0D" w:rsidRPr="008A0236">
        <w:rPr>
          <w:rStyle w:val="NormalTok"/>
          <w:rFonts w:cs="Consolas"/>
        </w:rPr>
        <w:t xml:space="preserve">, dist1)) </w:t>
      </w:r>
      <w:r w:rsidR="007C0A0D" w:rsidRPr="008A0236">
        <w:rPr>
          <w:rStyle w:val="SpecialCharTok"/>
          <w:rFonts w:cs="Consolas"/>
        </w:rPr>
        <w:t>|&gt;</w:t>
      </w:r>
      <w:del w:id="1835" w:author="zusammenlegung" w:date="2025-12-12T19:01:00Z" w16du:dateUtc="2025-12-12T18:01:00Z">
        <w:r w:rsidR="00EC1A9A" w:rsidRPr="008A0236">
          <w:rPr>
            <w:rStyle w:val="NormalTok"/>
            <w:rFonts w:cs="Consolas"/>
            <w:color w:val="BFBFBF" w:themeColor="background1" w:themeShade="BF"/>
          </w:rPr>
          <w:delText xml:space="preserve"> </w:delText>
        </w:r>
        <w:r w:rsidR="00EC1A9A" w:rsidRPr="008A0236">
          <w:rPr>
            <w:rStyle w:val="CommentTok"/>
            <w:rFonts w:cs="Consolas"/>
            <w:color w:val="BFBFBF" w:themeColor="background1" w:themeShade="BF"/>
          </w:rPr>
          <w:delText xml:space="preserve">#replace 0 </w:delText>
        </w:r>
        <w:r w:rsidR="00650902" w:rsidRPr="008A0236">
          <w:rPr>
            <w:rStyle w:val="CommentTok"/>
            <w:rFonts w:cs="Consolas"/>
            <w:color w:val="BFBFBF" w:themeColor="background1" w:themeShade="BF"/>
          </w:rPr>
          <w:delText>-&gt;</w:delText>
        </w:r>
        <w:r w:rsidR="00EC1A9A" w:rsidRPr="008A0236">
          <w:rPr>
            <w:rStyle w:val="CommentTok"/>
            <w:rFonts w:cs="Consolas"/>
            <w:color w:val="BFBFBF" w:themeColor="background1" w:themeShade="BF"/>
          </w:rPr>
          <w:delText xml:space="preserve"> </w:delText>
        </w:r>
        <w:r w:rsidR="00650902" w:rsidRPr="008A0236">
          <w:rPr>
            <w:rStyle w:val="CommentTok"/>
            <w:rFonts w:cs="Consolas"/>
            <w:color w:val="BFBFBF" w:themeColor="background1" w:themeShade="BF"/>
          </w:rPr>
          <w:delText>infinity</w:delText>
        </w:r>
      </w:del>
      <w:r w:rsidR="007C0A0D" w:rsidRPr="008A0236">
        <w:rPr>
          <w:rFonts w:cs="Consolas"/>
        </w:rPr>
        <w:br/>
      </w:r>
      <w:ins w:id="1836" w:author="Johannes Zauner" w:date="2025-12-12T20:56:00Z" w16du:dateUtc="2025-12-12T19:56:00Z">
        <w:r w:rsidR="004D3DDE">
          <w:rPr>
            <w:rStyle w:val="NormalTok"/>
          </w:rPr>
          <w:t>4</w:t>
        </w:r>
      </w:ins>
      <w:ins w:id="1837" w:author="Johannes Zauner" w:date="2025-12-12T20:55:00Z" w16du:dateUtc="2025-12-12T19:55:00Z">
        <w:r w:rsidR="00835A8D">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filter</w:t>
      </w:r>
      <w:r w:rsidR="007C0A0D" w:rsidRPr="008A0236">
        <w:rPr>
          <w:rStyle w:val="NormalTok"/>
          <w:rFonts w:cs="Consolas"/>
        </w:rPr>
        <w:t xml:space="preserve">(conf1 </w:t>
      </w:r>
      <w:r w:rsidR="007C0A0D" w:rsidRPr="008A0236">
        <w:rPr>
          <w:rStyle w:val="SpecialCharTok"/>
          <w:rFonts w:cs="Consolas"/>
        </w:rPr>
        <w:t>&gt;=</w:t>
      </w:r>
      <w:r w:rsidR="007C0A0D" w:rsidRPr="008A0236">
        <w:rPr>
          <w:rStyle w:val="NormalTok"/>
          <w:rFonts w:cs="Consolas"/>
        </w:rPr>
        <w:t xml:space="preserve"> </w:t>
      </w:r>
      <w:r w:rsidR="007C0A0D" w:rsidRPr="008A0236">
        <w:rPr>
          <w:rStyle w:val="FloatTok"/>
          <w:rFonts w:cs="Consolas"/>
        </w:rPr>
        <w:t>0.1</w:t>
      </w:r>
      <w:r w:rsidR="007C0A0D" w:rsidRPr="008A0236">
        <w:rPr>
          <w:rStyle w:val="NormalTok"/>
          <w:rFonts w:cs="Consolas"/>
        </w:rPr>
        <w:t xml:space="preserve"> </w:t>
      </w:r>
      <w:r w:rsidR="007C0A0D" w:rsidRPr="008A0236">
        <w:rPr>
          <w:rStyle w:val="SpecialCharTok"/>
          <w:rFonts w:cs="Consolas"/>
        </w:rPr>
        <w:t>|</w:t>
      </w:r>
      <w:r w:rsidR="007C0A0D" w:rsidRPr="008A0236">
        <w:rPr>
          <w:rStyle w:val="NormalTok"/>
          <w:rFonts w:cs="Consolas"/>
        </w:rPr>
        <w:t xml:space="preserve"> dist1 </w:t>
      </w:r>
      <w:r w:rsidR="007C0A0D" w:rsidRPr="008A0236">
        <w:rPr>
          <w:rStyle w:val="SpecialCharTok"/>
          <w:rFonts w:cs="Consolas"/>
        </w:rPr>
        <w:t>==</w:t>
      </w:r>
      <w:r w:rsidR="007C0A0D" w:rsidRPr="008A0236">
        <w:rPr>
          <w:rStyle w:val="NormalTok"/>
          <w:rFonts w:cs="Consolas"/>
        </w:rPr>
        <w:t xml:space="preserve"> </w:t>
      </w:r>
      <w:r w:rsidR="007C0A0D" w:rsidRPr="008A0236">
        <w:rPr>
          <w:rStyle w:val="ConstantTok"/>
          <w:rFonts w:cs="Consolas"/>
        </w:rPr>
        <w:t>Inf</w:t>
      </w:r>
      <w:r w:rsidR="007C0A0D" w:rsidRPr="008A0236">
        <w:rPr>
          <w:rStyle w:val="NormalTok"/>
          <w:rFonts w:cs="Consolas"/>
        </w:rPr>
        <w:t xml:space="preserve">) </w:t>
      </w:r>
      <w:r w:rsidR="007C0A0D" w:rsidRPr="008A0236">
        <w:rPr>
          <w:rStyle w:val="SpecialCharTok"/>
          <w:rFonts w:cs="Consolas"/>
        </w:rPr>
        <w:t>|&gt;</w:t>
      </w:r>
      <w:del w:id="1838" w:author="zusammenlegung" w:date="2025-12-12T19:01:00Z" w16du:dateUtc="2025-12-12T18:01:00Z">
        <w:r w:rsidR="00EC1A9A" w:rsidRPr="008A0236">
          <w:rPr>
            <w:rStyle w:val="NormalTok"/>
            <w:rFonts w:cs="Consolas"/>
          </w:rPr>
          <w:delText xml:space="preserve"> </w:delText>
        </w:r>
        <w:r w:rsidR="00EC1A9A" w:rsidRPr="008A0236">
          <w:rPr>
            <w:rStyle w:val="CommentTok"/>
            <w:rFonts w:cs="Consolas"/>
          </w:rPr>
          <w:delText xml:space="preserve">#remove </w:delText>
        </w:r>
        <w:r w:rsidR="00650902" w:rsidRPr="008A0236">
          <w:rPr>
            <w:rStyle w:val="CommentTok"/>
            <w:rFonts w:cs="Consolas"/>
          </w:rPr>
          <w:delText>data</w:delText>
        </w:r>
        <w:r w:rsidR="00EC1A9A" w:rsidRPr="008A0236">
          <w:rPr>
            <w:rStyle w:val="CommentTok"/>
            <w:rFonts w:cs="Consolas"/>
          </w:rPr>
          <w:delText xml:space="preserve"> </w:delText>
        </w:r>
        <w:r w:rsidR="00650902" w:rsidRPr="008A0236">
          <w:rPr>
            <w:rStyle w:val="CommentTok"/>
            <w:rFonts w:cs="Consolas"/>
          </w:rPr>
          <w:delText>&lt;</w:delText>
        </w:r>
        <w:r w:rsidR="00EC1A9A" w:rsidRPr="008A0236">
          <w:rPr>
            <w:rStyle w:val="CommentTok"/>
            <w:rFonts w:cs="Consolas"/>
          </w:rPr>
          <w:delText xml:space="preserve"> 10% confidence</w:delText>
        </w:r>
      </w:del>
      <w:r w:rsidR="007C0A0D" w:rsidRPr="008A0236">
        <w:rPr>
          <w:rFonts w:cs="Consolas"/>
        </w:rPr>
        <w:br/>
      </w:r>
      <w:ins w:id="1839" w:author="Johannes Zauner" w:date="2025-12-12T20:56:00Z" w16du:dateUtc="2025-12-12T19:56:00Z">
        <w:r w:rsidR="004D3DDE">
          <w:rPr>
            <w:rStyle w:val="NormalTok"/>
          </w:rPr>
          <w:t>5</w:t>
        </w:r>
      </w:ins>
      <w:ins w:id="1840" w:author="Johannes Zauner" w:date="2025-12-12T20:55:00Z" w16du:dateUtc="2025-12-12T19:55:00Z">
        <w:r w:rsidR="00835A8D">
          <w:rPr>
            <w:rStyle w:val="NormalTok"/>
            <w:rFonts w:cs="Consolas"/>
          </w:rPr>
          <w:t xml:space="preserve"> </w:t>
        </w:r>
      </w:ins>
      <w:r w:rsidR="007C0A0D" w:rsidRPr="008A0236">
        <w:rPr>
          <w:rStyle w:val="NormalTok"/>
        </w:rPr>
        <w:t xml:space="preserve">  </w:t>
      </w:r>
      <w:r w:rsidR="007C0A0D" w:rsidRPr="008A0236">
        <w:rPr>
          <w:rStyle w:val="FunctionTok"/>
        </w:rPr>
        <w:t>ggplot</w:t>
      </w:r>
      <w:r w:rsidR="007C0A0D" w:rsidRPr="008A0236">
        <w:rPr>
          <w:rStyle w:val="NormalTok"/>
        </w:rPr>
        <w:t>(</w:t>
      </w:r>
      <w:r w:rsidR="007C0A0D" w:rsidRPr="008A0236">
        <w:rPr>
          <w:rStyle w:val="FunctionTok"/>
        </w:rPr>
        <w:t>aes</w:t>
      </w:r>
      <w:r w:rsidR="007C0A0D" w:rsidRPr="008A0236">
        <w:rPr>
          <w:rStyle w:val="NormalTok"/>
        </w:rPr>
        <w:t>(</w:t>
      </w:r>
      <w:r w:rsidR="007C0A0D" w:rsidRPr="008A0236">
        <w:rPr>
          <w:rStyle w:val="AttributeTok"/>
        </w:rPr>
        <w:t>x=</w:t>
      </w:r>
      <w:r w:rsidR="007C0A0D" w:rsidRPr="008A0236">
        <w:rPr>
          <w:rStyle w:val="NormalTok"/>
        </w:rPr>
        <w:t xml:space="preserve">x.pos, </w:t>
      </w:r>
      <w:r w:rsidR="007C0A0D" w:rsidRPr="008A0236">
        <w:rPr>
          <w:rStyle w:val="AttributeTok"/>
        </w:rPr>
        <w:t>y=</w:t>
      </w:r>
      <w:r w:rsidR="007C0A0D" w:rsidRPr="008A0236">
        <w:rPr>
          <w:rStyle w:val="NormalTok"/>
        </w:rPr>
        <w:t xml:space="preserve">y.pos, </w:t>
      </w:r>
      <w:r w:rsidR="007C0A0D" w:rsidRPr="008A0236">
        <w:rPr>
          <w:rStyle w:val="AttributeTok"/>
        </w:rPr>
        <w:t>fill =</w:t>
      </w:r>
      <w:r w:rsidR="007C0A0D" w:rsidRPr="008A0236">
        <w:rPr>
          <w:rStyle w:val="NormalTok"/>
        </w:rPr>
        <w:t xml:space="preserve"> dist1</w:t>
      </w:r>
      <w:r w:rsidR="007C0A0D" w:rsidRPr="008A0236">
        <w:rPr>
          <w:rStyle w:val="SpecialCharTok"/>
        </w:rPr>
        <w:t>/</w:t>
      </w:r>
      <w:r w:rsidR="007C0A0D" w:rsidRPr="008A0236">
        <w:rPr>
          <w:rStyle w:val="DecValTok"/>
        </w:rPr>
        <w:t>10</w:t>
      </w:r>
      <w:r w:rsidR="007C0A0D" w:rsidRPr="008A0236">
        <w:rPr>
          <w:rStyle w:val="NormalTok"/>
        </w:rPr>
        <w:t>))</w:t>
      </w:r>
      <w:r w:rsidR="007C0A0D" w:rsidRPr="008A0236">
        <w:rPr>
          <w:rStyle w:val="SpecialCharTok"/>
        </w:rPr>
        <w:t>+</w:t>
      </w:r>
      <w:ins w:id="1841" w:author="zusammenlegung" w:date="2025-12-12T19:01:00Z" w16du:dateUtc="2025-12-12T18:01:00Z">
        <w:r w:rsidR="007C0A0D" w:rsidRPr="00C673E9">
          <w:rPr>
            <w:rFonts w:ascii="Arial" w:hAnsi="Arial" w:cs="Arial"/>
          </w:rPr>
          <w:br/>
        </w:r>
      </w:ins>
      <w:ins w:id="1842" w:author="Johannes Zauner" w:date="2025-12-12T20:56:00Z" w16du:dateUtc="2025-12-12T19:56:00Z">
        <w:r w:rsidR="004D3DDE">
          <w:rPr>
            <w:rStyle w:val="NormalTok"/>
          </w:rPr>
          <w:t>6</w:t>
        </w:r>
      </w:ins>
      <w:ins w:id="1843" w:author="Johannes Zauner" w:date="2025-12-12T20:55:00Z" w16du:dateUtc="2025-12-12T19:55:00Z">
        <w:r w:rsidR="00835A8D">
          <w:rPr>
            <w:rStyle w:val="NormalTok"/>
            <w:rFonts w:cs="Consolas"/>
          </w:rPr>
          <w:t xml:space="preserve"> </w:t>
        </w:r>
      </w:ins>
      <w:ins w:id="1844" w:author="zusammenlegung" w:date="2025-12-12T19:01:00Z" w16du:dateUtc="2025-12-12T18:01:00Z">
        <w:del w:id="1845" w:author="Johannes Zauner" w:date="2025-12-12T20:56:00Z" w16du:dateUtc="2025-12-12T19:56:00Z">
          <w:r w:rsidR="007C0A0D" w:rsidRPr="00C673E9" w:rsidDel="004D3DDE">
            <w:rPr>
              <w:rStyle w:val="NormalTok"/>
              <w:rFonts w:ascii="Arial" w:hAnsi="Arial" w:cs="Arial"/>
            </w:rPr>
            <w:delText xml:space="preserve"> </w:delText>
          </w:r>
        </w:del>
      </w:ins>
      <w:r w:rsidR="007C0A0D" w:rsidRPr="008A0236">
        <w:rPr>
          <w:rStyle w:val="NormalTok"/>
        </w:rPr>
        <w:t xml:space="preserve"> </w:t>
      </w:r>
      <w:ins w:id="1846" w:author="Johannes Zauner" w:date="2025-12-12T20:56:00Z" w16du:dateUtc="2025-12-12T19:56:00Z">
        <w:r w:rsidR="004D3DDE">
          <w:rPr>
            <w:rStyle w:val="NormalTok"/>
          </w:rPr>
          <w:t xml:space="preserve"> </w:t>
        </w:r>
      </w:ins>
      <w:r w:rsidR="007C0A0D" w:rsidRPr="008A0236">
        <w:rPr>
          <w:rStyle w:val="NormalTok"/>
        </w:rPr>
        <w:t xml:space="preserve">extras </w:t>
      </w:r>
      <w:r w:rsidR="007C0A0D" w:rsidRPr="008A0236">
        <w:rPr>
          <w:rStyle w:val="SpecialCharTok"/>
        </w:rPr>
        <w:t>+</w:t>
      </w:r>
      <w:del w:id="1847" w:author="zusammenlegung" w:date="2025-12-12T19:01:00Z" w16du:dateUtc="2025-12-12T18:01:00Z">
        <w:r w:rsidR="00EC1A9A">
          <w:rPr>
            <w:rStyle w:val="NormalTok"/>
          </w:rPr>
          <w:delText xml:space="preserve"> </w:delText>
        </w:r>
        <w:r w:rsidR="00EC1A9A">
          <w:rPr>
            <w:rStyle w:val="CommentTok"/>
          </w:rPr>
          <w:delText>#plot the data</w:delText>
        </w:r>
      </w:del>
      <w:r w:rsidR="007C0A0D" w:rsidRPr="008A0236">
        <w:br/>
      </w:r>
      <w:ins w:id="1848" w:author="Johannes Zauner" w:date="2025-12-12T20:56:00Z" w16du:dateUtc="2025-12-12T19:56:00Z">
        <w:r w:rsidR="004D3DDE">
          <w:rPr>
            <w:rStyle w:val="NormalTok"/>
          </w:rPr>
          <w:t>7</w:t>
        </w:r>
      </w:ins>
      <w:ins w:id="1849" w:author="Johannes Zauner" w:date="2025-12-12T20:55:00Z" w16du:dateUtc="2025-12-12T19:55:00Z">
        <w:r w:rsidR="00835A8D">
          <w:rPr>
            <w:rStyle w:val="NormalTok"/>
            <w:rFonts w:cs="Consolas"/>
          </w:rPr>
          <w:t xml:space="preserve"> </w:t>
        </w:r>
      </w:ins>
      <w:r w:rsidR="007C0A0D" w:rsidRPr="008A0236">
        <w:rPr>
          <w:rStyle w:val="NormalTok"/>
        </w:rPr>
        <w:t xml:space="preserve">  </w:t>
      </w:r>
      <w:r w:rsidR="007C0A0D" w:rsidRPr="008A0236">
        <w:rPr>
          <w:rStyle w:val="FunctionTok"/>
        </w:rPr>
        <w:t>facet_wrap</w:t>
      </w:r>
      <w:r w:rsidR="007C0A0D" w:rsidRPr="008A0236">
        <w:rPr>
          <w:rStyle w:val="NormalTok"/>
        </w:rPr>
        <w:t>(</w:t>
      </w:r>
      <w:r w:rsidR="007C0A0D" w:rsidRPr="008A0236">
        <w:rPr>
          <w:rStyle w:val="SpecialCharTok"/>
        </w:rPr>
        <w:t>~</w:t>
      </w:r>
      <w:r w:rsidR="007C0A0D" w:rsidRPr="008A0236">
        <w:rPr>
          <w:rStyle w:val="NormalTok"/>
        </w:rPr>
        <w:t>Datetime)</w:t>
      </w:r>
      <w:del w:id="1850" w:author="zusammenlegung" w:date="2025-12-12T19:01:00Z" w16du:dateUtc="2025-12-12T18:01:00Z">
        <w:r w:rsidR="00EC1A9A">
          <w:rPr>
            <w:rStyle w:val="NormalTok"/>
          </w:rPr>
          <w:delText xml:space="preserve"> </w:delText>
        </w:r>
        <w:r w:rsidR="00EC1A9A">
          <w:rPr>
            <w:rStyle w:val="CommentTok"/>
          </w:rPr>
          <w:delText>#show</w:delText>
        </w:r>
      </w:del>
    </w:p>
    <w:bookmarkEnd w:id="1824"/>
    <w:p w14:paraId="7395514C" w14:textId="656FDF90" w:rsidR="005C115D" w:rsidDel="001547C1" w:rsidRDefault="006B2402">
      <w:pPr>
        <w:pStyle w:val="SourceCode"/>
        <w:spacing w:line="240" w:lineRule="auto"/>
        <w:rPr>
          <w:del w:id="1851" w:author="Johannes Zauner" w:date="2025-12-12T20:39:00Z" w16du:dateUtc="2025-12-12T19:39:00Z"/>
          <w:rStyle w:val="Hervorhebung"/>
        </w:rPr>
        <w:pPrChange w:id="1852" w:author="Johannes Zauner" w:date="2025-12-13T05:19:00Z" w16du:dateUtc="2025-12-13T04:19:00Z">
          <w:pPr/>
        </w:pPrChange>
      </w:pPr>
      <w:del w:id="1853" w:author="Johannes Zauner" w:date="2025-12-12T20:39:00Z" w16du:dateUtc="2025-12-12T19:39:00Z">
        <w:r w:rsidDel="001547C1">
          <w:rPr>
            <w:i/>
            <w:iCs/>
            <w:noProof/>
          </w:rPr>
          <w:drawing>
            <wp:inline distT="0" distB="0" distL="0" distR="0" wp14:anchorId="7A1D5743" wp14:editId="64250FF2">
              <wp:extent cx="5728335" cy="4296251"/>
              <wp:effectExtent l="0" t="0" r="0" b="0"/>
              <wp:docPr id="145735201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52017" name="Grafik 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28335" cy="4296251"/>
                      </a:xfrm>
                      <a:prstGeom prst="rect">
                        <a:avLst/>
                      </a:prstGeom>
                    </pic:spPr>
                  </pic:pic>
                </a:graphicData>
              </a:graphic>
            </wp:inline>
          </w:drawing>
        </w:r>
      </w:del>
    </w:p>
    <w:p w14:paraId="425CB876" w14:textId="61E01C83" w:rsidR="00BF7699" w:rsidRPr="00BF7699" w:rsidDel="001547C1" w:rsidRDefault="00BF7699">
      <w:pPr>
        <w:pStyle w:val="SourceCode"/>
        <w:spacing w:line="240" w:lineRule="auto"/>
        <w:rPr>
          <w:del w:id="1854" w:author="Johannes Zauner" w:date="2025-12-12T20:39:00Z" w16du:dateUtc="2025-12-12T19:39:00Z"/>
          <w:rStyle w:val="Hervorhebung"/>
        </w:rPr>
        <w:pPrChange w:id="1855" w:author="Johannes Zauner" w:date="2025-12-13T05:19:00Z" w16du:dateUtc="2025-12-13T04:19:00Z">
          <w:pPr/>
        </w:pPrChange>
      </w:pPr>
      <w:del w:id="1856" w:author="Johannes Zauner" w:date="2025-12-12T20:39:00Z" w16du:dateUtc="2025-12-12T19:39:00Z">
        <w:r w:rsidRPr="00BF7699" w:rsidDel="001547C1">
          <w:rPr>
            <w:rStyle w:val="Hervorhebung"/>
          </w:rPr>
          <w:delText xml:space="preserve">Figure 4: Example observations of the measurement grid at 1:14 p.m. for each measurement day. Text values show distance in cm. </w:delText>
        </w:r>
        <w:r w:rsidDel="001547C1">
          <w:rPr>
            <w:rStyle w:val="Hervorhebung"/>
          </w:rPr>
          <w:delText>E</w:delText>
        </w:r>
        <w:r w:rsidRPr="00BF7699" w:rsidDel="001547C1">
          <w:rPr>
            <w:rStyle w:val="Hervorhebung"/>
          </w:rPr>
          <w:delText>mpty grid points show values with low confidence. Zero-distance values were replaced with infinite distance and plotted despite low confidence.</w:delText>
        </w:r>
      </w:del>
    </w:p>
    <w:p w14:paraId="7E044B2A" w14:textId="77777777" w:rsidR="00A118CF" w:rsidRDefault="00A118CF">
      <w:pPr>
        <w:pStyle w:val="SourceCode"/>
        <w:spacing w:line="240" w:lineRule="auto"/>
        <w:rPr>
          <w:ins w:id="1857" w:author="Johannes Zauner" w:date="2025-12-12T20:22:00Z" w16du:dateUtc="2025-12-12T19:22:00Z"/>
        </w:rPr>
        <w:pPrChange w:id="1858" w:author="Johannes Zauner" w:date="2025-12-13T05:19:00Z" w16du:dateUtc="2025-12-13T04:19:00Z">
          <w:pPr>
            <w:pStyle w:val="Textkrper"/>
          </w:pPr>
        </w:pPrChange>
      </w:pPr>
    </w:p>
    <w:p w14:paraId="69D8AAC9" w14:textId="77777777" w:rsidR="00A118CF" w:rsidRPr="0047611C" w:rsidRDefault="00A118CF" w:rsidP="00A118CF">
      <w:pPr>
        <w:pStyle w:val="DefinitionTerm"/>
        <w:rPr>
          <w:ins w:id="1859" w:author="Johannes Zauner" w:date="2025-12-12T20:22:00Z" w16du:dateUtc="2025-12-12T19:22:00Z"/>
          <w:b w:val="0"/>
          <w:bCs/>
        </w:rPr>
      </w:pPr>
      <w:ins w:id="1860" w:author="Johannes Zauner" w:date="2025-12-12T20:22:00Z" w16du:dateUtc="2025-12-12T19:22:00Z">
        <w:r w:rsidRPr="00C673E9">
          <w:rPr>
            <w:rFonts w:ascii="Arial" w:hAnsi="Arial" w:cs="Arial"/>
          </w:rPr>
          <w:t>Line 2</w:t>
        </w:r>
        <w:r>
          <w:rPr>
            <w:rFonts w:ascii="Arial" w:hAnsi="Arial" w:cs="Arial"/>
          </w:rPr>
          <w:t xml:space="preserve"> </w:t>
        </w:r>
        <w:r w:rsidRPr="0047611C">
          <w:rPr>
            <w:b w:val="0"/>
            <w:bCs/>
          </w:rPr>
          <w:t>Choose a particular observation</w:t>
        </w:r>
      </w:ins>
    </w:p>
    <w:p w14:paraId="381CCFEA" w14:textId="77777777" w:rsidR="00A118CF" w:rsidRPr="0047611C" w:rsidRDefault="00A118CF" w:rsidP="00A118CF">
      <w:pPr>
        <w:pStyle w:val="DefinitionTerm"/>
        <w:rPr>
          <w:ins w:id="1861" w:author="Johannes Zauner" w:date="2025-12-12T20:22:00Z" w16du:dateUtc="2025-12-12T19:22:00Z"/>
          <w:b w:val="0"/>
          <w:bCs/>
        </w:rPr>
      </w:pPr>
      <w:ins w:id="1862" w:author="Johannes Zauner" w:date="2025-12-12T20:22:00Z" w16du:dateUtc="2025-12-12T19:22:00Z">
        <w:r w:rsidRPr="00C673E9">
          <w:rPr>
            <w:rFonts w:ascii="Arial" w:hAnsi="Arial" w:cs="Arial"/>
          </w:rPr>
          <w:t>Line 3</w:t>
        </w:r>
        <w:r>
          <w:rPr>
            <w:rFonts w:ascii="Arial" w:hAnsi="Arial" w:cs="Arial"/>
          </w:rPr>
          <w:t xml:space="preserve"> </w:t>
        </w:r>
        <w:r w:rsidRPr="0047611C">
          <w:rPr>
            <w:b w:val="0"/>
            <w:bCs/>
          </w:rPr>
          <w:t>Replace 0 distances with infinity</w:t>
        </w:r>
      </w:ins>
    </w:p>
    <w:p w14:paraId="44611741" w14:textId="77777777" w:rsidR="00A118CF" w:rsidRPr="0047611C" w:rsidRDefault="00A118CF" w:rsidP="00A118CF">
      <w:pPr>
        <w:pStyle w:val="DefinitionTerm"/>
        <w:rPr>
          <w:ins w:id="1863" w:author="Johannes Zauner" w:date="2025-12-12T20:22:00Z" w16du:dateUtc="2025-12-12T19:22:00Z"/>
          <w:b w:val="0"/>
          <w:bCs/>
        </w:rPr>
      </w:pPr>
      <w:ins w:id="1864" w:author="Johannes Zauner" w:date="2025-12-12T20:22:00Z" w16du:dateUtc="2025-12-12T19:22:00Z">
        <w:r w:rsidRPr="00C673E9">
          <w:rPr>
            <w:rFonts w:ascii="Arial" w:hAnsi="Arial" w:cs="Arial"/>
          </w:rPr>
          <w:t>Line 4</w:t>
        </w:r>
        <w:r>
          <w:rPr>
            <w:rFonts w:ascii="Arial" w:hAnsi="Arial" w:cs="Arial"/>
          </w:rPr>
          <w:t xml:space="preserve"> </w:t>
        </w:r>
        <w:r w:rsidRPr="0047611C">
          <w:rPr>
            <w:b w:val="0"/>
            <w:bCs/>
          </w:rPr>
          <w:t>Remove data that has less than 10% confidence</w:t>
        </w:r>
      </w:ins>
    </w:p>
    <w:p w14:paraId="5BC5EAE2" w14:textId="62E53D9E" w:rsidR="00A118CF" w:rsidRPr="0047611C" w:rsidRDefault="00A118CF" w:rsidP="00A118CF">
      <w:pPr>
        <w:pStyle w:val="DefinitionTerm"/>
        <w:rPr>
          <w:ins w:id="1865" w:author="Johannes Zauner" w:date="2025-12-12T20:22:00Z" w16du:dateUtc="2025-12-12T19:22:00Z"/>
          <w:b w:val="0"/>
          <w:bCs/>
        </w:rPr>
      </w:pPr>
      <w:ins w:id="1866" w:author="Johannes Zauner" w:date="2025-12-12T20:22:00Z" w16du:dateUtc="2025-12-12T19:22:00Z">
        <w:r w:rsidRPr="00C673E9">
          <w:rPr>
            <w:rFonts w:ascii="Arial" w:hAnsi="Arial" w:cs="Arial"/>
          </w:rPr>
          <w:t>Line 5</w:t>
        </w:r>
      </w:ins>
      <w:ins w:id="1867" w:author="Johannes Zauner" w:date="2025-12-12T20:56:00Z" w16du:dateUtc="2025-12-12T19:56:00Z">
        <w:r w:rsidR="003A15CA">
          <w:rPr>
            <w:rFonts w:ascii="Arial" w:hAnsi="Arial" w:cs="Arial"/>
          </w:rPr>
          <w:t>-6</w:t>
        </w:r>
      </w:ins>
      <w:ins w:id="1868" w:author="Johannes Zauner" w:date="2025-12-12T20:22:00Z" w16du:dateUtc="2025-12-12T19:22:00Z">
        <w:r>
          <w:rPr>
            <w:rFonts w:ascii="Arial" w:hAnsi="Arial" w:cs="Arial"/>
          </w:rPr>
          <w:t xml:space="preserve"> </w:t>
        </w:r>
        <w:r w:rsidRPr="0047611C">
          <w:rPr>
            <w:b w:val="0"/>
            <w:bCs/>
          </w:rPr>
          <w:t>Plot the data and add the plot partials from the code cell above</w:t>
        </w:r>
      </w:ins>
    </w:p>
    <w:p w14:paraId="52D0CAE0" w14:textId="4160E261" w:rsidR="00A118CF" w:rsidRPr="0047611C" w:rsidRDefault="00A118CF" w:rsidP="00A118CF">
      <w:pPr>
        <w:pStyle w:val="DefinitionTerm"/>
        <w:rPr>
          <w:ins w:id="1869" w:author="Johannes Zauner" w:date="2025-12-12T20:22:00Z" w16du:dateUtc="2025-12-12T19:22:00Z"/>
          <w:b w:val="0"/>
          <w:bCs/>
        </w:rPr>
      </w:pPr>
      <w:ins w:id="1870" w:author="Johannes Zauner" w:date="2025-12-12T20:22:00Z" w16du:dateUtc="2025-12-12T19:22:00Z">
        <w:r w:rsidRPr="00C673E9">
          <w:rPr>
            <w:rFonts w:ascii="Arial" w:hAnsi="Arial" w:cs="Arial"/>
          </w:rPr>
          <w:t xml:space="preserve">Lines </w:t>
        </w:r>
      </w:ins>
      <w:ins w:id="1871" w:author="Johannes Zauner" w:date="2025-12-12T20:56:00Z" w16du:dateUtc="2025-12-12T19:56:00Z">
        <w:r w:rsidR="003A15CA">
          <w:rPr>
            <w:rFonts w:ascii="Arial" w:hAnsi="Arial" w:cs="Arial"/>
          </w:rPr>
          <w:t>7</w:t>
        </w:r>
      </w:ins>
      <w:ins w:id="1872" w:author="Johannes Zauner" w:date="2025-12-12T20:22:00Z" w16du:dateUtc="2025-12-12T19:22:00Z">
        <w:r>
          <w:rPr>
            <w:rFonts w:ascii="Arial" w:hAnsi="Arial" w:cs="Arial"/>
          </w:rPr>
          <w:t xml:space="preserve"> </w:t>
        </w:r>
        <w:r w:rsidRPr="0047611C">
          <w:rPr>
            <w:rFonts w:cs="Arial"/>
            <w:b w:val="0"/>
            <w:bCs/>
          </w:rPr>
          <w:t>Show</w:t>
        </w:r>
        <w:r w:rsidRPr="0047611C">
          <w:rPr>
            <w:b w:val="0"/>
            <w:bCs/>
          </w:rPr>
          <w:t xml:space="preserve"> one plot per day</w:t>
        </w:r>
      </w:ins>
    </w:p>
    <w:p w14:paraId="2724DD3B" w14:textId="77777777" w:rsidR="00A118CF" w:rsidRDefault="00A118CF" w:rsidP="007C0A0D">
      <w:pPr>
        <w:pStyle w:val="Textkrper"/>
        <w:rPr>
          <w:ins w:id="1873" w:author="Johannes Zauner" w:date="2025-12-12T20:39:00Z" w16du:dateUtc="2025-12-12T19:39:00Z"/>
        </w:rPr>
      </w:pPr>
    </w:p>
    <w:p w14:paraId="752B6F82" w14:textId="77777777" w:rsidR="001547C1" w:rsidRDefault="001547C1" w:rsidP="001547C1">
      <w:pPr>
        <w:rPr>
          <w:ins w:id="1874" w:author="Johannes Zauner" w:date="2025-12-12T20:39:00Z" w16du:dateUtc="2025-12-12T19:39:00Z"/>
          <w:rStyle w:val="Hervorhebung"/>
        </w:rPr>
      </w:pPr>
      <w:ins w:id="1875" w:author="Johannes Zauner" w:date="2025-12-12T20:39:00Z" w16du:dateUtc="2025-12-12T19:39:00Z">
        <w:r>
          <w:rPr>
            <w:i/>
            <w:iCs/>
            <w:noProof/>
          </w:rPr>
          <w:lastRenderedPageBreak/>
          <w:drawing>
            <wp:inline distT="0" distB="0" distL="0" distR="0" wp14:anchorId="297B40A9" wp14:editId="09282521">
              <wp:extent cx="5728335" cy="4296251"/>
              <wp:effectExtent l="0" t="0" r="0" b="0"/>
              <wp:docPr id="836123827" name="Grafik 4" descr="Ein Bild, das Pixel, Diagramm, Screenshot,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23827" name="Grafik 4" descr="Ein Bild, das Pixel, Diagramm, Screenshot, Quadrat enthält.&#10;&#10;KI-generierte Inhalte können fehlerhaft sein."/>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28335" cy="4296251"/>
                      </a:xfrm>
                      <a:prstGeom prst="rect">
                        <a:avLst/>
                      </a:prstGeom>
                    </pic:spPr>
                  </pic:pic>
                </a:graphicData>
              </a:graphic>
            </wp:inline>
          </w:drawing>
        </w:r>
      </w:ins>
    </w:p>
    <w:p w14:paraId="7DD04B28" w14:textId="1843E097" w:rsidR="001547C1" w:rsidRPr="001547C1" w:rsidRDefault="001547C1">
      <w:pPr>
        <w:rPr>
          <w:ins w:id="1876" w:author="Johannes Zauner" w:date="2025-12-12T20:22:00Z" w16du:dateUtc="2025-12-12T19:22:00Z"/>
          <w:i/>
          <w:iCs/>
          <w:rPrChange w:id="1877" w:author="Johannes Zauner" w:date="2025-12-12T20:39:00Z" w16du:dateUtc="2025-12-12T19:39:00Z">
            <w:rPr>
              <w:ins w:id="1878" w:author="Johannes Zauner" w:date="2025-12-12T20:22:00Z" w16du:dateUtc="2025-12-12T19:22:00Z"/>
            </w:rPr>
          </w:rPrChange>
        </w:rPr>
        <w:pPrChange w:id="1879" w:author="Johannes Zauner" w:date="2025-12-12T20:39:00Z" w16du:dateUtc="2025-12-12T19:39:00Z">
          <w:pPr>
            <w:pStyle w:val="Textkrper"/>
          </w:pPr>
        </w:pPrChange>
      </w:pPr>
      <w:ins w:id="1880" w:author="Johannes Zauner" w:date="2025-12-12T20:39:00Z" w16du:dateUtc="2025-12-12T19:39:00Z">
        <w:r w:rsidRPr="00BF7699">
          <w:rPr>
            <w:rStyle w:val="Hervorhebung"/>
          </w:rPr>
          <w:t>Figure </w:t>
        </w:r>
      </w:ins>
      <w:ins w:id="1881" w:author="Johannes Zauner" w:date="2025-12-19T11:26:00Z" w16du:dateUtc="2025-12-19T10:26:00Z">
        <w:r w:rsidR="008068B9">
          <w:rPr>
            <w:rStyle w:val="Hervorhebung"/>
          </w:rPr>
          <w:t>6</w:t>
        </w:r>
      </w:ins>
      <w:ins w:id="1882" w:author="Johannes Zauner" w:date="2025-12-12T20:39:00Z" w16du:dateUtc="2025-12-12T19:39:00Z">
        <w:r w:rsidRPr="00BF7699">
          <w:rPr>
            <w:rStyle w:val="Hervorhebung"/>
          </w:rPr>
          <w:t xml:space="preserve">: Example observations of the measurement grid at 1:14 p.m. for each measurement day. Text values show distance in cm. </w:t>
        </w:r>
        <w:r>
          <w:rPr>
            <w:rStyle w:val="Hervorhebung"/>
          </w:rPr>
          <w:t>E</w:t>
        </w:r>
        <w:r w:rsidRPr="00BF7699">
          <w:rPr>
            <w:rStyle w:val="Hervorhebung"/>
          </w:rPr>
          <w:t>mpty grid points show values with low confidence. Zero-distance values were replaced with infinite distance and plotted despite low confidence.</w:t>
        </w:r>
      </w:ins>
    </w:p>
    <w:p w14:paraId="15973183" w14:textId="0ED54781" w:rsidR="007C0A0D" w:rsidRPr="00C673E9" w:rsidRDefault="007C0A0D" w:rsidP="007C0A0D">
      <w:pPr>
        <w:pStyle w:val="Textkrper"/>
        <w:rPr>
          <w:ins w:id="1883" w:author="zusammenlegung" w:date="2025-12-12T19:01:00Z" w16du:dateUtc="2025-12-12T18:01:00Z"/>
          <w:rFonts w:ascii="Arial" w:hAnsi="Arial" w:cs="Arial"/>
        </w:rPr>
      </w:pPr>
      <w:r w:rsidRPr="008A0236">
        <w:t xml:space="preserve">To use these distance data in the framework shown above for the </w:t>
      </w:r>
      <w:r w:rsidRPr="008A0236">
        <w:rPr>
          <w:rStyle w:val="VerbatimChar"/>
        </w:rPr>
        <w:t>Clouclip</w:t>
      </w:r>
      <w:r w:rsidRPr="008A0236">
        <w:t xml:space="preserve"> device, a sensible method to condense the data has to be applied. </w:t>
      </w:r>
      <w:del w:id="1884" w:author="zusammenlegung" w:date="2025-12-12T19:01:00Z" w16du:dateUtc="2025-12-12T18:01:00Z">
        <w:r w:rsidR="00651383">
          <w:delText>This method has to be chosen based on theoretical assumptions about what</w:delText>
        </w:r>
      </w:del>
      <w:ins w:id="1885" w:author="zusammenlegung" w:date="2025-12-12T19:01:00Z" w16du:dateUtc="2025-12-12T18:01:00Z">
        <w:r w:rsidRPr="00C673E9">
          <w:rPr>
            <w:rFonts w:ascii="Arial" w:hAnsi="Arial" w:cs="Arial"/>
          </w:rPr>
          <w:t>There are many ways how</w:t>
        </w:r>
      </w:ins>
      <w:r w:rsidRPr="008A0236">
        <w:t xml:space="preserve"> a </w:t>
      </w:r>
      <w:del w:id="1886" w:author="zusammenlegung" w:date="2025-12-12T19:01:00Z" w16du:dateUtc="2025-12-12T18:01:00Z">
        <w:r w:rsidR="00651383">
          <w:delText>relevant</w:delText>
        </w:r>
      </w:del>
      <w:ins w:id="1887" w:author="zusammenlegung" w:date="2025-12-12T19:01:00Z" w16du:dateUtc="2025-12-12T18:01:00Z">
        <w:r w:rsidRPr="00C673E9">
          <w:rPr>
            <w:rFonts w:ascii="Arial" w:hAnsi="Arial" w:cs="Arial"/>
          </w:rPr>
          <w:t>spatially resolved</w:t>
        </w:r>
      </w:ins>
      <w:r w:rsidRPr="008A0236">
        <w:t xml:space="preserve"> distance </w:t>
      </w:r>
      <w:ins w:id="1888" w:author="zusammenlegung" w:date="2025-12-12T19:01:00Z" w16du:dateUtc="2025-12-12T18:01:00Z">
        <w:r w:rsidRPr="00C673E9">
          <w:rPr>
            <w:rFonts w:ascii="Arial" w:hAnsi="Arial" w:cs="Arial"/>
          </w:rPr>
          <w:t>measure could be utilized for analysis:</w:t>
        </w:r>
      </w:ins>
    </w:p>
    <w:p w14:paraId="645318C6" w14:textId="77777777" w:rsidR="007C0A0D" w:rsidRPr="00C673E9" w:rsidRDefault="007C0A0D" w:rsidP="007C0A0D">
      <w:pPr>
        <w:pStyle w:val="Compact"/>
        <w:numPr>
          <w:ilvl w:val="0"/>
          <w:numId w:val="57"/>
        </w:numPr>
        <w:spacing w:line="240" w:lineRule="auto"/>
        <w:rPr>
          <w:ins w:id="1889" w:author="zusammenlegung" w:date="2025-12-12T19:01:00Z" w16du:dateUtc="2025-12-12T18:01:00Z"/>
          <w:rFonts w:ascii="Arial" w:hAnsi="Arial" w:cs="Arial"/>
        </w:rPr>
      </w:pPr>
      <w:ins w:id="1890" w:author="zusammenlegung" w:date="2025-12-12T19:01:00Z" w16du:dateUtc="2025-12-12T18:01:00Z">
        <w:r w:rsidRPr="00C673E9">
          <w:rPr>
            <w:rFonts w:ascii="Arial" w:hAnsi="Arial" w:cs="Arial"/>
          </w:rPr>
          <w:t>Where in the field of view are objects in close range?</w:t>
        </w:r>
      </w:ins>
    </w:p>
    <w:p w14:paraId="62EA47E2" w14:textId="77777777" w:rsidR="007C0A0D" w:rsidRPr="00C673E9" w:rsidRDefault="007C0A0D" w:rsidP="007C0A0D">
      <w:pPr>
        <w:pStyle w:val="Compact"/>
        <w:numPr>
          <w:ilvl w:val="0"/>
          <w:numId w:val="57"/>
        </w:numPr>
        <w:spacing w:line="240" w:lineRule="auto"/>
        <w:rPr>
          <w:ins w:id="1891" w:author="zusammenlegung" w:date="2025-12-12T19:01:00Z" w16du:dateUtc="2025-12-12T18:01:00Z"/>
          <w:rFonts w:ascii="Arial" w:hAnsi="Arial" w:cs="Arial"/>
        </w:rPr>
      </w:pPr>
      <w:ins w:id="1892" w:author="zusammenlegung" w:date="2025-12-12T19:01:00Z" w16du:dateUtc="2025-12-12T18:01:00Z">
        <w:r w:rsidRPr="00C673E9">
          <w:rPr>
            <w:rFonts w:ascii="Arial" w:hAnsi="Arial" w:cs="Arial"/>
          </w:rPr>
          <w:t>How large are near objects in the field of view?</w:t>
        </w:r>
      </w:ins>
    </w:p>
    <w:p w14:paraId="50D48EC7" w14:textId="77777777" w:rsidR="007C0A0D" w:rsidRPr="00C673E9" w:rsidRDefault="007C0A0D" w:rsidP="007C0A0D">
      <w:pPr>
        <w:pStyle w:val="Compact"/>
        <w:numPr>
          <w:ilvl w:val="0"/>
          <w:numId w:val="57"/>
        </w:numPr>
        <w:spacing w:line="240" w:lineRule="auto"/>
        <w:rPr>
          <w:ins w:id="1893" w:author="zusammenlegung" w:date="2025-12-12T19:01:00Z" w16du:dateUtc="2025-12-12T18:01:00Z"/>
          <w:rFonts w:ascii="Arial" w:hAnsi="Arial" w:cs="Arial"/>
        </w:rPr>
      </w:pPr>
      <w:ins w:id="1894" w:author="zusammenlegung" w:date="2025-12-12T19:01:00Z" w16du:dateUtc="2025-12-12T18:01:00Z">
        <w:r w:rsidRPr="00C673E9">
          <w:rPr>
            <w:rFonts w:ascii="Arial" w:hAnsi="Arial" w:cs="Arial"/>
          </w:rPr>
          <w:t xml:space="preserve">How varied are distances </w:t>
        </w:r>
      </w:ins>
      <w:r w:rsidRPr="008A0236">
        <w:t>within the field of view</w:t>
      </w:r>
      <w:ins w:id="1895" w:author="zusammenlegung" w:date="2025-12-12T19:01:00Z" w16du:dateUtc="2025-12-12T18:01:00Z">
        <w:r w:rsidRPr="00C673E9">
          <w:rPr>
            <w:rFonts w:ascii="Arial" w:hAnsi="Arial" w:cs="Arial"/>
          </w:rPr>
          <w:t>?</w:t>
        </w:r>
      </w:ins>
    </w:p>
    <w:p w14:paraId="057654CB" w14:textId="4A2F14F9" w:rsidR="007C0A0D" w:rsidRPr="00C673E9" w:rsidRDefault="007C0A0D" w:rsidP="007C0A0D">
      <w:pPr>
        <w:pStyle w:val="Compact"/>
        <w:numPr>
          <w:ilvl w:val="0"/>
          <w:numId w:val="57"/>
        </w:numPr>
        <w:spacing w:line="240" w:lineRule="auto"/>
        <w:rPr>
          <w:ins w:id="1896" w:author="zusammenlegung" w:date="2025-12-12T19:01:00Z" w16du:dateUtc="2025-12-12T18:01:00Z"/>
          <w:rFonts w:ascii="Arial" w:hAnsi="Arial" w:cs="Arial"/>
        </w:rPr>
      </w:pPr>
      <w:ins w:id="1897" w:author="zusammenlegung" w:date="2025-12-12T19:01:00Z" w16du:dateUtc="2025-12-12T18:01:00Z">
        <w:r w:rsidRPr="00C673E9">
          <w:rPr>
            <w:rFonts w:ascii="Arial" w:hAnsi="Arial" w:cs="Arial"/>
          </w:rPr>
          <w:t>How close are objects /</w:t>
        </w:r>
      </w:ins>
      <w:r w:rsidRPr="008A0236">
        <w:t xml:space="preserve"> is</w:t>
      </w:r>
      <w:del w:id="1898" w:author="zusammenlegung" w:date="2025-12-12T19:01:00Z" w16du:dateUtc="2025-12-12T18:01:00Z">
        <w:r w:rsidR="00651383">
          <w:delText xml:space="preserve">. </w:delText>
        </w:r>
      </w:del>
      <w:ins w:id="1899" w:author="zusammenlegung" w:date="2025-12-12T19:01:00Z" w16du:dateUtc="2025-12-12T18:01:00Z">
        <w:r w:rsidRPr="00C673E9">
          <w:rPr>
            <w:rFonts w:ascii="Arial" w:hAnsi="Arial" w:cs="Arial"/>
          </w:rPr>
          <w:t xml:space="preserve"> viewing distance in a region of interest within the field of view?</w:t>
        </w:r>
      </w:ins>
    </w:p>
    <w:p w14:paraId="279FA3D3" w14:textId="77777777" w:rsidR="007C0A0D" w:rsidRPr="008A0236" w:rsidRDefault="007C0A0D" w:rsidP="008A0236">
      <w:pPr>
        <w:pStyle w:val="FirstParagraph"/>
      </w:pPr>
      <w:r w:rsidRPr="008A0236">
        <w:t>Possible methods include:</w:t>
      </w:r>
    </w:p>
    <w:p w14:paraId="325C9258" w14:textId="77777777" w:rsidR="007C0A0D" w:rsidRPr="008A0236" w:rsidRDefault="007C0A0D" w:rsidP="007C0A0D">
      <w:pPr>
        <w:pStyle w:val="Compact"/>
        <w:numPr>
          <w:ilvl w:val="0"/>
          <w:numId w:val="57"/>
        </w:numPr>
        <w:spacing w:line="240" w:lineRule="auto"/>
      </w:pPr>
      <w:r w:rsidRPr="008A0236">
        <w:t>average across all (high confidence) distance values within the grid</w:t>
      </w:r>
    </w:p>
    <w:p w14:paraId="246718C1" w14:textId="77777777" w:rsidR="007C0A0D" w:rsidRPr="008A0236" w:rsidRDefault="007C0A0D" w:rsidP="007C0A0D">
      <w:pPr>
        <w:pStyle w:val="Compact"/>
        <w:numPr>
          <w:ilvl w:val="0"/>
          <w:numId w:val="57"/>
        </w:numPr>
        <w:spacing w:line="240" w:lineRule="auto"/>
      </w:pPr>
      <w:r w:rsidRPr="008A0236">
        <w:t>closest (high confidence) distance within the grid</w:t>
      </w:r>
    </w:p>
    <w:p w14:paraId="222D7556" w14:textId="77777777" w:rsidR="007C0A0D" w:rsidRPr="008A0236" w:rsidRDefault="007C0A0D" w:rsidP="007C0A0D">
      <w:pPr>
        <w:pStyle w:val="Compact"/>
        <w:numPr>
          <w:ilvl w:val="0"/>
          <w:numId w:val="57"/>
        </w:numPr>
        <w:spacing w:line="240" w:lineRule="auto"/>
      </w:pPr>
      <w:r w:rsidRPr="008A0236">
        <w:lastRenderedPageBreak/>
        <w:t>(high confidence) values at or around a given grid position, e.g., ±10 degrees around the central view (0°)</w:t>
      </w:r>
    </w:p>
    <w:p w14:paraId="44FB3A2F" w14:textId="0B447A5D" w:rsidR="007C0A0D" w:rsidRPr="008A0236" w:rsidRDefault="007C0A0D" w:rsidP="007C0A0D">
      <w:pPr>
        <w:pStyle w:val="FirstParagraph"/>
      </w:pPr>
      <w:r w:rsidRPr="008A0236">
        <w:t xml:space="preserve">Many more options are available based on the </w:t>
      </w:r>
      <w:del w:id="1900" w:author="zusammenlegung" w:date="2025-12-12T19:01:00Z" w16du:dateUtc="2025-12-12T18:01:00Z">
        <w:r w:rsidR="00651383">
          <w:delText>richer</w:delText>
        </w:r>
      </w:del>
      <w:ins w:id="1901" w:author="zusammenlegung" w:date="2025-12-12T19:01:00Z" w16du:dateUtc="2025-12-12T18:01:00Z">
        <w:r w:rsidRPr="00C673E9">
          <w:rPr>
            <w:rFonts w:ascii="Arial" w:hAnsi="Arial" w:cs="Arial"/>
          </w:rPr>
          <w:t>spatial</w:t>
        </w:r>
      </w:ins>
      <w:r w:rsidRPr="008A0236">
        <w:t xml:space="preserve"> dataset, e.g., condensation rules based on the number of points in the grid with a given condition, or the variation within the grid.</w:t>
      </w:r>
    </w:p>
    <w:p w14:paraId="74F40406" w14:textId="5D16F675" w:rsidR="007C0A0D" w:rsidRPr="008A0236" w:rsidRDefault="007C0A0D" w:rsidP="007C0A0D">
      <w:pPr>
        <w:pStyle w:val="Textkrper"/>
      </w:pPr>
      <w:r w:rsidRPr="008A0236">
        <w:t xml:space="preserve">We will demonstrate these three </w:t>
      </w:r>
      <w:del w:id="1902" w:author="zusammenlegung" w:date="2025-12-12T19:01:00Z" w16du:dateUtc="2025-12-12T18:01:00Z">
        <w:r w:rsidR="00651383">
          <w:delText xml:space="preserve">exemplary </w:delText>
        </w:r>
      </w:del>
      <w:r w:rsidRPr="008A0236">
        <w:t>methods for a single day (</w:t>
      </w:r>
      <w:r w:rsidRPr="008A0236">
        <w:rPr>
          <w:rStyle w:val="VerbatimChar"/>
        </w:rPr>
        <w:t>2024-06-10</w:t>
      </w:r>
      <w:r w:rsidRPr="008A0236">
        <w:t xml:space="preserve">), all leading to a data structure akin to the </w:t>
      </w:r>
      <w:r w:rsidRPr="008A0236">
        <w:rPr>
          <w:rStyle w:val="VerbatimChar"/>
        </w:rPr>
        <w:t>Clouclip</w:t>
      </w:r>
      <w:r w:rsidRPr="008A0236">
        <w:t>, i.e., to be used for further calculation of visual experience metrics.</w:t>
      </w:r>
    </w:p>
    <w:p w14:paraId="504B4A0C" w14:textId="3B92948C" w:rsidR="007C0A0D" w:rsidRPr="00626415" w:rsidRDefault="00626415" w:rsidP="00F61D20">
      <w:pPr>
        <w:pStyle w:val="SourceCode"/>
        <w:spacing w:line="240" w:lineRule="auto"/>
        <w:rPr>
          <w:b/>
          <w:bCs/>
          <w:lang w:val="de-DE"/>
          <w:rPrChange w:id="1903" w:author="Johannes Zauner" w:date="2025-12-13T05:18:00Z" w16du:dateUtc="2025-12-13T04:18:00Z">
            <w:rPr>
              <w:rFonts w:cs="Consolas"/>
            </w:rPr>
          </w:rPrChange>
        </w:rPr>
      </w:pPr>
      <w:bookmarkStart w:id="1904" w:name="annotated-cell-12"/>
      <w:ins w:id="1905" w:author="Johannes Zauner" w:date="2025-12-13T05:18:00Z">
        <w:r w:rsidRPr="00626415">
          <w:rPr>
            <w:b/>
            <w:bCs/>
            <w:lang w:val="de-DE"/>
          </w:rPr>
          <w:t>Calculating and plotting method results</w:t>
        </w:r>
      </w:ins>
      <w:ins w:id="1906" w:author="Johannes Zauner" w:date="2025-12-13T05:09:00Z" w16du:dateUtc="2025-12-13T04:09:00Z">
        <w:r w:rsidR="008C4DD3">
          <w:rPr>
            <w:rStyle w:val="NormalTok"/>
          </w:rPr>
          <w:br/>
        </w:r>
      </w:ins>
      <w:ins w:id="1907" w:author="Johannes Zauner" w:date="2025-12-12T20:56:00Z" w16du:dateUtc="2025-12-12T19:56:00Z">
        <w:r w:rsidR="005E06B0">
          <w:rPr>
            <w:rStyle w:val="NormalTok"/>
          </w:rPr>
          <w:t>1</w:t>
        </w:r>
        <w:r w:rsidR="005E06B0">
          <w:rPr>
            <w:rStyle w:val="NormalTok"/>
            <w:rFonts w:cs="Consolas"/>
          </w:rPr>
          <w:t xml:space="preserve"> </w:t>
        </w:r>
      </w:ins>
      <w:r w:rsidR="007C0A0D" w:rsidRPr="008A0236">
        <w:rPr>
          <w:rStyle w:val="NormalTok"/>
          <w:rFonts w:cs="Consolas"/>
        </w:rPr>
        <w:t xml:space="preserve">dataVEET3_part </w:t>
      </w:r>
      <w:r w:rsidR="007C0A0D" w:rsidRPr="008A0236">
        <w:rPr>
          <w:rStyle w:val="OtherTok"/>
          <w:rFonts w:cs="Consolas"/>
        </w:rPr>
        <w:t>&lt;-</w:t>
      </w:r>
      <w:r w:rsidR="007C0A0D" w:rsidRPr="008A0236">
        <w:rPr>
          <w:rFonts w:cs="Consolas"/>
        </w:rPr>
        <w:br/>
      </w:r>
      <w:ins w:id="1908" w:author="Johannes Zauner" w:date="2025-12-12T20:58:00Z" w16du:dateUtc="2025-12-12T19:58:00Z">
        <w:r w:rsidR="00850819">
          <w:rPr>
            <w:rStyle w:val="NormalTok"/>
          </w:rPr>
          <w:t>2</w:t>
        </w:r>
      </w:ins>
      <w:ins w:id="1909" w:author="Johannes Zauner" w:date="2025-12-12T20:56:00Z" w16du:dateUtc="2025-12-12T19:56:00Z">
        <w:r w:rsidR="005E06B0">
          <w:rPr>
            <w:rStyle w:val="NormalTok"/>
            <w:rFonts w:cs="Consolas"/>
          </w:rPr>
          <w:t xml:space="preserve"> </w:t>
        </w:r>
      </w:ins>
      <w:r w:rsidR="007C0A0D" w:rsidRPr="008A0236">
        <w:rPr>
          <w:rStyle w:val="NormalTok"/>
          <w:rFonts w:cs="Consolas"/>
        </w:rPr>
        <w:t xml:space="preserve">dataVEET3 </w:t>
      </w:r>
      <w:r w:rsidR="007C0A0D" w:rsidRPr="008A0236">
        <w:rPr>
          <w:rStyle w:val="SpecialCharTok"/>
          <w:rFonts w:cs="Consolas"/>
        </w:rPr>
        <w:t>|&gt;</w:t>
      </w:r>
      <w:r w:rsidR="007C0A0D" w:rsidRPr="008A0236">
        <w:rPr>
          <w:rFonts w:cs="Consolas"/>
        </w:rPr>
        <w:br/>
      </w:r>
      <w:ins w:id="1910" w:author="Johannes Zauner" w:date="2025-12-12T20:58:00Z" w16du:dateUtc="2025-12-12T19:58:00Z">
        <w:r w:rsidR="00850819">
          <w:rPr>
            <w:rStyle w:val="NormalTok"/>
          </w:rPr>
          <w:t>3</w:t>
        </w:r>
      </w:ins>
      <w:ins w:id="1911" w:author="Johannes Zauner" w:date="2025-12-12T20:56:00Z" w16du:dateUtc="2025-12-12T19:56: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filter_Date</w:t>
      </w:r>
      <w:r w:rsidR="007C0A0D" w:rsidRPr="008A0236">
        <w:rPr>
          <w:rStyle w:val="NormalTok"/>
          <w:rFonts w:cs="Consolas"/>
        </w:rPr>
        <w:t>(</w:t>
      </w:r>
      <w:r w:rsidR="007C0A0D" w:rsidRPr="008A0236">
        <w:rPr>
          <w:rStyle w:val="AttributeTok"/>
          <w:rFonts w:cs="Consolas"/>
        </w:rPr>
        <w:t>start =</w:t>
      </w:r>
      <w:r w:rsidR="007C0A0D" w:rsidRPr="008A0236">
        <w:rPr>
          <w:rStyle w:val="NormalTok"/>
          <w:rFonts w:cs="Consolas"/>
        </w:rPr>
        <w:t xml:space="preserve"> </w:t>
      </w:r>
      <w:r w:rsidR="007C0A0D" w:rsidRPr="008A0236">
        <w:rPr>
          <w:rStyle w:val="StringTok"/>
          <w:rFonts w:cs="Consolas"/>
        </w:rPr>
        <w:t>"2024-06-10"</w:t>
      </w:r>
      <w:r w:rsidR="007C0A0D" w:rsidRPr="008A0236">
        <w:rPr>
          <w:rStyle w:val="NormalTok"/>
          <w:rFonts w:cs="Consolas"/>
        </w:rPr>
        <w:t xml:space="preserve">, </w:t>
      </w:r>
      <w:r w:rsidR="007C0A0D" w:rsidRPr="008A0236">
        <w:rPr>
          <w:rStyle w:val="AttributeTok"/>
          <w:rFonts w:cs="Consolas"/>
        </w:rPr>
        <w:t>length =</w:t>
      </w:r>
      <w:r w:rsidR="007C0A0D" w:rsidRPr="008A0236">
        <w:rPr>
          <w:rStyle w:val="NormalTok"/>
          <w:rFonts w:cs="Consolas"/>
        </w:rPr>
        <w:t xml:space="preserve"> </w:t>
      </w:r>
      <w:r w:rsidR="007C0A0D" w:rsidRPr="008A0236">
        <w:rPr>
          <w:rStyle w:val="StringTok"/>
          <w:rFonts w:cs="Consolas"/>
        </w:rPr>
        <w:t>"1 day"</w:t>
      </w:r>
      <w:r w:rsidR="007C0A0D" w:rsidRPr="008A0236">
        <w:rPr>
          <w:rStyle w:val="NormalTok"/>
          <w:rFonts w:cs="Consolas"/>
        </w:rPr>
        <w:t>)</w:t>
      </w:r>
      <w:r w:rsidR="007C0A0D" w:rsidRPr="008A0236">
        <w:rPr>
          <w:rFonts w:cs="Consolas"/>
        </w:rPr>
        <w:br/>
      </w:r>
      <w:ins w:id="1912" w:author="Johannes Zauner" w:date="2025-12-12T20:58:00Z" w16du:dateUtc="2025-12-12T19:58:00Z">
        <w:r w:rsidR="00850819">
          <w:rPr>
            <w:rStyle w:val="NormalTok"/>
          </w:rPr>
          <w:t>4</w:t>
        </w:r>
      </w:ins>
      <w:ins w:id="1913" w:author="Johannes Zauner" w:date="2025-12-12T20:56:00Z" w16du:dateUtc="2025-12-12T19:56:00Z">
        <w:r w:rsidR="005E06B0">
          <w:rPr>
            <w:rStyle w:val="NormalTok"/>
          </w:rPr>
          <w:t xml:space="preserve"> </w:t>
        </w:r>
      </w:ins>
      <w:r w:rsidR="007C0A0D" w:rsidRPr="008A0236">
        <w:rPr>
          <w:rFonts w:cs="Consolas"/>
        </w:rPr>
        <w:br/>
      </w:r>
      <w:ins w:id="1914" w:author="Johannes Zauner" w:date="2025-12-12T20:58:00Z" w16du:dateUtc="2025-12-12T19:58:00Z">
        <w:r w:rsidR="00850819">
          <w:rPr>
            <w:rStyle w:val="NormalTok"/>
          </w:rPr>
          <w:t>5</w:t>
        </w:r>
      </w:ins>
      <w:ins w:id="1915" w:author="Johannes Zauner" w:date="2025-12-12T20:56:00Z" w16du:dateUtc="2025-12-12T19:56:00Z">
        <w:r w:rsidR="005E06B0">
          <w:rPr>
            <w:rStyle w:val="NormalTok"/>
            <w:rFonts w:cs="Consolas"/>
          </w:rPr>
          <w:t xml:space="preserve"> </w:t>
        </w:r>
      </w:ins>
      <w:r w:rsidR="007C0A0D" w:rsidRPr="008A0236">
        <w:rPr>
          <w:rStyle w:val="NormalTok"/>
          <w:rFonts w:cs="Consolas"/>
        </w:rPr>
        <w:t xml:space="preserve">dataVEET3_condensed </w:t>
      </w:r>
      <w:r w:rsidR="007C0A0D" w:rsidRPr="008A0236">
        <w:rPr>
          <w:rStyle w:val="OtherTok"/>
          <w:rFonts w:cs="Consolas"/>
        </w:rPr>
        <w:t>&lt;-</w:t>
      </w:r>
      <w:r w:rsidR="007C0A0D" w:rsidRPr="008A0236">
        <w:rPr>
          <w:rStyle w:val="NormalTok"/>
          <w:rFonts w:cs="Consolas"/>
        </w:rPr>
        <w:t xml:space="preserve"> </w:t>
      </w:r>
      <w:r w:rsidR="007C0A0D" w:rsidRPr="008A0236">
        <w:rPr>
          <w:rFonts w:cs="Consolas"/>
        </w:rPr>
        <w:br/>
      </w:r>
      <w:ins w:id="1916" w:author="Johannes Zauner" w:date="2025-12-12T20:58:00Z" w16du:dateUtc="2025-12-12T19:58:00Z">
        <w:r w:rsidR="00850819">
          <w:rPr>
            <w:rStyle w:val="NormalTok"/>
          </w:rPr>
          <w:t>6</w:t>
        </w:r>
      </w:ins>
      <w:ins w:id="1917" w:author="Johannes Zauner" w:date="2025-12-12T20:56:00Z" w16du:dateUtc="2025-12-12T19:56:00Z">
        <w:r w:rsidR="005E06B0">
          <w:rPr>
            <w:rStyle w:val="NormalTok"/>
            <w:rFonts w:cs="Consolas"/>
          </w:rPr>
          <w:t xml:space="preserve"> </w:t>
        </w:r>
      </w:ins>
      <w:r w:rsidR="007C0A0D" w:rsidRPr="008A0236">
        <w:rPr>
          <w:rStyle w:val="NormalTok"/>
          <w:rFonts w:cs="Consolas"/>
        </w:rPr>
        <w:t xml:space="preserve">dataVEET3_part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ins w:id="1918" w:author="Johannes Zauner" w:date="2025-12-12T20:58:00Z" w16du:dateUtc="2025-12-12T19:58:00Z">
        <w:r w:rsidR="00850819">
          <w:rPr>
            <w:rStyle w:val="NormalTok"/>
          </w:rPr>
          <w:t>7</w:t>
        </w:r>
      </w:ins>
      <w:ins w:id="1919" w:author="Johannes Zauner" w:date="2025-12-12T20:56:00Z" w16du:dateUtc="2025-12-12T19:56: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group_by</w:t>
      </w:r>
      <w:r w:rsidR="007C0A0D" w:rsidRPr="008A0236">
        <w:rPr>
          <w:rStyle w:val="NormalTok"/>
          <w:rFonts w:cs="Consolas"/>
        </w:rPr>
        <w:t xml:space="preserve">(Datetime, </w:t>
      </w:r>
      <w:r w:rsidR="007C0A0D" w:rsidRPr="008A0236">
        <w:rPr>
          <w:rStyle w:val="AttributeTok"/>
          <w:rFonts w:cs="Consolas"/>
        </w:rPr>
        <w:t>.add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1920" w:author="Johannes Zauner" w:date="2025-12-12T20:58:00Z" w16du:dateUtc="2025-12-12T19:58:00Z">
        <w:r w:rsidR="00850819">
          <w:rPr>
            <w:rStyle w:val="NormalTok"/>
          </w:rPr>
          <w:t>8</w:t>
        </w:r>
      </w:ins>
      <w:ins w:id="1921" w:author="Johannes Zauner" w:date="2025-12-12T20:56:00Z" w16du:dateUtc="2025-12-12T19:56: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filter</w:t>
      </w:r>
      <w:r w:rsidR="007C0A0D" w:rsidRPr="008A0236">
        <w:rPr>
          <w:rStyle w:val="NormalTok"/>
          <w:rFonts w:cs="Consolas"/>
        </w:rPr>
        <w:t xml:space="preserve">(conf1 </w:t>
      </w:r>
      <w:r w:rsidR="007C0A0D" w:rsidRPr="008A0236">
        <w:rPr>
          <w:rStyle w:val="SpecialCharTok"/>
          <w:rFonts w:cs="Consolas"/>
        </w:rPr>
        <w:t>&gt;=</w:t>
      </w:r>
      <w:r w:rsidR="007C0A0D" w:rsidRPr="008A0236">
        <w:rPr>
          <w:rStyle w:val="NormalTok"/>
          <w:rFonts w:cs="Consolas"/>
        </w:rPr>
        <w:t xml:space="preserve"> </w:t>
      </w:r>
      <w:r w:rsidR="007C0A0D" w:rsidRPr="008A0236">
        <w:rPr>
          <w:rStyle w:val="FloatTok"/>
          <w:rFonts w:cs="Consolas"/>
        </w:rPr>
        <w:t>0.1</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1922" w:author="Johannes Zauner" w:date="2025-12-12T20:58:00Z" w16du:dateUtc="2025-12-12T19:58:00Z">
        <w:r w:rsidR="00850819">
          <w:rPr>
            <w:rStyle w:val="NormalTok"/>
          </w:rPr>
          <w:t>9</w:t>
        </w:r>
      </w:ins>
      <w:ins w:id="1923" w:author="Johannes Zauner" w:date="2025-12-12T20:56:00Z" w16du:dateUtc="2025-12-12T19:56: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summarize</w:t>
      </w:r>
      <w:r w:rsidR="007C0A0D" w:rsidRPr="008A0236">
        <w:rPr>
          <w:rStyle w:val="NormalTok"/>
          <w:rFonts w:cs="Consolas"/>
        </w:rPr>
        <w:t>(</w:t>
      </w:r>
      <w:r w:rsidR="007C0A0D" w:rsidRPr="008A0236">
        <w:rPr>
          <w:rFonts w:cs="Consolas"/>
        </w:rPr>
        <w:br/>
      </w:r>
      <w:ins w:id="1924" w:author="Johannes Zauner" w:date="2025-12-12T20:56:00Z" w16du:dateUtc="2025-12-12T19:56:00Z">
        <w:r w:rsidR="005E06B0">
          <w:rPr>
            <w:rStyle w:val="NormalTok"/>
          </w:rPr>
          <w:t>1</w:t>
        </w:r>
      </w:ins>
      <w:ins w:id="1925" w:author="Johannes Zauner" w:date="2025-12-12T20:58:00Z" w16du:dateUtc="2025-12-12T19:58:00Z">
        <w:r w:rsidR="00850819">
          <w:rPr>
            <w:rStyle w:val="NormalTok"/>
            <w:rFonts w:cs="Consolas"/>
          </w:rPr>
          <w:t>0</w:t>
        </w:r>
      </w:ins>
      <w:r w:rsidR="007C0A0D" w:rsidRPr="008A0236">
        <w:rPr>
          <w:rStyle w:val="NormalTok"/>
          <w:rFonts w:cs="Consolas"/>
        </w:rPr>
        <w:t xml:space="preserve">    </w:t>
      </w:r>
      <w:r w:rsidR="007C0A0D" w:rsidRPr="008A0236">
        <w:rPr>
          <w:rStyle w:val="AttributeTok"/>
          <w:rFonts w:cs="Consolas"/>
        </w:rPr>
        <w:t>distance_mean =</w:t>
      </w:r>
      <w:r w:rsidR="007C0A0D" w:rsidRPr="008A0236">
        <w:rPr>
          <w:rStyle w:val="NormalTok"/>
          <w:rFonts w:cs="Consolas"/>
        </w:rPr>
        <w:t xml:space="preserve"> </w:t>
      </w:r>
      <w:r w:rsidR="007C0A0D" w:rsidRPr="008A0236">
        <w:rPr>
          <w:rStyle w:val="FunctionTok"/>
          <w:rFonts w:cs="Consolas"/>
        </w:rPr>
        <w:t>mean</w:t>
      </w:r>
      <w:r w:rsidR="007C0A0D" w:rsidRPr="008A0236">
        <w:rPr>
          <w:rStyle w:val="NormalTok"/>
          <w:rFonts w:cs="Consolas"/>
        </w:rPr>
        <w:t>(dist1),</w:t>
      </w:r>
      <w:r w:rsidR="007C0A0D" w:rsidRPr="008A0236">
        <w:rPr>
          <w:rFonts w:cs="Consolas"/>
        </w:rPr>
        <w:br/>
      </w:r>
      <w:ins w:id="1926" w:author="Johannes Zauner" w:date="2025-12-12T20:56:00Z" w16du:dateUtc="2025-12-12T19:56:00Z">
        <w:r w:rsidR="005E06B0">
          <w:rPr>
            <w:rStyle w:val="NormalTok"/>
          </w:rPr>
          <w:t>1</w:t>
        </w:r>
      </w:ins>
      <w:ins w:id="1927" w:author="Johannes Zauner" w:date="2025-12-12T20:58:00Z" w16du:dateUtc="2025-12-12T19:58:00Z">
        <w:r w:rsidR="00850819">
          <w:rPr>
            <w:rStyle w:val="NormalTok"/>
            <w:rFonts w:cs="Consolas"/>
          </w:rPr>
          <w:t>1</w:t>
        </w:r>
      </w:ins>
      <w:r w:rsidR="007C0A0D" w:rsidRPr="008A0236">
        <w:rPr>
          <w:rStyle w:val="NormalTok"/>
          <w:rFonts w:cs="Consolas"/>
        </w:rPr>
        <w:t xml:space="preserve">    </w:t>
      </w:r>
      <w:r w:rsidR="007C0A0D" w:rsidRPr="008A0236">
        <w:rPr>
          <w:rStyle w:val="AttributeTok"/>
          <w:rFonts w:cs="Consolas"/>
        </w:rPr>
        <w:t>distance_min =</w:t>
      </w:r>
      <w:r w:rsidR="007C0A0D" w:rsidRPr="008A0236">
        <w:rPr>
          <w:rStyle w:val="NormalTok"/>
          <w:rFonts w:cs="Consolas"/>
        </w:rPr>
        <w:t xml:space="preserve"> </w:t>
      </w:r>
      <w:r w:rsidR="007C0A0D" w:rsidRPr="008A0236">
        <w:rPr>
          <w:rStyle w:val="FunctionTok"/>
          <w:rFonts w:cs="Consolas"/>
        </w:rPr>
        <w:t>min</w:t>
      </w:r>
      <w:r w:rsidR="007C0A0D" w:rsidRPr="008A0236">
        <w:rPr>
          <w:rStyle w:val="NormalTok"/>
          <w:rFonts w:cs="Consolas"/>
        </w:rPr>
        <w:t>(dist1),</w:t>
      </w:r>
      <w:r w:rsidR="007C0A0D" w:rsidRPr="008A0236">
        <w:rPr>
          <w:rFonts w:cs="Consolas"/>
        </w:rPr>
        <w:br/>
      </w:r>
      <w:ins w:id="1928" w:author="Johannes Zauner" w:date="2025-12-12T20:57:00Z" w16du:dateUtc="2025-12-12T19:57:00Z">
        <w:r w:rsidR="005E06B0">
          <w:rPr>
            <w:rStyle w:val="NormalTok"/>
          </w:rPr>
          <w:t>1</w:t>
        </w:r>
      </w:ins>
      <w:ins w:id="1929" w:author="Johannes Zauner" w:date="2025-12-12T20:58:00Z" w16du:dateUtc="2025-12-12T19:58:00Z">
        <w:r w:rsidR="00850819">
          <w:rPr>
            <w:rStyle w:val="NormalTok"/>
            <w:rFonts w:cs="Consolas"/>
          </w:rPr>
          <w:t>2</w:t>
        </w:r>
      </w:ins>
      <w:r w:rsidR="007C0A0D" w:rsidRPr="008A0236">
        <w:rPr>
          <w:rStyle w:val="NormalTok"/>
          <w:rFonts w:cs="Consolas"/>
        </w:rPr>
        <w:t xml:space="preserve">    </w:t>
      </w:r>
      <w:r w:rsidR="007C0A0D" w:rsidRPr="008A0236">
        <w:rPr>
          <w:rStyle w:val="AttributeTok"/>
          <w:rFonts w:cs="Consolas"/>
        </w:rPr>
        <w:t>distance_central =</w:t>
      </w:r>
      <w:r w:rsidR="007C0A0D" w:rsidRPr="008A0236">
        <w:rPr>
          <w:rStyle w:val="NormalTok"/>
          <w:rFonts w:cs="Consolas"/>
        </w:rPr>
        <w:t xml:space="preserve"> </w:t>
      </w:r>
      <w:ins w:id="1930" w:author="Johannes Zauner" w:date="2025-12-12T20:57:00Z" w16du:dateUtc="2025-12-12T19:57:00Z">
        <w:r w:rsidR="005E06B0">
          <w:rPr>
            <w:rStyle w:val="NormalTok"/>
            <w:rFonts w:cs="Consolas"/>
          </w:rPr>
          <w:br/>
        </w:r>
        <w:r w:rsidR="005E06B0">
          <w:rPr>
            <w:rStyle w:val="NormalTok"/>
          </w:rPr>
          <w:t>1</w:t>
        </w:r>
      </w:ins>
      <w:ins w:id="1931" w:author="Johannes Zauner" w:date="2025-12-12T20:58:00Z" w16du:dateUtc="2025-12-12T19:58:00Z">
        <w:r w:rsidR="00850819">
          <w:rPr>
            <w:rStyle w:val="NormalTok"/>
            <w:rFonts w:cs="Consolas"/>
          </w:rPr>
          <w:t>3</w:t>
        </w:r>
      </w:ins>
      <w:ins w:id="1932" w:author="Johannes Zauner" w:date="2025-12-12T20:57:00Z" w16du:dateUtc="2025-12-12T19:57:00Z">
        <w:r w:rsidR="005E06B0">
          <w:rPr>
            <w:rStyle w:val="NormalTok"/>
            <w:rFonts w:cs="Consolas"/>
          </w:rPr>
          <w:t xml:space="preserve">          </w:t>
        </w:r>
      </w:ins>
      <w:r w:rsidR="007C0A0D" w:rsidRPr="008A0236">
        <w:rPr>
          <w:rStyle w:val="FunctionTok"/>
          <w:rFonts w:cs="Consolas"/>
        </w:rPr>
        <w:t>mean</w:t>
      </w:r>
      <w:r w:rsidR="007C0A0D" w:rsidRPr="008A0236">
        <w:rPr>
          <w:rStyle w:val="NormalTok"/>
          <w:rFonts w:cs="Consolas"/>
        </w:rPr>
        <w:t>(dist1[</w:t>
      </w:r>
      <w:r w:rsidR="007C0A0D" w:rsidRPr="008A0236">
        <w:rPr>
          <w:rStyle w:val="FunctionTok"/>
          <w:rFonts w:cs="Consolas"/>
        </w:rPr>
        <w:t>between</w:t>
      </w:r>
      <w:r w:rsidR="007C0A0D" w:rsidRPr="008A0236">
        <w:rPr>
          <w:rStyle w:val="NormalTok"/>
          <w:rFonts w:cs="Consolas"/>
        </w:rPr>
        <w:t xml:space="preserve">(x.pos, </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Style w:val="DecValTok"/>
          <w:rFonts w:cs="Consolas"/>
        </w:rPr>
        <w:t>10</w:t>
      </w:r>
      <w:r w:rsidR="007C0A0D" w:rsidRPr="008A0236">
        <w:rPr>
          <w:rStyle w:val="NormalTok"/>
          <w:rFonts w:cs="Consolas"/>
        </w:rPr>
        <w:t xml:space="preserve">) </w:t>
      </w:r>
      <w:r w:rsidR="007C0A0D" w:rsidRPr="008A0236">
        <w:rPr>
          <w:rStyle w:val="SpecialCharTok"/>
          <w:rFonts w:cs="Consolas"/>
        </w:rPr>
        <w:t>&amp;</w:t>
      </w:r>
      <w:r w:rsidR="007C0A0D" w:rsidRPr="008A0236">
        <w:rPr>
          <w:rStyle w:val="NormalTok"/>
          <w:rFonts w:cs="Consolas"/>
        </w:rPr>
        <w:t xml:space="preserve"> </w:t>
      </w:r>
      <w:r w:rsidR="007C0A0D" w:rsidRPr="008A0236">
        <w:rPr>
          <w:rStyle w:val="FunctionTok"/>
          <w:rFonts w:cs="Consolas"/>
        </w:rPr>
        <w:t>between</w:t>
      </w:r>
      <w:r w:rsidR="007C0A0D" w:rsidRPr="008A0236">
        <w:rPr>
          <w:rStyle w:val="NormalTok"/>
          <w:rFonts w:cs="Consolas"/>
        </w:rPr>
        <w:t xml:space="preserve">(y.pos, </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Style w:val="DecValTok"/>
          <w:rFonts w:cs="Consolas"/>
        </w:rPr>
        <w:t>10</w:t>
      </w:r>
      <w:r w:rsidR="007C0A0D" w:rsidRPr="008A0236">
        <w:rPr>
          <w:rStyle w:val="NormalTok"/>
          <w:rFonts w:cs="Consolas"/>
        </w:rPr>
        <w:t>)]),</w:t>
      </w:r>
      <w:r w:rsidR="007C0A0D" w:rsidRPr="008A0236">
        <w:rPr>
          <w:rFonts w:cs="Consolas"/>
        </w:rPr>
        <w:br/>
      </w:r>
      <w:ins w:id="1933" w:author="Johannes Zauner" w:date="2025-12-12T20:57:00Z" w16du:dateUtc="2025-12-12T19:57:00Z">
        <w:r w:rsidR="005E06B0">
          <w:rPr>
            <w:rStyle w:val="NormalTok"/>
          </w:rPr>
          <w:t>1</w:t>
        </w:r>
      </w:ins>
      <w:ins w:id="1934" w:author="Johannes Zauner" w:date="2025-12-12T20:58:00Z" w16du:dateUtc="2025-12-12T19:58:00Z">
        <w:r w:rsidR="00850819">
          <w:rPr>
            <w:rStyle w:val="NormalTok"/>
            <w:rFonts w:cs="Consolas"/>
          </w:rPr>
          <w:t>4</w:t>
        </w:r>
      </w:ins>
      <w:del w:id="1935" w:author="Johannes Zauner" w:date="2025-12-12T20:57:00Z" w16du:dateUtc="2025-12-12T19:57:00Z">
        <w:r w:rsidR="007C0A0D" w:rsidRPr="008A0236" w:rsidDel="005E06B0">
          <w:rPr>
            <w:rStyle w:val="NormalTok"/>
            <w:rFonts w:cs="Consolas"/>
          </w:rPr>
          <w:delText xml:space="preserve"> </w:delText>
        </w:r>
      </w:del>
      <w:r w:rsidR="007C0A0D" w:rsidRPr="008A0236">
        <w:rPr>
          <w:rStyle w:val="NormalTok"/>
          <w:rFonts w:cs="Consolas"/>
        </w:rPr>
        <w:t xml:space="preserve">   </w:t>
      </w:r>
      <w:ins w:id="1936" w:author="Johannes Zauner" w:date="2025-12-12T20:57:00Z" w16du:dateUtc="2025-12-12T19:57:00Z">
        <w:r w:rsidR="005E06B0">
          <w:rPr>
            <w:rStyle w:val="NormalTok"/>
            <w:rFonts w:cs="Consolas"/>
          </w:rPr>
          <w:t xml:space="preserve"> </w:t>
        </w:r>
      </w:ins>
      <w:r w:rsidR="007C0A0D" w:rsidRPr="008A0236">
        <w:rPr>
          <w:rStyle w:val="AttributeTok"/>
          <w:rFonts w:cs="Consolas"/>
        </w:rPr>
        <w:t>n =</w:t>
      </w:r>
      <w:r w:rsidR="007C0A0D" w:rsidRPr="008A0236">
        <w:rPr>
          <w:rStyle w:val="NormalTok"/>
          <w:rFonts w:cs="Consolas"/>
        </w:rPr>
        <w:t xml:space="preserve"> </w:t>
      </w:r>
      <w:r w:rsidR="007C0A0D" w:rsidRPr="008A0236">
        <w:rPr>
          <w:rStyle w:val="FunctionTok"/>
          <w:rFonts w:cs="Consolas"/>
        </w:rPr>
        <w:t>n</w:t>
      </w:r>
      <w:r w:rsidR="007C0A0D" w:rsidRPr="008A0236">
        <w:rPr>
          <w:rStyle w:val="NormalTok"/>
          <w:rFonts w:cs="Consolas"/>
        </w:rPr>
        <w:t>(),</w:t>
      </w:r>
      <w:r w:rsidR="007C0A0D" w:rsidRPr="008A0236">
        <w:rPr>
          <w:rFonts w:cs="Consolas"/>
        </w:rPr>
        <w:br/>
      </w:r>
      <w:ins w:id="1937" w:author="Johannes Zauner" w:date="2025-12-12T20:57:00Z" w16du:dateUtc="2025-12-12T19:57:00Z">
        <w:r w:rsidR="005E06B0">
          <w:rPr>
            <w:rStyle w:val="NormalTok"/>
          </w:rPr>
          <w:t>1</w:t>
        </w:r>
      </w:ins>
      <w:ins w:id="1938" w:author="Johannes Zauner" w:date="2025-12-12T20:58:00Z" w16du:dateUtc="2025-12-12T19:58:00Z">
        <w:r w:rsidR="00850819">
          <w:rPr>
            <w:rStyle w:val="NormalTok"/>
            <w:rFonts w:cs="Consolas"/>
          </w:rPr>
          <w:t>5</w:t>
        </w:r>
      </w:ins>
      <w:del w:id="1939" w:author="Johannes Zauner" w:date="2025-12-12T20:57:00Z" w16du:dateUtc="2025-12-12T19:57:00Z">
        <w:r w:rsidR="007C0A0D" w:rsidRPr="008A0236" w:rsidDel="005E06B0">
          <w:rPr>
            <w:rStyle w:val="NormalTok"/>
            <w:rFonts w:cs="Consolas"/>
          </w:rPr>
          <w:delText xml:space="preserve"> </w:delText>
        </w:r>
      </w:del>
      <w:r w:rsidR="007C0A0D" w:rsidRPr="008A0236">
        <w:rPr>
          <w:rStyle w:val="NormalTok"/>
          <w:rFonts w:cs="Consolas"/>
        </w:rPr>
        <w:t xml:space="preserve">  </w:t>
      </w:r>
      <w:del w:id="1940" w:author="Johannes Zauner" w:date="2025-12-12T20:57:00Z" w16du:dateUtc="2025-12-12T19:57:00Z">
        <w:r w:rsidR="007C0A0D" w:rsidRPr="008A0236" w:rsidDel="005E06B0">
          <w:rPr>
            <w:rStyle w:val="NormalTok"/>
            <w:rFonts w:cs="Consolas"/>
          </w:rPr>
          <w:delText xml:space="preserve"> </w:delText>
        </w:r>
      </w:del>
      <w:ins w:id="1941" w:author="Johannes Zauner" w:date="2025-12-12T20:57:00Z" w16du:dateUtc="2025-12-12T19:57:00Z">
        <w:r w:rsidR="005E06B0">
          <w:rPr>
            <w:rStyle w:val="NormalTok"/>
            <w:rFonts w:cs="Consolas"/>
          </w:rPr>
          <w:t xml:space="preserve">  </w:t>
        </w:r>
      </w:ins>
      <w:r w:rsidR="007C0A0D" w:rsidRPr="008A0236">
        <w:rPr>
          <w:rStyle w:val="AttributeTok"/>
          <w:rFonts w:cs="Consolas"/>
        </w:rPr>
        <w:t>.groups =</w:t>
      </w:r>
      <w:r w:rsidR="007C0A0D" w:rsidRPr="008A0236">
        <w:rPr>
          <w:rStyle w:val="NormalTok"/>
          <w:rFonts w:cs="Consolas"/>
        </w:rPr>
        <w:t xml:space="preserve"> </w:t>
      </w:r>
      <w:r w:rsidR="007C0A0D" w:rsidRPr="008A0236">
        <w:rPr>
          <w:rStyle w:val="StringTok"/>
          <w:rFonts w:cs="Consolas"/>
        </w:rPr>
        <w:t>"drop_last"</w:t>
      </w:r>
      <w:r w:rsidR="007C0A0D" w:rsidRPr="008A0236">
        <w:rPr>
          <w:rFonts w:cs="Consolas"/>
        </w:rPr>
        <w:br/>
      </w:r>
      <w:ins w:id="1942" w:author="Johannes Zauner" w:date="2025-12-12T20:57:00Z" w16du:dateUtc="2025-12-12T19:57:00Z">
        <w:r w:rsidR="005E06B0">
          <w:rPr>
            <w:rStyle w:val="NormalTok"/>
          </w:rPr>
          <w:t>1</w:t>
        </w:r>
      </w:ins>
      <w:ins w:id="1943" w:author="Johannes Zauner" w:date="2025-12-12T20:58:00Z" w16du:dateUtc="2025-12-12T19:58:00Z">
        <w:r w:rsidR="00850819">
          <w:rPr>
            <w:rStyle w:val="NormalTok"/>
            <w:rFonts w:cs="Consolas"/>
          </w:rPr>
          <w:t>6</w:t>
        </w:r>
      </w:ins>
      <w:r w:rsidR="007C0A0D" w:rsidRPr="008A0236">
        <w:rPr>
          <w:rStyle w:val="NormalTok"/>
          <w:rFonts w:cs="Consolas"/>
        </w:rPr>
        <w:t xml:space="preserve">  )</w:t>
      </w:r>
      <w:r w:rsidR="007C0A0D" w:rsidRPr="008A0236">
        <w:rPr>
          <w:rFonts w:cs="Consolas"/>
        </w:rPr>
        <w:br/>
      </w:r>
      <w:ins w:id="1944" w:author="Johannes Zauner" w:date="2025-12-12T20:57:00Z" w16du:dateUtc="2025-12-12T19:57:00Z">
        <w:r w:rsidR="005E06B0">
          <w:rPr>
            <w:rStyle w:val="NormalTok"/>
          </w:rPr>
          <w:t>1</w:t>
        </w:r>
      </w:ins>
      <w:ins w:id="1945" w:author="Johannes Zauner" w:date="2025-12-12T20:58:00Z" w16du:dateUtc="2025-12-12T19:58:00Z">
        <w:r w:rsidR="00850819">
          <w:rPr>
            <w:rStyle w:val="NormalTok"/>
          </w:rPr>
          <w:t>7</w:t>
        </w:r>
      </w:ins>
      <w:r w:rsidR="007C0A0D" w:rsidRPr="008A0236">
        <w:rPr>
          <w:rFonts w:cs="Consolas"/>
        </w:rPr>
        <w:br/>
      </w:r>
      <w:ins w:id="1946" w:author="Johannes Zauner" w:date="2025-12-12T20:57:00Z" w16du:dateUtc="2025-12-12T19:57:00Z">
        <w:r w:rsidR="005E06B0">
          <w:rPr>
            <w:rStyle w:val="NormalTok"/>
          </w:rPr>
          <w:t>1</w:t>
        </w:r>
      </w:ins>
      <w:ins w:id="1947" w:author="Johannes Zauner" w:date="2025-12-12T20:58:00Z" w16du:dateUtc="2025-12-12T19:58:00Z">
        <w:r w:rsidR="00850819">
          <w:rPr>
            <w:rStyle w:val="NormalTok"/>
            <w:rFonts w:cs="Consolas"/>
          </w:rPr>
          <w:t xml:space="preserve">8 </w:t>
        </w:r>
      </w:ins>
      <w:r w:rsidR="007C0A0D" w:rsidRPr="008A0236">
        <w:rPr>
          <w:rStyle w:val="NormalTok"/>
          <w:rFonts w:cs="Consolas"/>
        </w:rPr>
        <w:t xml:space="preserve">dataVEET3_condensed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ins w:id="1948" w:author="Johannes Zauner" w:date="2025-12-12T20:57:00Z" w16du:dateUtc="2025-12-12T19:57:00Z">
        <w:r w:rsidR="005E06B0">
          <w:rPr>
            <w:rStyle w:val="NormalTok"/>
          </w:rPr>
          <w:t>1</w:t>
        </w:r>
      </w:ins>
      <w:ins w:id="1949" w:author="Johannes Zauner" w:date="2025-12-12T20:58:00Z" w16du:dateUtc="2025-12-12T19:58:00Z">
        <w:r w:rsidR="00850819">
          <w:rPr>
            <w:rStyle w:val="NormalTok"/>
          </w:rPr>
          <w:t>9</w:t>
        </w:r>
      </w:ins>
      <w:ins w:id="1950"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aggregate_Datetime</w:t>
      </w:r>
      <w:r w:rsidR="007C0A0D" w:rsidRPr="008A0236">
        <w:rPr>
          <w:rStyle w:val="NormalTok"/>
          <w:rFonts w:cs="Consolas"/>
        </w:rPr>
        <w:t>(</w:t>
      </w:r>
      <w:ins w:id="1951" w:author="Johannes Zauner" w:date="2025-12-12T20:57:00Z" w16du:dateUtc="2025-12-12T19:57:00Z">
        <w:r w:rsidR="005E06B0">
          <w:rPr>
            <w:rStyle w:val="NormalTok"/>
            <w:rFonts w:cs="Consolas"/>
          </w:rPr>
          <w:br/>
        </w:r>
      </w:ins>
      <w:ins w:id="1952" w:author="Johannes Zauner" w:date="2025-12-12T20:58:00Z" w16du:dateUtc="2025-12-12T19:58:00Z">
        <w:r w:rsidR="00850819">
          <w:rPr>
            <w:rStyle w:val="NormalTok"/>
          </w:rPr>
          <w:t>20</w:t>
        </w:r>
      </w:ins>
      <w:ins w:id="1953" w:author="Johannes Zauner" w:date="2025-12-12T20:57:00Z" w16du:dateUtc="2025-12-12T19:57:00Z">
        <w:r w:rsidR="005E06B0">
          <w:rPr>
            <w:rStyle w:val="NormalTok"/>
            <w:rFonts w:cs="Consolas"/>
          </w:rPr>
          <w:t xml:space="preserve">      </w:t>
        </w:r>
      </w:ins>
      <w:r w:rsidR="007C0A0D" w:rsidRPr="008A0236">
        <w:rPr>
          <w:rStyle w:val="StringTok"/>
          <w:rFonts w:cs="Consolas"/>
        </w:rPr>
        <w:t>"15 mins"</w:t>
      </w:r>
      <w:r w:rsidR="007C0A0D" w:rsidRPr="008A0236">
        <w:rPr>
          <w:rStyle w:val="NormalTok"/>
          <w:rFonts w:cs="Consolas"/>
        </w:rPr>
        <w:t xml:space="preserve">, </w:t>
      </w:r>
      <w:r w:rsidR="007C0A0D" w:rsidRPr="008A0236">
        <w:rPr>
          <w:rStyle w:val="AttributeTok"/>
          <w:rFonts w:cs="Consolas"/>
        </w:rPr>
        <w:t>numeric.handler =</w:t>
      </w:r>
      <w:r w:rsidR="007C0A0D" w:rsidRPr="008A0236">
        <w:rPr>
          <w:rStyle w:val="NormalTok"/>
          <w:rFonts w:cs="Consolas"/>
        </w:rPr>
        <w:t xml:space="preserve"> \(x) </w:t>
      </w:r>
      <w:r w:rsidR="007C0A0D" w:rsidRPr="008A0236">
        <w:rPr>
          <w:rStyle w:val="FunctionTok"/>
          <w:rFonts w:cs="Consolas"/>
        </w:rPr>
        <w:t>mean</w:t>
      </w:r>
      <w:r w:rsidR="007C0A0D" w:rsidRPr="008A0236">
        <w:rPr>
          <w:rStyle w:val="NormalTok"/>
          <w:rFonts w:cs="Consolas"/>
        </w:rPr>
        <w:t xml:space="preserve">(x, </w:t>
      </w:r>
      <w:r w:rsidR="007C0A0D" w:rsidRPr="008A0236">
        <w:rPr>
          <w:rStyle w:val="AttributeTok"/>
          <w:rFonts w:cs="Consolas"/>
        </w:rPr>
        <w:t>na.rm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1954" w:author="Johannes Zauner" w:date="2025-12-12T20:58:00Z" w16du:dateUtc="2025-12-12T19:58:00Z">
        <w:r w:rsidR="00850819">
          <w:rPr>
            <w:rStyle w:val="NormalTok"/>
          </w:rPr>
          <w:t>21</w:t>
        </w:r>
      </w:ins>
      <w:ins w:id="1955"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remove_partial_data</w:t>
      </w:r>
      <w:r w:rsidR="007C0A0D" w:rsidRPr="008A0236">
        <w:rPr>
          <w:rStyle w:val="NormalTok"/>
          <w:rFonts w:cs="Consolas"/>
        </w:rPr>
        <w:t>(</w:t>
      </w:r>
      <w:r w:rsidR="007C0A0D" w:rsidRPr="008A0236">
        <w:rPr>
          <w:rStyle w:val="AttributeTok"/>
          <w:rFonts w:cs="Consolas"/>
        </w:rPr>
        <w:t>by.date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ins w:id="1956" w:author="Johannes Zauner" w:date="2025-12-12T20:58:00Z" w16du:dateUtc="2025-12-12T19:58:00Z">
        <w:r w:rsidR="00850819">
          <w:rPr>
            <w:rStyle w:val="NormalTok"/>
          </w:rPr>
          <w:t>22</w:t>
        </w:r>
      </w:ins>
      <w:ins w:id="1957"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pivot_longer</w:t>
      </w:r>
      <w:r w:rsidR="007C0A0D" w:rsidRPr="008A0236">
        <w:rPr>
          <w:rStyle w:val="NormalTok"/>
          <w:rFonts w:cs="Consolas"/>
        </w:rPr>
        <w:t>(</w:t>
      </w:r>
      <w:r w:rsidR="007C0A0D" w:rsidRPr="008A0236">
        <w:rPr>
          <w:rStyle w:val="FunctionTok"/>
          <w:rFonts w:cs="Consolas"/>
        </w:rPr>
        <w:t>contains</w:t>
      </w:r>
      <w:r w:rsidR="007C0A0D" w:rsidRPr="008A0236">
        <w:rPr>
          <w:rStyle w:val="NormalTok"/>
          <w:rFonts w:cs="Consolas"/>
        </w:rPr>
        <w:t>(</w:t>
      </w:r>
      <w:r w:rsidR="007C0A0D" w:rsidRPr="008A0236">
        <w:rPr>
          <w:rStyle w:val="StringTok"/>
          <w:rFonts w:cs="Consolas"/>
        </w:rPr>
        <w:t>"distance"</w:t>
      </w:r>
      <w:r w:rsidR="007C0A0D" w:rsidRPr="008A0236">
        <w:rPr>
          <w:rStyle w:val="NormalTok"/>
          <w:rFonts w:cs="Consolas"/>
        </w:rPr>
        <w:t>),</w:t>
      </w:r>
      <w:r w:rsidR="007C0A0D" w:rsidRPr="008A0236">
        <w:rPr>
          <w:rFonts w:cs="Consolas"/>
        </w:rPr>
        <w:br/>
      </w:r>
      <w:ins w:id="1958" w:author="Johannes Zauner" w:date="2025-12-12T20:58:00Z" w16du:dateUtc="2025-12-12T19:58:00Z">
        <w:r w:rsidR="00850819">
          <w:rPr>
            <w:rStyle w:val="NormalTok"/>
          </w:rPr>
          <w:t>2</w:t>
        </w:r>
      </w:ins>
      <w:ins w:id="1959" w:author="Johannes Zauner" w:date="2025-12-12T20:59:00Z" w16du:dateUtc="2025-12-12T19:59:00Z">
        <w:r w:rsidR="00850819">
          <w:rPr>
            <w:rStyle w:val="NormalTok"/>
          </w:rPr>
          <w:t>3</w:t>
        </w:r>
      </w:ins>
      <w:ins w:id="1960"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names_to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".value"</w:t>
      </w:r>
      <w:r w:rsidR="007C0A0D" w:rsidRPr="008A0236">
        <w:rPr>
          <w:rStyle w:val="NormalTok"/>
          <w:rFonts w:cs="Consolas"/>
        </w:rPr>
        <w:t xml:space="preserve">, </w:t>
      </w:r>
      <w:r w:rsidR="007C0A0D" w:rsidRPr="008A0236">
        <w:rPr>
          <w:rStyle w:val="StringTok"/>
          <w:rFonts w:cs="Consolas"/>
        </w:rPr>
        <w:t>"method"</w:t>
      </w:r>
      <w:r w:rsidR="007C0A0D" w:rsidRPr="008A0236">
        <w:rPr>
          <w:rStyle w:val="NormalTok"/>
          <w:rFonts w:cs="Consolas"/>
        </w:rPr>
        <w:t>),</w:t>
      </w:r>
      <w:r w:rsidR="007C0A0D" w:rsidRPr="008A0236">
        <w:rPr>
          <w:rFonts w:cs="Consolas"/>
        </w:rPr>
        <w:br/>
      </w:r>
      <w:ins w:id="1961" w:author="Johannes Zauner" w:date="2025-12-12T20:59:00Z" w16du:dateUtc="2025-12-12T19:59:00Z">
        <w:r w:rsidR="00850819">
          <w:rPr>
            <w:rStyle w:val="NormalTok"/>
          </w:rPr>
          <w:t>24</w:t>
        </w:r>
      </w:ins>
      <w:ins w:id="1962"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names_pattern =</w:t>
      </w:r>
      <w:r w:rsidR="007C0A0D" w:rsidRPr="008A0236">
        <w:rPr>
          <w:rStyle w:val="NormalTok"/>
          <w:rFonts w:cs="Consolas"/>
        </w:rPr>
        <w:t xml:space="preserve"> </w:t>
      </w:r>
      <w:r w:rsidR="007C0A0D" w:rsidRPr="008A0236">
        <w:rPr>
          <w:rStyle w:val="StringTok"/>
          <w:rFonts w:cs="Consolas"/>
        </w:rPr>
        <w:t>"(distance)_(mean|min|max|central)"</w:t>
      </w:r>
      <w:r w:rsidR="007C0A0D" w:rsidRPr="008A0236">
        <w:rPr>
          <w:rFonts w:cs="Consolas"/>
        </w:rPr>
        <w:br/>
      </w:r>
      <w:ins w:id="1963" w:author="Johannes Zauner" w:date="2025-12-12T20:59:00Z" w16du:dateUtc="2025-12-12T19:59:00Z">
        <w:r w:rsidR="00850819">
          <w:rPr>
            <w:rStyle w:val="NormalTok"/>
          </w:rPr>
          <w:t>25</w:t>
        </w:r>
      </w:ins>
      <w:ins w:id="1964"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 </w:t>
      </w:r>
      <w:r w:rsidR="007C0A0D" w:rsidRPr="008A0236">
        <w:rPr>
          <w:rStyle w:val="SpecialCharTok"/>
          <w:rFonts w:cs="Consolas"/>
        </w:rPr>
        <w:t>|&gt;</w:t>
      </w:r>
      <w:r w:rsidR="007C0A0D" w:rsidRPr="008A0236">
        <w:rPr>
          <w:rFonts w:cs="Consolas"/>
        </w:rPr>
        <w:br/>
      </w:r>
      <w:ins w:id="1965" w:author="Johannes Zauner" w:date="2025-12-12T20:59:00Z" w16du:dateUtc="2025-12-12T19:59:00Z">
        <w:r w:rsidR="00850819">
          <w:rPr>
            <w:rStyle w:val="NormalTok"/>
          </w:rPr>
          <w:t>26</w:t>
        </w:r>
      </w:ins>
      <w:ins w:id="1966"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gg_day</w:t>
      </w:r>
      <w:r w:rsidR="007C0A0D" w:rsidRPr="008A0236">
        <w:rPr>
          <w:rStyle w:val="NormalTok"/>
          <w:rFonts w:cs="Consolas"/>
        </w:rPr>
        <w:t>(</w:t>
      </w:r>
      <w:r w:rsidR="007C0A0D" w:rsidRPr="008A0236">
        <w:rPr>
          <w:rStyle w:val="AttributeTok"/>
          <w:rFonts w:cs="Consolas"/>
        </w:rPr>
        <w:t>y.axis =</w:t>
      </w:r>
      <w:r w:rsidR="007C0A0D" w:rsidRPr="008A0236">
        <w:rPr>
          <w:rStyle w:val="NormalTok"/>
          <w:rFonts w:cs="Consolas"/>
        </w:rPr>
        <w:t xml:space="preserve"> distance</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Fonts w:cs="Consolas"/>
        </w:rPr>
        <w:br/>
      </w:r>
      <w:ins w:id="1967" w:author="Johannes Zauner" w:date="2025-12-12T20:59:00Z" w16du:dateUtc="2025-12-12T19:59:00Z">
        <w:r w:rsidR="00850819">
          <w:rPr>
            <w:rStyle w:val="NormalTok"/>
          </w:rPr>
          <w:t>27</w:t>
        </w:r>
      </w:ins>
      <w:ins w:id="1968"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geom =</w:t>
      </w:r>
      <w:r w:rsidR="007C0A0D" w:rsidRPr="008A0236">
        <w:rPr>
          <w:rStyle w:val="NormalTok"/>
          <w:rFonts w:cs="Consolas"/>
        </w:rPr>
        <w:t xml:space="preserve"> </w:t>
      </w:r>
      <w:r w:rsidR="007C0A0D" w:rsidRPr="008A0236">
        <w:rPr>
          <w:rStyle w:val="StringTok"/>
          <w:rFonts w:cs="Consolas"/>
        </w:rPr>
        <w:t>"line"</w:t>
      </w:r>
      <w:r w:rsidR="007C0A0D" w:rsidRPr="008A0236">
        <w:rPr>
          <w:rStyle w:val="NormalTok"/>
          <w:rFonts w:cs="Consolas"/>
        </w:rPr>
        <w:t>,</w:t>
      </w:r>
      <w:r w:rsidR="007C0A0D" w:rsidRPr="008A0236">
        <w:rPr>
          <w:rFonts w:cs="Consolas"/>
        </w:rPr>
        <w:br/>
      </w:r>
      <w:ins w:id="1969" w:author="Johannes Zauner" w:date="2025-12-12T20:59:00Z" w16du:dateUtc="2025-12-12T19:59:00Z">
        <w:r w:rsidR="00850819">
          <w:rPr>
            <w:rStyle w:val="NormalTok"/>
          </w:rPr>
          <w:t>28</w:t>
        </w:r>
      </w:ins>
      <w:ins w:id="1970"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aes_col =</w:t>
      </w:r>
      <w:r w:rsidR="007C0A0D" w:rsidRPr="008A0236">
        <w:rPr>
          <w:rStyle w:val="NormalTok"/>
          <w:rFonts w:cs="Consolas"/>
        </w:rPr>
        <w:t xml:space="preserve"> method,</w:t>
      </w:r>
      <w:r w:rsidR="007C0A0D" w:rsidRPr="008A0236">
        <w:rPr>
          <w:rFonts w:cs="Consolas"/>
        </w:rPr>
        <w:br/>
      </w:r>
      <w:ins w:id="1971" w:author="Johannes Zauner" w:date="2025-12-12T20:59:00Z" w16du:dateUtc="2025-12-12T19:59:00Z">
        <w:r w:rsidR="00850819">
          <w:rPr>
            <w:rStyle w:val="NormalTok"/>
          </w:rPr>
          <w:t>29</w:t>
        </w:r>
      </w:ins>
      <w:ins w:id="1972"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group =</w:t>
      </w:r>
      <w:r w:rsidR="007C0A0D" w:rsidRPr="008A0236">
        <w:rPr>
          <w:rStyle w:val="NormalTok"/>
          <w:rFonts w:cs="Consolas"/>
        </w:rPr>
        <w:t xml:space="preserve"> method,</w:t>
      </w:r>
      <w:r w:rsidR="007C0A0D" w:rsidRPr="008A0236">
        <w:rPr>
          <w:rFonts w:cs="Consolas"/>
        </w:rPr>
        <w:br/>
      </w:r>
      <w:ins w:id="1973" w:author="Johannes Zauner" w:date="2025-12-12T20:59:00Z" w16du:dateUtc="2025-12-12T19:59:00Z">
        <w:r w:rsidR="00850819">
          <w:rPr>
            <w:rStyle w:val="NormalTok"/>
          </w:rPr>
          <w:t>30</w:t>
        </w:r>
      </w:ins>
      <w:ins w:id="1974"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linewidth =</w:t>
      </w:r>
      <w:r w:rsidR="007C0A0D" w:rsidRPr="008A0236">
        <w:rPr>
          <w:rStyle w:val="NormalTok"/>
          <w:rFonts w:cs="Consolas"/>
        </w:rPr>
        <w:t xml:space="preserve"> </w:t>
      </w:r>
      <w:r w:rsidR="007C0A0D" w:rsidRPr="008A0236">
        <w:rPr>
          <w:rStyle w:val="DecValTok"/>
          <w:rFonts w:cs="Consolas"/>
        </w:rPr>
        <w:t>1</w:t>
      </w:r>
      <w:r w:rsidR="007C0A0D" w:rsidRPr="008A0236">
        <w:rPr>
          <w:rStyle w:val="NormalTok"/>
          <w:rFonts w:cs="Consolas"/>
        </w:rPr>
        <w:t>,</w:t>
      </w:r>
      <w:r w:rsidR="007C0A0D" w:rsidRPr="008A0236">
        <w:rPr>
          <w:rFonts w:cs="Consolas"/>
        </w:rPr>
        <w:br/>
      </w:r>
      <w:ins w:id="1975" w:author="Johannes Zauner" w:date="2025-12-12T20:59:00Z" w16du:dateUtc="2025-12-12T19:59:00Z">
        <w:r w:rsidR="00850819">
          <w:rPr>
            <w:rStyle w:val="NormalTok"/>
          </w:rPr>
          <w:t>31</w:t>
        </w:r>
      </w:ins>
      <w:ins w:id="1976" w:author="Johannes Zauner" w:date="2025-12-12T20:57:00Z" w16du:dateUtc="2025-12-12T19:57: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alpha =</w:t>
      </w:r>
      <w:r w:rsidR="007C0A0D" w:rsidRPr="008A0236">
        <w:rPr>
          <w:rStyle w:val="NormalTok"/>
          <w:rFonts w:cs="Consolas"/>
        </w:rPr>
        <w:t xml:space="preserve"> </w:t>
      </w:r>
      <w:r w:rsidR="007C0A0D" w:rsidRPr="008A0236">
        <w:rPr>
          <w:rStyle w:val="FloatTok"/>
          <w:rFonts w:cs="Consolas"/>
        </w:rPr>
        <w:t>0.75</w:t>
      </w:r>
      <w:r w:rsidR="007C0A0D" w:rsidRPr="008A0236">
        <w:rPr>
          <w:rStyle w:val="NormalTok"/>
          <w:rFonts w:cs="Consolas"/>
        </w:rPr>
        <w:t>,</w:t>
      </w:r>
      <w:r w:rsidR="007C0A0D" w:rsidRPr="008A0236">
        <w:rPr>
          <w:rFonts w:cs="Consolas"/>
        </w:rPr>
        <w:br/>
      </w:r>
      <w:ins w:id="1977" w:author="Johannes Zauner" w:date="2025-12-12T20:59:00Z" w16du:dateUtc="2025-12-12T19:59:00Z">
        <w:r w:rsidR="00850819">
          <w:rPr>
            <w:rStyle w:val="NormalTok"/>
          </w:rPr>
          <w:t>32</w:t>
        </w:r>
      </w:ins>
      <w:ins w:id="1978" w:author="Johannes Zauner" w:date="2025-12-12T20:58:00Z" w16du:dateUtc="2025-12-12T19:58: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y.scale =</w:t>
      </w:r>
      <w:r w:rsidR="007C0A0D" w:rsidRPr="008A0236">
        <w:rPr>
          <w:rStyle w:val="NormalTok"/>
          <w:rFonts w:cs="Consolas"/>
        </w:rPr>
        <w:t xml:space="preserve"> </w:t>
      </w:r>
      <w:r w:rsidR="007C0A0D" w:rsidRPr="008A0236">
        <w:rPr>
          <w:rStyle w:val="StringTok"/>
          <w:rFonts w:cs="Consolas"/>
        </w:rPr>
        <w:t>"identity"</w:t>
      </w:r>
      <w:r w:rsidR="007C0A0D" w:rsidRPr="008A0236">
        <w:rPr>
          <w:rStyle w:val="NormalTok"/>
          <w:rFonts w:cs="Consolas"/>
        </w:rPr>
        <w:t>,</w:t>
      </w:r>
      <w:r w:rsidR="007C0A0D" w:rsidRPr="008A0236">
        <w:rPr>
          <w:rFonts w:cs="Consolas"/>
        </w:rPr>
        <w:br/>
      </w:r>
      <w:ins w:id="1979" w:author="Johannes Zauner" w:date="2025-12-12T20:59:00Z" w16du:dateUtc="2025-12-12T19:59:00Z">
        <w:r w:rsidR="00850819">
          <w:rPr>
            <w:rStyle w:val="NormalTok"/>
          </w:rPr>
          <w:t>33</w:t>
        </w:r>
      </w:ins>
      <w:ins w:id="1980" w:author="Johannes Zauner" w:date="2025-12-12T20:58:00Z" w16du:dateUtc="2025-12-12T19:58: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y.axis.breaks =</w:t>
      </w:r>
      <w:r w:rsidR="007C0A0D" w:rsidRPr="008A0236">
        <w:rPr>
          <w:rStyle w:val="NormalTok"/>
          <w:rFonts w:cs="Consolas"/>
        </w:rPr>
        <w:t xml:space="preserve"> </w:t>
      </w:r>
      <w:r w:rsidR="007C0A0D" w:rsidRPr="008A0236">
        <w:rPr>
          <w:rStyle w:val="FunctionTok"/>
          <w:rFonts w:cs="Consolas"/>
        </w:rPr>
        <w:t>seq</w:t>
      </w:r>
      <w:r w:rsidR="007C0A0D" w:rsidRPr="008A0236">
        <w:rPr>
          <w:rStyle w:val="NormalTok"/>
          <w:rFonts w:cs="Consolas"/>
        </w:rPr>
        <w:t>(</w:t>
      </w:r>
      <w:r w:rsidR="007C0A0D" w:rsidRPr="008A0236">
        <w:rPr>
          <w:rStyle w:val="DecValTok"/>
          <w:rFonts w:cs="Consolas"/>
        </w:rPr>
        <w:t>0</w:t>
      </w:r>
      <w:r w:rsidR="007C0A0D" w:rsidRPr="008A0236">
        <w:rPr>
          <w:rStyle w:val="NormalTok"/>
          <w:rFonts w:cs="Consolas"/>
        </w:rPr>
        <w:t>,</w:t>
      </w:r>
      <w:r w:rsidR="007C0A0D" w:rsidRPr="008A0236">
        <w:rPr>
          <w:rStyle w:val="DecValTok"/>
          <w:rFonts w:cs="Consolas"/>
        </w:rPr>
        <w:t>150</w:t>
      </w:r>
      <w:r w:rsidR="007C0A0D" w:rsidRPr="008A0236">
        <w:rPr>
          <w:rStyle w:val="NormalTok"/>
          <w:rFonts w:cs="Consolas"/>
        </w:rPr>
        <w:t xml:space="preserve">, </w:t>
      </w:r>
      <w:r w:rsidR="007C0A0D" w:rsidRPr="008A0236">
        <w:rPr>
          <w:rStyle w:val="AttributeTok"/>
          <w:rFonts w:cs="Consolas"/>
        </w:rPr>
        <w:t>by =</w:t>
      </w:r>
      <w:r w:rsidR="007C0A0D" w:rsidRPr="008A0236">
        <w:rPr>
          <w:rStyle w:val="NormalTok"/>
          <w:rFonts w:cs="Consolas"/>
        </w:rPr>
        <w:t xml:space="preserve"> </w:t>
      </w:r>
      <w:r w:rsidR="007C0A0D" w:rsidRPr="008A0236">
        <w:rPr>
          <w:rStyle w:val="DecValTok"/>
          <w:rFonts w:cs="Consolas"/>
        </w:rPr>
        <w:t>20</w:t>
      </w:r>
      <w:r w:rsidR="007C0A0D" w:rsidRPr="008A0236">
        <w:rPr>
          <w:rStyle w:val="NormalTok"/>
          <w:rFonts w:cs="Consolas"/>
        </w:rPr>
        <w:t>),</w:t>
      </w:r>
      <w:r w:rsidR="007C0A0D" w:rsidRPr="008A0236">
        <w:rPr>
          <w:rFonts w:cs="Consolas"/>
        </w:rPr>
        <w:br/>
      </w:r>
      <w:ins w:id="1981" w:author="Johannes Zauner" w:date="2025-12-12T20:59:00Z" w16du:dateUtc="2025-12-12T19:59:00Z">
        <w:r w:rsidR="00850819">
          <w:rPr>
            <w:rStyle w:val="NormalTok"/>
          </w:rPr>
          <w:t>34</w:t>
        </w:r>
      </w:ins>
      <w:ins w:id="1982" w:author="Johannes Zauner" w:date="2025-12-12T20:58:00Z" w16du:dateUtc="2025-12-12T19:58:00Z">
        <w:r w:rsidR="005E06B0">
          <w:rPr>
            <w:rStyle w:val="NormalTok"/>
            <w:rFonts w:cs="Consolas"/>
          </w:rPr>
          <w:t xml:space="preserve"> </w:t>
        </w:r>
      </w:ins>
      <w:r w:rsidR="007C0A0D" w:rsidRPr="008A0236">
        <w:rPr>
          <w:rStyle w:val="NormalTok"/>
          <w:rFonts w:cs="Consolas"/>
        </w:rPr>
        <w:t xml:space="preserve">         </w:t>
      </w:r>
      <w:r w:rsidR="007C0A0D" w:rsidRPr="008A0236">
        <w:rPr>
          <w:rStyle w:val="AttributeTok"/>
          <w:rFonts w:cs="Consolas"/>
        </w:rPr>
        <w:t>y.axis.label =</w:t>
      </w:r>
      <w:r w:rsidR="007C0A0D" w:rsidRPr="008A0236">
        <w:rPr>
          <w:rStyle w:val="NormalTok"/>
          <w:rFonts w:cs="Consolas"/>
        </w:rPr>
        <w:t xml:space="preserve"> </w:t>
      </w:r>
      <w:r w:rsidR="007C0A0D" w:rsidRPr="008A0236">
        <w:rPr>
          <w:rStyle w:val="StringTok"/>
          <w:rFonts w:cs="Consolas"/>
        </w:rPr>
        <w:t>"Distance (cm)"</w:t>
      </w:r>
      <w:r w:rsidR="007C0A0D" w:rsidRPr="008A0236">
        <w:rPr>
          <w:rFonts w:cs="Consolas"/>
        </w:rPr>
        <w:br/>
      </w:r>
      <w:ins w:id="1983" w:author="Johannes Zauner" w:date="2025-12-12T20:59:00Z" w16du:dateUtc="2025-12-12T19:59:00Z">
        <w:r w:rsidR="00850819">
          <w:rPr>
            <w:rStyle w:val="NormalTok"/>
          </w:rPr>
          <w:t>35</w:t>
        </w:r>
      </w:ins>
      <w:ins w:id="1984" w:author="Johannes Zauner" w:date="2025-12-12T20:58:00Z" w16du:dateUtc="2025-12-12T19:58:00Z">
        <w:r w:rsidR="005E06B0">
          <w:rPr>
            <w:rStyle w:val="NormalTok"/>
            <w:rFonts w:cs="Consolas"/>
          </w:rPr>
          <w:t xml:space="preserve"> </w:t>
        </w:r>
      </w:ins>
      <w:r w:rsidR="007C0A0D" w:rsidRPr="008A0236">
        <w:rPr>
          <w:rStyle w:val="NormalTok"/>
          <w:rFonts w:cs="Consolas"/>
        </w:rPr>
        <w:t xml:space="preserve">         ) </w:t>
      </w:r>
      <w:r w:rsidR="007C0A0D" w:rsidRPr="008A0236">
        <w:rPr>
          <w:rStyle w:val="SpecialCharTok"/>
          <w:rFonts w:cs="Consolas"/>
        </w:rPr>
        <w:t>|&gt;</w:t>
      </w:r>
      <w:r w:rsidR="007C0A0D" w:rsidRPr="008A0236">
        <w:rPr>
          <w:rFonts w:cs="Consolas"/>
        </w:rPr>
        <w:br/>
      </w:r>
      <w:ins w:id="1985" w:author="Johannes Zauner" w:date="2025-12-12T20:59:00Z" w16du:dateUtc="2025-12-12T19:59:00Z">
        <w:r w:rsidR="00850819">
          <w:rPr>
            <w:rStyle w:val="NormalTok"/>
          </w:rPr>
          <w:t>36</w:t>
        </w:r>
      </w:ins>
      <w:ins w:id="1986" w:author="Johannes Zauner" w:date="2025-12-12T20:58:00Z" w16du:dateUtc="2025-12-12T19:58:00Z">
        <w:r w:rsidR="005E06B0">
          <w:rPr>
            <w:rStyle w:val="NormalTok"/>
            <w:rFonts w:cs="Consolas"/>
          </w:rPr>
          <w:t xml:space="preserve"> </w:t>
        </w:r>
      </w:ins>
      <w:r w:rsidR="007C0A0D" w:rsidRPr="008A0236">
        <w:rPr>
          <w:rStyle w:val="NormalTok"/>
          <w:rFonts w:cs="Consolas"/>
        </w:rPr>
        <w:t xml:space="preserve">  </w:t>
      </w:r>
      <w:r w:rsidR="007C0A0D" w:rsidRPr="008A0236">
        <w:rPr>
          <w:rStyle w:val="FunctionTok"/>
          <w:rFonts w:cs="Consolas"/>
        </w:rPr>
        <w:t>gg_photoperiod</w:t>
      </w:r>
      <w:r w:rsidR="007C0A0D" w:rsidRPr="008A0236">
        <w:rPr>
          <w:rStyle w:val="NormalTok"/>
          <w:rFonts w:cs="Consolas"/>
        </w:rPr>
        <w:t>(coordinates)</w:t>
      </w:r>
    </w:p>
    <w:bookmarkEnd w:id="1904"/>
    <w:p w14:paraId="507993AB" w14:textId="77777777" w:rsidR="00A118CF" w:rsidRPr="0047611C" w:rsidRDefault="00A118CF" w:rsidP="00A118CF">
      <w:pPr>
        <w:pStyle w:val="DefinitionTerm"/>
        <w:rPr>
          <w:ins w:id="1987" w:author="Johannes Zauner" w:date="2025-12-12T20:24:00Z" w16du:dateUtc="2025-12-12T19:24:00Z"/>
          <w:b w:val="0"/>
          <w:bCs/>
        </w:rPr>
      </w:pPr>
      <w:ins w:id="1988" w:author="Johannes Zauner" w:date="2025-12-12T20:24:00Z" w16du:dateUtc="2025-12-12T19:24:00Z">
        <w:r w:rsidRPr="00C673E9">
          <w:rPr>
            <w:rFonts w:ascii="Arial" w:hAnsi="Arial" w:cs="Arial"/>
          </w:rPr>
          <w:lastRenderedPageBreak/>
          <w:t>Lines 1-3</w:t>
        </w:r>
        <w:r>
          <w:rPr>
            <w:rFonts w:ascii="Arial" w:hAnsi="Arial" w:cs="Arial"/>
          </w:rPr>
          <w:t xml:space="preserve"> </w:t>
        </w:r>
        <w:r w:rsidRPr="0047611C">
          <w:rPr>
            <w:b w:val="0"/>
            <w:bCs/>
          </w:rPr>
          <w:t>Filter one day</w:t>
        </w:r>
      </w:ins>
    </w:p>
    <w:p w14:paraId="6322EC33" w14:textId="77777777" w:rsidR="00A118CF" w:rsidRPr="0047611C" w:rsidRDefault="00A118CF" w:rsidP="00A118CF">
      <w:pPr>
        <w:pStyle w:val="DefinitionTerm"/>
        <w:rPr>
          <w:ins w:id="1989" w:author="Johannes Zauner" w:date="2025-12-12T20:24:00Z" w16du:dateUtc="2025-12-12T19:24:00Z"/>
          <w:b w:val="0"/>
          <w:bCs/>
        </w:rPr>
      </w:pPr>
      <w:ins w:id="1990" w:author="Johannes Zauner" w:date="2025-12-12T20:24:00Z" w16du:dateUtc="2025-12-12T19:24:00Z">
        <w:r w:rsidRPr="00C673E9">
          <w:rPr>
            <w:rFonts w:ascii="Arial" w:hAnsi="Arial" w:cs="Arial"/>
          </w:rPr>
          <w:t>Line 7</w:t>
        </w:r>
        <w:r>
          <w:rPr>
            <w:rFonts w:ascii="Arial" w:hAnsi="Arial" w:cs="Arial"/>
          </w:rPr>
          <w:t xml:space="preserve"> </w:t>
        </w:r>
        <w:r w:rsidRPr="0047611C">
          <w:rPr>
            <w:b w:val="0"/>
            <w:bCs/>
          </w:rPr>
          <w:t>Group additionally by every observation</w:t>
        </w:r>
      </w:ins>
    </w:p>
    <w:p w14:paraId="4DCC3BA4" w14:textId="77777777" w:rsidR="00A118CF" w:rsidRPr="0047611C" w:rsidRDefault="00A118CF" w:rsidP="00A118CF">
      <w:pPr>
        <w:pStyle w:val="DefinitionTerm"/>
        <w:rPr>
          <w:ins w:id="1991" w:author="Johannes Zauner" w:date="2025-12-12T20:24:00Z" w16du:dateUtc="2025-12-12T19:24:00Z"/>
          <w:b w:val="0"/>
          <w:bCs/>
        </w:rPr>
      </w:pPr>
      <w:ins w:id="1992" w:author="Johannes Zauner" w:date="2025-12-12T20:24:00Z" w16du:dateUtc="2025-12-12T19:24:00Z">
        <w:r w:rsidRPr="00C673E9">
          <w:rPr>
            <w:rFonts w:ascii="Arial" w:hAnsi="Arial" w:cs="Arial"/>
          </w:rPr>
          <w:t>Line 8</w:t>
        </w:r>
        <w:r>
          <w:rPr>
            <w:rFonts w:ascii="Arial" w:hAnsi="Arial" w:cs="Arial"/>
          </w:rPr>
          <w:t xml:space="preserve"> </w:t>
        </w:r>
        <w:r w:rsidRPr="0047611C">
          <w:rPr>
            <w:b w:val="0"/>
            <w:bCs/>
          </w:rPr>
          <w:t>Remove data with low confidence</w:t>
        </w:r>
      </w:ins>
    </w:p>
    <w:p w14:paraId="2F18D7A0" w14:textId="77777777" w:rsidR="00A118CF" w:rsidRPr="0047611C" w:rsidRDefault="00A118CF" w:rsidP="00A118CF">
      <w:pPr>
        <w:pStyle w:val="DefinitionTerm"/>
        <w:rPr>
          <w:ins w:id="1993" w:author="Johannes Zauner" w:date="2025-12-12T20:24:00Z" w16du:dateUtc="2025-12-12T19:24:00Z"/>
          <w:b w:val="0"/>
          <w:bCs/>
        </w:rPr>
      </w:pPr>
      <w:ins w:id="1994" w:author="Johannes Zauner" w:date="2025-12-12T20:24:00Z" w16du:dateUtc="2025-12-12T19:24:00Z">
        <w:r w:rsidRPr="00C673E9">
          <w:rPr>
            <w:rFonts w:ascii="Arial" w:hAnsi="Arial" w:cs="Arial"/>
          </w:rPr>
          <w:t>Line 10</w:t>
        </w:r>
        <w:r>
          <w:rPr>
            <w:rFonts w:ascii="Arial" w:hAnsi="Arial" w:cs="Arial"/>
          </w:rPr>
          <w:t xml:space="preserve"> </w:t>
        </w:r>
        <w:r w:rsidRPr="0047611C">
          <w:rPr>
            <w:b w:val="0"/>
            <w:bCs/>
          </w:rPr>
          <w:t>Average across all distance values</w:t>
        </w:r>
      </w:ins>
    </w:p>
    <w:p w14:paraId="6714CED1" w14:textId="77777777" w:rsidR="00A118CF" w:rsidRPr="0047611C" w:rsidRDefault="00A118CF" w:rsidP="00A118CF">
      <w:pPr>
        <w:pStyle w:val="DefinitionTerm"/>
        <w:rPr>
          <w:ins w:id="1995" w:author="Johannes Zauner" w:date="2025-12-12T20:24:00Z" w16du:dateUtc="2025-12-12T19:24:00Z"/>
          <w:b w:val="0"/>
          <w:bCs/>
        </w:rPr>
      </w:pPr>
      <w:ins w:id="1996" w:author="Johannes Zauner" w:date="2025-12-12T20:24:00Z" w16du:dateUtc="2025-12-12T19:24:00Z">
        <w:r w:rsidRPr="00C673E9">
          <w:rPr>
            <w:rFonts w:ascii="Arial" w:hAnsi="Arial" w:cs="Arial"/>
          </w:rPr>
          <w:t>Line 11</w:t>
        </w:r>
        <w:r>
          <w:rPr>
            <w:rFonts w:ascii="Arial" w:hAnsi="Arial" w:cs="Arial"/>
          </w:rPr>
          <w:t xml:space="preserve"> </w:t>
        </w:r>
        <w:r w:rsidRPr="0047611C">
          <w:rPr>
            <w:b w:val="0"/>
            <w:bCs/>
          </w:rPr>
          <w:t>Closest across all distance values</w:t>
        </w:r>
      </w:ins>
    </w:p>
    <w:p w14:paraId="244F22E3" w14:textId="42BD3141" w:rsidR="00A118CF" w:rsidRPr="0047611C" w:rsidRDefault="00A118CF" w:rsidP="00A118CF">
      <w:pPr>
        <w:pStyle w:val="DefinitionTerm"/>
        <w:rPr>
          <w:ins w:id="1997" w:author="Johannes Zauner" w:date="2025-12-12T20:24:00Z" w16du:dateUtc="2025-12-12T19:24:00Z"/>
          <w:b w:val="0"/>
          <w:bCs/>
        </w:rPr>
      </w:pPr>
      <w:ins w:id="1998" w:author="Johannes Zauner" w:date="2025-12-12T20:24:00Z" w16du:dateUtc="2025-12-12T19:24:00Z">
        <w:r w:rsidRPr="00C673E9">
          <w:rPr>
            <w:rFonts w:ascii="Arial" w:hAnsi="Arial" w:cs="Arial"/>
          </w:rPr>
          <w:t>Line 12</w:t>
        </w:r>
      </w:ins>
      <w:ins w:id="1999" w:author="Johannes Zauner" w:date="2025-12-12T20:59:00Z" w16du:dateUtc="2025-12-12T19:59:00Z">
        <w:r w:rsidR="00850819">
          <w:rPr>
            <w:rFonts w:ascii="Arial" w:hAnsi="Arial" w:cs="Arial"/>
          </w:rPr>
          <w:t>-13</w:t>
        </w:r>
      </w:ins>
      <w:ins w:id="2000" w:author="Johannes Zauner" w:date="2025-12-12T20:24:00Z" w16du:dateUtc="2025-12-12T19:24:00Z">
        <w:r>
          <w:rPr>
            <w:rFonts w:ascii="Arial" w:hAnsi="Arial" w:cs="Arial"/>
          </w:rPr>
          <w:t xml:space="preserve"> </w:t>
        </w:r>
        <w:r w:rsidRPr="0047611C">
          <w:rPr>
            <w:b w:val="0"/>
            <w:bCs/>
          </w:rPr>
          <w:t>Central distance</w:t>
        </w:r>
      </w:ins>
    </w:p>
    <w:p w14:paraId="0AFA14B7" w14:textId="66CB9EF6" w:rsidR="00A118CF" w:rsidRPr="0047611C" w:rsidRDefault="00A118CF" w:rsidP="00A118CF">
      <w:pPr>
        <w:pStyle w:val="DefinitionTerm"/>
        <w:rPr>
          <w:ins w:id="2001" w:author="Johannes Zauner" w:date="2025-12-12T20:24:00Z" w16du:dateUtc="2025-12-12T19:24:00Z"/>
          <w:b w:val="0"/>
          <w:bCs/>
        </w:rPr>
      </w:pPr>
      <w:ins w:id="2002" w:author="Johannes Zauner" w:date="2025-12-12T20:24:00Z" w16du:dateUtc="2025-12-12T19:24:00Z">
        <w:r w:rsidRPr="00C673E9">
          <w:rPr>
            <w:rFonts w:ascii="Arial" w:hAnsi="Arial" w:cs="Arial"/>
          </w:rPr>
          <w:t>Line 1</w:t>
        </w:r>
      </w:ins>
      <w:ins w:id="2003" w:author="Johannes Zauner" w:date="2025-12-12T20:59:00Z" w16du:dateUtc="2025-12-12T19:59:00Z">
        <w:r w:rsidR="00850819">
          <w:rPr>
            <w:rFonts w:ascii="Arial" w:hAnsi="Arial" w:cs="Arial"/>
          </w:rPr>
          <w:t>4</w:t>
        </w:r>
      </w:ins>
      <w:ins w:id="2004" w:author="Johannes Zauner" w:date="2025-12-12T20:24:00Z" w16du:dateUtc="2025-12-12T19:24:00Z">
        <w:r>
          <w:rPr>
            <w:rFonts w:ascii="Arial" w:hAnsi="Arial" w:cs="Arial"/>
          </w:rPr>
          <w:t xml:space="preserve"> </w:t>
        </w:r>
        <w:r w:rsidRPr="0047611C">
          <w:rPr>
            <w:b w:val="0"/>
            <w:bCs/>
          </w:rPr>
          <w:t>Number of (valid) grid points</w:t>
        </w:r>
      </w:ins>
    </w:p>
    <w:p w14:paraId="36F97770" w14:textId="1456A198" w:rsidR="00A118CF" w:rsidRPr="0047611C" w:rsidRDefault="00A118CF" w:rsidP="00A118CF">
      <w:pPr>
        <w:pStyle w:val="DefinitionTerm"/>
        <w:rPr>
          <w:ins w:id="2005" w:author="Johannes Zauner" w:date="2025-12-12T20:24:00Z" w16du:dateUtc="2025-12-12T19:24:00Z"/>
          <w:b w:val="0"/>
          <w:bCs/>
        </w:rPr>
      </w:pPr>
      <w:ins w:id="2006" w:author="Johannes Zauner" w:date="2025-12-12T20:24:00Z" w16du:dateUtc="2025-12-12T19:24:00Z">
        <w:r w:rsidRPr="00C673E9">
          <w:rPr>
            <w:rFonts w:ascii="Arial" w:hAnsi="Arial" w:cs="Arial"/>
          </w:rPr>
          <w:t>Line 1</w:t>
        </w:r>
      </w:ins>
      <w:ins w:id="2007" w:author="Johannes Zauner" w:date="2025-12-12T21:00:00Z" w16du:dateUtc="2025-12-12T20:00:00Z">
        <w:r w:rsidR="00850819">
          <w:rPr>
            <w:rFonts w:ascii="Arial" w:hAnsi="Arial" w:cs="Arial"/>
          </w:rPr>
          <w:t>9-20</w:t>
        </w:r>
      </w:ins>
      <w:ins w:id="2008" w:author="Johannes Zauner" w:date="2025-12-12T20:24:00Z" w16du:dateUtc="2025-12-12T19:24:00Z">
        <w:r>
          <w:rPr>
            <w:rFonts w:ascii="Arial" w:hAnsi="Arial" w:cs="Arial"/>
          </w:rPr>
          <w:t xml:space="preserve"> </w:t>
        </w:r>
        <w:r w:rsidRPr="0047611C">
          <w:rPr>
            <w:b w:val="0"/>
            <w:bCs/>
          </w:rPr>
          <w:t>Aggregate to 15 minute data</w:t>
        </w:r>
      </w:ins>
    </w:p>
    <w:p w14:paraId="1B67DE0E" w14:textId="1FB66420" w:rsidR="00A118CF" w:rsidRPr="0047611C" w:rsidRDefault="00A118CF" w:rsidP="00A118CF">
      <w:pPr>
        <w:pStyle w:val="DefinitionTerm"/>
        <w:rPr>
          <w:ins w:id="2009" w:author="Johannes Zauner" w:date="2025-12-12T20:24:00Z" w16du:dateUtc="2025-12-12T19:24:00Z"/>
          <w:b w:val="0"/>
          <w:bCs/>
        </w:rPr>
      </w:pPr>
      <w:ins w:id="2010" w:author="Johannes Zauner" w:date="2025-12-12T20:24:00Z" w16du:dateUtc="2025-12-12T19:24:00Z">
        <w:r w:rsidRPr="00C673E9">
          <w:rPr>
            <w:rFonts w:ascii="Arial" w:hAnsi="Arial" w:cs="Arial"/>
          </w:rPr>
          <w:t xml:space="preserve">Line </w:t>
        </w:r>
      </w:ins>
      <w:ins w:id="2011" w:author="Johannes Zauner" w:date="2025-12-12T21:00:00Z" w16du:dateUtc="2025-12-12T20:00:00Z">
        <w:r w:rsidR="00850819">
          <w:rPr>
            <w:rFonts w:ascii="Arial" w:hAnsi="Arial" w:cs="Arial"/>
          </w:rPr>
          <w:t>21</w:t>
        </w:r>
      </w:ins>
      <w:ins w:id="2012" w:author="Johannes Zauner" w:date="2025-12-12T20:24:00Z" w16du:dateUtc="2025-12-12T19:24:00Z">
        <w:r>
          <w:rPr>
            <w:rFonts w:ascii="Arial" w:hAnsi="Arial" w:cs="Arial"/>
          </w:rPr>
          <w:t xml:space="preserve"> </w:t>
        </w:r>
        <w:r w:rsidRPr="0047611C">
          <w:rPr>
            <w:b w:val="0"/>
            <w:bCs/>
          </w:rPr>
          <w:t>Remove data points that fall exactly on midnight of the following day</w:t>
        </w:r>
      </w:ins>
    </w:p>
    <w:p w14:paraId="7ABE74CE" w14:textId="249F8598" w:rsidR="00A118CF" w:rsidRPr="0047611C" w:rsidRDefault="00A118CF" w:rsidP="00A118CF">
      <w:pPr>
        <w:pStyle w:val="DefinitionTerm"/>
        <w:rPr>
          <w:ins w:id="2013" w:author="Johannes Zauner" w:date="2025-12-12T20:24:00Z" w16du:dateUtc="2025-12-12T19:24:00Z"/>
          <w:b w:val="0"/>
          <w:bCs/>
        </w:rPr>
      </w:pPr>
      <w:ins w:id="2014" w:author="Johannes Zauner" w:date="2025-12-12T20:24:00Z" w16du:dateUtc="2025-12-12T19:24:00Z">
        <w:r w:rsidRPr="00C673E9">
          <w:rPr>
            <w:rFonts w:ascii="Arial" w:hAnsi="Arial" w:cs="Arial"/>
          </w:rPr>
          <w:t>Lines 2</w:t>
        </w:r>
      </w:ins>
      <w:ins w:id="2015" w:author="Johannes Zauner" w:date="2025-12-12T21:00:00Z" w16du:dateUtc="2025-12-12T20:00:00Z">
        <w:r w:rsidR="00850819">
          <w:rPr>
            <w:rFonts w:ascii="Arial" w:hAnsi="Arial" w:cs="Arial"/>
          </w:rPr>
          <w:t>2</w:t>
        </w:r>
      </w:ins>
      <w:ins w:id="2016" w:author="Johannes Zauner" w:date="2025-12-12T20:24:00Z" w16du:dateUtc="2025-12-12T19:24:00Z">
        <w:r w:rsidRPr="00C673E9">
          <w:rPr>
            <w:rFonts w:ascii="Arial" w:hAnsi="Arial" w:cs="Arial"/>
          </w:rPr>
          <w:t>-2</w:t>
        </w:r>
      </w:ins>
      <w:ins w:id="2017" w:author="Johannes Zauner" w:date="2025-12-12T21:00:00Z" w16du:dateUtc="2025-12-12T20:00:00Z">
        <w:r w:rsidR="00850819">
          <w:rPr>
            <w:rFonts w:ascii="Arial" w:hAnsi="Arial" w:cs="Arial"/>
          </w:rPr>
          <w:t>5</w:t>
        </w:r>
      </w:ins>
      <w:ins w:id="2018" w:author="Johannes Zauner" w:date="2025-12-12T20:24:00Z" w16du:dateUtc="2025-12-12T19:24:00Z">
        <w:r>
          <w:rPr>
            <w:rFonts w:ascii="Arial" w:hAnsi="Arial" w:cs="Arial"/>
          </w:rPr>
          <w:t xml:space="preserve"> </w:t>
        </w:r>
        <w:r w:rsidRPr="0047611C">
          <w:rPr>
            <w:b w:val="0"/>
            <w:bCs/>
          </w:rPr>
          <w:t>Pivoting the method results from wide to long for plotting</w:t>
        </w:r>
      </w:ins>
    </w:p>
    <w:p w14:paraId="77940C1A" w14:textId="692FEFDA" w:rsidR="00A118CF" w:rsidRDefault="00A118CF" w:rsidP="00A118CF">
      <w:pPr>
        <w:pStyle w:val="DefinitionTerm"/>
        <w:rPr>
          <w:ins w:id="2019" w:author="Johannes Zauner" w:date="2025-12-12T20:24:00Z" w16du:dateUtc="2025-12-12T19:24:00Z"/>
          <w:b w:val="0"/>
          <w:bCs/>
        </w:rPr>
      </w:pPr>
      <w:ins w:id="2020" w:author="Johannes Zauner" w:date="2025-12-12T20:24:00Z" w16du:dateUtc="2025-12-12T19:24:00Z">
        <w:r w:rsidRPr="00C673E9">
          <w:rPr>
            <w:rFonts w:ascii="Arial" w:hAnsi="Arial" w:cs="Arial"/>
          </w:rPr>
          <w:t>Lines 2</w:t>
        </w:r>
      </w:ins>
      <w:ins w:id="2021" w:author="Johannes Zauner" w:date="2025-12-12T21:00:00Z" w16du:dateUtc="2025-12-12T20:00:00Z">
        <w:r w:rsidR="00850819">
          <w:rPr>
            <w:rFonts w:ascii="Arial" w:hAnsi="Arial" w:cs="Arial"/>
          </w:rPr>
          <w:t>6</w:t>
        </w:r>
      </w:ins>
      <w:ins w:id="2022" w:author="Johannes Zauner" w:date="2025-12-12T20:24:00Z" w16du:dateUtc="2025-12-12T19:24:00Z">
        <w:r w:rsidRPr="00C673E9">
          <w:rPr>
            <w:rFonts w:ascii="Arial" w:hAnsi="Arial" w:cs="Arial"/>
          </w:rPr>
          <w:t>-3</w:t>
        </w:r>
      </w:ins>
      <w:ins w:id="2023" w:author="Johannes Zauner" w:date="2025-12-12T21:00:00Z" w16du:dateUtc="2025-12-12T20:00:00Z">
        <w:r w:rsidR="00850819">
          <w:rPr>
            <w:rFonts w:ascii="Arial" w:hAnsi="Arial" w:cs="Arial"/>
          </w:rPr>
          <w:t>6</w:t>
        </w:r>
      </w:ins>
      <w:ins w:id="2024" w:author="Johannes Zauner" w:date="2025-12-12T20:24:00Z" w16du:dateUtc="2025-12-12T19:24:00Z">
        <w:r>
          <w:rPr>
            <w:rFonts w:ascii="Arial" w:hAnsi="Arial" w:cs="Arial"/>
          </w:rPr>
          <w:t xml:space="preserve"> </w:t>
        </w:r>
        <w:r w:rsidRPr="0047611C">
          <w:rPr>
            <w:b w:val="0"/>
            <w:bCs/>
          </w:rPr>
          <w:t>Setting up the plot for distance.</w:t>
        </w:r>
      </w:ins>
    </w:p>
    <w:p w14:paraId="73648F8A" w14:textId="7A7C82E0" w:rsidR="007C0A0D" w:rsidRPr="00A118CF" w:rsidDel="00A118CF" w:rsidRDefault="007C0A0D" w:rsidP="008A0236">
      <w:pPr>
        <w:pStyle w:val="DefinitionTerm"/>
        <w:rPr>
          <w:del w:id="2025" w:author="Johannes Zauner" w:date="2025-12-12T20:23:00Z" w16du:dateUtc="2025-12-12T19:23:00Z"/>
          <w:rFonts w:ascii="Arial" w:hAnsi="Arial" w:cs="Arial"/>
          <w:b w:val="0"/>
          <w:bCs/>
        </w:rPr>
      </w:pPr>
      <w:del w:id="2026" w:author="Johannes Zauner" w:date="2025-12-12T20:24:00Z" w16du:dateUtc="2025-12-12T19:24:00Z">
        <w:r w:rsidRPr="00C673E9" w:rsidDel="00A118CF">
          <w:rPr>
            <w:rFonts w:ascii="Arial" w:hAnsi="Arial" w:cs="Arial"/>
          </w:rPr>
          <w:delText>Lines 1-3</w:delText>
        </w:r>
      </w:del>
    </w:p>
    <w:p w14:paraId="73E39186" w14:textId="7AD9B84D" w:rsidR="007C0A0D" w:rsidRPr="00A118CF" w:rsidDel="00A118CF" w:rsidRDefault="007C0A0D">
      <w:pPr>
        <w:pStyle w:val="DefinitionTerm"/>
        <w:rPr>
          <w:del w:id="2027" w:author="Johannes Zauner" w:date="2025-12-12T20:24:00Z" w16du:dateUtc="2025-12-12T19:24:00Z"/>
          <w:bCs/>
        </w:rPr>
        <w:pPrChange w:id="2028" w:author="Johannes Zauner" w:date="2025-12-12T20:23:00Z" w16du:dateUtc="2025-12-12T19:23:00Z">
          <w:pPr>
            <w:pStyle w:val="Definition"/>
            <w:spacing w:after="0"/>
          </w:pPr>
        </w:pPrChange>
      </w:pPr>
      <w:del w:id="2029" w:author="Johannes Zauner" w:date="2025-12-12T20:24:00Z" w16du:dateUtc="2025-12-12T19:24:00Z">
        <w:r w:rsidRPr="00A118CF" w:rsidDel="00A118CF">
          <w:rPr>
            <w:b w:val="0"/>
            <w:bCs/>
          </w:rPr>
          <w:delText>Filter one day</w:delText>
        </w:r>
      </w:del>
    </w:p>
    <w:p w14:paraId="7C52AD33" w14:textId="1157491E" w:rsidR="007C0A0D" w:rsidRPr="00A118CF" w:rsidDel="00A118CF" w:rsidRDefault="007C0A0D" w:rsidP="008A0236">
      <w:pPr>
        <w:pStyle w:val="DefinitionTerm"/>
        <w:rPr>
          <w:del w:id="2030" w:author="Johannes Zauner" w:date="2025-12-12T20:23:00Z" w16du:dateUtc="2025-12-12T19:23:00Z"/>
          <w:rFonts w:ascii="Arial" w:hAnsi="Arial" w:cs="Arial"/>
          <w:b w:val="0"/>
          <w:bCs/>
        </w:rPr>
      </w:pPr>
      <w:del w:id="2031" w:author="Johannes Zauner" w:date="2025-12-12T20:24:00Z" w16du:dateUtc="2025-12-12T19:24:00Z">
        <w:r w:rsidRPr="00C673E9" w:rsidDel="00A118CF">
          <w:rPr>
            <w:rFonts w:ascii="Arial" w:hAnsi="Arial" w:cs="Arial"/>
          </w:rPr>
          <w:delText>Line 7</w:delText>
        </w:r>
      </w:del>
    </w:p>
    <w:p w14:paraId="0ACB708C" w14:textId="048F7FE7" w:rsidR="007C0A0D" w:rsidRPr="00A118CF" w:rsidDel="00A118CF" w:rsidRDefault="007C0A0D">
      <w:pPr>
        <w:pStyle w:val="DefinitionTerm"/>
        <w:rPr>
          <w:del w:id="2032" w:author="Johannes Zauner" w:date="2025-12-12T20:24:00Z" w16du:dateUtc="2025-12-12T19:24:00Z"/>
          <w:bCs/>
        </w:rPr>
        <w:pPrChange w:id="2033" w:author="Johannes Zauner" w:date="2025-12-12T20:23:00Z" w16du:dateUtc="2025-12-12T19:23:00Z">
          <w:pPr>
            <w:pStyle w:val="Definition"/>
            <w:spacing w:after="0"/>
          </w:pPr>
        </w:pPrChange>
      </w:pPr>
      <w:del w:id="2034" w:author="Johannes Zauner" w:date="2025-12-12T20:24:00Z" w16du:dateUtc="2025-12-12T19:24:00Z">
        <w:r w:rsidRPr="00A118CF" w:rsidDel="00A118CF">
          <w:rPr>
            <w:b w:val="0"/>
            <w:bCs/>
          </w:rPr>
          <w:delText>Group additionally by every observation</w:delText>
        </w:r>
      </w:del>
    </w:p>
    <w:p w14:paraId="39A95771" w14:textId="47B1B902" w:rsidR="007C0A0D" w:rsidRPr="00A118CF" w:rsidDel="00A118CF" w:rsidRDefault="007C0A0D" w:rsidP="008A0236">
      <w:pPr>
        <w:pStyle w:val="DefinitionTerm"/>
        <w:rPr>
          <w:del w:id="2035" w:author="Johannes Zauner" w:date="2025-12-12T20:23:00Z" w16du:dateUtc="2025-12-12T19:23:00Z"/>
          <w:rFonts w:ascii="Arial" w:hAnsi="Arial" w:cs="Arial"/>
          <w:b w:val="0"/>
          <w:bCs/>
        </w:rPr>
      </w:pPr>
      <w:del w:id="2036" w:author="Johannes Zauner" w:date="2025-12-12T20:24:00Z" w16du:dateUtc="2025-12-12T19:24:00Z">
        <w:r w:rsidRPr="00C673E9" w:rsidDel="00A118CF">
          <w:rPr>
            <w:rFonts w:ascii="Arial" w:hAnsi="Arial" w:cs="Arial"/>
          </w:rPr>
          <w:delText>Line 8</w:delText>
        </w:r>
      </w:del>
    </w:p>
    <w:p w14:paraId="308C66D0" w14:textId="6CB1D88E" w:rsidR="007C0A0D" w:rsidRPr="00A118CF" w:rsidDel="00A118CF" w:rsidRDefault="007C0A0D">
      <w:pPr>
        <w:pStyle w:val="DefinitionTerm"/>
        <w:rPr>
          <w:del w:id="2037" w:author="Johannes Zauner" w:date="2025-12-12T20:24:00Z" w16du:dateUtc="2025-12-12T19:24:00Z"/>
          <w:bCs/>
        </w:rPr>
        <w:pPrChange w:id="2038" w:author="Johannes Zauner" w:date="2025-12-12T20:23:00Z" w16du:dateUtc="2025-12-12T19:23:00Z">
          <w:pPr>
            <w:pStyle w:val="Definition"/>
            <w:spacing w:after="0"/>
          </w:pPr>
        </w:pPrChange>
      </w:pPr>
      <w:del w:id="2039" w:author="Johannes Zauner" w:date="2025-12-12T20:24:00Z" w16du:dateUtc="2025-12-12T19:24:00Z">
        <w:r w:rsidRPr="00A118CF" w:rsidDel="00A118CF">
          <w:rPr>
            <w:b w:val="0"/>
            <w:bCs/>
          </w:rPr>
          <w:delText>Remove data with low confidence</w:delText>
        </w:r>
      </w:del>
    </w:p>
    <w:p w14:paraId="15510E76" w14:textId="59CA93FA" w:rsidR="007C0A0D" w:rsidRPr="00A118CF" w:rsidDel="00A118CF" w:rsidRDefault="007C0A0D" w:rsidP="008A0236">
      <w:pPr>
        <w:pStyle w:val="DefinitionTerm"/>
        <w:rPr>
          <w:del w:id="2040" w:author="Johannes Zauner" w:date="2025-12-12T20:23:00Z" w16du:dateUtc="2025-12-12T19:23:00Z"/>
          <w:rFonts w:ascii="Arial" w:hAnsi="Arial" w:cs="Arial"/>
          <w:b w:val="0"/>
          <w:bCs/>
        </w:rPr>
      </w:pPr>
      <w:del w:id="2041" w:author="Johannes Zauner" w:date="2025-12-12T20:24:00Z" w16du:dateUtc="2025-12-12T19:24:00Z">
        <w:r w:rsidRPr="00C673E9" w:rsidDel="00A118CF">
          <w:rPr>
            <w:rFonts w:ascii="Arial" w:hAnsi="Arial" w:cs="Arial"/>
          </w:rPr>
          <w:delText>Line 10</w:delText>
        </w:r>
      </w:del>
    </w:p>
    <w:p w14:paraId="61A470A0" w14:textId="2F8B63F3" w:rsidR="007C0A0D" w:rsidRPr="00A118CF" w:rsidDel="00A118CF" w:rsidRDefault="007C0A0D">
      <w:pPr>
        <w:pStyle w:val="DefinitionTerm"/>
        <w:rPr>
          <w:del w:id="2042" w:author="Johannes Zauner" w:date="2025-12-12T20:24:00Z" w16du:dateUtc="2025-12-12T19:24:00Z"/>
          <w:bCs/>
        </w:rPr>
        <w:pPrChange w:id="2043" w:author="Johannes Zauner" w:date="2025-12-12T20:23:00Z" w16du:dateUtc="2025-12-12T19:23:00Z">
          <w:pPr>
            <w:pStyle w:val="Definition"/>
            <w:spacing w:after="0"/>
          </w:pPr>
        </w:pPrChange>
      </w:pPr>
      <w:del w:id="2044" w:author="Johannes Zauner" w:date="2025-12-12T20:24:00Z" w16du:dateUtc="2025-12-12T19:24:00Z">
        <w:r w:rsidRPr="00A118CF" w:rsidDel="00A118CF">
          <w:rPr>
            <w:b w:val="0"/>
            <w:bCs/>
          </w:rPr>
          <w:delText>Average across all distance values</w:delText>
        </w:r>
      </w:del>
    </w:p>
    <w:p w14:paraId="7C8186F5" w14:textId="610D73D1" w:rsidR="007C0A0D" w:rsidRPr="00A118CF" w:rsidDel="00A118CF" w:rsidRDefault="007C0A0D" w:rsidP="008A0236">
      <w:pPr>
        <w:pStyle w:val="DefinitionTerm"/>
        <w:rPr>
          <w:del w:id="2045" w:author="Johannes Zauner" w:date="2025-12-12T20:23:00Z" w16du:dateUtc="2025-12-12T19:23:00Z"/>
          <w:rFonts w:ascii="Arial" w:hAnsi="Arial" w:cs="Arial"/>
          <w:b w:val="0"/>
          <w:bCs/>
        </w:rPr>
      </w:pPr>
      <w:del w:id="2046" w:author="Johannes Zauner" w:date="2025-12-12T20:24:00Z" w16du:dateUtc="2025-12-12T19:24:00Z">
        <w:r w:rsidRPr="00C673E9" w:rsidDel="00A118CF">
          <w:rPr>
            <w:rFonts w:ascii="Arial" w:hAnsi="Arial" w:cs="Arial"/>
          </w:rPr>
          <w:delText>Line 11</w:delText>
        </w:r>
      </w:del>
    </w:p>
    <w:p w14:paraId="1023673C" w14:textId="79474144" w:rsidR="007C0A0D" w:rsidRPr="00A118CF" w:rsidDel="00A118CF" w:rsidRDefault="007C0A0D">
      <w:pPr>
        <w:pStyle w:val="DefinitionTerm"/>
        <w:rPr>
          <w:del w:id="2047" w:author="Johannes Zauner" w:date="2025-12-12T20:24:00Z" w16du:dateUtc="2025-12-12T19:24:00Z"/>
          <w:bCs/>
        </w:rPr>
        <w:pPrChange w:id="2048" w:author="Johannes Zauner" w:date="2025-12-12T20:23:00Z" w16du:dateUtc="2025-12-12T19:23:00Z">
          <w:pPr>
            <w:pStyle w:val="Definition"/>
            <w:spacing w:after="0"/>
          </w:pPr>
        </w:pPrChange>
      </w:pPr>
      <w:del w:id="2049" w:author="Johannes Zauner" w:date="2025-12-12T20:24:00Z" w16du:dateUtc="2025-12-12T19:24:00Z">
        <w:r w:rsidRPr="00A118CF" w:rsidDel="00A118CF">
          <w:rPr>
            <w:b w:val="0"/>
            <w:bCs/>
          </w:rPr>
          <w:delText>Closest across all distance values</w:delText>
        </w:r>
      </w:del>
    </w:p>
    <w:p w14:paraId="393C106F" w14:textId="350D21A7" w:rsidR="007C0A0D" w:rsidRPr="00A118CF" w:rsidDel="00A118CF" w:rsidRDefault="007C0A0D" w:rsidP="008A0236">
      <w:pPr>
        <w:pStyle w:val="DefinitionTerm"/>
        <w:rPr>
          <w:del w:id="2050" w:author="Johannes Zauner" w:date="2025-12-12T20:23:00Z" w16du:dateUtc="2025-12-12T19:23:00Z"/>
          <w:rFonts w:ascii="Arial" w:hAnsi="Arial" w:cs="Arial"/>
          <w:b w:val="0"/>
          <w:bCs/>
        </w:rPr>
      </w:pPr>
      <w:del w:id="2051" w:author="Johannes Zauner" w:date="2025-12-12T20:24:00Z" w16du:dateUtc="2025-12-12T19:24:00Z">
        <w:r w:rsidRPr="00C673E9" w:rsidDel="00A118CF">
          <w:rPr>
            <w:rFonts w:ascii="Arial" w:hAnsi="Arial" w:cs="Arial"/>
          </w:rPr>
          <w:delText>Line 12</w:delText>
        </w:r>
      </w:del>
    </w:p>
    <w:p w14:paraId="504F4F89" w14:textId="0CBACDD4" w:rsidR="007C0A0D" w:rsidRPr="00A118CF" w:rsidDel="00A118CF" w:rsidRDefault="007C0A0D">
      <w:pPr>
        <w:pStyle w:val="DefinitionTerm"/>
        <w:rPr>
          <w:del w:id="2052" w:author="Johannes Zauner" w:date="2025-12-12T20:24:00Z" w16du:dateUtc="2025-12-12T19:24:00Z"/>
          <w:bCs/>
        </w:rPr>
        <w:pPrChange w:id="2053" w:author="Johannes Zauner" w:date="2025-12-12T20:23:00Z" w16du:dateUtc="2025-12-12T19:23:00Z">
          <w:pPr>
            <w:pStyle w:val="Definition"/>
            <w:spacing w:after="0"/>
          </w:pPr>
        </w:pPrChange>
      </w:pPr>
      <w:del w:id="2054" w:author="Johannes Zauner" w:date="2025-12-12T20:24:00Z" w16du:dateUtc="2025-12-12T19:24:00Z">
        <w:r w:rsidRPr="00A118CF" w:rsidDel="00A118CF">
          <w:rPr>
            <w:b w:val="0"/>
            <w:bCs/>
          </w:rPr>
          <w:delText>Central distance</w:delText>
        </w:r>
      </w:del>
    </w:p>
    <w:p w14:paraId="0DAB131D" w14:textId="6E4F29A0" w:rsidR="007C0A0D" w:rsidRPr="00A118CF" w:rsidDel="00A118CF" w:rsidRDefault="007C0A0D" w:rsidP="008A0236">
      <w:pPr>
        <w:pStyle w:val="DefinitionTerm"/>
        <w:rPr>
          <w:del w:id="2055" w:author="Johannes Zauner" w:date="2025-12-12T20:23:00Z" w16du:dateUtc="2025-12-12T19:23:00Z"/>
          <w:rFonts w:ascii="Arial" w:hAnsi="Arial" w:cs="Arial"/>
          <w:b w:val="0"/>
          <w:bCs/>
        </w:rPr>
      </w:pPr>
      <w:del w:id="2056" w:author="Johannes Zauner" w:date="2025-12-12T20:24:00Z" w16du:dateUtc="2025-12-12T19:24:00Z">
        <w:r w:rsidRPr="00C673E9" w:rsidDel="00A118CF">
          <w:rPr>
            <w:rFonts w:ascii="Arial" w:hAnsi="Arial" w:cs="Arial"/>
          </w:rPr>
          <w:delText>Line 13</w:delText>
        </w:r>
      </w:del>
    </w:p>
    <w:p w14:paraId="7708F8ED" w14:textId="16DD049D" w:rsidR="007C0A0D" w:rsidRPr="00A118CF" w:rsidDel="00A118CF" w:rsidRDefault="007C0A0D">
      <w:pPr>
        <w:pStyle w:val="DefinitionTerm"/>
        <w:rPr>
          <w:del w:id="2057" w:author="Johannes Zauner" w:date="2025-12-12T20:24:00Z" w16du:dateUtc="2025-12-12T19:24:00Z"/>
          <w:bCs/>
        </w:rPr>
        <w:pPrChange w:id="2058" w:author="Johannes Zauner" w:date="2025-12-12T20:23:00Z" w16du:dateUtc="2025-12-12T19:23:00Z">
          <w:pPr>
            <w:pStyle w:val="Definition"/>
            <w:spacing w:after="0"/>
          </w:pPr>
        </w:pPrChange>
      </w:pPr>
      <w:del w:id="2059" w:author="Johannes Zauner" w:date="2025-12-12T20:24:00Z" w16du:dateUtc="2025-12-12T19:24:00Z">
        <w:r w:rsidRPr="00A118CF" w:rsidDel="00A118CF">
          <w:rPr>
            <w:b w:val="0"/>
            <w:bCs/>
          </w:rPr>
          <w:delText>Number of (valid) grid points</w:delText>
        </w:r>
      </w:del>
    </w:p>
    <w:p w14:paraId="2E42A18C" w14:textId="74AF1A42" w:rsidR="007C0A0D" w:rsidRPr="00A118CF" w:rsidDel="00A118CF" w:rsidRDefault="007C0A0D" w:rsidP="008A0236">
      <w:pPr>
        <w:pStyle w:val="DefinitionTerm"/>
        <w:rPr>
          <w:del w:id="2060" w:author="Johannes Zauner" w:date="2025-12-12T20:23:00Z" w16du:dateUtc="2025-12-12T19:23:00Z"/>
          <w:rFonts w:ascii="Arial" w:hAnsi="Arial" w:cs="Arial"/>
          <w:b w:val="0"/>
          <w:bCs/>
        </w:rPr>
      </w:pPr>
      <w:del w:id="2061" w:author="Johannes Zauner" w:date="2025-12-12T20:24:00Z" w16du:dateUtc="2025-12-12T19:24:00Z">
        <w:r w:rsidRPr="00C673E9" w:rsidDel="00A118CF">
          <w:rPr>
            <w:rFonts w:ascii="Arial" w:hAnsi="Arial" w:cs="Arial"/>
          </w:rPr>
          <w:delText>Line 18</w:delText>
        </w:r>
      </w:del>
    </w:p>
    <w:p w14:paraId="4D3C3EAB" w14:textId="1F3253C2" w:rsidR="007C0A0D" w:rsidRPr="00A118CF" w:rsidDel="00A118CF" w:rsidRDefault="007C0A0D">
      <w:pPr>
        <w:pStyle w:val="DefinitionTerm"/>
        <w:rPr>
          <w:del w:id="2062" w:author="Johannes Zauner" w:date="2025-12-12T20:24:00Z" w16du:dateUtc="2025-12-12T19:24:00Z"/>
          <w:bCs/>
        </w:rPr>
        <w:pPrChange w:id="2063" w:author="Johannes Zauner" w:date="2025-12-12T20:23:00Z" w16du:dateUtc="2025-12-12T19:23:00Z">
          <w:pPr>
            <w:pStyle w:val="Definition"/>
            <w:spacing w:after="0"/>
          </w:pPr>
        </w:pPrChange>
      </w:pPr>
      <w:del w:id="2064" w:author="Johannes Zauner" w:date="2025-12-12T20:24:00Z" w16du:dateUtc="2025-12-12T19:24:00Z">
        <w:r w:rsidRPr="00A118CF" w:rsidDel="00A118CF">
          <w:rPr>
            <w:b w:val="0"/>
            <w:bCs/>
          </w:rPr>
          <w:delText>Aggregate to 15 minute data</w:delText>
        </w:r>
      </w:del>
    </w:p>
    <w:p w14:paraId="1B3CF28D" w14:textId="405D5331" w:rsidR="007C0A0D" w:rsidRPr="00A118CF" w:rsidDel="00A118CF" w:rsidRDefault="007C0A0D" w:rsidP="008A0236">
      <w:pPr>
        <w:pStyle w:val="DefinitionTerm"/>
        <w:rPr>
          <w:del w:id="2065" w:author="Johannes Zauner" w:date="2025-12-12T20:23:00Z" w16du:dateUtc="2025-12-12T19:23:00Z"/>
          <w:rFonts w:ascii="Arial" w:hAnsi="Arial" w:cs="Arial"/>
          <w:b w:val="0"/>
          <w:bCs/>
        </w:rPr>
      </w:pPr>
      <w:del w:id="2066" w:author="Johannes Zauner" w:date="2025-12-12T20:24:00Z" w16du:dateUtc="2025-12-12T19:24:00Z">
        <w:r w:rsidRPr="00C673E9" w:rsidDel="00A118CF">
          <w:rPr>
            <w:rFonts w:ascii="Arial" w:hAnsi="Arial" w:cs="Arial"/>
          </w:rPr>
          <w:delText>Line 19</w:delText>
        </w:r>
      </w:del>
    </w:p>
    <w:p w14:paraId="0C31C931" w14:textId="4BDE6DCE" w:rsidR="007C0A0D" w:rsidRPr="00A118CF" w:rsidDel="00A118CF" w:rsidRDefault="007C0A0D">
      <w:pPr>
        <w:pStyle w:val="DefinitionTerm"/>
        <w:rPr>
          <w:del w:id="2067" w:author="Johannes Zauner" w:date="2025-12-12T20:24:00Z" w16du:dateUtc="2025-12-12T19:24:00Z"/>
          <w:bCs/>
        </w:rPr>
        <w:pPrChange w:id="2068" w:author="Johannes Zauner" w:date="2025-12-12T20:23:00Z" w16du:dateUtc="2025-12-12T19:23:00Z">
          <w:pPr>
            <w:pStyle w:val="Definition"/>
            <w:spacing w:after="0"/>
          </w:pPr>
        </w:pPrChange>
      </w:pPr>
      <w:del w:id="2069" w:author="Johannes Zauner" w:date="2025-12-12T20:24:00Z" w16du:dateUtc="2025-12-12T19:24:00Z">
        <w:r w:rsidRPr="00A118CF" w:rsidDel="00A118CF">
          <w:rPr>
            <w:b w:val="0"/>
            <w:bCs/>
          </w:rPr>
          <w:delText>Remove data points that fall exactly on midnight of the following day</w:delText>
        </w:r>
      </w:del>
    </w:p>
    <w:p w14:paraId="6D001897" w14:textId="10F3FCDA" w:rsidR="007C0A0D" w:rsidRPr="00A118CF" w:rsidDel="00A118CF" w:rsidRDefault="007C0A0D" w:rsidP="008A0236">
      <w:pPr>
        <w:pStyle w:val="DefinitionTerm"/>
        <w:rPr>
          <w:del w:id="2070" w:author="Johannes Zauner" w:date="2025-12-12T20:23:00Z" w16du:dateUtc="2025-12-12T19:23:00Z"/>
          <w:rFonts w:ascii="Arial" w:hAnsi="Arial" w:cs="Arial"/>
          <w:b w:val="0"/>
          <w:bCs/>
        </w:rPr>
      </w:pPr>
      <w:del w:id="2071" w:author="Johannes Zauner" w:date="2025-12-12T20:24:00Z" w16du:dateUtc="2025-12-12T19:24:00Z">
        <w:r w:rsidRPr="00C673E9" w:rsidDel="00A118CF">
          <w:rPr>
            <w:rFonts w:ascii="Arial" w:hAnsi="Arial" w:cs="Arial"/>
          </w:rPr>
          <w:delText>Lines 20-23</w:delText>
        </w:r>
      </w:del>
    </w:p>
    <w:p w14:paraId="37BC571C" w14:textId="2D6600CF" w:rsidR="007C0A0D" w:rsidRPr="00A118CF" w:rsidDel="00A118CF" w:rsidRDefault="007C0A0D">
      <w:pPr>
        <w:pStyle w:val="DefinitionTerm"/>
        <w:rPr>
          <w:del w:id="2072" w:author="Johannes Zauner" w:date="2025-12-12T20:24:00Z" w16du:dateUtc="2025-12-12T19:24:00Z"/>
          <w:bCs/>
        </w:rPr>
        <w:pPrChange w:id="2073" w:author="Johannes Zauner" w:date="2025-12-12T20:23:00Z" w16du:dateUtc="2025-12-12T19:23:00Z">
          <w:pPr>
            <w:pStyle w:val="Definition"/>
            <w:spacing w:after="0"/>
          </w:pPr>
        </w:pPrChange>
      </w:pPr>
      <w:del w:id="2074" w:author="Johannes Zauner" w:date="2025-12-12T20:24:00Z" w16du:dateUtc="2025-12-12T19:24:00Z">
        <w:r w:rsidRPr="00A118CF" w:rsidDel="00A118CF">
          <w:rPr>
            <w:b w:val="0"/>
            <w:bCs/>
          </w:rPr>
          <w:delText>Pivoting the method results from wide to long for plotting</w:delText>
        </w:r>
      </w:del>
    </w:p>
    <w:p w14:paraId="4F66A98F" w14:textId="6FCC98B3" w:rsidR="007C0A0D" w:rsidRPr="00A118CF" w:rsidDel="00A118CF" w:rsidRDefault="007C0A0D" w:rsidP="008A0236">
      <w:pPr>
        <w:pStyle w:val="DefinitionTerm"/>
        <w:rPr>
          <w:del w:id="2075" w:author="Johannes Zauner" w:date="2025-12-12T20:23:00Z" w16du:dateUtc="2025-12-12T19:23:00Z"/>
          <w:rFonts w:ascii="Arial" w:hAnsi="Arial" w:cs="Arial"/>
          <w:b w:val="0"/>
          <w:bCs/>
        </w:rPr>
      </w:pPr>
      <w:del w:id="2076" w:author="Johannes Zauner" w:date="2025-12-12T20:24:00Z" w16du:dateUtc="2025-12-12T19:24:00Z">
        <w:r w:rsidRPr="00C673E9" w:rsidDel="00A118CF">
          <w:rPr>
            <w:rFonts w:ascii="Arial" w:hAnsi="Arial" w:cs="Arial"/>
          </w:rPr>
          <w:delText>Lines 24-34</w:delText>
        </w:r>
      </w:del>
    </w:p>
    <w:p w14:paraId="3251C1D7" w14:textId="1BA9BFFB" w:rsidR="00A118CF" w:rsidRPr="00A118CF" w:rsidRDefault="007C0A0D">
      <w:pPr>
        <w:pStyle w:val="Definition"/>
        <w:pPrChange w:id="2077" w:author="Johannes Zauner" w:date="2025-12-12T20:24:00Z" w16du:dateUtc="2025-12-12T19:24:00Z">
          <w:pPr>
            <w:pStyle w:val="Definition"/>
            <w:spacing w:after="0"/>
          </w:pPr>
        </w:pPrChange>
      </w:pPr>
      <w:del w:id="2078" w:author="Johannes Zauner" w:date="2025-12-12T20:24:00Z" w16du:dateUtc="2025-12-12T19:24:00Z">
        <w:r w:rsidRPr="00A118CF" w:rsidDel="00A118CF">
          <w:rPr>
            <w:bCs/>
          </w:rPr>
          <w:delText>Setting up the plot for distance.</w:delText>
        </w:r>
      </w:del>
    </w:p>
    <w:tbl>
      <w:tblPr>
        <w:tblStyle w:val="Table"/>
        <w:tblW w:w="5000" w:type="pct"/>
        <w:tblLayout w:type="fixed"/>
        <w:tblLook w:val="0000" w:firstRow="0" w:lastRow="0" w:firstColumn="0" w:lastColumn="0" w:noHBand="0" w:noVBand="0"/>
        <w:tblPrChange w:id="2079" w:author="Johannes Zauner" w:date="2025-12-12T20:40:00Z" w16du:dateUtc="2025-12-12T19:40:00Z">
          <w:tblPr>
            <w:tblStyle w:val="Table"/>
            <w:tblW w:w="5000" w:type="pct"/>
            <w:tblLayout w:type="fixed"/>
            <w:tblLook w:val="0000" w:firstRow="0" w:lastRow="0" w:firstColumn="0" w:lastColumn="0" w:noHBand="0" w:noVBand="0"/>
          </w:tblPr>
        </w:tblPrChange>
      </w:tblPr>
      <w:tblGrid>
        <w:gridCol w:w="9021"/>
        <w:tblGridChange w:id="2080">
          <w:tblGrid>
            <w:gridCol w:w="9021"/>
          </w:tblGrid>
        </w:tblGridChange>
      </w:tblGrid>
      <w:tr w:rsidR="007C0A0D" w:rsidRPr="00C673E9" w:rsidDel="000C6087" w14:paraId="4B9177B1" w14:textId="42ADE28D" w:rsidTr="000C6087">
        <w:trPr>
          <w:ins w:id="2081" w:author="zusammenlegung" w:date="2025-12-12T19:01:00Z"/>
          <w:del w:id="2082" w:author="Johannes Zauner" w:date="2025-12-12T20:40:00Z"/>
        </w:trPr>
        <w:tc>
          <w:tcPr>
            <w:tcW w:w="9021" w:type="dxa"/>
            <w:tcPrChange w:id="2083" w:author="Johannes Zauner" w:date="2025-12-12T20:40:00Z" w16du:dateUtc="2025-12-12T19:40:00Z">
              <w:tcPr>
                <w:tcW w:w="7920" w:type="dxa"/>
              </w:tcPr>
            </w:tcPrChange>
          </w:tcPr>
          <w:p w14:paraId="4651F583" w14:textId="1B632FB8" w:rsidR="007C0A0D" w:rsidRPr="00C673E9" w:rsidDel="000C6087" w:rsidRDefault="007C0A0D" w:rsidP="0047611C">
            <w:pPr>
              <w:pStyle w:val="Compact"/>
              <w:jc w:val="center"/>
              <w:rPr>
                <w:ins w:id="2084" w:author="zusammenlegung" w:date="2025-12-12T19:01:00Z" w16du:dateUtc="2025-12-12T18:01:00Z"/>
                <w:del w:id="2085" w:author="Johannes Zauner" w:date="2025-12-12T20:40:00Z" w16du:dateUtc="2025-12-12T19:40:00Z"/>
                <w:rFonts w:ascii="Arial" w:hAnsi="Arial" w:cs="Arial"/>
              </w:rPr>
            </w:pPr>
            <w:bookmarkStart w:id="2086" w:name="fig-VEET-distance_methods"/>
            <w:ins w:id="2087" w:author="zusammenlegung" w:date="2025-12-12T19:01:00Z" w16du:dateUtc="2025-12-12T18:01:00Z">
              <w:del w:id="2088" w:author="Johannes Zauner" w:date="2025-12-12T20:40:00Z" w16du:dateUtc="2025-12-12T19:40:00Z">
                <w:r w:rsidRPr="00C673E9" w:rsidDel="000C6087">
                  <w:rPr>
                    <w:rFonts w:ascii="Arial" w:hAnsi="Arial" w:cs="Arial"/>
                    <w:noProof/>
                  </w:rPr>
                  <w:drawing>
                    <wp:inline distT="0" distB="0" distL="0" distR="0" wp14:anchorId="4297D01E" wp14:editId="0C3F8417">
                      <wp:extent cx="5334000" cy="3333750"/>
                      <wp:effectExtent l="0" t="0" r="0" b="0"/>
                      <wp:docPr id="93" name="Picture" descr="Ein Bild, das Text, Screenshot, Diagramm, Reih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93" name="Picture" descr="Ein Bild, das Text, Screenshot, Diagramm, Reihe enthält.&#10;&#10;KI-generierte Inhalte können fehlerhaft sein."/>
                              <pic:cNvPicPr>
                                <a:picLocks noChangeAspect="1" noChangeArrowheads="1"/>
                              </pic:cNvPicPr>
                            </pic:nvPicPr>
                            <pic:blipFill>
                              <a:blip r:embed="rId38"/>
                              <a:stretch>
                                <a:fillRect/>
                              </a:stretch>
                            </pic:blipFill>
                            <pic:spPr bwMode="auto">
                              <a:xfrm>
                                <a:off x="0" y="0"/>
                                <a:ext cx="5334000" cy="3333750"/>
                              </a:xfrm>
                              <a:prstGeom prst="rect">
                                <a:avLst/>
                              </a:prstGeom>
                              <a:noFill/>
                              <a:ln w="9525">
                                <a:noFill/>
                                <a:headEnd/>
                                <a:tailEnd/>
                              </a:ln>
                            </pic:spPr>
                          </pic:pic>
                        </a:graphicData>
                      </a:graphic>
                    </wp:inline>
                  </w:drawing>
                </w:r>
              </w:del>
            </w:ins>
          </w:p>
          <w:p w14:paraId="51447D8D" w14:textId="472A73EB" w:rsidR="007C0A0D" w:rsidRPr="00C673E9" w:rsidDel="000C6087" w:rsidRDefault="007C0A0D" w:rsidP="0047611C">
            <w:pPr>
              <w:pStyle w:val="ImageCaption"/>
              <w:spacing w:before="200"/>
              <w:rPr>
                <w:ins w:id="2089" w:author="zusammenlegung" w:date="2025-12-12T19:01:00Z" w16du:dateUtc="2025-12-12T18:01:00Z"/>
                <w:del w:id="2090" w:author="Johannes Zauner" w:date="2025-12-12T20:40:00Z" w16du:dateUtc="2025-12-12T19:40:00Z"/>
                <w:rFonts w:ascii="Arial" w:hAnsi="Arial" w:cs="Arial"/>
              </w:rPr>
            </w:pPr>
            <w:ins w:id="2091" w:author="zusammenlegung" w:date="2025-12-12T19:01:00Z" w16du:dateUtc="2025-12-12T18:01:00Z">
              <w:del w:id="2092" w:author="Johannes Zauner" w:date="2025-12-12T20:40:00Z" w16du:dateUtc="2025-12-12T19:40:00Z">
                <w:r w:rsidRPr="00C673E9" w:rsidDel="000C6087">
                  <w:rPr>
                    <w:rFonts w:ascii="Arial" w:hAnsi="Arial" w:cs="Arial"/>
                  </w:rPr>
                  <w:delText>Figure 5: Comparison of condensation methods for spatial grid of distance measurements. The lines represent an average across all data points (yellow), the minimum distance (grey), or the central 10° (blue). Data points with confidence less than 10% were removed prior to calculation.</w:delText>
                </w:r>
              </w:del>
            </w:ins>
          </w:p>
        </w:tc>
        <w:bookmarkEnd w:id="2086"/>
      </w:tr>
    </w:tbl>
    <w:p w14:paraId="575C3E4A" w14:textId="474E8073" w:rsidR="000C6087" w:rsidRDefault="000C6087" w:rsidP="007C0A0D">
      <w:pPr>
        <w:pStyle w:val="Textkrper"/>
        <w:rPr>
          <w:ins w:id="2093" w:author="Johannes Zauner" w:date="2025-12-12T20:40:00Z" w16du:dateUtc="2025-12-12T19:40:00Z"/>
          <w:rFonts w:ascii="Arial" w:hAnsi="Arial" w:cs="Arial"/>
        </w:rPr>
      </w:pPr>
      <w:ins w:id="2094" w:author="Johannes Zauner" w:date="2025-12-12T20:40:00Z" w16du:dateUtc="2025-12-12T19:40:00Z">
        <w:r>
          <w:rPr>
            <w:rFonts w:ascii="Arial" w:hAnsi="Arial" w:cs="Arial"/>
            <w:noProof/>
          </w:rPr>
          <w:drawing>
            <wp:inline distT="0" distB="0" distL="0" distR="0" wp14:anchorId="29A2A175" wp14:editId="4BE0C666">
              <wp:extent cx="5728335" cy="3273425"/>
              <wp:effectExtent l="0" t="0" r="0" b="0"/>
              <wp:docPr id="1342602111" name="Grafik 1"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2111" name="Grafik 1" descr="Ein Bild, das Screenshot enthält.&#10;&#10;KI-generierte Inhalte können fehlerhaft sein."/>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28335" cy="3273425"/>
                      </a:xfrm>
                      <a:prstGeom prst="rect">
                        <a:avLst/>
                      </a:prstGeom>
                    </pic:spPr>
                  </pic:pic>
                </a:graphicData>
              </a:graphic>
            </wp:inline>
          </w:drawing>
        </w:r>
      </w:ins>
    </w:p>
    <w:p w14:paraId="3E81F982" w14:textId="7E01E9AF" w:rsidR="000C6087" w:rsidRDefault="000C6087" w:rsidP="007C0A0D">
      <w:pPr>
        <w:pStyle w:val="Textkrper"/>
        <w:rPr>
          <w:ins w:id="2095" w:author="Johannes Zauner" w:date="2025-12-12T20:40:00Z" w16du:dateUtc="2025-12-12T19:40:00Z"/>
        </w:rPr>
      </w:pPr>
      <w:ins w:id="2096" w:author="Johannes Zauner" w:date="2025-12-12T20:40:00Z" w16du:dateUtc="2025-12-12T19:40:00Z">
        <w:r w:rsidRPr="00C673E9">
          <w:rPr>
            <w:rFonts w:ascii="Arial" w:hAnsi="Arial" w:cs="Arial"/>
          </w:rPr>
          <w:t>Figure </w:t>
        </w:r>
      </w:ins>
      <w:ins w:id="2097" w:author="Johannes Zauner" w:date="2025-12-19T11:25:00Z" w16du:dateUtc="2025-12-19T10:25:00Z">
        <w:r w:rsidR="008068B9">
          <w:rPr>
            <w:rFonts w:ascii="Arial" w:hAnsi="Arial" w:cs="Arial"/>
          </w:rPr>
          <w:t>7</w:t>
        </w:r>
      </w:ins>
      <w:ins w:id="2098" w:author="Johannes Zauner" w:date="2025-12-12T20:40:00Z" w16du:dateUtc="2025-12-12T19:40:00Z">
        <w:r w:rsidRPr="00C673E9">
          <w:rPr>
            <w:rFonts w:ascii="Arial" w:hAnsi="Arial" w:cs="Arial"/>
          </w:rPr>
          <w:t>: Comparison of condensation methods for spatial grid of distance measurements. The lines represent an average across all data points (yellow), the minimum distance (grey), or the central 10° (blue). Data points with confidence less than 10% were removed prior to calculation.</w:t>
        </w:r>
      </w:ins>
    </w:p>
    <w:p w14:paraId="26A9A99A" w14:textId="0FC3FDBF" w:rsidR="007C0A0D" w:rsidRPr="00D845A8" w:rsidRDefault="007C0A0D" w:rsidP="007C0A0D">
      <w:pPr>
        <w:pStyle w:val="Textkrper"/>
      </w:pPr>
      <w:r w:rsidRPr="00D845A8">
        <w:t xml:space="preserve">As can be seen in </w:t>
      </w:r>
      <w:del w:id="2099" w:author="zusammenlegung" w:date="2025-12-12T19:01:00Z" w16du:dateUtc="2025-12-12T18:01:00Z">
        <w:r w:rsidR="00552701" w:rsidRPr="009C2973">
          <w:rPr>
            <w:b/>
            <w:bCs/>
          </w:rPr>
          <w:delText>Figure 5</w:delText>
        </w:r>
        <w:r w:rsidR="00552701" w:rsidRPr="009C2973">
          <w:rPr>
            <w:b/>
            <w:bCs/>
            <w:rPrChange w:id="2100" w:author="Johannes Zauner" w:date="2025-12-15T12:27:00Z" w16du:dateUtc="2025-12-15T11:27:00Z">
              <w:rPr/>
            </w:rPrChange>
          </w:rPr>
          <w:delText>,</w:delText>
        </w:r>
      </w:del>
      <w:ins w:id="2101" w:author="zusammenlegung" w:date="2025-12-12T19:01:00Z" w16du:dateUtc="2025-12-12T18:01:00Z">
        <w:del w:id="2102" w:author="Johannes Zauner" w:date="2025-12-15T12:26:00Z" w16du:dateUtc="2025-12-15T11:26:00Z">
          <w:r w:rsidRPr="009C2973" w:rsidDel="009C2973">
            <w:rPr>
              <w:rFonts w:ascii="Arial" w:hAnsi="Arial" w:cs="Arial"/>
              <w:b/>
              <w:bCs/>
              <w:rPrChange w:id="2103" w:author="Johannes Zauner" w:date="2025-12-15T12:27:00Z" w16du:dateUtc="2025-12-15T11:27:00Z">
                <w:rPr>
                  <w:rFonts w:ascii="Arial" w:hAnsi="Arial" w:cs="Arial"/>
                </w:rPr>
              </w:rPrChange>
            </w:rPr>
            <w:fldChar w:fldCharType="begin"/>
          </w:r>
          <w:r w:rsidRPr="009C2973" w:rsidDel="009C2973">
            <w:rPr>
              <w:rFonts w:ascii="Arial" w:hAnsi="Arial" w:cs="Arial"/>
              <w:b/>
              <w:bCs/>
              <w:rPrChange w:id="2104" w:author="Johannes Zauner" w:date="2025-12-15T12:27:00Z" w16du:dateUtc="2025-12-15T11:27:00Z">
                <w:rPr>
                  <w:rFonts w:ascii="Arial" w:hAnsi="Arial" w:cs="Arial"/>
                </w:rPr>
              </w:rPrChange>
            </w:rPr>
            <w:delInstrText>HYPERLINK \l "fig-VEET-distance_methods" \h</w:delInstrText>
          </w:r>
          <w:r w:rsidRPr="00111E56" w:rsidDel="009C2973">
            <w:rPr>
              <w:rFonts w:ascii="Arial" w:hAnsi="Arial" w:cs="Arial"/>
              <w:b/>
              <w:bCs/>
            </w:rPr>
          </w:r>
          <w:r w:rsidRPr="009C2973" w:rsidDel="009C2973">
            <w:rPr>
              <w:rFonts w:ascii="Arial" w:hAnsi="Arial" w:cs="Arial"/>
              <w:b/>
              <w:bCs/>
              <w:rPrChange w:id="2105" w:author="Johannes Zauner" w:date="2025-12-15T12:27:00Z" w16du:dateUtc="2025-12-15T11:27:00Z">
                <w:rPr>
                  <w:rFonts w:ascii="Arial" w:hAnsi="Arial" w:cs="Arial"/>
                </w:rPr>
              </w:rPrChange>
            </w:rPr>
            <w:fldChar w:fldCharType="separate"/>
          </w:r>
          <w:r w:rsidRPr="009C2973" w:rsidDel="009C2973">
            <w:rPr>
              <w:b/>
              <w:bCs/>
              <w:rPrChange w:id="2106" w:author="Johannes Zauner" w:date="2025-12-15T12:27:00Z" w16du:dateUtc="2025-12-15T11:27:00Z">
                <w:rPr>
                  <w:rStyle w:val="Hyperlink"/>
                  <w:rFonts w:ascii="Arial" w:hAnsi="Arial" w:cs="Arial"/>
                </w:rPr>
              </w:rPrChange>
            </w:rPr>
            <w:delText>Figure 5</w:delText>
          </w:r>
          <w:r w:rsidRPr="009C2973" w:rsidDel="009C2973">
            <w:rPr>
              <w:rFonts w:ascii="Arial" w:hAnsi="Arial" w:cs="Arial"/>
              <w:b/>
              <w:bCs/>
              <w:rPrChange w:id="2107" w:author="Johannes Zauner" w:date="2025-12-15T12:27:00Z" w16du:dateUtc="2025-12-15T11:27:00Z">
                <w:rPr>
                  <w:rFonts w:ascii="Arial" w:hAnsi="Arial" w:cs="Arial"/>
                </w:rPr>
              </w:rPrChange>
            </w:rPr>
            <w:fldChar w:fldCharType="end"/>
          </w:r>
        </w:del>
      </w:ins>
      <w:ins w:id="2108" w:author="Johannes Zauner" w:date="2025-12-15T12:26:00Z" w16du:dateUtc="2025-12-15T11:26:00Z">
        <w:r w:rsidR="009C2973" w:rsidRPr="009C2973">
          <w:rPr>
            <w:b/>
            <w:bCs/>
            <w:rPrChange w:id="2109" w:author="Johannes Zauner" w:date="2025-12-15T12:27:00Z" w16du:dateUtc="2025-12-15T11:27:00Z">
              <w:rPr>
                <w:rStyle w:val="Hyperlink"/>
                <w:rFonts w:ascii="Arial" w:hAnsi="Arial" w:cs="Arial"/>
              </w:rPr>
            </w:rPrChange>
          </w:rPr>
          <w:t>Figure </w:t>
        </w:r>
      </w:ins>
      <w:ins w:id="2110" w:author="Johannes Zauner" w:date="2025-12-19T11:25:00Z" w16du:dateUtc="2025-12-19T10:25:00Z">
        <w:r w:rsidR="008068B9">
          <w:rPr>
            <w:b/>
            <w:bCs/>
          </w:rPr>
          <w:t>7</w:t>
        </w:r>
      </w:ins>
      <w:ins w:id="2111" w:author="zusammenlegung" w:date="2025-12-12T19:01:00Z" w16du:dateUtc="2025-12-12T18:01:00Z">
        <w:r w:rsidRPr="00C673E9">
          <w:rPr>
            <w:rFonts w:ascii="Arial" w:hAnsi="Arial" w:cs="Arial"/>
          </w:rPr>
          <w:t>,</w:t>
        </w:r>
      </w:ins>
      <w:r w:rsidRPr="00D845A8">
        <w:t xml:space="preserve"> while the overall pattern is similar regardless of the used method, there are notable differences between the methods, which will consequently affect downstream analyses. Most importantly, the process of condensation has to be well documented and reproducible, as shown above. Any of these data could now be used to calculate the </w:t>
      </w:r>
      <w:r w:rsidRPr="00D845A8">
        <w:rPr>
          <w:rStyle w:val="VerbatimChar"/>
        </w:rPr>
        <w:t>frequency of continuous near work</w:t>
      </w:r>
      <w:r w:rsidRPr="00D845A8">
        <w:t xml:space="preserve">, </w:t>
      </w:r>
      <w:r w:rsidRPr="00D845A8">
        <w:rPr>
          <w:rStyle w:val="VerbatimChar"/>
        </w:rPr>
        <w:t>visual breaks</w:t>
      </w:r>
      <w:r w:rsidRPr="00D845A8">
        <w:t xml:space="preserve">, or </w:t>
      </w:r>
      <w:r w:rsidRPr="00D845A8">
        <w:rPr>
          <w:rStyle w:val="VerbatimChar"/>
        </w:rPr>
        <w:t>near-work episodes</w:t>
      </w:r>
      <w:r w:rsidRPr="00D845A8">
        <w:t xml:space="preserve"> as described above.</w:t>
      </w:r>
    </w:p>
    <w:p w14:paraId="55DC4CCA" w14:textId="77777777" w:rsidR="007C0A0D" w:rsidRPr="00D845A8" w:rsidRDefault="007C0A0D" w:rsidP="007C0A0D">
      <w:pPr>
        <w:pStyle w:val="berschrift3"/>
      </w:pPr>
      <w:bookmarkStart w:id="2112" w:name="light"/>
      <w:bookmarkEnd w:id="816"/>
      <w:bookmarkEnd w:id="1808"/>
      <w:r w:rsidRPr="00D845A8">
        <w:lastRenderedPageBreak/>
        <w:t>Light</w:t>
      </w:r>
    </w:p>
    <w:p w14:paraId="7F7AC509" w14:textId="3E09E4DC" w:rsidR="007C0A0D" w:rsidRPr="00D845A8" w:rsidRDefault="007C0A0D" w:rsidP="007C0A0D">
      <w:pPr>
        <w:pStyle w:val="FirstParagraph"/>
      </w:pPr>
      <w:r w:rsidRPr="00D845A8">
        <w:t xml:space="preserve">The </w:t>
      </w:r>
      <w:r w:rsidRPr="00D845A8">
        <w:rPr>
          <w:rStyle w:val="VerbatimChar"/>
        </w:rPr>
        <w:t>Clouclip</w:t>
      </w:r>
      <w:r w:rsidRPr="00D845A8">
        <w:t xml:space="preserve"> illuminance data in our example </w:t>
      </w:r>
      <w:ins w:id="2113" w:author="zusammenlegung" w:date="2025-12-12T19:01:00Z" w16du:dateUtc="2025-12-12T18:01:00Z">
        <w:r w:rsidRPr="00C673E9">
          <w:rPr>
            <w:rFonts w:ascii="Arial" w:hAnsi="Arial" w:cs="Arial"/>
          </w:rPr>
          <w:t xml:space="preserve">cover indoor environments and </w:t>
        </w:r>
      </w:ins>
      <w:r w:rsidRPr="00D845A8">
        <w:t xml:space="preserve">are </w:t>
      </w:r>
      <w:del w:id="2114" w:author="zusammenlegung" w:date="2025-12-12T19:01:00Z" w16du:dateUtc="2025-12-12T18:01:00Z">
        <w:r w:rsidR="00552701">
          <w:delText>extremely</w:delText>
        </w:r>
      </w:del>
      <w:ins w:id="2115" w:author="zusammenlegung" w:date="2025-12-12T19:01:00Z" w16du:dateUtc="2025-12-12T18:01:00Z">
        <w:r w:rsidRPr="00C673E9">
          <w:rPr>
            <w:rFonts w:ascii="Arial" w:hAnsi="Arial" w:cs="Arial"/>
          </w:rPr>
          <w:t>thus comparatively</w:t>
        </w:r>
      </w:ins>
      <w:r w:rsidRPr="00D845A8">
        <w:t xml:space="preserve"> low</w:t>
      </w:r>
      <w:del w:id="2116" w:author="zusammenlegung" w:date="2025-12-12T19:01:00Z" w16du:dateUtc="2025-12-12T18:01:00Z">
        <w:r w:rsidR="00552701">
          <w:delText xml:space="preserve"> (the device was mostly used in dim conditions),</w:delText>
        </w:r>
      </w:del>
      <w:ins w:id="2117" w:author="zusammenlegung" w:date="2025-12-12T19:01:00Z" w16du:dateUtc="2025-12-12T18:01:00Z">
        <w:r w:rsidRPr="00C673E9">
          <w:rPr>
            <w:rFonts w:ascii="Arial" w:hAnsi="Arial" w:cs="Arial"/>
          </w:rPr>
          <w:t>,</w:t>
        </w:r>
      </w:ins>
      <w:r w:rsidRPr="00D845A8">
        <w:t xml:space="preserve"> which would make certain </w:t>
      </w:r>
      <w:del w:id="2118" w:author="zusammenlegung" w:date="2025-12-12T19:01:00Z" w16du:dateUtc="2025-12-12T18:01:00Z">
        <w:r w:rsidR="00552701">
          <w:delText>light</w:delText>
        </w:r>
      </w:del>
      <w:ins w:id="2119" w:author="zusammenlegung" w:date="2025-12-12T19:01:00Z" w16du:dateUtc="2025-12-12T18:01:00Z">
        <w:r w:rsidRPr="00C673E9">
          <w:rPr>
            <w:rFonts w:ascii="Arial" w:hAnsi="Arial" w:cs="Arial"/>
          </w:rPr>
          <w:t>daylight</w:t>
        </w:r>
      </w:ins>
      <w:r w:rsidRPr="00D845A8">
        <w:t xml:space="preserve"> exposure summaries trivial or not meaningful. To better illustrate light exposure metrics, we turn to </w:t>
      </w:r>
      <w:del w:id="2120" w:author="zusammenlegung" w:date="2025-12-12T19:01:00Z" w16du:dateUtc="2025-12-12T18:01:00Z">
        <w:r w:rsidR="00552701">
          <w:delText>the exemplary</w:delText>
        </w:r>
      </w:del>
      <w:ins w:id="2121" w:author="zusammenlegung" w:date="2025-12-12T19:01:00Z" w16du:dateUtc="2025-12-12T18:01:00Z">
        <w:r w:rsidRPr="00C673E9">
          <w:rPr>
            <w:rFonts w:ascii="Arial" w:hAnsi="Arial" w:cs="Arial"/>
          </w:rPr>
          <w:t>a different dataset, this one taken from the</w:t>
        </w:r>
      </w:ins>
      <w:r w:rsidRPr="00D845A8">
        <w:t xml:space="preserve"> </w:t>
      </w:r>
      <w:r w:rsidRPr="00D845A8">
        <w:rPr>
          <w:rStyle w:val="VerbatimChar"/>
        </w:rPr>
        <w:t>VEET</w:t>
      </w:r>
      <w:r w:rsidRPr="00D845A8">
        <w:t xml:space="preserve"> device’s illuminance data, which capture a broader range of lighting conditions</w:t>
      </w:r>
      <w:del w:id="2122" w:author="zusammenlegung" w:date="2025-12-12T19:01:00Z" w16du:dateUtc="2025-12-12T18:01:00Z">
        <w:r w:rsidR="00552701">
          <w:delText>.</w:delText>
        </w:r>
      </w:del>
      <w:ins w:id="2123" w:author="zusammenlegung" w:date="2025-12-12T19:01:00Z" w16du:dateUtc="2025-12-12T18:01:00Z">
        <w:r w:rsidRPr="00C673E9">
          <w:rPr>
            <w:rFonts w:ascii="Arial" w:hAnsi="Arial" w:cs="Arial"/>
          </w:rPr>
          <w:t xml:space="preserve"> (though both device types are able to capture broadly the same range of illuminance).</w:t>
        </w:r>
      </w:ins>
      <w:r w:rsidRPr="00D845A8">
        <w:t xml:space="preserve"> We</w:t>
      </w:r>
      <w:ins w:id="2124" w:author="zusammenlegung" w:date="2025-12-12T19:01:00Z" w16du:dateUtc="2025-12-12T18:01:00Z">
        <w:r w:rsidRPr="00C673E9">
          <w:rPr>
            <w:rFonts w:ascii="Arial" w:hAnsi="Arial" w:cs="Arial"/>
          </w:rPr>
          <w:t xml:space="preserve"> import the </w:t>
        </w:r>
        <w:r w:rsidRPr="00D845A8">
          <w:rPr>
            <w:rStyle w:val="VerbatimChar"/>
            <w:rFonts w:cs="Consolas"/>
          </w:rPr>
          <w:t>VEET</w:t>
        </w:r>
        <w:r w:rsidRPr="00C673E9">
          <w:rPr>
            <w:rFonts w:ascii="Arial" w:hAnsi="Arial" w:cs="Arial"/>
          </w:rPr>
          <w:t xml:space="preserve"> ambient light data (already preprocessed to have regular 5-second intervals as described above) and</w:t>
        </w:r>
      </w:ins>
      <w:r w:rsidRPr="00D845A8">
        <w:t xml:space="preserve"> briefly examine its distribution.</w:t>
      </w:r>
    </w:p>
    <w:p w14:paraId="23E5DA70" w14:textId="66B1D590" w:rsidR="007C0A0D" w:rsidRPr="00D845A8" w:rsidRDefault="007C0A0D" w:rsidP="007C0A0D">
      <w:pPr>
        <w:pStyle w:val="Textkrper"/>
      </w:pPr>
      <w:r w:rsidRPr="00D845A8">
        <w:rPr>
          <w:b/>
        </w:rPr>
        <w:t>Illuminance distribution</w:t>
      </w:r>
      <w:r w:rsidRPr="00D845A8">
        <w:t xml:space="preserve">: The illuminance values from the </w:t>
      </w:r>
      <w:r w:rsidRPr="00D845A8">
        <w:rPr>
          <w:rStyle w:val="VerbatimChar"/>
        </w:rPr>
        <w:t>Clouclip</w:t>
      </w:r>
      <w:r w:rsidRPr="00D845A8">
        <w:t xml:space="preserve"> were </w:t>
      </w:r>
      <w:del w:id="2125" w:author="zusammenlegung" w:date="2025-12-12T19:01:00Z" w16du:dateUtc="2025-12-12T18:01:00Z">
        <w:r w:rsidR="00552701">
          <w:delText>almost always near zero</w:delText>
        </w:r>
        <w:r w:rsidR="00A543AD">
          <w:delText xml:space="preserve"> (see </w:delText>
        </w:r>
        <w:r w:rsidR="00A543AD" w:rsidRPr="00A543AD">
          <w:rPr>
            <w:b/>
            <w:bCs/>
          </w:rPr>
          <w:delText>Figure </w:delText>
        </w:r>
        <w:r w:rsidR="00A543AD">
          <w:rPr>
            <w:b/>
            <w:bCs/>
          </w:rPr>
          <w:delText>6</w:delText>
        </w:r>
        <w:r w:rsidR="00A543AD">
          <w:delText>)</w:delText>
        </w:r>
        <w:r w:rsidR="00552701">
          <w:delText>,</w:delText>
        </w:r>
      </w:del>
      <w:ins w:id="2126" w:author="zusammenlegung" w:date="2025-12-12T19:01:00Z" w16du:dateUtc="2025-12-12T18:01:00Z">
        <w:r w:rsidRPr="00C673E9">
          <w:rPr>
            <w:rFonts w:ascii="Arial" w:hAnsi="Arial" w:cs="Arial"/>
          </w:rPr>
          <w:t>comparatively low</w:t>
        </w:r>
      </w:ins>
      <w:ins w:id="2127" w:author="Johannes Zauner" w:date="2025-12-15T12:27:00Z" w16du:dateUtc="2025-12-15T11:27:00Z">
        <w:r w:rsidR="009C2973">
          <w:rPr>
            <w:rFonts w:ascii="Arial" w:hAnsi="Arial" w:cs="Arial"/>
          </w:rPr>
          <w:t xml:space="preserve"> (</w:t>
        </w:r>
        <w:r w:rsidR="009C2973" w:rsidRPr="00BF3DA1">
          <w:rPr>
            <w:rFonts w:ascii="Arial" w:hAnsi="Arial" w:cs="Arial"/>
            <w:b/>
            <w:bCs/>
          </w:rPr>
          <w:t>Figure </w:t>
        </w:r>
      </w:ins>
      <w:ins w:id="2128" w:author="Johannes Zauner" w:date="2025-12-19T11:25:00Z" w16du:dateUtc="2025-12-19T10:25:00Z">
        <w:r w:rsidR="008068B9">
          <w:rPr>
            <w:rFonts w:ascii="Arial" w:hAnsi="Arial" w:cs="Arial"/>
            <w:b/>
            <w:bCs/>
          </w:rPr>
          <w:t>8</w:t>
        </w:r>
      </w:ins>
      <w:ins w:id="2129" w:author="Johannes Zauner" w:date="2025-12-15T12:27:00Z" w16du:dateUtc="2025-12-15T11:27:00Z">
        <w:r w:rsidR="009C2973">
          <w:rPr>
            <w:rFonts w:ascii="Arial" w:hAnsi="Arial" w:cs="Arial"/>
            <w:b/>
            <w:bCs/>
          </w:rPr>
          <w:t>)</w:t>
        </w:r>
      </w:ins>
      <w:ins w:id="2130" w:author="zusammenlegung" w:date="2025-12-12T19:01:00Z" w16du:dateUtc="2025-12-12T18:01:00Z">
        <w:r w:rsidRPr="00C673E9">
          <w:rPr>
            <w:rFonts w:ascii="Arial" w:hAnsi="Arial" w:cs="Arial"/>
          </w:rPr>
          <w:t>,</w:t>
        </w:r>
      </w:ins>
      <w:r w:rsidRPr="00D845A8">
        <w:t xml:space="preserve"> while the </w:t>
      </w:r>
      <w:r w:rsidRPr="00D845A8">
        <w:rPr>
          <w:rStyle w:val="VerbatimChar"/>
        </w:rPr>
        <w:t>VEET</w:t>
      </w:r>
      <w:r w:rsidRPr="00D845A8">
        <w:t xml:space="preserve"> </w:t>
      </w:r>
      <w:ins w:id="2131" w:author="Johannes Zauner" w:date="2025-12-15T12:27:00Z" w16du:dateUtc="2025-12-15T11:27:00Z">
        <w:r w:rsidR="009C2973">
          <w:t>(</w:t>
        </w:r>
        <w:r w:rsidR="009C2973" w:rsidRPr="00BF3DA1">
          <w:rPr>
            <w:rFonts w:ascii="Arial" w:hAnsi="Arial" w:cs="Arial"/>
            <w:b/>
            <w:bCs/>
          </w:rPr>
          <w:t>Figure </w:t>
        </w:r>
      </w:ins>
      <w:ins w:id="2132" w:author="Johannes Zauner" w:date="2025-12-19T11:25:00Z" w16du:dateUtc="2025-12-19T10:25:00Z">
        <w:r w:rsidR="008068B9">
          <w:rPr>
            <w:rFonts w:ascii="Arial" w:hAnsi="Arial" w:cs="Arial"/>
            <w:b/>
            <w:bCs/>
          </w:rPr>
          <w:t>9</w:t>
        </w:r>
      </w:ins>
      <w:ins w:id="2133" w:author="Johannes Zauner" w:date="2025-12-15T12:27:00Z" w16du:dateUtc="2025-12-15T11:27:00Z">
        <w:r w:rsidR="009C2973">
          <w:rPr>
            <w:rFonts w:ascii="Arial" w:hAnsi="Arial" w:cs="Arial"/>
            <w:b/>
            <w:bCs/>
          </w:rPr>
          <w:t xml:space="preserve">) </w:t>
        </w:r>
      </w:ins>
      <w:r w:rsidRPr="00D845A8">
        <w:t>data include outdoor exposures up to several thousand lux. The contrast is evident from comparing histograms of the two datasets’ lux values (</w:t>
      </w:r>
      <w:r w:rsidRPr="00D845A8">
        <w:rPr>
          <w:rStyle w:val="VerbatimChar"/>
        </w:rPr>
        <w:t>Clouclip</w:t>
      </w:r>
      <w:r w:rsidRPr="00D845A8">
        <w:t xml:space="preserve"> vs.</w:t>
      </w:r>
      <w:del w:id="2134" w:author="zusammenlegung" w:date="2025-12-12T19:01:00Z" w16du:dateUtc="2025-12-12T18:01:00Z">
        <w:r w:rsidR="00AE37ED">
          <w:delText xml:space="preserve"> </w:delText>
        </w:r>
      </w:del>
      <w:ins w:id="2135" w:author="zusammenlegung" w:date="2025-12-12T19:01:00Z" w16du:dateUtc="2025-12-12T18:01:00Z">
        <w:r w:rsidRPr="00C673E9">
          <w:rPr>
            <w:rFonts w:ascii="Arial" w:hAnsi="Arial" w:cs="Arial"/>
          </w:rPr>
          <w:t> </w:t>
        </w:r>
      </w:ins>
      <w:r w:rsidRPr="00D845A8">
        <w:rPr>
          <w:rStyle w:val="VerbatimChar"/>
        </w:rPr>
        <w:t>VEET</w:t>
      </w:r>
      <w:del w:id="2136" w:author="zusammenlegung" w:date="2025-12-12T19:01:00Z" w16du:dateUtc="2025-12-12T18:01:00Z">
        <w:r w:rsidR="00552701">
          <w:delText>).</w:delText>
        </w:r>
      </w:del>
      <w:ins w:id="2137" w:author="zusammenlegung" w:date="2025-12-12T19:01:00Z" w16du:dateUtc="2025-12-12T18:01:00Z">
        <w:r w:rsidRPr="00C673E9">
          <w:rPr>
            <w:rFonts w:ascii="Arial" w:hAnsi="Arial" w:cs="Arial"/>
          </w:rPr>
          <w:t>), where the main peak is similarly positioned between 10 and 100 lx, but the tails differ.</w:t>
        </w:r>
      </w:ins>
      <w:r w:rsidRPr="00D845A8">
        <w:t xml:space="preserve"> The </w:t>
      </w:r>
      <w:r w:rsidRPr="00D845A8">
        <w:rPr>
          <w:rStyle w:val="VerbatimChar"/>
        </w:rPr>
        <w:t>VEET</w:t>
      </w:r>
      <w:r w:rsidRPr="00D845A8">
        <w:t xml:space="preserve"> illuminance histogram (see </w:t>
      </w:r>
      <w:del w:id="2138" w:author="zusammenlegung" w:date="2025-12-12T19:01:00Z" w16du:dateUtc="2025-12-12T18:01:00Z">
        <w:r w:rsidR="00552701" w:rsidRPr="009C2973">
          <w:rPr>
            <w:b/>
            <w:bCs/>
          </w:rPr>
          <w:delText>Figure 7</w:delText>
        </w:r>
        <w:r w:rsidR="00552701" w:rsidRPr="009C2973">
          <w:rPr>
            <w:b/>
            <w:bCs/>
            <w:rPrChange w:id="2139" w:author="Johannes Zauner" w:date="2025-12-15T12:27:00Z" w16du:dateUtc="2025-12-15T11:27:00Z">
              <w:rPr/>
            </w:rPrChange>
          </w:rPr>
          <w:delText>)</w:delText>
        </w:r>
      </w:del>
      <w:ins w:id="2140" w:author="zusammenlegung" w:date="2025-12-12T19:01:00Z" w16du:dateUtc="2025-12-12T18:01:00Z">
        <w:del w:id="2141" w:author="Johannes Zauner" w:date="2025-12-15T12:27:00Z" w16du:dateUtc="2025-12-15T11:27:00Z">
          <w:r w:rsidRPr="009C2973" w:rsidDel="009C2973">
            <w:rPr>
              <w:rFonts w:ascii="Arial" w:hAnsi="Arial" w:cs="Arial"/>
              <w:b/>
              <w:bCs/>
              <w:rPrChange w:id="2142" w:author="Johannes Zauner" w:date="2025-12-15T12:27:00Z" w16du:dateUtc="2025-12-15T11:27:00Z">
                <w:rPr>
                  <w:rFonts w:ascii="Arial" w:hAnsi="Arial" w:cs="Arial"/>
                </w:rPr>
              </w:rPrChange>
            </w:rPr>
            <w:fldChar w:fldCharType="begin"/>
          </w:r>
          <w:r w:rsidRPr="009C2973" w:rsidDel="009C2973">
            <w:rPr>
              <w:rFonts w:ascii="Arial" w:hAnsi="Arial" w:cs="Arial"/>
              <w:b/>
              <w:bCs/>
              <w:rPrChange w:id="2143" w:author="Johannes Zauner" w:date="2025-12-15T12:27:00Z" w16du:dateUtc="2025-12-15T11:27:00Z">
                <w:rPr>
                  <w:rFonts w:ascii="Arial" w:hAnsi="Arial" w:cs="Arial"/>
                </w:rPr>
              </w:rPrChange>
            </w:rPr>
            <w:delInstrText>HYPERLINK \l "fig-hist-VEETlight" \h</w:delInstrText>
          </w:r>
          <w:r w:rsidRPr="00111E56" w:rsidDel="009C2973">
            <w:rPr>
              <w:rFonts w:ascii="Arial" w:hAnsi="Arial" w:cs="Arial"/>
              <w:b/>
              <w:bCs/>
            </w:rPr>
          </w:r>
          <w:r w:rsidRPr="009C2973" w:rsidDel="009C2973">
            <w:rPr>
              <w:rFonts w:ascii="Arial" w:hAnsi="Arial" w:cs="Arial"/>
              <w:b/>
              <w:bCs/>
              <w:rPrChange w:id="2144" w:author="Johannes Zauner" w:date="2025-12-15T12:27:00Z" w16du:dateUtc="2025-12-15T11:27:00Z">
                <w:rPr>
                  <w:rFonts w:ascii="Arial" w:hAnsi="Arial" w:cs="Arial"/>
                </w:rPr>
              </w:rPrChange>
            </w:rPr>
            <w:fldChar w:fldCharType="separate"/>
          </w:r>
          <w:r w:rsidRPr="009C2973" w:rsidDel="009C2973">
            <w:rPr>
              <w:b/>
              <w:bCs/>
              <w:rPrChange w:id="2145" w:author="Johannes Zauner" w:date="2025-12-15T12:27:00Z" w16du:dateUtc="2025-12-15T11:27:00Z">
                <w:rPr>
                  <w:rStyle w:val="Hyperlink"/>
                  <w:rFonts w:ascii="Arial" w:hAnsi="Arial" w:cs="Arial"/>
                </w:rPr>
              </w:rPrChange>
            </w:rPr>
            <w:delText>Figure 7</w:delText>
          </w:r>
          <w:r w:rsidRPr="009C2973" w:rsidDel="009C2973">
            <w:rPr>
              <w:rFonts w:ascii="Arial" w:hAnsi="Arial" w:cs="Arial"/>
              <w:b/>
              <w:bCs/>
              <w:rPrChange w:id="2146" w:author="Johannes Zauner" w:date="2025-12-15T12:27:00Z" w16du:dateUtc="2025-12-15T11:27:00Z">
                <w:rPr>
                  <w:rFonts w:ascii="Arial" w:hAnsi="Arial" w:cs="Arial"/>
                </w:rPr>
              </w:rPrChange>
            </w:rPr>
            <w:fldChar w:fldCharType="end"/>
          </w:r>
        </w:del>
      </w:ins>
      <w:ins w:id="2147" w:author="Johannes Zauner" w:date="2025-12-15T12:27:00Z" w16du:dateUtc="2025-12-15T11:27:00Z">
        <w:r w:rsidR="009C2973" w:rsidRPr="009C2973">
          <w:rPr>
            <w:b/>
            <w:bCs/>
            <w:rPrChange w:id="2148" w:author="Johannes Zauner" w:date="2025-12-15T12:27:00Z" w16du:dateUtc="2025-12-15T11:27:00Z">
              <w:rPr>
                <w:rStyle w:val="Hyperlink"/>
                <w:rFonts w:ascii="Arial" w:hAnsi="Arial" w:cs="Arial"/>
              </w:rPr>
            </w:rPrChange>
          </w:rPr>
          <w:t>Figure </w:t>
        </w:r>
      </w:ins>
      <w:ins w:id="2149" w:author="Johannes Zauner" w:date="2025-12-19T11:25:00Z" w16du:dateUtc="2025-12-19T10:25:00Z">
        <w:r w:rsidR="008068B9">
          <w:rPr>
            <w:b/>
            <w:bCs/>
          </w:rPr>
          <w:t>9</w:t>
        </w:r>
      </w:ins>
      <w:ins w:id="2150" w:author="zusammenlegung" w:date="2025-12-12T19:01:00Z" w16du:dateUtc="2025-12-12T18:01:00Z">
        <w:r w:rsidRPr="00C673E9">
          <w:rPr>
            <w:rFonts w:ascii="Arial" w:hAnsi="Arial" w:cs="Arial"/>
          </w:rPr>
          <w:t>)</w:t>
        </w:r>
      </w:ins>
      <w:r w:rsidRPr="00D845A8">
        <w:t xml:space="preserve"> shows a heavily skewed distribution with a </w:t>
      </w:r>
      <w:del w:id="2151" w:author="zusammenlegung" w:date="2025-12-12T19:01:00Z" w16du:dateUtc="2025-12-12T18:01:00Z">
        <w:r w:rsidR="00552701">
          <w:delText>spike at</w:delText>
        </w:r>
      </w:del>
      <w:ins w:id="2152" w:author="zusammenlegung" w:date="2025-12-12T19:01:00Z" w16du:dateUtc="2025-12-12T18:01:00Z">
        <w:r w:rsidRPr="00C673E9">
          <w:rPr>
            <w:rFonts w:ascii="Arial" w:hAnsi="Arial" w:cs="Arial"/>
          </w:rPr>
          <w:t>considerable number of</w:t>
        </w:r>
      </w:ins>
      <w:r w:rsidRPr="00D845A8">
        <w:t xml:space="preserve"> zero </w:t>
      </w:r>
      <w:ins w:id="2153" w:author="zusammenlegung" w:date="2025-12-12T19:01:00Z" w16du:dateUtc="2025-12-12T18:01:00Z">
        <w:r w:rsidRPr="00C673E9">
          <w:rPr>
            <w:rFonts w:ascii="Arial" w:hAnsi="Arial" w:cs="Arial"/>
          </w:rPr>
          <w:t xml:space="preserve">lx values </w:t>
        </w:r>
      </w:ins>
      <w:r w:rsidRPr="00D845A8">
        <w:t>(indicating</w:t>
      </w:r>
      <w:del w:id="2154" w:author="zusammenlegung" w:date="2025-12-12T19:01:00Z" w16du:dateUtc="2025-12-12T18:01:00Z">
        <w:r w:rsidR="00552701">
          <w:delText xml:space="preserve"> many</w:delText>
        </w:r>
      </w:del>
      <w:r w:rsidRPr="00D845A8">
        <w:t xml:space="preserve"> intervals of complete darkness or the sensor being covered) and a long tail extending to very high lux values. Such zero-inflated and skewed data are common in wearable light measurements (</w:t>
      </w:r>
      <w:ins w:id="2155" w:author="zusammenlegung" w:date="2025-12-12T19:01:00Z" w16du:dateUtc="2025-12-12T18:01:00Z">
        <w:del w:id="2156" w:author="Johannes Zauner" w:date="2025-12-13T05:38:00Z" w16du:dateUtc="2025-12-13T04:38:00Z">
          <w:r w:rsidRPr="00C673E9" w:rsidDel="00B20721">
            <w:rPr>
              <w:rFonts w:ascii="Arial" w:hAnsi="Arial" w:cs="Arial"/>
            </w:rPr>
            <w:delText xml:space="preserve">J. </w:delText>
          </w:r>
        </w:del>
      </w:ins>
      <w:r w:rsidRPr="00D845A8">
        <w:t>Zauner, Guidolin, and Spitschan</w:t>
      </w:r>
      <w:ins w:id="2157" w:author="Johannes Zauner" w:date="2025-12-13T05:39:00Z" w16du:dateUtc="2025-12-13T04:39:00Z">
        <w:r w:rsidR="00B20721">
          <w:t>, 2025</w:t>
        </w:r>
      </w:ins>
      <w:del w:id="2158" w:author="zusammenlegung" w:date="2025-12-12T19:01:00Z" w16du:dateUtc="2025-12-12T18:01:00Z">
        <w:r w:rsidR="00A543AD">
          <w:delText>, 2025</w:delText>
        </w:r>
      </w:del>
      <w:r w:rsidRPr="00D845A8">
        <w:t>).</w:t>
      </w:r>
    </w:p>
    <w:p w14:paraId="3B2780F0" w14:textId="77777777" w:rsidR="007A57CF" w:rsidRDefault="006B2402" w:rsidP="00552701">
      <w:pPr>
        <w:pStyle w:val="Textkrper"/>
      </w:pPr>
      <w:r>
        <w:rPr>
          <w:noProof/>
        </w:rPr>
        <w:drawing>
          <wp:inline distT="0" distB="0" distL="0" distR="0" wp14:anchorId="27F66773" wp14:editId="3E74DA9F">
            <wp:extent cx="4410001" cy="2520000"/>
            <wp:effectExtent l="0" t="0" r="0" b="0"/>
            <wp:docPr id="83700511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05111" name="Grafik 1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10001" cy="2520000"/>
                    </a:xfrm>
                    <a:prstGeom prst="rect">
                      <a:avLst/>
                    </a:prstGeom>
                  </pic:spPr>
                </pic:pic>
              </a:graphicData>
            </a:graphic>
          </wp:inline>
        </w:drawing>
      </w:r>
    </w:p>
    <w:p w14:paraId="758A38E6" w14:textId="558B5080" w:rsidR="009C67A7" w:rsidRDefault="007A57CF" w:rsidP="00EF17F7">
      <w:pPr>
        <w:rPr>
          <w:rStyle w:val="Hervorhebung"/>
        </w:rPr>
      </w:pPr>
      <w:r w:rsidRPr="007A57CF">
        <w:rPr>
          <w:i/>
          <w:iCs/>
        </w:rPr>
        <w:t>Figure </w:t>
      </w:r>
      <w:del w:id="2159" w:author="Johannes Zauner" w:date="2025-12-19T11:25:00Z" w16du:dateUtc="2025-12-19T10:25:00Z">
        <w:r w:rsidRPr="007A57CF" w:rsidDel="008068B9">
          <w:rPr>
            <w:i/>
            <w:iCs/>
          </w:rPr>
          <w:delText>6</w:delText>
        </w:r>
      </w:del>
      <w:ins w:id="2160" w:author="Johannes Zauner" w:date="2025-12-19T11:25:00Z" w16du:dateUtc="2025-12-19T10:25:00Z">
        <w:r w:rsidR="008068B9">
          <w:rPr>
            <w:i/>
            <w:iCs/>
          </w:rPr>
          <w:t>8</w:t>
        </w:r>
      </w:ins>
      <w:r w:rsidRPr="007A57CF">
        <w:rPr>
          <w:i/>
          <w:iCs/>
        </w:rPr>
        <w:t>: Histogram of illuminance values from the Clouclip dataset (5-second data). T</w:t>
      </w:r>
      <w:r>
        <w:rPr>
          <w:i/>
          <w:iCs/>
        </w:rPr>
        <w:t>h</w:t>
      </w:r>
      <w:r w:rsidRPr="007A57CF">
        <w:rPr>
          <w:i/>
          <w:iCs/>
        </w:rPr>
        <w:t xml:space="preserve">e values </w:t>
      </w:r>
      <w:del w:id="2161" w:author="Johannes Zauner" w:date="2025-12-12T20:42:00Z" w16du:dateUtc="2025-12-12T19:42:00Z">
        <w:r w:rsidRPr="007A57CF" w:rsidDel="00CE3DC0">
          <w:rPr>
            <w:i/>
            <w:iCs/>
          </w:rPr>
          <w:delText xml:space="preserve">are very low and </w:delText>
        </w:r>
      </w:del>
      <w:r w:rsidRPr="007A57CF">
        <w:rPr>
          <w:i/>
          <w:iCs/>
        </w:rPr>
        <w:t>are typical of indoor conditions.</w:t>
      </w:r>
    </w:p>
    <w:p w14:paraId="52B5B4DB" w14:textId="77777777" w:rsidR="006B2402" w:rsidRDefault="006B2402" w:rsidP="00EF17F7">
      <w:pPr>
        <w:rPr>
          <w:rStyle w:val="Hervorhebung"/>
        </w:rPr>
      </w:pPr>
      <w:r>
        <w:rPr>
          <w:noProof/>
        </w:rPr>
        <w:lastRenderedPageBreak/>
        <w:drawing>
          <wp:inline distT="0" distB="0" distL="0" distR="0" wp14:anchorId="0B0BF49D" wp14:editId="19DC960B">
            <wp:extent cx="4410001" cy="2520000"/>
            <wp:effectExtent l="0" t="0" r="0" b="0"/>
            <wp:docPr id="27975318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53185" name="Grafik 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10001" cy="2520000"/>
                    </a:xfrm>
                    <a:prstGeom prst="rect">
                      <a:avLst/>
                    </a:prstGeom>
                  </pic:spPr>
                </pic:pic>
              </a:graphicData>
            </a:graphic>
          </wp:inline>
        </w:drawing>
      </w:r>
    </w:p>
    <w:p w14:paraId="1FE82594" w14:textId="062C3755" w:rsidR="00930E39" w:rsidRPr="00930E39" w:rsidRDefault="00930E39" w:rsidP="00EF17F7">
      <w:pPr>
        <w:rPr>
          <w:rStyle w:val="Hervorhebung"/>
        </w:rPr>
      </w:pPr>
      <w:r w:rsidRPr="00930E39">
        <w:rPr>
          <w:rStyle w:val="Hervorhebung"/>
        </w:rPr>
        <w:t>Figure </w:t>
      </w:r>
      <w:del w:id="2162" w:author="Johannes Zauner" w:date="2025-12-19T11:25:00Z" w16du:dateUtc="2025-12-19T10:25:00Z">
        <w:r w:rsidRPr="00930E39" w:rsidDel="008068B9">
          <w:rPr>
            <w:rStyle w:val="Hervorhebung"/>
          </w:rPr>
          <w:delText>7</w:delText>
        </w:r>
      </w:del>
      <w:ins w:id="2163" w:author="Johannes Zauner" w:date="2025-12-19T11:25:00Z" w16du:dateUtc="2025-12-19T10:25:00Z">
        <w:r w:rsidR="008068B9">
          <w:rPr>
            <w:rStyle w:val="Hervorhebung"/>
          </w:rPr>
          <w:t>9</w:t>
        </w:r>
      </w:ins>
      <w:r w:rsidRPr="00930E39">
        <w:rPr>
          <w:rStyle w:val="Hervorhebung"/>
        </w:rPr>
        <w:t>: Histogram of illuminance values from the VEET dataset (aggregated to 5 s). Note the logarithmic x-axis: the distribution is highly skewed with many low values (including zeros) and a long tail of high lux readings.</w:t>
      </w:r>
      <w:ins w:id="2164" w:author="Johannes Zauner" w:date="2025-12-12T20:42:00Z" w16du:dateUtc="2025-12-12T19:42:00Z">
        <w:r w:rsidR="00CE3DC0">
          <w:rPr>
            <w:rStyle w:val="Hervorhebung"/>
          </w:rPr>
          <w:t xml:space="preserve"> </w:t>
        </w:r>
        <w:r w:rsidR="00CE3DC0" w:rsidRPr="00CE3DC0">
          <w:rPr>
            <w:rStyle w:val="Hervorhebung"/>
          </w:rPr>
          <w:t>Outdoor light exposures in bright conditions are distinguishable around 10</w:t>
        </w:r>
        <w:r w:rsidR="00CE3DC0" w:rsidRPr="00CE3DC0">
          <w:rPr>
            <w:rStyle w:val="Hervorhebung"/>
            <w:vertAlign w:val="superscript"/>
            <w:rPrChange w:id="2165" w:author="Johannes Zauner" w:date="2025-12-12T20:43:00Z" w16du:dateUtc="2025-12-12T19:43:00Z">
              <w:rPr>
                <w:rStyle w:val="Hervorhebung"/>
              </w:rPr>
            </w:rPrChange>
          </w:rPr>
          <w:t>3</w:t>
        </w:r>
        <w:r w:rsidR="00CE3DC0" w:rsidRPr="00CE3DC0">
          <w:rPr>
            <w:rStyle w:val="Hervorhebung"/>
          </w:rPr>
          <w:t xml:space="preserve"> to 10</w:t>
        </w:r>
        <w:r w:rsidR="00CE3DC0" w:rsidRPr="00CE3DC0">
          <w:rPr>
            <w:rStyle w:val="Hervorhebung"/>
            <w:vertAlign w:val="superscript"/>
            <w:rPrChange w:id="2166" w:author="Johannes Zauner" w:date="2025-12-12T20:43:00Z" w16du:dateUtc="2025-12-12T19:43:00Z">
              <w:rPr>
                <w:rStyle w:val="Hervorhebung"/>
              </w:rPr>
            </w:rPrChange>
          </w:rPr>
          <w:t>4</w:t>
        </w:r>
        <w:r w:rsidR="00CE3DC0" w:rsidRPr="00CE3DC0">
          <w:rPr>
            <w:rStyle w:val="Hervorhebung"/>
          </w:rPr>
          <w:t xml:space="preserve"> lx.</w:t>
        </w:r>
      </w:ins>
    </w:p>
    <w:p w14:paraId="18A1F2F2" w14:textId="4A077D6E" w:rsidR="007C0A0D" w:rsidRPr="00D845A8" w:rsidRDefault="007C0A0D" w:rsidP="007C0A0D">
      <w:pPr>
        <w:pStyle w:val="Textkrper"/>
      </w:pPr>
      <w:r w:rsidRPr="00D845A8">
        <w:t xml:space="preserve">After confirming that the </w:t>
      </w:r>
      <w:r w:rsidRPr="00D845A8">
        <w:rPr>
          <w:rStyle w:val="VerbatimChar"/>
        </w:rPr>
        <w:t>VEET</w:t>
      </w:r>
      <w:r w:rsidRPr="00D845A8">
        <w:t xml:space="preserve"> data cover a broad dynamic range of lighting, we proceed with calculating light exposure metrics. (The </w:t>
      </w:r>
      <w:r w:rsidRPr="00D845A8">
        <w:rPr>
          <w:rStyle w:val="VerbatimChar"/>
        </w:rPr>
        <w:t>VEET</w:t>
      </w:r>
      <w:r w:rsidRPr="00D845A8">
        <w:t xml:space="preserve"> data had been cleaned for gaps and irregularities as described earlier</w:t>
      </w:r>
      <w:ins w:id="2167" w:author="zusammenlegung" w:date="2025-12-12T19:01:00Z" w16du:dateUtc="2025-12-12T18:01:00Z">
        <w:r w:rsidRPr="00C673E9">
          <w:rPr>
            <w:rFonts w:ascii="Arial" w:hAnsi="Arial" w:cs="Arial"/>
          </w:rPr>
          <w:t>, and non-wear times were removed</w:t>
        </w:r>
      </w:ins>
      <w:r w:rsidRPr="00D845A8">
        <w:t xml:space="preserve">; see </w:t>
      </w:r>
      <w:del w:id="2168" w:author="zusammenlegung" w:date="2025-12-12T19:01:00Z" w16du:dateUtc="2025-12-12T18:01:00Z">
        <w:r w:rsidR="00AE37ED" w:rsidRPr="00AE37ED">
          <w:delText>Supplement 1</w:delText>
        </w:r>
      </w:del>
      <w:ins w:id="2169" w:author="zusammenlegung" w:date="2025-12-12T19:01:00Z" w16du:dateUtc="2025-12-12T18:01:00Z">
        <w:r w:rsidRPr="00C673E9">
          <w:rPr>
            <w:rFonts w:ascii="Arial" w:hAnsi="Arial" w:cs="Arial"/>
          </w:rPr>
          <w:fldChar w:fldCharType="begin"/>
        </w:r>
      </w:ins>
      <w:ins w:id="2170" w:author="Johannes Zauner" w:date="2025-12-15T12:21:00Z" w16du:dateUtc="2025-12-15T11:21:00Z">
        <w:r w:rsidR="007A19FF">
          <w:rPr>
            <w:rFonts w:ascii="Arial" w:hAnsi="Arial" w:cs="Arial"/>
          </w:rPr>
          <w:instrText xml:space="preserve">HYPERLINK "https://tscnlab.github.io/ZaunerEtAl_JVis_2026/supplement.html" \h </w:instrText>
        </w:r>
      </w:ins>
      <w:ins w:id="2171" w:author="zusammenlegung" w:date="2025-12-12T19:01:00Z" w16du:dateUtc="2025-12-12T18:01:00Z">
        <w:del w:id="2172" w:author="Johannes Zauner" w:date="2025-12-15T12:21:00Z" w16du:dateUtc="2025-12-15T11:21:00Z">
          <w:r w:rsidRPr="00C673E9" w:rsidDel="007A19FF">
            <w:rPr>
              <w:rFonts w:ascii="Arial" w:hAnsi="Arial" w:cs="Arial"/>
            </w:rPr>
            <w:delInstrText>HYPERLINK "supplement.qmd" \h</w:delInstrText>
          </w:r>
        </w:del>
        <w:r w:rsidRPr="00C673E9">
          <w:rPr>
            <w:rFonts w:ascii="Arial" w:hAnsi="Arial" w:cs="Arial"/>
          </w:rPr>
        </w:r>
        <w:r w:rsidRPr="00C673E9">
          <w:rPr>
            <w:rFonts w:ascii="Arial" w:hAnsi="Arial" w:cs="Arial"/>
          </w:rPr>
          <w:fldChar w:fldCharType="separate"/>
        </w:r>
        <w:r w:rsidRPr="00C673E9">
          <w:rPr>
            <w:rStyle w:val="Hyperlink"/>
            <w:rFonts w:ascii="Arial" w:hAnsi="Arial" w:cs="Arial"/>
          </w:rPr>
          <w:t>Supplement 1</w:t>
        </w:r>
        <w:r w:rsidRPr="00C673E9">
          <w:rPr>
            <w:rFonts w:ascii="Arial" w:hAnsi="Arial" w:cs="Arial"/>
          </w:rPr>
          <w:fldChar w:fldCharType="end"/>
        </w:r>
      </w:ins>
      <w:r w:rsidRPr="00D845A8">
        <w:t xml:space="preserve"> for the </w:t>
      </w:r>
      <w:del w:id="2173" w:author="zusammenlegung" w:date="2025-12-12T19:01:00Z" w16du:dateUtc="2025-12-12T18:01:00Z">
        <w:r w:rsidR="00AE37ED">
          <w:delText>summary table</w:delText>
        </w:r>
      </w:del>
      <w:ins w:id="2174" w:author="zusammenlegung" w:date="2025-12-12T19:01:00Z" w16du:dateUtc="2025-12-12T18:01:00Z">
        <w:r w:rsidRPr="00C673E9">
          <w:rPr>
            <w:rFonts w:ascii="Arial" w:hAnsi="Arial" w:cs="Arial"/>
          </w:rPr>
          <w:t>details</w:t>
        </w:r>
      </w:ins>
      <w:r w:rsidRPr="00D845A8">
        <w:t>.)</w:t>
      </w:r>
    </w:p>
    <w:p w14:paraId="17F1E6B6" w14:textId="77777777" w:rsidR="007C0A0D" w:rsidRPr="00C673E9" w:rsidRDefault="007C0A0D" w:rsidP="007C0A0D">
      <w:pPr>
        <w:pStyle w:val="berschrift4"/>
      </w:pPr>
      <w:bookmarkStart w:id="2175" w:name="sec-avelight"/>
      <w:r w:rsidRPr="00C673E9">
        <w:t>Average light exposure</w:t>
      </w:r>
    </w:p>
    <w:p w14:paraId="362CA1D2" w14:textId="24A34EA6" w:rsidR="007C0A0D" w:rsidRPr="00D845A8" w:rsidRDefault="007C0A0D" w:rsidP="007C0A0D">
      <w:pPr>
        <w:pStyle w:val="FirstParagraph"/>
      </w:pPr>
      <w:r w:rsidRPr="00D845A8">
        <w:t xml:space="preserve">A basic metric is the average illuminance over the day. </w:t>
      </w:r>
      <w:del w:id="2176" w:author="zusammenlegung" w:date="2025-12-12T19:01:00Z" w16du:dateUtc="2025-12-12T18:01:00Z">
        <w:r w:rsidR="00AE37ED" w:rsidRPr="00282E6A">
          <w:rPr>
            <w:b/>
            <w:bCs/>
          </w:rPr>
          <w:delText>Table 9</w:delText>
        </w:r>
      </w:del>
      <w:ins w:id="2177" w:author="zusammenlegung" w:date="2025-12-12T19:01:00Z" w16du:dateUtc="2025-12-12T18:01:00Z">
        <w:del w:id="2178" w:author="Johannes Zauner" w:date="2025-12-15T12:30:00Z" w16du:dateUtc="2025-12-15T11:30:00Z">
          <w:r w:rsidRPr="00282E6A" w:rsidDel="00282E6A">
            <w:rPr>
              <w:rFonts w:ascii="Arial" w:hAnsi="Arial" w:cs="Arial"/>
              <w:b/>
              <w:bCs/>
              <w:rPrChange w:id="2179" w:author="Johannes Zauner" w:date="2025-12-15T12:30:00Z" w16du:dateUtc="2025-12-15T11:30:00Z">
                <w:rPr>
                  <w:rFonts w:ascii="Arial" w:hAnsi="Arial" w:cs="Arial"/>
                </w:rPr>
              </w:rPrChange>
            </w:rPr>
            <w:fldChar w:fldCharType="begin"/>
          </w:r>
          <w:r w:rsidRPr="00282E6A" w:rsidDel="00282E6A">
            <w:rPr>
              <w:rFonts w:ascii="Arial" w:hAnsi="Arial" w:cs="Arial"/>
              <w:b/>
              <w:bCs/>
              <w:rPrChange w:id="2180" w:author="Johannes Zauner" w:date="2025-12-15T12:30:00Z" w16du:dateUtc="2025-12-15T11:30:00Z">
                <w:rPr>
                  <w:rFonts w:ascii="Arial" w:hAnsi="Arial" w:cs="Arial"/>
                </w:rPr>
              </w:rPrChange>
            </w:rPr>
            <w:delInstrText>HYPERLINK \l "tbl-lightexposure" \h</w:delInstrText>
          </w:r>
          <w:r w:rsidRPr="00111E56" w:rsidDel="00282E6A">
            <w:rPr>
              <w:rFonts w:ascii="Arial" w:hAnsi="Arial" w:cs="Arial"/>
              <w:b/>
              <w:bCs/>
            </w:rPr>
          </w:r>
          <w:r w:rsidRPr="00282E6A" w:rsidDel="00282E6A">
            <w:rPr>
              <w:rFonts w:ascii="Arial" w:hAnsi="Arial" w:cs="Arial"/>
              <w:b/>
              <w:bCs/>
              <w:rPrChange w:id="2181" w:author="Johannes Zauner" w:date="2025-12-15T12:30:00Z" w16du:dateUtc="2025-12-15T11:30:00Z">
                <w:rPr>
                  <w:rFonts w:ascii="Arial" w:hAnsi="Arial" w:cs="Arial"/>
                </w:rPr>
              </w:rPrChange>
            </w:rPr>
            <w:fldChar w:fldCharType="separate"/>
          </w:r>
          <w:r w:rsidRPr="00282E6A" w:rsidDel="00282E6A">
            <w:rPr>
              <w:b/>
              <w:bCs/>
              <w:rPrChange w:id="2182" w:author="Johannes Zauner" w:date="2025-12-15T12:30:00Z" w16du:dateUtc="2025-12-15T11:30:00Z">
                <w:rPr>
                  <w:rStyle w:val="Hyperlink"/>
                  <w:rFonts w:ascii="Arial" w:hAnsi="Arial" w:cs="Arial"/>
                </w:rPr>
              </w:rPrChange>
            </w:rPr>
            <w:delText>Table 9</w:delText>
          </w:r>
          <w:r w:rsidRPr="00282E6A" w:rsidDel="00282E6A">
            <w:rPr>
              <w:rFonts w:ascii="Arial" w:hAnsi="Arial" w:cs="Arial"/>
              <w:b/>
              <w:bCs/>
              <w:rPrChange w:id="2183" w:author="Johannes Zauner" w:date="2025-12-15T12:30:00Z" w16du:dateUtc="2025-12-15T11:30:00Z">
                <w:rPr>
                  <w:rFonts w:ascii="Arial" w:hAnsi="Arial" w:cs="Arial"/>
                </w:rPr>
              </w:rPrChange>
            </w:rPr>
            <w:fldChar w:fldCharType="end"/>
          </w:r>
        </w:del>
      </w:ins>
      <w:ins w:id="2184" w:author="Johannes Zauner" w:date="2025-12-15T12:30:00Z" w16du:dateUtc="2025-12-15T11:30:00Z">
        <w:r w:rsidR="00282E6A" w:rsidRPr="00282E6A">
          <w:rPr>
            <w:b/>
            <w:bCs/>
            <w:rPrChange w:id="2185" w:author="Johannes Zauner" w:date="2025-12-15T12:30:00Z" w16du:dateUtc="2025-12-15T11:30:00Z">
              <w:rPr>
                <w:rStyle w:val="Hyperlink"/>
                <w:rFonts w:ascii="Arial" w:hAnsi="Arial" w:cs="Arial"/>
              </w:rPr>
            </w:rPrChange>
          </w:rPr>
          <w:t>Table 9</w:t>
        </w:r>
      </w:ins>
      <w:r w:rsidRPr="00D845A8">
        <w:t xml:space="preserve"> shows the mean illuminance (in lux) for weekdays, weekends, and the overall daily mean, calculated directly from the raw lux values.</w:t>
      </w:r>
    </w:p>
    <w:p w14:paraId="6948B6A0" w14:textId="055866F5" w:rsidR="007C0A0D" w:rsidRPr="00626415" w:rsidRDefault="00626415" w:rsidP="00F61D20">
      <w:pPr>
        <w:pStyle w:val="SourceCode"/>
        <w:spacing w:line="240" w:lineRule="auto"/>
        <w:rPr>
          <w:b/>
          <w:bCs/>
          <w:lang w:val="de-DE"/>
          <w:rPrChange w:id="2186" w:author="Johannes Zauner" w:date="2025-12-13T05:20:00Z" w16du:dateUtc="2025-12-13T04:20:00Z">
            <w:rPr>
              <w:rFonts w:cs="Consolas"/>
            </w:rPr>
          </w:rPrChange>
        </w:rPr>
      </w:pPr>
      <w:ins w:id="2187" w:author="Johannes Zauner" w:date="2025-12-13T05:20:00Z">
        <w:r w:rsidRPr="00626415">
          <w:rPr>
            <w:b/>
            <w:bCs/>
            <w:lang w:val="de-DE"/>
          </w:rPr>
          <w:t>Calculating mean light exposure per day</w:t>
        </w:r>
      </w:ins>
      <w:ins w:id="2188" w:author="Johannes Zauner" w:date="2025-12-13T05:09:00Z" w16du:dateUtc="2025-12-13T04:09:00Z">
        <w:r w:rsidR="008C4DD3">
          <w:rPr>
            <w:rStyle w:val="NormalTok"/>
          </w:rPr>
          <w:br/>
        </w:r>
      </w:ins>
      <w:ins w:id="2189" w:author="Johannes Zauner" w:date="2025-12-12T21:00:00Z" w16du:dateUtc="2025-12-12T20:00:00Z">
        <w:r w:rsidR="00645D84">
          <w:rPr>
            <w:rStyle w:val="NormalTok"/>
          </w:rPr>
          <w:t>1</w:t>
        </w:r>
        <w:r w:rsidR="00645D84">
          <w:rPr>
            <w:rStyle w:val="NormalTok"/>
            <w:rFonts w:cs="Consolas"/>
          </w:rPr>
          <w:t xml:space="preserve"> </w:t>
        </w:r>
      </w:ins>
      <w:r w:rsidR="007C0A0D" w:rsidRPr="00D845A8">
        <w:rPr>
          <w:rStyle w:val="NormalTok"/>
          <w:rFonts w:cs="Consolas"/>
        </w:rPr>
        <w:t xml:space="preserve">dataVEET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190" w:author="Johannes Zauner" w:date="2025-12-12T21:00:00Z" w16du:dateUtc="2025-12-12T20:00:00Z">
        <w:r w:rsidR="00645D84">
          <w:rPr>
            <w:rStyle w:val="NormalTok"/>
          </w:rPr>
          <w:t>2</w:t>
        </w:r>
        <w:r w:rsidR="00645D84">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select</w:t>
      </w:r>
      <w:r w:rsidR="007C0A0D" w:rsidRPr="00D845A8">
        <w:rPr>
          <w:rStyle w:val="NormalTok"/>
          <w:rFonts w:cs="Consolas"/>
        </w:rPr>
        <w:t xml:space="preserve">(Id, Date, Datetime, Lux)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191" w:author="Johannes Zauner" w:date="2025-12-12T21:00:00Z" w16du:dateUtc="2025-12-12T20:00:00Z">
        <w:r w:rsidR="00645D84">
          <w:rPr>
            <w:rStyle w:val="NormalTok"/>
          </w:rPr>
          <w:t>3</w:t>
        </w:r>
        <w:r w:rsidR="00645D84">
          <w:rPr>
            <w:rStyle w:val="NormalTok"/>
            <w:rFonts w:cs="Consolas"/>
          </w:rPr>
          <w:t xml:space="preserve"> </w:t>
        </w:r>
      </w:ins>
      <w:r w:rsidR="007C0A0D" w:rsidRPr="00D845A8">
        <w:rPr>
          <w:rStyle w:val="NormalTok"/>
          <w:rFonts w:cs="Consolas"/>
        </w:rPr>
        <w:t xml:space="preserve">  </w:t>
      </w:r>
      <w:del w:id="2192" w:author="zusammenlegung" w:date="2025-12-12T19:01:00Z" w16du:dateUtc="2025-12-12T18:01:00Z">
        <w:r w:rsidR="00791C3D" w:rsidRPr="00D845A8">
          <w:rPr>
            <w:rStyle w:val="CommentTok"/>
            <w:rFonts w:cs="Consolas"/>
          </w:rPr>
          <w:delText># create averages for all numeric columns:</w:delText>
        </w:r>
        <w:r w:rsidR="00AE37ED" w:rsidRPr="00D845A8">
          <w:rPr>
            <w:rFonts w:cs="Consolas"/>
          </w:rPr>
          <w:br/>
        </w:r>
        <w:r w:rsidR="00AE37ED" w:rsidRPr="00D845A8">
          <w:rPr>
            <w:rStyle w:val="NormalTok"/>
            <w:rFonts w:cs="Consolas"/>
          </w:rPr>
          <w:delText xml:space="preserve">  </w:delText>
        </w:r>
      </w:del>
      <w:r w:rsidR="007C0A0D" w:rsidRPr="00D845A8">
        <w:rPr>
          <w:rStyle w:val="FunctionTok"/>
          <w:rFonts w:cs="Consolas"/>
        </w:rPr>
        <w:t>summarize_numeric</w:t>
      </w:r>
      <w:r w:rsidR="007C0A0D" w:rsidRPr="00D845A8">
        <w:rPr>
          <w:rStyle w:val="NormalTok"/>
          <w:rFonts w:cs="Consolas"/>
        </w:rPr>
        <w:t>(</w:t>
      </w:r>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"mean "</w:t>
      </w:r>
      <w:r w:rsidR="007C0A0D" w:rsidRPr="00D845A8">
        <w:rPr>
          <w:rStyle w:val="NormalTok"/>
          <w:rFonts w:cs="Consolas"/>
        </w:rPr>
        <w:t xml:space="preserve">, </w:t>
      </w:r>
      <w:r w:rsidR="007C0A0D" w:rsidRPr="00D845A8">
        <w:rPr>
          <w:rStyle w:val="AttributeTok"/>
          <w:rFonts w:cs="Consolas"/>
        </w:rPr>
        <w:t>remove =</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Style w:val="StringTok"/>
          <w:rFonts w:cs="Consolas"/>
        </w:rPr>
        <w:t>"Datetime"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193" w:author="Johannes Zauner" w:date="2025-12-12T21:00:00Z" w16du:dateUtc="2025-12-12T20:00:00Z">
        <w:r w:rsidR="00645D84">
          <w:rPr>
            <w:rStyle w:val="NormalTok"/>
          </w:rPr>
          <w:t>4</w:t>
        </w:r>
        <w:r w:rsidR="00645D84">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to_mean_daily</w:t>
      </w:r>
      <w:r w:rsidR="007C0A0D" w:rsidRPr="00D845A8">
        <w:rPr>
          <w:rStyle w:val="NormalTok"/>
          <w:rFonts w:cs="Consolas"/>
        </w:rPr>
        <w:t xml:space="preserve">() </w:t>
      </w:r>
      <w:r w:rsidR="007C0A0D" w:rsidRPr="00D845A8">
        <w:rPr>
          <w:rStyle w:val="SpecialCharTok"/>
          <w:rFonts w:cs="Consolas"/>
        </w:rPr>
        <w:t>|&gt;</w:t>
      </w:r>
      <w:del w:id="2194" w:author="zusammenlegung" w:date="2025-12-12T19:01:00Z" w16du:dateUtc="2025-12-12T18:01:00Z">
        <w:r w:rsidR="00AE37ED" w:rsidRPr="00D845A8">
          <w:rPr>
            <w:rStyle w:val="NormalTok"/>
            <w:rFonts w:cs="Consolas"/>
          </w:rPr>
          <w:delText xml:space="preserve">      </w:delText>
        </w:r>
        <w:r w:rsidR="00AE37ED" w:rsidRPr="00D845A8">
          <w:rPr>
            <w:rStyle w:val="CommentTok"/>
            <w:rFonts w:cs="Consolas"/>
          </w:rPr>
          <w:delText># compute mean for weekday, weekend, all days</w:delText>
        </w:r>
      </w:del>
      <w:r w:rsidR="007C0A0D" w:rsidRPr="00D845A8">
        <w:rPr>
          <w:rFonts w:cs="Consolas"/>
        </w:rPr>
        <w:br/>
      </w:r>
      <w:ins w:id="2195" w:author="Johannes Zauner" w:date="2025-12-12T21:00:00Z" w16du:dateUtc="2025-12-12T20:00:00Z">
        <w:r w:rsidR="00645D84">
          <w:rPr>
            <w:rStyle w:val="NormalTok"/>
          </w:rPr>
          <w:t>5</w:t>
        </w:r>
        <w:r w:rsidR="00645D84">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fmt_number</w:t>
      </w:r>
      <w:r w:rsidR="007C0A0D" w:rsidRPr="00D845A8">
        <w:rPr>
          <w:rStyle w:val="NormalTok"/>
          <w:rFonts w:cs="Consolas"/>
        </w:rPr>
        <w:t>(</w:t>
      </w:r>
      <w:r w:rsidR="007C0A0D" w:rsidRPr="00D845A8">
        <w:rPr>
          <w:rStyle w:val="AttributeTok"/>
          <w:rFonts w:cs="Consolas"/>
        </w:rPr>
        <w:t>decimals =</w:t>
      </w:r>
      <w:r w:rsidR="007C0A0D" w:rsidRPr="00D845A8">
        <w:rPr>
          <w:rStyle w:val="NormalTok"/>
          <w:rFonts w:cs="Consolas"/>
        </w:rPr>
        <w:t xml:space="preserve"> </w:t>
      </w:r>
      <w:r w:rsidR="007C0A0D" w:rsidRPr="00D845A8">
        <w:rPr>
          <w:rStyle w:val="DecValTok"/>
          <w:rFonts w:cs="Consolas"/>
        </w:rPr>
        <w:t>1</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196" w:author="Johannes Zauner" w:date="2025-12-12T21:00:00Z" w16du:dateUtc="2025-12-12T20:00:00Z">
        <w:r w:rsidR="00645D84">
          <w:rPr>
            <w:rStyle w:val="NormalTok"/>
          </w:rPr>
          <w:t>6</w:t>
        </w:r>
        <w:r w:rsidR="00645D84">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cols_hide</w:t>
      </w:r>
      <w:r w:rsidR="007C0A0D" w:rsidRPr="00D845A8">
        <w:rPr>
          <w:rStyle w:val="NormalTok"/>
          <w:rFonts w:cs="Consolas"/>
        </w:rPr>
        <w:t>(</w:t>
      </w:r>
      <w:r w:rsidR="007C0A0D" w:rsidRPr="00D845A8">
        <w:rPr>
          <w:rStyle w:val="StringTok"/>
          <w:rFonts w:cs="Consolas"/>
        </w:rPr>
        <w:t>`</w:t>
      </w:r>
      <w:r w:rsidR="007C0A0D" w:rsidRPr="00D845A8">
        <w:rPr>
          <w:rStyle w:val="AttributeTok"/>
          <w:rFonts w:cs="Consolas"/>
        </w:rPr>
        <w:t>average episodes</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del w:id="2197" w:author="zusammenlegung" w:date="2025-12-12T19:01:00Z" w16du:dateUtc="2025-12-12T18:01:00Z">
        <w:r w:rsidR="00AE37ED" w:rsidRPr="00D845A8">
          <w:rPr>
            <w:rStyle w:val="NormalTok"/>
            <w:rFonts w:cs="Consolas"/>
            <w:color w:val="BFBFBF" w:themeColor="background1" w:themeShade="BF"/>
          </w:rPr>
          <w:delText xml:space="preserve">  </w:delText>
        </w:r>
        <w:r w:rsidR="00AE37ED" w:rsidRPr="00D845A8">
          <w:rPr>
            <w:rStyle w:val="CommentTok"/>
            <w:rFonts w:cs="Consolas"/>
            <w:color w:val="BFBFBF" w:themeColor="background1" w:themeShade="BF"/>
          </w:rPr>
          <w:delText># hide an irrelevant column</w:delText>
        </w:r>
      </w:del>
      <w:r w:rsidR="007C0A0D" w:rsidRPr="00D845A8">
        <w:rPr>
          <w:rFonts w:cs="Consolas"/>
        </w:rPr>
        <w:br/>
      </w:r>
      <w:ins w:id="2198" w:author="Johannes Zauner" w:date="2025-12-12T21:00:00Z" w16du:dateUtc="2025-12-12T20:00:00Z">
        <w:r w:rsidR="00645D84">
          <w:rPr>
            <w:rStyle w:val="NormalTok"/>
          </w:rPr>
          <w:t>7</w:t>
        </w:r>
        <w:r w:rsidR="00645D84">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cols_label</w:t>
      </w:r>
      <w:r w:rsidR="007C0A0D" w:rsidRPr="00D845A8">
        <w:rPr>
          <w:rStyle w:val="NormalTok"/>
          <w:rFonts w:cs="Consolas"/>
        </w:rPr>
        <w:t>(</w:t>
      </w:r>
      <w:r w:rsidR="007C0A0D" w:rsidRPr="00D845A8">
        <w:rPr>
          <w:rStyle w:val="StringTok"/>
          <w:rFonts w:cs="Consolas"/>
        </w:rPr>
        <w:t>`</w:t>
      </w:r>
      <w:r w:rsidR="007C0A0D" w:rsidRPr="00D845A8">
        <w:rPr>
          <w:rStyle w:val="AttributeTok"/>
          <w:rFonts w:cs="Consolas"/>
        </w:rPr>
        <w:t>average 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"Mean photopic illuminance (lx)"</w:t>
      </w:r>
      <w:r w:rsidR="007C0A0D" w:rsidRPr="00D845A8">
        <w:rPr>
          <w:rStyle w:val="NormalTok"/>
          <w:rFonts w:cs="Consolas"/>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260"/>
      </w:tblGrid>
      <w:tr w:rsidR="00146E27" w:rsidRPr="00791C3D" w14:paraId="539373EF" w14:textId="77777777" w:rsidTr="0047611C">
        <w:trPr>
          <w:cantSplit/>
          <w:tblHeader/>
          <w:jc w:val="center"/>
        </w:trPr>
        <w:tc>
          <w:tcPr>
            <w:tcW w:w="1276" w:type="dxa"/>
            <w:tcBorders>
              <w:bottom w:val="single" w:sz="4" w:space="0" w:color="auto"/>
            </w:tcBorders>
          </w:tcPr>
          <w:p w14:paraId="1BF8A648" w14:textId="77777777" w:rsidR="00146E27" w:rsidRPr="00791C3D" w:rsidRDefault="00146E27" w:rsidP="0047611C">
            <w:pPr>
              <w:rPr>
                <w:b/>
                <w:bCs/>
              </w:rPr>
            </w:pPr>
          </w:p>
        </w:tc>
        <w:tc>
          <w:tcPr>
            <w:tcW w:w="3260" w:type="dxa"/>
            <w:tcBorders>
              <w:bottom w:val="single" w:sz="4" w:space="0" w:color="auto"/>
            </w:tcBorders>
          </w:tcPr>
          <w:p w14:paraId="2D0FD60D" w14:textId="77777777" w:rsidR="00146E27" w:rsidRPr="00791C3D" w:rsidRDefault="00146E27" w:rsidP="0047611C">
            <w:pPr>
              <w:rPr>
                <w:b/>
                <w:bCs/>
              </w:rPr>
            </w:pPr>
            <w:r w:rsidRPr="00791C3D">
              <w:rPr>
                <w:b/>
                <w:bCs/>
              </w:rPr>
              <w:t>Mean photopic illuminance (lx)</w:t>
            </w:r>
          </w:p>
        </w:tc>
      </w:tr>
      <w:tr w:rsidR="007F56B0" w:rsidRPr="00791C3D" w14:paraId="4CF8D32D" w14:textId="77777777" w:rsidTr="0047611C">
        <w:trPr>
          <w:cantSplit/>
          <w:jc w:val="center"/>
        </w:trPr>
        <w:tc>
          <w:tcPr>
            <w:tcW w:w="1276" w:type="dxa"/>
            <w:tcBorders>
              <w:top w:val="single" w:sz="4" w:space="0" w:color="auto"/>
            </w:tcBorders>
          </w:tcPr>
          <w:p w14:paraId="5AD36F0A" w14:textId="77777777" w:rsidR="007F56B0" w:rsidRPr="00791C3D" w:rsidRDefault="007F56B0" w:rsidP="007F56B0">
            <w:r w:rsidRPr="00791C3D">
              <w:t>Mean daily</w:t>
            </w:r>
          </w:p>
        </w:tc>
        <w:tc>
          <w:tcPr>
            <w:tcW w:w="3260" w:type="dxa"/>
            <w:tcBorders>
              <w:top w:val="single" w:sz="4" w:space="0" w:color="auto"/>
            </w:tcBorders>
          </w:tcPr>
          <w:p w14:paraId="7C57BCF4" w14:textId="1DEE0E1A" w:rsidR="007F56B0" w:rsidRPr="007F56B0" w:rsidRDefault="007F56B0" w:rsidP="007F56B0">
            <w:pPr>
              <w:jc w:val="center"/>
              <w:rPr>
                <w:rFonts w:ascii="Arial" w:hAnsi="Arial" w:cs="Arial"/>
                <w:rPrChange w:id="2199" w:author="Johannes Zauner" w:date="2025-12-13T06:25:00Z" w16du:dateUtc="2025-12-13T05:25:00Z">
                  <w:rPr/>
                </w:rPrChange>
              </w:rPr>
            </w:pPr>
            <w:ins w:id="2200" w:author="Johannes Zauner" w:date="2025-12-13T06:25:00Z" w16du:dateUtc="2025-12-13T05:25:00Z">
              <w:r w:rsidRPr="007F56B0">
                <w:rPr>
                  <w:rFonts w:ascii="Arial" w:hAnsi="Arial" w:cs="Arial"/>
                  <w:rPrChange w:id="2201" w:author="Johannes Zauner" w:date="2025-12-13T06:25:00Z" w16du:dateUtc="2025-12-13T05:25:00Z">
                    <w:rPr>
                      <w:rFonts w:ascii="Calibri" w:hAnsi="Calibri"/>
                    </w:rPr>
                  </w:rPrChange>
                </w:rPr>
                <w:t>481.8</w:t>
              </w:r>
            </w:ins>
            <w:del w:id="2202" w:author="Johannes Zauner" w:date="2025-12-13T06:25:00Z" w16du:dateUtc="2025-12-13T05:25:00Z">
              <w:r w:rsidRPr="007F56B0" w:rsidDel="00C5345A">
                <w:rPr>
                  <w:rFonts w:ascii="Arial" w:hAnsi="Arial" w:cs="Arial"/>
                  <w:rPrChange w:id="2203" w:author="Johannes Zauner" w:date="2025-12-13T06:25:00Z" w16du:dateUtc="2025-12-13T05:25:00Z">
                    <w:rPr/>
                  </w:rPrChange>
                </w:rPr>
                <w:delText>304.1</w:delText>
              </w:r>
            </w:del>
          </w:p>
        </w:tc>
      </w:tr>
      <w:tr w:rsidR="007F56B0" w:rsidRPr="00791C3D" w14:paraId="4025E1AA" w14:textId="77777777" w:rsidTr="0047611C">
        <w:trPr>
          <w:cantSplit/>
          <w:trHeight w:val="64"/>
          <w:jc w:val="center"/>
        </w:trPr>
        <w:tc>
          <w:tcPr>
            <w:tcW w:w="1276" w:type="dxa"/>
          </w:tcPr>
          <w:p w14:paraId="00CA4CD4" w14:textId="77777777" w:rsidR="007F56B0" w:rsidRPr="00791C3D" w:rsidRDefault="007F56B0" w:rsidP="007F56B0">
            <w:r w:rsidRPr="00791C3D">
              <w:lastRenderedPageBreak/>
              <w:t>Weekday</w:t>
            </w:r>
          </w:p>
        </w:tc>
        <w:tc>
          <w:tcPr>
            <w:tcW w:w="3260" w:type="dxa"/>
          </w:tcPr>
          <w:p w14:paraId="6BF20E92" w14:textId="1C8CFCCD" w:rsidR="007F56B0" w:rsidRPr="007F56B0" w:rsidRDefault="007F56B0" w:rsidP="007F56B0">
            <w:pPr>
              <w:jc w:val="center"/>
              <w:rPr>
                <w:rFonts w:ascii="Arial" w:hAnsi="Arial" w:cs="Arial"/>
                <w:rPrChange w:id="2204" w:author="Johannes Zauner" w:date="2025-12-13T06:25:00Z" w16du:dateUtc="2025-12-13T05:25:00Z">
                  <w:rPr/>
                </w:rPrChange>
              </w:rPr>
            </w:pPr>
            <w:ins w:id="2205" w:author="Johannes Zauner" w:date="2025-12-13T06:25:00Z" w16du:dateUtc="2025-12-13T05:25:00Z">
              <w:r w:rsidRPr="007F56B0">
                <w:rPr>
                  <w:rFonts w:ascii="Arial" w:hAnsi="Arial" w:cs="Arial"/>
                  <w:rPrChange w:id="2206" w:author="Johannes Zauner" w:date="2025-12-13T06:25:00Z" w16du:dateUtc="2025-12-13T05:25:00Z">
                    <w:rPr>
                      <w:rFonts w:ascii="Calibri" w:hAnsi="Calibri"/>
                    </w:rPr>
                  </w:rPrChange>
                </w:rPr>
                <w:t>538.1</w:t>
              </w:r>
            </w:ins>
            <w:del w:id="2207" w:author="Johannes Zauner" w:date="2025-12-13T06:25:00Z" w16du:dateUtc="2025-12-13T05:25:00Z">
              <w:r w:rsidRPr="007F56B0" w:rsidDel="00C5345A">
                <w:rPr>
                  <w:rFonts w:ascii="Arial" w:hAnsi="Arial" w:cs="Arial"/>
                  <w:rPrChange w:id="2208" w:author="Johannes Zauner" w:date="2025-12-13T06:25:00Z" w16du:dateUtc="2025-12-13T05:25:00Z">
                    <w:rPr/>
                  </w:rPrChange>
                </w:rPr>
                <w:delText>357.8</w:delText>
              </w:r>
            </w:del>
          </w:p>
        </w:tc>
      </w:tr>
      <w:tr w:rsidR="007F56B0" w:rsidRPr="00791C3D" w14:paraId="22688EB0" w14:textId="77777777" w:rsidTr="0047611C">
        <w:trPr>
          <w:cantSplit/>
          <w:jc w:val="center"/>
        </w:trPr>
        <w:tc>
          <w:tcPr>
            <w:tcW w:w="1276" w:type="dxa"/>
          </w:tcPr>
          <w:p w14:paraId="084F07E9" w14:textId="77777777" w:rsidR="007F56B0" w:rsidRPr="00791C3D" w:rsidRDefault="007F56B0" w:rsidP="007F56B0">
            <w:r w:rsidRPr="00791C3D">
              <w:t>Weekend</w:t>
            </w:r>
          </w:p>
        </w:tc>
        <w:tc>
          <w:tcPr>
            <w:tcW w:w="3260" w:type="dxa"/>
          </w:tcPr>
          <w:p w14:paraId="5AEF1E41" w14:textId="721265E0" w:rsidR="007F56B0" w:rsidRPr="007F56B0" w:rsidRDefault="007F56B0" w:rsidP="007F56B0">
            <w:pPr>
              <w:jc w:val="center"/>
              <w:rPr>
                <w:rFonts w:ascii="Arial" w:hAnsi="Arial" w:cs="Arial"/>
                <w:rPrChange w:id="2209" w:author="Johannes Zauner" w:date="2025-12-13T06:25:00Z" w16du:dateUtc="2025-12-13T05:25:00Z">
                  <w:rPr/>
                </w:rPrChange>
              </w:rPr>
            </w:pPr>
            <w:ins w:id="2210" w:author="Johannes Zauner" w:date="2025-12-13T06:25:00Z" w16du:dateUtc="2025-12-13T05:25:00Z">
              <w:r w:rsidRPr="007F56B0">
                <w:rPr>
                  <w:rFonts w:ascii="Arial" w:hAnsi="Arial" w:cs="Arial"/>
                  <w:rPrChange w:id="2211" w:author="Johannes Zauner" w:date="2025-12-13T06:25:00Z" w16du:dateUtc="2025-12-13T05:25:00Z">
                    <w:rPr>
                      <w:rFonts w:ascii="Calibri" w:hAnsi="Calibri"/>
                    </w:rPr>
                  </w:rPrChange>
                </w:rPr>
                <w:t>341.1</w:t>
              </w:r>
            </w:ins>
            <w:del w:id="2212" w:author="Johannes Zauner" w:date="2025-12-13T06:25:00Z" w16du:dateUtc="2025-12-13T05:25:00Z">
              <w:r w:rsidRPr="007F56B0" w:rsidDel="00C5345A">
                <w:rPr>
                  <w:rFonts w:ascii="Arial" w:hAnsi="Arial" w:cs="Arial"/>
                  <w:rPrChange w:id="2213" w:author="Johannes Zauner" w:date="2025-12-13T06:25:00Z" w16du:dateUtc="2025-12-13T05:25:00Z">
                    <w:rPr/>
                  </w:rPrChange>
                </w:rPr>
                <w:delText>169.8</w:delText>
              </w:r>
            </w:del>
          </w:p>
        </w:tc>
      </w:tr>
    </w:tbl>
    <w:p w14:paraId="678A5B98" w14:textId="40431296" w:rsidR="00791C3D" w:rsidDel="00D845A8" w:rsidRDefault="00146E27" w:rsidP="007C0A0D">
      <w:pPr>
        <w:pStyle w:val="Textkrper"/>
        <w:rPr>
          <w:del w:id="2214" w:author="zusammenlegung" w:date="2025-12-12T19:01:00Z" w16du:dateUtc="2025-12-12T18:01:00Z"/>
        </w:rPr>
      </w:pPr>
      <w:r>
        <w:t>Table 9: Mean light exposure (illuminance) per day</w:t>
      </w:r>
      <w:del w:id="2215" w:author="zusammenlegung" w:date="2025-12-12T19:01:00Z" w16du:dateUtc="2025-12-12T18:01:00Z">
        <w:r w:rsidR="00791C3D">
          <w:delText>Table 9: Mean light exposure (illuminance) per day</w:delText>
        </w:r>
      </w:del>
    </w:p>
    <w:p w14:paraId="21706051" w14:textId="77777777" w:rsidR="00D845A8" w:rsidRDefault="00D845A8" w:rsidP="00791C3D">
      <w:pPr>
        <w:pStyle w:val="ImageCaption"/>
        <w:spacing w:before="200"/>
        <w:rPr>
          <w:ins w:id="2216" w:author="Johannes Zauner" w:date="2025-12-12T19:57:00Z" w16du:dateUtc="2025-12-12T18:57:00Z"/>
        </w:rPr>
      </w:pPr>
    </w:p>
    <w:p w14:paraId="5C87C3F9" w14:textId="35E9988E" w:rsidR="007C0A0D" w:rsidRPr="00D845A8" w:rsidRDefault="007C0A0D" w:rsidP="007C0A0D">
      <w:pPr>
        <w:pStyle w:val="Textkrper"/>
      </w:pPr>
      <w:r w:rsidRPr="00D845A8">
        <w:t xml:space="preserve">However, because illuminance data tend to be extremely skewed and contain many zero values (periods of darkness), the arithmetic mean can be </w:t>
      </w:r>
      <w:del w:id="2217" w:author="zusammenlegung" w:date="2025-12-12T19:01:00Z" w16du:dateUtc="2025-12-12T18:01:00Z">
        <w:r w:rsidR="006226B7" w:rsidRPr="006226B7">
          <w:delText>misleading</w:delText>
        </w:r>
        <w:r w:rsidR="006226B7">
          <w:delText>.</w:delText>
        </w:r>
      </w:del>
      <w:ins w:id="2218"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"https://tscnlab.github.io/LightLogR/articles/log.html"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misleading</w:t>
        </w:r>
        <w:r w:rsidRPr="00C673E9">
          <w:rPr>
            <w:rFonts w:ascii="Arial" w:hAnsi="Arial" w:cs="Arial"/>
          </w:rPr>
          <w:fldChar w:fldCharType="end"/>
        </w:r>
        <w:r w:rsidRPr="00C673E9">
          <w:rPr>
            <w:rFonts w:ascii="Arial" w:hAnsi="Arial" w:cs="Arial"/>
          </w:rPr>
          <w:t>.</w:t>
        </w:r>
      </w:ins>
      <w:r w:rsidRPr="00D845A8">
        <w:t xml:space="preserve"> A common approach is to apply a logarithmic transform to illuminance before averaging, which down-</w:t>
      </w:r>
      <w:del w:id="2219" w:author="zusammenlegung" w:date="2025-12-12T19:01:00Z" w16du:dateUtc="2025-12-12T18:01:00Z">
        <w:r w:rsidR="006226B7">
          <w:delText>weighs</w:delText>
        </w:r>
      </w:del>
      <w:ins w:id="2220" w:author="zusammenlegung" w:date="2025-12-12T19:01:00Z" w16du:dateUtc="2025-12-12T18:01:00Z">
        <w:r w:rsidRPr="00C673E9">
          <w:rPr>
            <w:rFonts w:ascii="Arial" w:hAnsi="Arial" w:cs="Arial"/>
          </w:rPr>
          <w:t>weights</w:t>
        </w:r>
      </w:ins>
      <w:r w:rsidRPr="00D845A8">
        <w:t xml:space="preserve"> extreme values and accounts for the multiplicative nature of light intensity effects. LightLogR provides helper functions </w:t>
      </w:r>
      <w:del w:id="2221" w:author="zusammenlegung" w:date="2025-12-12T19:01:00Z" w16du:dateUtc="2025-12-12T18:01:00Z">
        <w:r w:rsidR="006226B7">
          <w:fldChar w:fldCharType="begin"/>
        </w:r>
        <w:r w:rsidR="006226B7">
          <w:delInstrText>HYPERLINK "file:///Users/zauner/Documents/Arbeit/12-TUM/GLEE/ZaunerEtAl_JVis_2025/(https:/tscnlab.github.io/LightLogR/reference/log_zero_inflated.html)" \h</w:delInstrText>
        </w:r>
        <w:r w:rsidR="006226B7">
          <w:fldChar w:fldCharType="separate"/>
        </w:r>
        <w:r w:rsidR="006226B7">
          <w:rPr>
            <w:rStyle w:val="VerbatimChar"/>
          </w:rPr>
          <w:delText>log_zero_inflated()</w:delText>
        </w:r>
        <w:r w:rsidR="006226B7">
          <w:fldChar w:fldCharType="end"/>
        </w:r>
      </w:del>
      <w:ins w:id="2222" w:author="zusammenlegung" w:date="2025-12-12T19:01:00Z" w16du:dateUtc="2025-12-12T18:01:00Z">
        <w:r w:rsidRPr="00C673E9">
          <w:rPr>
            <w:rFonts w:ascii="Arial" w:hAnsi="Arial" w:cs="Arial"/>
          </w:rPr>
          <w:fldChar w:fldCharType="begin"/>
        </w:r>
      </w:ins>
      <w:ins w:id="2223" w:author="Johannes Zauner" w:date="2025-12-19T11:37:00Z" w16du:dateUtc="2025-12-19T10:37:00Z">
        <w:r w:rsidR="00F74308">
          <w:rPr>
            <w:rFonts w:ascii="Arial" w:hAnsi="Arial" w:cs="Arial"/>
          </w:rPr>
          <w:instrText xml:space="preserve">HYPERLINK "file:///Users/zauner/Documents/Arbeit/12-TUM/Repos_Misc/ZaunerEtAl_JVis_2025/manuscript/R1/(https:/tscnlab.github.io/LightLogR/reference/log_zero_inflated.html)" \h </w:instrText>
        </w:r>
      </w:ins>
      <w:ins w:id="2224" w:author="zusammenlegung" w:date="2025-12-12T19:01:00Z" w16du:dateUtc="2025-12-12T18:01:00Z">
        <w:del w:id="2225" w:author="Johannes Zauner" w:date="2025-12-19T11:37:00Z" w16du:dateUtc="2025-12-19T10:37:00Z">
          <w:r w:rsidRPr="00C673E9" w:rsidDel="00F74308">
            <w:rPr>
              <w:rFonts w:ascii="Arial" w:hAnsi="Arial" w:cs="Arial"/>
            </w:rPr>
            <w:delInstrText>HYPERLINK "(https://tscnlab.github.io/LightLogR/reference/log_zero_inflated.html)" \h</w:delInstrText>
          </w:r>
        </w:del>
        <w:r w:rsidRPr="00C673E9">
          <w:rPr>
            <w:rFonts w:ascii="Arial" w:hAnsi="Arial" w:cs="Arial"/>
          </w:rPr>
        </w:r>
        <w:r w:rsidRPr="00C673E9">
          <w:rPr>
            <w:rFonts w:ascii="Arial" w:hAnsi="Arial" w:cs="Arial"/>
          </w:rPr>
          <w:fldChar w:fldCharType="separate"/>
        </w:r>
        <w:r w:rsidRPr="00C673E9">
          <w:rPr>
            <w:rStyle w:val="VerbatimChar"/>
            <w:rFonts w:ascii="Arial" w:hAnsi="Arial" w:cs="Arial"/>
          </w:rPr>
          <w:t>log_zero_inflated()</w:t>
        </w:r>
        <w:r w:rsidRPr="00C673E9">
          <w:rPr>
            <w:rFonts w:ascii="Arial" w:hAnsi="Arial" w:cs="Arial"/>
          </w:rPr>
          <w:fldChar w:fldCharType="end"/>
        </w:r>
      </w:ins>
      <w:r w:rsidRPr="00D845A8">
        <w:t xml:space="preserve"> and its inverse </w:t>
      </w:r>
      <w:hyperlink r:id="rId42">
        <w:r w:rsidRPr="00D845A8">
          <w:rPr>
            <w:rStyle w:val="VerbatimChar"/>
          </w:rPr>
          <w:t>exp_zero_inflated()</w:t>
        </w:r>
      </w:hyperlink>
      <w:r w:rsidRPr="00D845A8">
        <w:t xml:space="preserve"> to handle log-transformation when zeros are present (by adding a small offset before log, and back-transforming after averaging). Using this approach, we recompute the daily mean illuminance. The results in </w:t>
      </w:r>
      <w:del w:id="2226" w:author="zusammenlegung" w:date="2025-12-12T19:01:00Z" w16du:dateUtc="2025-12-12T18:01:00Z">
        <w:r w:rsidR="006226B7" w:rsidRPr="00383602">
          <w:rPr>
            <w:b/>
            <w:bCs/>
          </w:rPr>
          <w:delText>Table 10</w:delText>
        </w:r>
      </w:del>
      <w:ins w:id="2227" w:author="zusammenlegung" w:date="2025-12-12T19:01:00Z" w16du:dateUtc="2025-12-12T18:01:00Z">
        <w:del w:id="2228" w:author="Johannes Zauner" w:date="2025-12-15T12:25:00Z" w16du:dateUtc="2025-12-15T11:25:00Z">
          <w:r w:rsidRPr="00383602" w:rsidDel="00383602">
            <w:rPr>
              <w:rFonts w:ascii="Arial" w:hAnsi="Arial" w:cs="Arial"/>
              <w:b/>
              <w:bCs/>
              <w:rPrChange w:id="2229" w:author="Johannes Zauner" w:date="2025-12-15T12:25:00Z" w16du:dateUtc="2025-12-15T11:25:00Z">
                <w:rPr>
                  <w:rFonts w:ascii="Arial" w:hAnsi="Arial" w:cs="Arial"/>
                </w:rPr>
              </w:rPrChange>
            </w:rPr>
            <w:fldChar w:fldCharType="begin"/>
          </w:r>
          <w:r w:rsidRPr="00383602" w:rsidDel="00383602">
            <w:rPr>
              <w:rFonts w:ascii="Arial" w:hAnsi="Arial" w:cs="Arial"/>
              <w:b/>
              <w:bCs/>
              <w:rPrChange w:id="2230" w:author="Johannes Zauner" w:date="2025-12-15T12:25:00Z" w16du:dateUtc="2025-12-15T11:25:00Z">
                <w:rPr>
                  <w:rFonts w:ascii="Arial" w:hAnsi="Arial" w:cs="Arial"/>
                </w:rPr>
              </w:rPrChange>
            </w:rPr>
            <w:delInstrText>HYPERLINK \l "tbl-lightexposure2" \h</w:delInstrText>
          </w:r>
          <w:r w:rsidRPr="00111E56" w:rsidDel="00383602">
            <w:rPr>
              <w:rFonts w:ascii="Arial" w:hAnsi="Arial" w:cs="Arial"/>
              <w:b/>
              <w:bCs/>
            </w:rPr>
          </w:r>
          <w:r w:rsidRPr="00383602" w:rsidDel="00383602">
            <w:rPr>
              <w:rFonts w:ascii="Arial" w:hAnsi="Arial" w:cs="Arial"/>
              <w:b/>
              <w:bCs/>
              <w:rPrChange w:id="2231" w:author="Johannes Zauner" w:date="2025-12-15T12:25:00Z" w16du:dateUtc="2025-12-15T11:25:00Z">
                <w:rPr>
                  <w:rFonts w:ascii="Arial" w:hAnsi="Arial" w:cs="Arial"/>
                </w:rPr>
              </w:rPrChange>
            </w:rPr>
            <w:fldChar w:fldCharType="separate"/>
          </w:r>
          <w:r w:rsidRPr="00383602" w:rsidDel="00383602">
            <w:rPr>
              <w:b/>
              <w:bCs/>
              <w:rPrChange w:id="2232" w:author="Johannes Zauner" w:date="2025-12-15T12:25:00Z" w16du:dateUtc="2025-12-15T11:25:00Z">
                <w:rPr>
                  <w:rStyle w:val="Hyperlink"/>
                  <w:rFonts w:ascii="Arial" w:hAnsi="Arial" w:cs="Arial"/>
                </w:rPr>
              </w:rPrChange>
            </w:rPr>
            <w:delText>Table 10</w:delText>
          </w:r>
          <w:r w:rsidRPr="00383602" w:rsidDel="00383602">
            <w:rPr>
              <w:rFonts w:ascii="Arial" w:hAnsi="Arial" w:cs="Arial"/>
              <w:b/>
              <w:bCs/>
              <w:rPrChange w:id="2233" w:author="Johannes Zauner" w:date="2025-12-15T12:25:00Z" w16du:dateUtc="2025-12-15T11:25:00Z">
                <w:rPr>
                  <w:rFonts w:ascii="Arial" w:hAnsi="Arial" w:cs="Arial"/>
                </w:rPr>
              </w:rPrChange>
            </w:rPr>
            <w:fldChar w:fldCharType="end"/>
          </w:r>
        </w:del>
      </w:ins>
      <w:ins w:id="2234" w:author="Johannes Zauner" w:date="2025-12-15T12:25:00Z" w16du:dateUtc="2025-12-15T11:25:00Z">
        <w:r w:rsidR="00383602" w:rsidRPr="00383602">
          <w:rPr>
            <w:b/>
            <w:bCs/>
            <w:rPrChange w:id="2235" w:author="Johannes Zauner" w:date="2025-12-15T12:25:00Z" w16du:dateUtc="2025-12-15T11:25:00Z">
              <w:rPr>
                <w:rStyle w:val="Hyperlink"/>
                <w:rFonts w:ascii="Arial" w:hAnsi="Arial" w:cs="Arial"/>
              </w:rPr>
            </w:rPrChange>
          </w:rPr>
          <w:t>Table 10</w:t>
        </w:r>
      </w:ins>
      <w:r w:rsidRPr="00D845A8">
        <w:rPr>
          <w:b/>
        </w:rPr>
        <w:t xml:space="preserve"> </w:t>
      </w:r>
      <w:r w:rsidRPr="00D845A8">
        <w:t>show that the log-transformed mean (back-transformed to lux) is much lower, reflecting the fact that for much of the time illuminance was near zero. This transformed mean is often more representative of typical exposure for skewed data.</w:t>
      </w:r>
    </w:p>
    <w:p w14:paraId="5F760FE8" w14:textId="4F7F7370" w:rsidR="007C0A0D" w:rsidRPr="00626415" w:rsidRDefault="00626415" w:rsidP="00F61D20">
      <w:pPr>
        <w:pStyle w:val="SourceCode"/>
        <w:spacing w:line="240" w:lineRule="auto"/>
        <w:rPr>
          <w:b/>
          <w:bCs/>
          <w:lang w:val="de-DE"/>
          <w:rPrChange w:id="2236" w:author="Johannes Zauner" w:date="2025-12-13T05:21:00Z" w16du:dateUtc="2025-12-13T04:21:00Z">
            <w:rPr>
              <w:rFonts w:cs="Consolas"/>
            </w:rPr>
          </w:rPrChange>
        </w:rPr>
      </w:pPr>
      <w:bookmarkStart w:id="2237" w:name="annotated-cell-14"/>
      <w:ins w:id="2238" w:author="Johannes Zauner" w:date="2025-12-13T05:20:00Z">
        <w:r w:rsidRPr="00626415">
          <w:rPr>
            <w:b/>
            <w:bCs/>
            <w:lang w:val="de-DE"/>
          </w:rPr>
          <w:t>Calculating mean light exposure per day with log transformation</w:t>
        </w:r>
      </w:ins>
      <w:ins w:id="2239" w:author="Johannes Zauner" w:date="2025-12-13T05:09:00Z" w16du:dateUtc="2025-12-13T04:09:00Z">
        <w:r w:rsidR="008C4DD3">
          <w:rPr>
            <w:rStyle w:val="NormalTok"/>
          </w:rPr>
          <w:br/>
        </w:r>
      </w:ins>
      <w:ins w:id="2240" w:author="Johannes Zauner" w:date="2025-12-12T21:01:00Z" w16du:dateUtc="2025-12-12T20:01:00Z">
        <w:r w:rsidR="00F33B28">
          <w:rPr>
            <w:rStyle w:val="NormalTok"/>
          </w:rPr>
          <w:t>1</w:t>
        </w:r>
        <w:r w:rsidR="00F33B28">
          <w:rPr>
            <w:rStyle w:val="NormalTok"/>
            <w:rFonts w:cs="Consolas"/>
          </w:rPr>
          <w:t xml:space="preserve"> </w:t>
        </w:r>
      </w:ins>
      <w:r w:rsidR="007C0A0D" w:rsidRPr="00D845A8">
        <w:rPr>
          <w:rStyle w:val="NormalTok"/>
          <w:rFonts w:cs="Consolas"/>
        </w:rPr>
        <w:t xml:space="preserve">dataVEET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241" w:author="Johannes Zauner" w:date="2025-12-12T21:01:00Z" w16du:dateUtc="2025-12-12T20:01:00Z">
        <w:r w:rsidR="00F33B28">
          <w:rPr>
            <w:rStyle w:val="NormalTok"/>
          </w:rPr>
          <w:t>2</w:t>
        </w:r>
        <w:r w:rsidR="00F33B28">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select</w:t>
      </w:r>
      <w:r w:rsidR="007C0A0D" w:rsidRPr="00D845A8">
        <w:rPr>
          <w:rStyle w:val="NormalTok"/>
          <w:rFonts w:cs="Consolas"/>
        </w:rPr>
        <w:t xml:space="preserve">(Id, Date, Datetime, Lux)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242" w:author="Johannes Zauner" w:date="2025-12-12T21:01:00Z" w16du:dateUtc="2025-12-12T20:01:00Z">
        <w:r w:rsidR="00F33B28">
          <w:rPr>
            <w:rStyle w:val="NormalTok"/>
          </w:rPr>
          <w:t>3</w:t>
        </w:r>
        <w:r w:rsidR="00F33B28">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mutate</w:t>
      </w:r>
      <w:r w:rsidR="007C0A0D" w:rsidRPr="00D845A8">
        <w:rPr>
          <w:rStyle w:val="NormalTok"/>
          <w:rFonts w:cs="Consolas"/>
        </w:rPr>
        <w:t>(</w:t>
      </w:r>
      <w:r w:rsidR="007C0A0D" w:rsidRPr="00D845A8">
        <w:rPr>
          <w:rStyle w:val="AttributeTok"/>
          <w:rFonts w:cs="Consolas"/>
        </w:rPr>
        <w:t>Lux =</w:t>
      </w:r>
      <w:r w:rsidR="007C0A0D" w:rsidRPr="00D845A8">
        <w:rPr>
          <w:rStyle w:val="NormalTok"/>
          <w:rFonts w:cs="Consolas"/>
        </w:rPr>
        <w:t xml:space="preserve"> Lux </w:t>
      </w:r>
      <w:r w:rsidR="007C0A0D" w:rsidRPr="00D845A8">
        <w:rPr>
          <w:rStyle w:val="SpecialCharTok"/>
          <w:rFonts w:cs="Consolas"/>
        </w:rPr>
        <w:t>|&gt;</w:t>
      </w:r>
      <w:r w:rsidR="007C0A0D" w:rsidRPr="00D845A8">
        <w:rPr>
          <w:rStyle w:val="NormalTok"/>
          <w:rFonts w:cs="Consolas"/>
        </w:rPr>
        <w:t xml:space="preserve"> </w:t>
      </w:r>
      <w:r w:rsidR="007C0A0D" w:rsidRPr="00D845A8">
        <w:rPr>
          <w:rStyle w:val="FunctionTok"/>
          <w:rFonts w:cs="Consolas"/>
        </w:rPr>
        <w:t>log_zero_inflated</w:t>
      </w:r>
      <w:r w:rsidR="007C0A0D" w:rsidRPr="00D845A8">
        <w:rPr>
          <w:rStyle w:val="NormalTok"/>
          <w:rFonts w:cs="Consolas"/>
        </w:rPr>
        <w:t xml:space="preserve">()) </w:t>
      </w:r>
      <w:r w:rsidR="007C0A0D" w:rsidRPr="00D845A8">
        <w:rPr>
          <w:rStyle w:val="SpecialCharTok"/>
          <w:rFonts w:cs="Consolas"/>
        </w:rPr>
        <w:t>|&gt;</w:t>
      </w:r>
      <w:del w:id="2243" w:author="zusammenlegung" w:date="2025-12-12T19:01:00Z" w16du:dateUtc="2025-12-12T18:01:00Z">
        <w:r w:rsidR="006226B7" w:rsidRPr="00D845A8">
          <w:rPr>
            <w:rStyle w:val="NormalTok"/>
            <w:rFonts w:cs="Consolas"/>
          </w:rPr>
          <w:delText xml:space="preserve"> </w:delText>
        </w:r>
        <w:r w:rsidR="006226B7" w:rsidRPr="00D845A8">
          <w:rPr>
            <w:rStyle w:val="CommentTok"/>
            <w:rFonts w:cs="Consolas"/>
          </w:rPr>
          <w:delText xml:space="preserve"># log-transform with </w:delText>
        </w:r>
        <w:r w:rsidR="00672BB6" w:rsidRPr="00D845A8">
          <w:rPr>
            <w:rStyle w:val="CommentTok"/>
            <w:rFonts w:cs="Consolas"/>
          </w:rPr>
          <w:delText>zeros</w:delText>
        </w:r>
      </w:del>
      <w:r w:rsidR="007C0A0D" w:rsidRPr="00D845A8">
        <w:rPr>
          <w:rFonts w:cs="Consolas"/>
        </w:rPr>
        <w:br/>
      </w:r>
      <w:ins w:id="2244" w:author="Johannes Zauner" w:date="2025-12-12T21:01:00Z" w16du:dateUtc="2025-12-12T20:01:00Z">
        <w:r w:rsidR="00F33B28">
          <w:rPr>
            <w:rStyle w:val="NormalTok"/>
          </w:rPr>
          <w:t>4</w:t>
        </w:r>
        <w:r w:rsidR="00F33B28">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summarize_numeric</w:t>
      </w:r>
      <w:r w:rsidR="007C0A0D" w:rsidRPr="00D845A8">
        <w:rPr>
          <w:rStyle w:val="NormalTok"/>
          <w:rFonts w:cs="Consolas"/>
        </w:rPr>
        <w:t>(</w:t>
      </w:r>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"mean "</w:t>
      </w:r>
      <w:r w:rsidR="007C0A0D" w:rsidRPr="00D845A8">
        <w:rPr>
          <w:rStyle w:val="NormalTok"/>
          <w:rFonts w:cs="Consolas"/>
        </w:rPr>
        <w:t xml:space="preserve">, </w:t>
      </w:r>
      <w:r w:rsidR="007C0A0D" w:rsidRPr="00D845A8">
        <w:rPr>
          <w:rStyle w:val="AttributeTok"/>
          <w:rFonts w:cs="Consolas"/>
        </w:rPr>
        <w:t>remove =</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Style w:val="StringTok"/>
          <w:rFonts w:cs="Consolas"/>
        </w:rPr>
        <w:t>"Datetime"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245" w:author="Johannes Zauner" w:date="2025-12-12T21:01:00Z" w16du:dateUtc="2025-12-12T20:01:00Z">
        <w:r w:rsidR="00F33B28">
          <w:rPr>
            <w:rStyle w:val="NormalTok"/>
          </w:rPr>
          <w:t>5</w:t>
        </w:r>
        <w:r w:rsidR="00F33B28">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mean_daily</w:t>
      </w:r>
      <w:r w:rsidR="007C0A0D" w:rsidRPr="00D845A8">
        <w:rPr>
          <w:rStyle w:val="NormalTok"/>
          <w:rFonts w:cs="Consolas"/>
        </w:rPr>
        <w:t>(</w:t>
      </w:r>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del w:id="2246" w:author="zusammenlegung" w:date="2025-12-12T19:01:00Z" w16du:dateUtc="2025-12-12T18:01:00Z">
        <w:r w:rsidR="006226B7" w:rsidRPr="00D845A8">
          <w:rPr>
            <w:rStyle w:val="NormalTok"/>
            <w:rFonts w:cs="Consolas"/>
          </w:rPr>
          <w:delText xml:space="preserve"> </w:delText>
        </w:r>
        <w:r w:rsidR="006226B7" w:rsidRPr="00D845A8">
          <w:rPr>
            <w:rStyle w:val="CommentTok"/>
            <w:rFonts w:cs="Consolas"/>
          </w:rPr>
          <w:delText># get daily mean of log-lux</w:delText>
        </w:r>
      </w:del>
      <w:r w:rsidR="007C0A0D" w:rsidRPr="00D845A8">
        <w:rPr>
          <w:rFonts w:cs="Consolas"/>
        </w:rPr>
        <w:br/>
      </w:r>
      <w:ins w:id="2247" w:author="Johannes Zauner" w:date="2025-12-12T21:01:00Z" w16du:dateUtc="2025-12-12T20:01:00Z">
        <w:r w:rsidR="00F33B28">
          <w:rPr>
            <w:rStyle w:val="NormalTok"/>
          </w:rPr>
          <w:t>6</w:t>
        </w:r>
        <w:r w:rsidR="00F33B28">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mutate</w:t>
      </w:r>
      <w:r w:rsidR="007C0A0D" w:rsidRPr="00D845A8">
        <w:rPr>
          <w:rStyle w:val="NormalTok"/>
          <w:rFonts w:cs="Consolas"/>
        </w:rPr>
        <w:t>(</w:t>
      </w:r>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Style w:val="FunctionTok"/>
          <w:rFonts w:cs="Consolas"/>
        </w:rPr>
        <w:t>exp_zero_inflated</w:t>
      </w:r>
      <w:r w:rsidR="007C0A0D" w:rsidRPr="00D845A8">
        <w:rPr>
          <w:rStyle w:val="NormalTok"/>
          <w:rFonts w:cs="Consolas"/>
        </w:rPr>
        <w:t xml:space="preserve">()) </w:t>
      </w:r>
      <w:r w:rsidR="007C0A0D" w:rsidRPr="00D845A8">
        <w:rPr>
          <w:rStyle w:val="SpecialCharTok"/>
          <w:rFonts w:cs="Consolas"/>
        </w:rPr>
        <w:t>|&gt;</w:t>
      </w:r>
      <w:del w:id="2248" w:author="zusammenlegung" w:date="2025-12-12T19:01:00Z" w16du:dateUtc="2025-12-12T18:01:00Z">
        <w:r w:rsidR="006226B7" w:rsidRPr="00D845A8">
          <w:rPr>
            <w:rStyle w:val="NormalTok"/>
            <w:rFonts w:cs="Consolas"/>
          </w:rPr>
          <w:delText xml:space="preserve"> </w:delText>
        </w:r>
        <w:r w:rsidR="006226B7" w:rsidRPr="00D845A8">
          <w:rPr>
            <w:rStyle w:val="CommentTok"/>
            <w:rFonts w:cs="Consolas"/>
          </w:rPr>
          <w:delText>#back to lux</w:delText>
        </w:r>
      </w:del>
      <w:r w:rsidR="007C0A0D" w:rsidRPr="00D845A8">
        <w:rPr>
          <w:rFonts w:cs="Consolas"/>
        </w:rPr>
        <w:br/>
      </w:r>
      <w:ins w:id="2249" w:author="Johannes Zauner" w:date="2025-12-12T21:01:00Z" w16du:dateUtc="2025-12-12T20:01:00Z">
        <w:r w:rsidR="00F33B28">
          <w:rPr>
            <w:rStyle w:val="NormalTok"/>
          </w:rPr>
          <w:t>7</w:t>
        </w:r>
        <w:r w:rsidR="00F33B28">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gt</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Style w:val="FunctionTok"/>
          <w:rFonts w:cs="Consolas"/>
        </w:rPr>
        <w:t>fmt_number</w:t>
      </w:r>
      <w:r w:rsidR="007C0A0D" w:rsidRPr="00D845A8">
        <w:rPr>
          <w:rStyle w:val="NormalTok"/>
          <w:rFonts w:cs="Consolas"/>
        </w:rPr>
        <w:t>(</w:t>
      </w:r>
      <w:r w:rsidR="007C0A0D" w:rsidRPr="00D845A8">
        <w:rPr>
          <w:rStyle w:val="AttributeTok"/>
          <w:rFonts w:cs="Consolas"/>
        </w:rPr>
        <w:t>decimals =</w:t>
      </w:r>
      <w:r w:rsidR="007C0A0D" w:rsidRPr="00D845A8">
        <w:rPr>
          <w:rStyle w:val="NormalTok"/>
          <w:rFonts w:cs="Consolas"/>
        </w:rPr>
        <w:t xml:space="preserve"> </w:t>
      </w:r>
      <w:r w:rsidR="007C0A0D" w:rsidRPr="00D845A8">
        <w:rPr>
          <w:rStyle w:val="DecValTok"/>
          <w:rFonts w:cs="Consolas"/>
        </w:rPr>
        <w:t>1</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Style w:val="FunctionTok"/>
          <w:rFonts w:cs="Consolas"/>
        </w:rPr>
        <w:t>cols_hide</w:t>
      </w:r>
      <w:r w:rsidR="007C0A0D" w:rsidRPr="00D845A8">
        <w:rPr>
          <w:rStyle w:val="NormalTok"/>
          <w:rFonts w:cs="Consolas"/>
        </w:rPr>
        <w:t xml:space="preserve">(episodes) </w:t>
      </w:r>
      <w:r w:rsidR="007C0A0D" w:rsidRPr="00D845A8">
        <w:rPr>
          <w:rStyle w:val="SpecialCharTok"/>
          <w:rFonts w:cs="Consolas"/>
        </w:rPr>
        <w:t>|&gt;</w:t>
      </w:r>
      <w:r w:rsidR="007C0A0D" w:rsidRPr="00D845A8">
        <w:rPr>
          <w:rStyle w:val="NormalTok"/>
          <w:rFonts w:cs="Consolas"/>
        </w:rPr>
        <w:t xml:space="preserve"> </w:t>
      </w:r>
      <w:del w:id="2250" w:author="zusammenlegung" w:date="2025-12-12T19:01:00Z" w16du:dateUtc="2025-12-12T18:01:00Z">
        <w:r w:rsidR="00BE6B0B" w:rsidRPr="00D845A8">
          <w:rPr>
            <w:rStyle w:val="CommentTok"/>
            <w:rFonts w:cs="Consolas"/>
            <w:color w:val="BFBFBF" w:themeColor="background1" w:themeShade="BF"/>
          </w:rPr>
          <w:delText>#table</w:delText>
        </w:r>
      </w:del>
      <w:r w:rsidR="007C0A0D" w:rsidRPr="00D845A8">
        <w:rPr>
          <w:rFonts w:cs="Consolas"/>
        </w:rPr>
        <w:br/>
      </w:r>
      <w:ins w:id="2251" w:author="Johannes Zauner" w:date="2025-12-12T21:01:00Z" w16du:dateUtc="2025-12-12T20:01:00Z">
        <w:r w:rsidR="00F33B28">
          <w:rPr>
            <w:rStyle w:val="NormalTok"/>
          </w:rPr>
          <w:t>8</w:t>
        </w:r>
        <w:r w:rsidR="00F33B28">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cols_label</w:t>
      </w:r>
      <w:r w:rsidR="007C0A0D" w:rsidRPr="00D845A8">
        <w:rPr>
          <w:rStyle w:val="NormalTok"/>
          <w:rFonts w:cs="Consolas"/>
        </w:rPr>
        <w:t>(</w:t>
      </w:r>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"Mean photopic illuminance (lx)"</w:t>
      </w:r>
      <w:r w:rsidR="007C0A0D" w:rsidRPr="00D845A8">
        <w:rPr>
          <w:rStyle w:val="NormalTok"/>
          <w:rFonts w:cs="Consolas"/>
        </w:rPr>
        <w:t>)</w:t>
      </w:r>
    </w:p>
    <w:bookmarkEnd w:id="2237"/>
    <w:p w14:paraId="4F4D1910" w14:textId="507E14D7" w:rsidR="007C0A0D" w:rsidRPr="00A118CF" w:rsidDel="00A118CF" w:rsidRDefault="007C0A0D" w:rsidP="00D845A8">
      <w:pPr>
        <w:pStyle w:val="DefinitionTerm"/>
        <w:rPr>
          <w:del w:id="2252" w:author="Johannes Zauner" w:date="2025-12-12T20:25:00Z" w16du:dateUtc="2025-12-12T19:25:00Z"/>
          <w:rFonts w:ascii="Arial" w:hAnsi="Arial" w:cs="Arial"/>
          <w:b w:val="0"/>
          <w:bCs/>
          <w:rPrChange w:id="2253" w:author="Johannes Zauner" w:date="2025-12-12T20:25:00Z" w16du:dateUtc="2025-12-12T19:25:00Z">
            <w:rPr>
              <w:del w:id="2254" w:author="Johannes Zauner" w:date="2025-12-12T20:25:00Z" w16du:dateUtc="2025-12-12T19:25:00Z"/>
              <w:rFonts w:ascii="Arial" w:hAnsi="Arial" w:cs="Arial"/>
            </w:rPr>
          </w:rPrChange>
        </w:rPr>
      </w:pPr>
      <w:r w:rsidRPr="00C673E9">
        <w:rPr>
          <w:rFonts w:ascii="Arial" w:hAnsi="Arial" w:cs="Arial"/>
        </w:rPr>
        <w:t>Line 3</w:t>
      </w:r>
      <w:ins w:id="2255" w:author="Johannes Zauner" w:date="2025-12-12T20:25:00Z" w16du:dateUtc="2025-12-12T19:25:00Z">
        <w:r w:rsidR="00A118CF">
          <w:rPr>
            <w:rFonts w:ascii="Arial" w:hAnsi="Arial" w:cs="Arial"/>
          </w:rPr>
          <w:t xml:space="preserve"> </w:t>
        </w:r>
      </w:ins>
    </w:p>
    <w:p w14:paraId="5BC75639" w14:textId="77777777" w:rsidR="007C0A0D" w:rsidRPr="005A2EDF" w:rsidRDefault="007C0A0D">
      <w:pPr>
        <w:pStyle w:val="DefinitionTerm"/>
        <w:rPr>
          <w:bCs/>
        </w:rPr>
        <w:pPrChange w:id="2256" w:author="Johannes Zauner" w:date="2025-12-12T20:25:00Z" w16du:dateUtc="2025-12-12T19:25:00Z">
          <w:pPr>
            <w:pStyle w:val="Definition"/>
            <w:spacing w:after="0"/>
          </w:pPr>
        </w:pPrChange>
      </w:pPr>
      <w:r w:rsidRPr="00A118CF">
        <w:rPr>
          <w:b w:val="0"/>
          <w:bCs/>
          <w:rPrChange w:id="2257" w:author="Johannes Zauner" w:date="2025-12-12T20:25:00Z" w16du:dateUtc="2025-12-12T19:25:00Z">
            <w:rPr>
              <w:b/>
            </w:rPr>
          </w:rPrChange>
        </w:rPr>
        <w:t>Log transform with zero handling (base 10)</w:t>
      </w:r>
    </w:p>
    <w:p w14:paraId="0943B9A1" w14:textId="74622E4E" w:rsidR="007C0A0D" w:rsidRPr="00A118CF" w:rsidDel="00A118CF" w:rsidRDefault="007C0A0D" w:rsidP="00D845A8">
      <w:pPr>
        <w:pStyle w:val="DefinitionTerm"/>
        <w:rPr>
          <w:del w:id="2258" w:author="Johannes Zauner" w:date="2025-12-12T20:25:00Z" w16du:dateUtc="2025-12-12T19:25:00Z"/>
          <w:rFonts w:ascii="Arial" w:hAnsi="Arial" w:cs="Arial"/>
          <w:b w:val="0"/>
          <w:bCs/>
          <w:rPrChange w:id="2259" w:author="Johannes Zauner" w:date="2025-12-12T20:25:00Z" w16du:dateUtc="2025-12-12T19:25:00Z">
            <w:rPr>
              <w:del w:id="2260" w:author="Johannes Zauner" w:date="2025-12-12T20:25:00Z" w16du:dateUtc="2025-12-12T19:25:00Z"/>
              <w:rFonts w:ascii="Arial" w:hAnsi="Arial" w:cs="Arial"/>
            </w:rPr>
          </w:rPrChange>
        </w:rPr>
      </w:pPr>
      <w:r w:rsidRPr="00C673E9">
        <w:rPr>
          <w:rFonts w:ascii="Arial" w:hAnsi="Arial" w:cs="Arial"/>
        </w:rPr>
        <w:t>Line 5</w:t>
      </w:r>
      <w:ins w:id="2261" w:author="Johannes Zauner" w:date="2025-12-12T20:25:00Z" w16du:dateUtc="2025-12-12T19:25:00Z">
        <w:r w:rsidR="00A118CF">
          <w:rPr>
            <w:rFonts w:ascii="Arial" w:hAnsi="Arial" w:cs="Arial"/>
          </w:rPr>
          <w:t xml:space="preserve"> </w:t>
        </w:r>
      </w:ins>
    </w:p>
    <w:p w14:paraId="0634FEB4" w14:textId="77777777" w:rsidR="007C0A0D" w:rsidRPr="005A2EDF" w:rsidRDefault="007C0A0D">
      <w:pPr>
        <w:pStyle w:val="DefinitionTerm"/>
        <w:rPr>
          <w:bCs/>
        </w:rPr>
        <w:pPrChange w:id="2262" w:author="Johannes Zauner" w:date="2025-12-12T20:25:00Z" w16du:dateUtc="2025-12-12T19:25:00Z">
          <w:pPr>
            <w:pStyle w:val="Definition"/>
            <w:spacing w:after="0"/>
          </w:pPr>
        </w:pPrChange>
      </w:pPr>
      <w:r w:rsidRPr="00A118CF">
        <w:rPr>
          <w:b w:val="0"/>
          <w:bCs/>
          <w:rPrChange w:id="2263" w:author="Johannes Zauner" w:date="2025-12-12T20:25:00Z" w16du:dateUtc="2025-12-12T19:25:00Z">
            <w:rPr>
              <w:b/>
            </w:rPr>
          </w:rPrChange>
        </w:rPr>
        <w:t>Calculate daily mean of log-lux</w:t>
      </w:r>
    </w:p>
    <w:p w14:paraId="3A1BEF1F" w14:textId="77777777" w:rsidR="007C0A0D" w:rsidRPr="00C673E9" w:rsidDel="00A118CF" w:rsidRDefault="007C0A0D" w:rsidP="00D845A8">
      <w:pPr>
        <w:pStyle w:val="DefinitionTerm"/>
        <w:rPr>
          <w:del w:id="2264" w:author="Johannes Zauner" w:date="2025-12-12T20:25:00Z" w16du:dateUtc="2025-12-12T19:25:00Z"/>
          <w:rFonts w:ascii="Arial" w:hAnsi="Arial" w:cs="Arial"/>
        </w:rPr>
      </w:pPr>
      <w:r w:rsidRPr="00C673E9">
        <w:rPr>
          <w:rFonts w:ascii="Arial" w:hAnsi="Arial" w:cs="Arial"/>
        </w:rPr>
        <w:t>Line 6</w:t>
      </w:r>
    </w:p>
    <w:p w14:paraId="5CB146C9" w14:textId="4C9A0099" w:rsidR="007C0A0D" w:rsidRDefault="00A118CF" w:rsidP="00A118CF">
      <w:pPr>
        <w:pStyle w:val="DefinitionTerm"/>
        <w:rPr>
          <w:ins w:id="2265" w:author="Johannes Zauner" w:date="2025-12-12T20:25:00Z" w16du:dateUtc="2025-12-12T19:25:00Z"/>
          <w:b w:val="0"/>
          <w:bCs/>
        </w:rPr>
      </w:pPr>
      <w:ins w:id="2266" w:author="Johannes Zauner" w:date="2025-12-12T20:25:00Z" w16du:dateUtc="2025-12-12T19:25:00Z">
        <w:r>
          <w:t xml:space="preserve"> </w:t>
        </w:r>
      </w:ins>
      <w:r w:rsidR="007C0A0D" w:rsidRPr="00A118CF">
        <w:rPr>
          <w:b w:val="0"/>
          <w:bCs/>
          <w:rPrChange w:id="2267" w:author="Johannes Zauner" w:date="2025-12-12T20:25:00Z" w16du:dateUtc="2025-12-12T19:25:00Z">
            <w:rPr/>
          </w:rPrChange>
        </w:rPr>
        <w:t>Back-transform to lux</w:t>
      </w:r>
    </w:p>
    <w:p w14:paraId="5A122782" w14:textId="77777777" w:rsidR="00A118CF" w:rsidRPr="00A118CF" w:rsidRDefault="00A118CF">
      <w:pPr>
        <w:pStyle w:val="Definition"/>
        <w:pPrChange w:id="2268" w:author="Johannes Zauner" w:date="2025-12-12T20:25:00Z" w16du:dateUtc="2025-12-12T19:25:00Z">
          <w:pPr>
            <w:pStyle w:val="Definition"/>
            <w:spacing w:after="0"/>
          </w:pPr>
        </w:pPrChange>
      </w:pP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119"/>
      </w:tblGrid>
      <w:tr w:rsidR="00146E27" w:rsidRPr="000E047D" w14:paraId="51299627" w14:textId="77777777" w:rsidTr="0047611C">
        <w:trPr>
          <w:cantSplit/>
          <w:tblHeader/>
          <w:jc w:val="center"/>
        </w:trPr>
        <w:tc>
          <w:tcPr>
            <w:tcW w:w="1276" w:type="dxa"/>
            <w:tcBorders>
              <w:bottom w:val="single" w:sz="4" w:space="0" w:color="auto"/>
            </w:tcBorders>
          </w:tcPr>
          <w:p w14:paraId="5803133F" w14:textId="77777777" w:rsidR="00146E27" w:rsidRPr="000E047D" w:rsidRDefault="00146E27" w:rsidP="0047611C">
            <w:pPr>
              <w:rPr>
                <w:b/>
                <w:bCs/>
              </w:rPr>
            </w:pPr>
          </w:p>
        </w:tc>
        <w:tc>
          <w:tcPr>
            <w:tcW w:w="3119" w:type="dxa"/>
            <w:tcBorders>
              <w:bottom w:val="single" w:sz="4" w:space="0" w:color="auto"/>
            </w:tcBorders>
          </w:tcPr>
          <w:p w14:paraId="090648F5" w14:textId="77777777" w:rsidR="00146E27" w:rsidRPr="000E047D" w:rsidRDefault="00146E27" w:rsidP="0047611C">
            <w:pPr>
              <w:rPr>
                <w:b/>
                <w:bCs/>
              </w:rPr>
            </w:pPr>
            <w:r w:rsidRPr="000E047D">
              <w:rPr>
                <w:b/>
                <w:bCs/>
              </w:rPr>
              <w:t>Mean photopic illuminance (lx)</w:t>
            </w:r>
          </w:p>
        </w:tc>
      </w:tr>
      <w:tr w:rsidR="00990B8F" w:rsidRPr="000E047D" w14:paraId="076989F1" w14:textId="77777777" w:rsidTr="0047611C">
        <w:trPr>
          <w:cantSplit/>
          <w:jc w:val="center"/>
        </w:trPr>
        <w:tc>
          <w:tcPr>
            <w:tcW w:w="1276" w:type="dxa"/>
            <w:tcBorders>
              <w:top w:val="single" w:sz="4" w:space="0" w:color="auto"/>
            </w:tcBorders>
          </w:tcPr>
          <w:p w14:paraId="43722405" w14:textId="77777777" w:rsidR="00990B8F" w:rsidRPr="000E047D" w:rsidRDefault="00990B8F" w:rsidP="00990B8F">
            <w:r w:rsidRPr="000E047D">
              <w:t>Mean daily</w:t>
            </w:r>
          </w:p>
        </w:tc>
        <w:tc>
          <w:tcPr>
            <w:tcW w:w="3119" w:type="dxa"/>
            <w:tcBorders>
              <w:top w:val="single" w:sz="4" w:space="0" w:color="auto"/>
            </w:tcBorders>
          </w:tcPr>
          <w:p w14:paraId="0CDCA318" w14:textId="02FA630B" w:rsidR="00990B8F" w:rsidRPr="00990B8F" w:rsidRDefault="00990B8F" w:rsidP="00990B8F">
            <w:pPr>
              <w:jc w:val="center"/>
              <w:rPr>
                <w:rFonts w:ascii="Arial" w:hAnsi="Arial" w:cs="Arial"/>
                <w:rPrChange w:id="2269" w:author="Johannes Zauner" w:date="2025-12-13T06:26:00Z" w16du:dateUtc="2025-12-13T05:26:00Z">
                  <w:rPr/>
                </w:rPrChange>
              </w:rPr>
            </w:pPr>
            <w:ins w:id="2270" w:author="Johannes Zauner" w:date="2025-12-13T06:26:00Z" w16du:dateUtc="2025-12-13T05:26:00Z">
              <w:r w:rsidRPr="00990B8F">
                <w:rPr>
                  <w:rFonts w:ascii="Arial" w:hAnsi="Arial" w:cs="Arial"/>
                  <w:rPrChange w:id="2271" w:author="Johannes Zauner" w:date="2025-12-13T06:26:00Z" w16du:dateUtc="2025-12-13T05:26:00Z">
                    <w:rPr>
                      <w:rFonts w:ascii="Calibri" w:hAnsi="Calibri"/>
                    </w:rPr>
                  </w:rPrChange>
                </w:rPr>
                <w:t>57.0</w:t>
              </w:r>
            </w:ins>
            <w:del w:id="2272" w:author="Johannes Zauner" w:date="2025-12-13T06:26:00Z" w16du:dateUtc="2025-12-13T05:26:00Z">
              <w:r w:rsidRPr="00990B8F" w:rsidDel="00483C86">
                <w:rPr>
                  <w:rFonts w:ascii="Arial" w:hAnsi="Arial" w:cs="Arial"/>
                  <w:rPrChange w:id="2273" w:author="Johannes Zauner" w:date="2025-12-13T06:26:00Z" w16du:dateUtc="2025-12-13T05:26:00Z">
                    <w:rPr/>
                  </w:rPrChange>
                </w:rPr>
                <w:delText>6.3</w:delText>
              </w:r>
            </w:del>
          </w:p>
        </w:tc>
      </w:tr>
      <w:tr w:rsidR="00990B8F" w:rsidRPr="000E047D" w14:paraId="0CC60DE7" w14:textId="77777777" w:rsidTr="0047611C">
        <w:trPr>
          <w:cantSplit/>
          <w:trHeight w:val="64"/>
          <w:jc w:val="center"/>
        </w:trPr>
        <w:tc>
          <w:tcPr>
            <w:tcW w:w="1276" w:type="dxa"/>
          </w:tcPr>
          <w:p w14:paraId="76DD9B32" w14:textId="77777777" w:rsidR="00990B8F" w:rsidRPr="000E047D" w:rsidRDefault="00990B8F" w:rsidP="00990B8F">
            <w:r w:rsidRPr="000E047D">
              <w:t>Weekday</w:t>
            </w:r>
          </w:p>
        </w:tc>
        <w:tc>
          <w:tcPr>
            <w:tcW w:w="3119" w:type="dxa"/>
          </w:tcPr>
          <w:p w14:paraId="2E97B34B" w14:textId="1CBBE058" w:rsidR="00990B8F" w:rsidRPr="00990B8F" w:rsidRDefault="00990B8F" w:rsidP="00990B8F">
            <w:pPr>
              <w:jc w:val="center"/>
              <w:rPr>
                <w:rFonts w:ascii="Arial" w:hAnsi="Arial" w:cs="Arial"/>
                <w:rPrChange w:id="2274" w:author="Johannes Zauner" w:date="2025-12-13T06:26:00Z" w16du:dateUtc="2025-12-13T05:26:00Z">
                  <w:rPr/>
                </w:rPrChange>
              </w:rPr>
            </w:pPr>
            <w:ins w:id="2275" w:author="Johannes Zauner" w:date="2025-12-13T06:26:00Z" w16du:dateUtc="2025-12-13T05:26:00Z">
              <w:r w:rsidRPr="00990B8F">
                <w:rPr>
                  <w:rFonts w:ascii="Arial" w:hAnsi="Arial" w:cs="Arial"/>
                  <w:rPrChange w:id="2276" w:author="Johannes Zauner" w:date="2025-12-13T06:26:00Z" w16du:dateUtc="2025-12-13T05:26:00Z">
                    <w:rPr>
                      <w:rFonts w:ascii="Calibri" w:hAnsi="Calibri"/>
                    </w:rPr>
                  </w:rPrChange>
                </w:rPr>
                <w:t>70.1</w:t>
              </w:r>
            </w:ins>
            <w:del w:id="2277" w:author="Johannes Zauner" w:date="2025-12-13T06:26:00Z" w16du:dateUtc="2025-12-13T05:26:00Z">
              <w:r w:rsidRPr="00990B8F" w:rsidDel="00483C86">
                <w:rPr>
                  <w:rFonts w:ascii="Arial" w:hAnsi="Arial" w:cs="Arial"/>
                  <w:rPrChange w:id="2278" w:author="Johannes Zauner" w:date="2025-12-13T06:26:00Z" w16du:dateUtc="2025-12-13T05:26:00Z">
                    <w:rPr/>
                  </w:rPrChange>
                </w:rPr>
                <w:delText>7.9</w:delText>
              </w:r>
            </w:del>
          </w:p>
        </w:tc>
      </w:tr>
      <w:tr w:rsidR="00990B8F" w:rsidRPr="000E047D" w14:paraId="694B563B" w14:textId="77777777" w:rsidTr="0047611C">
        <w:trPr>
          <w:cantSplit/>
          <w:jc w:val="center"/>
        </w:trPr>
        <w:tc>
          <w:tcPr>
            <w:tcW w:w="1276" w:type="dxa"/>
          </w:tcPr>
          <w:p w14:paraId="25101F9A" w14:textId="77777777" w:rsidR="00990B8F" w:rsidRPr="000E047D" w:rsidRDefault="00990B8F" w:rsidP="00990B8F">
            <w:r w:rsidRPr="000E047D">
              <w:t>Weekend</w:t>
            </w:r>
          </w:p>
        </w:tc>
        <w:tc>
          <w:tcPr>
            <w:tcW w:w="3119" w:type="dxa"/>
          </w:tcPr>
          <w:p w14:paraId="769911C3" w14:textId="319B413F" w:rsidR="00990B8F" w:rsidRPr="00990B8F" w:rsidRDefault="00990B8F" w:rsidP="00990B8F">
            <w:pPr>
              <w:jc w:val="center"/>
              <w:rPr>
                <w:rFonts w:ascii="Arial" w:hAnsi="Arial" w:cs="Arial"/>
                <w:rPrChange w:id="2279" w:author="Johannes Zauner" w:date="2025-12-13T06:26:00Z" w16du:dateUtc="2025-12-13T05:26:00Z">
                  <w:rPr/>
                </w:rPrChange>
              </w:rPr>
            </w:pPr>
            <w:ins w:id="2280" w:author="Johannes Zauner" w:date="2025-12-13T06:26:00Z" w16du:dateUtc="2025-12-13T05:26:00Z">
              <w:r w:rsidRPr="00990B8F">
                <w:rPr>
                  <w:rFonts w:ascii="Arial" w:hAnsi="Arial" w:cs="Arial"/>
                  <w:rPrChange w:id="2281" w:author="Johannes Zauner" w:date="2025-12-13T06:26:00Z" w16du:dateUtc="2025-12-13T05:26:00Z">
                    <w:rPr>
                      <w:rFonts w:ascii="Calibri" w:hAnsi="Calibri"/>
                    </w:rPr>
                  </w:rPrChange>
                </w:rPr>
                <w:t>33.9</w:t>
              </w:r>
            </w:ins>
            <w:del w:id="2282" w:author="Johannes Zauner" w:date="2025-12-13T06:26:00Z" w16du:dateUtc="2025-12-13T05:26:00Z">
              <w:r w:rsidRPr="00990B8F" w:rsidDel="00483C86">
                <w:rPr>
                  <w:rFonts w:ascii="Arial" w:hAnsi="Arial" w:cs="Arial"/>
                  <w:rPrChange w:id="2283" w:author="Johannes Zauner" w:date="2025-12-13T06:26:00Z" w16du:dateUtc="2025-12-13T05:26:00Z">
                    <w:rPr/>
                  </w:rPrChange>
                </w:rPr>
                <w:delText>3.5</w:delText>
              </w:r>
            </w:del>
          </w:p>
        </w:tc>
      </w:tr>
    </w:tbl>
    <w:p w14:paraId="4752808A" w14:textId="3DCA2C24" w:rsidR="006226B7" w:rsidDel="007935BC" w:rsidRDefault="00146E27" w:rsidP="00146E27">
      <w:pPr>
        <w:pStyle w:val="ImageCaption"/>
        <w:spacing w:before="200"/>
        <w:rPr>
          <w:del w:id="2284" w:author="zusammenlegung" w:date="2025-12-12T19:01:00Z" w16du:dateUtc="2025-12-12T18:01:00Z"/>
        </w:rPr>
      </w:pPr>
      <w:r>
        <w:lastRenderedPageBreak/>
        <w:t>Table 10: Mean light exposure per day (after logarithmic transformation to account for zero inflation and skewness)</w:t>
      </w:r>
      <w:del w:id="2285" w:author="zusammenlegung" w:date="2025-12-12T19:01:00Z" w16du:dateUtc="2025-12-12T18:01:00Z">
        <w:r w:rsidR="006226B7">
          <w:delText>Table 10: Mean light exposure per day (after logarithmic transformation to account for zero inflation and skewness)</w:delText>
        </w:r>
      </w:del>
    </w:p>
    <w:p w14:paraId="18E4C83F" w14:textId="77777777" w:rsidR="007935BC" w:rsidRPr="007935BC" w:rsidRDefault="007935BC">
      <w:pPr>
        <w:pStyle w:val="ImageCaption"/>
        <w:rPr>
          <w:ins w:id="2286" w:author="Johannes Zauner" w:date="2025-12-12T20:25:00Z" w16du:dateUtc="2025-12-12T19:25:00Z"/>
        </w:rPr>
        <w:pPrChange w:id="2287" w:author="Johannes Zauner" w:date="2025-12-12T20:25:00Z" w16du:dateUtc="2025-12-12T19:25:00Z">
          <w:pPr>
            <w:pStyle w:val="ImageCaption"/>
            <w:spacing w:before="200"/>
          </w:pPr>
        </w:pPrChange>
      </w:pPr>
    </w:p>
    <w:p w14:paraId="7D5713BE" w14:textId="77777777" w:rsidR="007C0A0D" w:rsidRPr="00C673E9" w:rsidRDefault="007C0A0D" w:rsidP="007C0A0D">
      <w:pPr>
        <w:pStyle w:val="berschrift4"/>
      </w:pPr>
      <w:bookmarkStart w:id="2288" w:name="sec-outdoorlight"/>
      <w:bookmarkEnd w:id="2175"/>
      <w:r w:rsidRPr="00C673E9">
        <w:t>Duration in high-light (outdoor) conditions</w:t>
      </w:r>
    </w:p>
    <w:p w14:paraId="109D6E3E" w14:textId="5B6B2DB4" w:rsidR="007C0A0D" w:rsidRPr="00D845A8" w:rsidRDefault="007C0A0D" w:rsidP="007C0A0D">
      <w:pPr>
        <w:pStyle w:val="FirstParagraph"/>
      </w:pPr>
      <w:r w:rsidRPr="00D845A8">
        <w:t>Another important metric is the amount of time spent under bright light, often used as a proxy for outdoor exposure. We define thresholds corresponding to outdoor light levels (e.g</w:t>
      </w:r>
      <w:del w:id="2289" w:author="zusammenlegung" w:date="2025-12-12T19:01:00Z" w16du:dateUtc="2025-12-12T18:01:00Z">
        <w:r w:rsidR="001A1841">
          <w:delText xml:space="preserve">., </w:delText>
        </w:r>
      </w:del>
      <w:ins w:id="2290" w:author="zusammenlegung" w:date="2025-12-12T19:01:00Z" w16du:dateUtc="2025-12-12T18:01:00Z">
        <w:r w:rsidRPr="00C673E9">
          <w:rPr>
            <w:rFonts w:ascii="Arial" w:hAnsi="Arial" w:cs="Arial"/>
          </w:rPr>
          <w:t>. </w:t>
        </w:r>
      </w:ins>
      <w:r w:rsidRPr="00D845A8">
        <w:t>1000 lx and above). Here, we categorize each 5-second interval of illuminance into bands: Outdoor bright (≥1000 lx), Outdoor very bright (≥2000 lx), and Outdoor extremely bright (≥3000 lx). We then sum the duration in each category per day.</w:t>
      </w:r>
      <w:del w:id="2291" w:author="zusammenlegung" w:date="2025-12-12T19:01:00Z" w16du:dateUtc="2025-12-12T18:01:00Z">
        <w:r w:rsidR="001A1841">
          <w:delText xml:space="preserve"> We first create a categorical variable for illuminance range:</w:delText>
        </w:r>
      </w:del>
    </w:p>
    <w:p w14:paraId="029AEA90" w14:textId="0ADBE391" w:rsidR="007C0A0D" w:rsidRPr="00C673E9" w:rsidRDefault="001A1841" w:rsidP="007C0A0D">
      <w:pPr>
        <w:pStyle w:val="Textkrper"/>
        <w:rPr>
          <w:ins w:id="2292" w:author="zusammenlegung" w:date="2025-12-12T19:01:00Z" w16du:dateUtc="2025-12-12T18:01:00Z"/>
          <w:rFonts w:ascii="Arial" w:hAnsi="Arial" w:cs="Arial"/>
        </w:rPr>
      </w:pPr>
      <w:del w:id="2293" w:author="zusammenlegung" w:date="2025-12-12T19:01:00Z" w16du:dateUtc="2025-12-12T18:01:00Z">
        <w:r>
          <w:rPr>
            <w:rStyle w:val="CommentTok"/>
          </w:rPr>
          <w:delText># Define outdoor illuminance thresholds (in lux)</w:delText>
        </w:r>
        <w:r>
          <w:br/>
        </w:r>
        <w:r>
          <w:rPr>
            <w:rStyle w:val="NormalTok"/>
          </w:rPr>
          <w:delText xml:space="preserve">out_breaks </w:delText>
        </w:r>
        <w:r>
          <w:rPr>
            <w:rStyle w:val="OtherTok"/>
          </w:rPr>
          <w:delText>&lt;-</w:delText>
        </w:r>
        <w:r>
          <w:rPr>
            <w:rStyle w:val="NormalTok"/>
          </w:rPr>
          <w:delText xml:space="preserve"> </w:delText>
        </w:r>
        <w:r>
          <w:rPr>
            <w:rStyle w:val="FunctionTok"/>
          </w:rPr>
          <w:delText>c</w:delText>
        </w:r>
        <w:r>
          <w:rPr>
            <w:rStyle w:val="NormalTok"/>
          </w:rPr>
          <w:delText>(</w:delText>
        </w:r>
        <w:r>
          <w:rPr>
            <w:rStyle w:val="FloatTok"/>
          </w:rPr>
          <w:delText>1e3</w:delText>
        </w:r>
        <w:r>
          <w:rPr>
            <w:rStyle w:val="NormalTok"/>
          </w:rPr>
          <w:delText xml:space="preserve">, </w:delText>
        </w:r>
        <w:r>
          <w:rPr>
            <w:rStyle w:val="FloatTok"/>
          </w:rPr>
          <w:delText>2e3</w:delText>
        </w:r>
        <w:r>
          <w:rPr>
            <w:rStyle w:val="NormalTok"/>
          </w:rPr>
          <w:delText xml:space="preserve">, </w:delText>
        </w:r>
        <w:r>
          <w:rPr>
            <w:rStyle w:val="FloatTok"/>
          </w:rPr>
          <w:delText>3e3</w:delText>
        </w:r>
        <w:r>
          <w:rPr>
            <w:rStyle w:val="NormalTok"/>
          </w:rPr>
          <w:delText xml:space="preserve">, </w:delText>
        </w:r>
        <w:r>
          <w:rPr>
            <w:rStyle w:val="ConstantTok"/>
          </w:rPr>
          <w:delText>Inf</w:delText>
        </w:r>
        <w:r>
          <w:rPr>
            <w:rStyle w:val="NormalTok"/>
          </w:rPr>
          <w:delText>)</w:delText>
        </w:r>
        <w:r>
          <w:br/>
        </w:r>
        <w:r>
          <w:rPr>
            <w:rStyle w:val="NormalTok"/>
          </w:rPr>
          <w:delText xml:space="preserve">out_labels </w:delText>
        </w:r>
        <w:r>
          <w:rPr>
            <w:rStyle w:val="OtherTok"/>
          </w:rPr>
          <w:delText>&lt;-</w:delText>
        </w:r>
        <w:r>
          <w:rPr>
            <w:rStyle w:val="NormalTok"/>
          </w:rPr>
          <w:delText xml:space="preserve"> </w:delText>
        </w:r>
        <w:r>
          <w:rPr>
            <w:rStyle w:val="FunctionTok"/>
          </w:rPr>
          <w:delText>c</w:delText>
        </w:r>
        <w:r>
          <w:rPr>
            <w:rStyle w:val="NormalTok"/>
          </w:rPr>
          <w:delText>(</w:delText>
        </w:r>
      </w:del>
      <w:ins w:id="2294" w:author="zusammenlegung" w:date="2025-12-12T19:01:00Z" w16du:dateUtc="2025-12-12T18:01:00Z">
        <w:r w:rsidR="007C0A0D" w:rsidRPr="00C673E9">
          <w:rPr>
            <w:rFonts w:ascii="Arial" w:hAnsi="Arial" w:cs="Arial"/>
          </w:rPr>
          <w:t xml:space="preserve">While daylight levels can far exceed the recorded light levels, those are usually recorded with direct sunlight and without obstruction. Under normal viewing conditions, at eye level, and avoiding glare, daylight levels of a few thousand lux are at the higher end of the distribution (Murukesu, Zauner, and Spitschan 2025). </w:t>
        </w:r>
        <w:del w:id="2295" w:author="Johannes Zauner" w:date="2025-12-15T12:28:00Z" w16du:dateUtc="2025-12-15T11:28:00Z">
          <w:r w:rsidR="007C0A0D" w:rsidRPr="00282E6A" w:rsidDel="00282E6A">
            <w:rPr>
              <w:rFonts w:ascii="Arial" w:hAnsi="Arial" w:cs="Arial"/>
              <w:b/>
              <w:bCs/>
              <w:rPrChange w:id="2296" w:author="Johannes Zauner" w:date="2025-12-15T12:28:00Z" w16du:dateUtc="2025-12-15T11:28:00Z">
                <w:rPr>
                  <w:rFonts w:ascii="Arial" w:hAnsi="Arial" w:cs="Arial"/>
                </w:rPr>
              </w:rPrChange>
            </w:rPr>
            <w:fldChar w:fldCharType="begin"/>
          </w:r>
          <w:r w:rsidR="007C0A0D" w:rsidRPr="00282E6A" w:rsidDel="00282E6A">
            <w:rPr>
              <w:rFonts w:ascii="Arial" w:hAnsi="Arial" w:cs="Arial"/>
              <w:b/>
              <w:bCs/>
              <w:rPrChange w:id="2297" w:author="Johannes Zauner" w:date="2025-12-15T12:28:00Z" w16du:dateUtc="2025-12-15T11:28:00Z">
                <w:rPr>
                  <w:rFonts w:ascii="Arial" w:hAnsi="Arial" w:cs="Arial"/>
                </w:rPr>
              </w:rPrChange>
            </w:rPr>
            <w:delInstrText>HYPERLINK \l "fig-hist-VEETlight" \h</w:delInstrText>
          </w:r>
          <w:r w:rsidR="007C0A0D" w:rsidRPr="00111E56" w:rsidDel="00282E6A">
            <w:rPr>
              <w:rFonts w:ascii="Arial" w:hAnsi="Arial" w:cs="Arial"/>
              <w:b/>
              <w:bCs/>
            </w:rPr>
          </w:r>
          <w:r w:rsidR="007C0A0D" w:rsidRPr="00282E6A" w:rsidDel="00282E6A">
            <w:rPr>
              <w:rFonts w:ascii="Arial" w:hAnsi="Arial" w:cs="Arial"/>
              <w:b/>
              <w:bCs/>
              <w:rPrChange w:id="2298" w:author="Johannes Zauner" w:date="2025-12-15T12:28:00Z" w16du:dateUtc="2025-12-15T11:28:00Z">
                <w:rPr>
                  <w:rFonts w:ascii="Arial" w:hAnsi="Arial" w:cs="Arial"/>
                </w:rPr>
              </w:rPrChange>
            </w:rPr>
            <w:fldChar w:fldCharType="separate"/>
          </w:r>
          <w:r w:rsidR="007C0A0D" w:rsidRPr="00282E6A" w:rsidDel="00282E6A">
            <w:rPr>
              <w:b/>
              <w:bCs/>
              <w:rPrChange w:id="2299" w:author="Johannes Zauner" w:date="2025-12-15T12:28:00Z" w16du:dateUtc="2025-12-15T11:28:00Z">
                <w:rPr>
                  <w:rStyle w:val="Hyperlink"/>
                  <w:rFonts w:ascii="Arial" w:hAnsi="Arial" w:cs="Arial"/>
                </w:rPr>
              </w:rPrChange>
            </w:rPr>
            <w:delText>Figure 7</w:delText>
          </w:r>
          <w:r w:rsidR="007C0A0D" w:rsidRPr="00282E6A" w:rsidDel="00282E6A">
            <w:rPr>
              <w:rFonts w:ascii="Arial" w:hAnsi="Arial" w:cs="Arial"/>
              <w:b/>
              <w:bCs/>
              <w:rPrChange w:id="2300" w:author="Johannes Zauner" w:date="2025-12-15T12:28:00Z" w16du:dateUtc="2025-12-15T11:28:00Z">
                <w:rPr>
                  <w:rFonts w:ascii="Arial" w:hAnsi="Arial" w:cs="Arial"/>
                </w:rPr>
              </w:rPrChange>
            </w:rPr>
            <w:fldChar w:fldCharType="end"/>
          </w:r>
        </w:del>
      </w:ins>
      <w:ins w:id="2301" w:author="Johannes Zauner" w:date="2025-12-15T12:28:00Z" w16du:dateUtc="2025-12-15T11:28:00Z">
        <w:r w:rsidR="00282E6A" w:rsidRPr="00282E6A">
          <w:rPr>
            <w:b/>
            <w:bCs/>
            <w:rPrChange w:id="2302" w:author="Johannes Zauner" w:date="2025-12-15T12:28:00Z" w16du:dateUtc="2025-12-15T11:28:00Z">
              <w:rPr>
                <w:rStyle w:val="Hyperlink"/>
                <w:rFonts w:ascii="Arial" w:hAnsi="Arial" w:cs="Arial"/>
              </w:rPr>
            </w:rPrChange>
          </w:rPr>
          <w:t>Figure </w:t>
        </w:r>
      </w:ins>
      <w:ins w:id="2303" w:author="Johannes Zauner" w:date="2025-12-19T11:25:00Z" w16du:dateUtc="2025-12-19T10:25:00Z">
        <w:r w:rsidR="008068B9">
          <w:rPr>
            <w:b/>
            <w:bCs/>
          </w:rPr>
          <w:t>9</w:t>
        </w:r>
      </w:ins>
      <w:ins w:id="2304" w:author="zusammenlegung" w:date="2025-12-12T19:01:00Z" w16du:dateUtc="2025-12-12T18:01:00Z">
        <w:r w:rsidR="007C0A0D" w:rsidRPr="00C673E9">
          <w:rPr>
            <w:rFonts w:ascii="Arial" w:hAnsi="Arial" w:cs="Arial"/>
          </w:rPr>
          <w:t xml:space="preserve"> shows a bimodal distribution, with the right mode representing outdoor lighting conditions. In a 2023 review of light dosimeters to investigate the light-myopia relationship (Hönekopp and Weigelt 2023), 1000 lx was the predominant cutoff value to distinguish indoor vs. outdoor environments. It is not, however, without critique, and both other thresholds (Patterson Gentile et al. 2025) and classification methods are proposed (Tabandeh and Spitschan 2025).</w:t>
        </w:r>
      </w:ins>
    </w:p>
    <w:p w14:paraId="0C2545F8" w14:textId="11804C0B" w:rsidR="007C0A0D" w:rsidRPr="00626415" w:rsidRDefault="00626415" w:rsidP="00F61D20">
      <w:pPr>
        <w:pStyle w:val="SourceCode"/>
        <w:spacing w:line="240" w:lineRule="auto"/>
        <w:rPr>
          <w:b/>
          <w:bCs/>
          <w:lang w:val="de-DE"/>
          <w:rPrChange w:id="2305" w:author="Johannes Zauner" w:date="2025-12-13T05:21:00Z" w16du:dateUtc="2025-12-13T04:21:00Z">
            <w:rPr>
              <w:rFonts w:cs="Consolas"/>
            </w:rPr>
          </w:rPrChange>
        </w:rPr>
      </w:pPr>
      <w:ins w:id="2306" w:author="Johannes Zauner" w:date="2025-12-13T05:21:00Z">
        <w:r w:rsidRPr="00626415">
          <w:rPr>
            <w:b/>
            <w:bCs/>
            <w:lang w:val="de-DE"/>
          </w:rPr>
          <w:t>Define outdoor illuminance thresholds (in lux)</w:t>
        </w:r>
      </w:ins>
      <w:ins w:id="2307" w:author="Johannes Zauner" w:date="2025-12-13T05:09:00Z" w16du:dateUtc="2025-12-13T04:09:00Z">
        <w:r w:rsidR="008C4DD3">
          <w:rPr>
            <w:rStyle w:val="NormalTok"/>
          </w:rPr>
          <w:br/>
        </w:r>
      </w:ins>
      <w:ins w:id="2308" w:author="Johannes Zauner" w:date="2025-12-12T21:01:00Z" w16du:dateUtc="2025-12-12T20:01:00Z">
        <w:r w:rsidR="00DE34FC">
          <w:rPr>
            <w:rStyle w:val="NormalTok"/>
          </w:rPr>
          <w:t>1</w:t>
        </w:r>
        <w:r w:rsidR="00DE34FC">
          <w:rPr>
            <w:rStyle w:val="NormalTok"/>
            <w:rFonts w:cs="Consolas"/>
          </w:rPr>
          <w:t xml:space="preserve"> </w:t>
        </w:r>
      </w:ins>
      <w:ins w:id="2309" w:author="Johannes Zauner" w:date="2025-12-12T21:02:00Z" w16du:dateUtc="2025-12-12T20:02:00Z">
        <w:r w:rsidR="00DE34FC">
          <w:rPr>
            <w:rStyle w:val="NormalTok"/>
            <w:rFonts w:cs="Consolas"/>
          </w:rPr>
          <w:t xml:space="preserve"> </w:t>
        </w:r>
      </w:ins>
      <w:ins w:id="2310" w:author="zusammenlegung" w:date="2025-12-12T19:01:00Z" w16du:dateUtc="2025-12-12T18:01:00Z">
        <w:r w:rsidR="007C0A0D" w:rsidRPr="00D845A8">
          <w:rPr>
            <w:rStyle w:val="NormalTok"/>
            <w:rFonts w:cs="Consolas"/>
          </w:rPr>
          <w:t xml:space="preserve">out_breaks </w:t>
        </w:r>
        <w:r w:rsidR="007C0A0D" w:rsidRPr="00D845A8">
          <w:rPr>
            <w:rStyle w:val="OtherTok"/>
            <w:rFonts w:cs="Consolas"/>
          </w:rPr>
          <w:t>&lt;-</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Style w:val="DecValTok"/>
            <w:rFonts w:cs="Consolas"/>
          </w:rPr>
          <w:t>0</w:t>
        </w:r>
        <w:r w:rsidR="007C0A0D" w:rsidRPr="00D845A8">
          <w:rPr>
            <w:rStyle w:val="NormalTok"/>
            <w:rFonts w:cs="Consolas"/>
          </w:rPr>
          <w:t xml:space="preserve">, </w:t>
        </w:r>
        <w:r w:rsidR="007C0A0D" w:rsidRPr="00D845A8">
          <w:rPr>
            <w:rStyle w:val="FloatTok"/>
            <w:rFonts w:cs="Consolas"/>
          </w:rPr>
          <w:t>1e3</w:t>
        </w:r>
        <w:r w:rsidR="007C0A0D" w:rsidRPr="00D845A8">
          <w:rPr>
            <w:rStyle w:val="NormalTok"/>
            <w:rFonts w:cs="Consolas"/>
          </w:rPr>
          <w:t xml:space="preserve">, </w:t>
        </w:r>
        <w:r w:rsidR="007C0A0D" w:rsidRPr="00D845A8">
          <w:rPr>
            <w:rStyle w:val="FloatTok"/>
            <w:rFonts w:cs="Consolas"/>
          </w:rPr>
          <w:t>2e3</w:t>
        </w:r>
        <w:r w:rsidR="007C0A0D" w:rsidRPr="00D845A8">
          <w:rPr>
            <w:rStyle w:val="NormalTok"/>
            <w:rFonts w:cs="Consolas"/>
          </w:rPr>
          <w:t xml:space="preserve">, </w:t>
        </w:r>
        <w:r w:rsidR="007C0A0D" w:rsidRPr="00D845A8">
          <w:rPr>
            <w:rStyle w:val="FloatTok"/>
            <w:rFonts w:cs="Consolas"/>
          </w:rPr>
          <w:t>3e3</w:t>
        </w:r>
        <w:r w:rsidR="007C0A0D" w:rsidRPr="00D845A8">
          <w:rPr>
            <w:rStyle w:val="NormalTok"/>
            <w:rFonts w:cs="Consolas"/>
          </w:rPr>
          <w:t xml:space="preserve">, </w:t>
        </w:r>
        <w:r w:rsidR="007C0A0D" w:rsidRPr="00D845A8">
          <w:rPr>
            <w:rStyle w:val="ConstantTok"/>
            <w:rFonts w:cs="Consolas"/>
          </w:rPr>
          <w:t>Inf</w:t>
        </w:r>
        <w:r w:rsidR="007C0A0D" w:rsidRPr="00D845A8">
          <w:rPr>
            <w:rStyle w:val="NormalTok"/>
            <w:rFonts w:cs="Consolas"/>
          </w:rPr>
          <w:t>)</w:t>
        </w:r>
        <w:r w:rsidR="007C0A0D" w:rsidRPr="00D845A8">
          <w:rPr>
            <w:rFonts w:cs="Consolas"/>
          </w:rPr>
          <w:br/>
        </w:r>
      </w:ins>
      <w:ins w:id="2311" w:author="Johannes Zauner" w:date="2025-12-12T21:01:00Z" w16du:dateUtc="2025-12-12T20:01:00Z">
        <w:r w:rsidR="00DE34FC">
          <w:rPr>
            <w:rStyle w:val="NormalTok"/>
          </w:rPr>
          <w:t>2</w:t>
        </w:r>
        <w:r w:rsidR="00DE34FC">
          <w:rPr>
            <w:rStyle w:val="NormalTok"/>
            <w:rFonts w:cs="Consolas"/>
          </w:rPr>
          <w:t xml:space="preserve"> </w:t>
        </w:r>
      </w:ins>
      <w:ins w:id="2312" w:author="Johannes Zauner" w:date="2025-12-12T21:02:00Z" w16du:dateUtc="2025-12-12T20:02:00Z">
        <w:r w:rsidR="00DE34FC">
          <w:rPr>
            <w:rStyle w:val="NormalTok"/>
            <w:rFonts w:cs="Consolas"/>
          </w:rPr>
          <w:t xml:space="preserve"> </w:t>
        </w:r>
      </w:ins>
      <w:ins w:id="2313" w:author="zusammenlegung" w:date="2025-12-12T19:01:00Z" w16du:dateUtc="2025-12-12T18:01:00Z">
        <w:r w:rsidR="007C0A0D" w:rsidRPr="00D845A8">
          <w:rPr>
            <w:rStyle w:val="NormalTok"/>
            <w:rFonts w:cs="Consolas"/>
          </w:rPr>
          <w:t xml:space="preserve">out_labels </w:t>
        </w:r>
        <w:r w:rsidR="007C0A0D" w:rsidRPr="00D845A8">
          <w:rPr>
            <w:rStyle w:val="OtherTok"/>
            <w:rFonts w:cs="Consolas"/>
          </w:rPr>
          <w:t>&lt;-</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Fonts w:cs="Consolas"/>
          </w:rPr>
          <w:br/>
        </w:r>
      </w:ins>
      <w:ins w:id="2314" w:author="Johannes Zauner" w:date="2025-12-12T21:01:00Z" w16du:dateUtc="2025-12-12T20:01:00Z">
        <w:r w:rsidR="00DE34FC">
          <w:rPr>
            <w:rStyle w:val="NormalTok"/>
          </w:rPr>
          <w:t>3</w:t>
        </w:r>
        <w:r w:rsidR="00DE34FC">
          <w:rPr>
            <w:rStyle w:val="NormalTok"/>
            <w:rFonts w:cs="Consolas"/>
          </w:rPr>
          <w:t xml:space="preserve"> </w:t>
        </w:r>
      </w:ins>
      <w:ins w:id="2315" w:author="Johannes Zauner" w:date="2025-12-12T21:02:00Z" w16du:dateUtc="2025-12-12T20:02:00Z">
        <w:r w:rsidR="00DE34FC">
          <w:rPr>
            <w:rStyle w:val="NormalTok"/>
            <w:rFonts w:cs="Consolas"/>
          </w:rPr>
          <w:t xml:space="preserve"> </w:t>
        </w:r>
      </w:ins>
      <w:ins w:id="2316" w:author="zusammenlegung" w:date="2025-12-12T19:01:00Z" w16du:dateUtc="2025-12-12T18:01:00Z">
        <w:r w:rsidR="007C0A0D" w:rsidRPr="00D845A8">
          <w:rPr>
            <w:rStyle w:val="NormalTok"/>
            <w:rFonts w:cs="Consolas"/>
          </w:rPr>
          <w:t xml:space="preserve">    </w:t>
        </w:r>
        <w:r w:rsidR="007C0A0D" w:rsidRPr="00D845A8">
          <w:rPr>
            <w:rStyle w:val="StringTok"/>
            <w:rFonts w:cs="Consolas"/>
          </w:rPr>
          <w:t>"Indoor"</w:t>
        </w:r>
        <w:r w:rsidR="007C0A0D" w:rsidRPr="00D845A8">
          <w:rPr>
            <w:rStyle w:val="NormalTok"/>
            <w:rFonts w:cs="Consolas"/>
          </w:rPr>
          <w:t xml:space="preserve">,                  </w:t>
        </w:r>
        <w:r w:rsidR="007C0A0D" w:rsidRPr="00D845A8">
          <w:rPr>
            <w:rStyle w:val="CommentTok"/>
            <w:rFonts w:cs="Consolas"/>
          </w:rPr>
          <w:t># [0, 1000) lx</w:t>
        </w:r>
      </w:ins>
      <w:r w:rsidR="007C0A0D" w:rsidRPr="00D845A8">
        <w:rPr>
          <w:rFonts w:cs="Consolas"/>
        </w:rPr>
        <w:br/>
      </w:r>
      <w:ins w:id="2317" w:author="Johannes Zauner" w:date="2025-12-12T21:01:00Z" w16du:dateUtc="2025-12-12T20:01:00Z">
        <w:r w:rsidR="00DE34FC">
          <w:rPr>
            <w:rStyle w:val="NormalTok"/>
          </w:rPr>
          <w:t>4</w:t>
        </w:r>
        <w:r w:rsidR="00DE34FC">
          <w:rPr>
            <w:rStyle w:val="NormalTok"/>
            <w:rFonts w:cs="Consolas"/>
          </w:rPr>
          <w:t xml:space="preserve"> </w:t>
        </w:r>
      </w:ins>
      <w:ins w:id="2318" w:author="Johannes Zauner" w:date="2025-12-12T21:02:00Z" w16du:dateUtc="2025-12-12T20:02:00Z">
        <w:r w:rsidR="00DE34FC">
          <w:rPr>
            <w:rStyle w:val="NormalTok"/>
            <w:rFonts w:cs="Consolas"/>
          </w:rPr>
          <w:t xml:space="preserve"> </w:t>
        </w:r>
      </w:ins>
      <w:r w:rsidR="007C0A0D" w:rsidRPr="00D845A8">
        <w:rPr>
          <w:rStyle w:val="NormalTok"/>
          <w:rFonts w:cs="Consolas"/>
        </w:rPr>
        <w:t xml:space="preserve">    </w:t>
      </w:r>
      <w:r w:rsidR="007C0A0D" w:rsidRPr="00D845A8">
        <w:rPr>
          <w:rStyle w:val="StringTok"/>
          <w:rFonts w:cs="Consolas"/>
        </w:rPr>
        <w:t>"Outdoor bright"</w:t>
      </w:r>
      <w:r w:rsidR="007C0A0D" w:rsidRPr="00D845A8">
        <w:rPr>
          <w:rStyle w:val="NormalTok"/>
          <w:rFonts w:cs="Consolas"/>
        </w:rPr>
        <w:t xml:space="preserve">,          </w:t>
      </w:r>
      <w:r w:rsidR="007C0A0D" w:rsidRPr="00D845A8">
        <w:rPr>
          <w:rStyle w:val="CommentTok"/>
          <w:rFonts w:cs="Consolas"/>
        </w:rPr>
        <w:t># [1000, 2000) lx</w:t>
      </w:r>
      <w:r w:rsidR="007C0A0D" w:rsidRPr="00D845A8">
        <w:rPr>
          <w:rFonts w:cs="Consolas"/>
        </w:rPr>
        <w:br/>
      </w:r>
      <w:ins w:id="2319" w:author="Johannes Zauner" w:date="2025-12-12T21:01:00Z" w16du:dateUtc="2025-12-12T20:01:00Z">
        <w:r w:rsidR="00DE34FC">
          <w:rPr>
            <w:rStyle w:val="NormalTok"/>
          </w:rPr>
          <w:t>5</w:t>
        </w:r>
        <w:r w:rsidR="00DE34FC">
          <w:rPr>
            <w:rStyle w:val="NormalTok"/>
            <w:rFonts w:cs="Consolas"/>
          </w:rPr>
          <w:t xml:space="preserve"> </w:t>
        </w:r>
      </w:ins>
      <w:ins w:id="2320" w:author="Johannes Zauner" w:date="2025-12-12T21:02:00Z" w16du:dateUtc="2025-12-12T20:02:00Z">
        <w:r w:rsidR="00DE34FC">
          <w:rPr>
            <w:rStyle w:val="NormalTok"/>
            <w:rFonts w:cs="Consolas"/>
          </w:rPr>
          <w:t xml:space="preserve"> </w:t>
        </w:r>
      </w:ins>
      <w:r w:rsidR="007C0A0D" w:rsidRPr="00D845A8">
        <w:rPr>
          <w:rStyle w:val="NormalTok"/>
          <w:rFonts w:cs="Consolas"/>
        </w:rPr>
        <w:t xml:space="preserve">    </w:t>
      </w:r>
      <w:r w:rsidR="007C0A0D" w:rsidRPr="00D845A8">
        <w:rPr>
          <w:rStyle w:val="StringTok"/>
          <w:rFonts w:cs="Consolas"/>
        </w:rPr>
        <w:t>"Outdoor very bright"</w:t>
      </w:r>
      <w:r w:rsidR="007C0A0D" w:rsidRPr="00D845A8">
        <w:rPr>
          <w:rStyle w:val="NormalTok"/>
          <w:rFonts w:cs="Consolas"/>
        </w:rPr>
        <w:t xml:space="preserve">,     </w:t>
      </w:r>
      <w:r w:rsidR="007C0A0D" w:rsidRPr="00D845A8">
        <w:rPr>
          <w:rStyle w:val="CommentTok"/>
          <w:rFonts w:cs="Consolas"/>
        </w:rPr>
        <w:t># [2000, 3000) lx</w:t>
      </w:r>
      <w:r w:rsidR="007C0A0D" w:rsidRPr="00D845A8">
        <w:rPr>
          <w:rFonts w:cs="Consolas"/>
        </w:rPr>
        <w:br/>
      </w:r>
      <w:ins w:id="2321" w:author="Johannes Zauner" w:date="2025-12-12T21:01:00Z" w16du:dateUtc="2025-12-12T20:01:00Z">
        <w:r w:rsidR="00DE34FC">
          <w:rPr>
            <w:rStyle w:val="NormalTok"/>
          </w:rPr>
          <w:t>6</w:t>
        </w:r>
        <w:r w:rsidR="00DE34FC">
          <w:rPr>
            <w:rStyle w:val="NormalTok"/>
            <w:rFonts w:cs="Consolas"/>
          </w:rPr>
          <w:t xml:space="preserve"> </w:t>
        </w:r>
      </w:ins>
      <w:ins w:id="2322" w:author="Johannes Zauner" w:date="2025-12-12T21:02:00Z" w16du:dateUtc="2025-12-12T20:02:00Z">
        <w:r w:rsidR="00DE34FC">
          <w:rPr>
            <w:rStyle w:val="NormalTok"/>
            <w:rFonts w:cs="Consolas"/>
          </w:rPr>
          <w:t xml:space="preserve"> </w:t>
        </w:r>
      </w:ins>
      <w:r w:rsidR="007C0A0D" w:rsidRPr="00D845A8">
        <w:rPr>
          <w:rStyle w:val="NormalTok"/>
          <w:rFonts w:cs="Consolas"/>
        </w:rPr>
        <w:t xml:space="preserve">    </w:t>
      </w:r>
      <w:r w:rsidR="007C0A0D" w:rsidRPr="00D845A8">
        <w:rPr>
          <w:rStyle w:val="StringTok"/>
          <w:rFonts w:cs="Consolas"/>
        </w:rPr>
        <w:t>"Outdoor extremely bright"</w:t>
      </w:r>
      <w:r w:rsidR="007C0A0D" w:rsidRPr="00D845A8">
        <w:rPr>
          <w:rStyle w:val="NormalTok"/>
          <w:rFonts w:cs="Consolas"/>
        </w:rPr>
        <w:t xml:space="preserve"> </w:t>
      </w:r>
      <w:r w:rsidR="007C0A0D" w:rsidRPr="00D845A8">
        <w:rPr>
          <w:rStyle w:val="CommentTok"/>
          <w:rFonts w:cs="Consolas"/>
        </w:rPr>
        <w:t># [3000, ∞) lx</w:t>
      </w:r>
      <w:r w:rsidR="007C0A0D" w:rsidRPr="00D845A8">
        <w:rPr>
          <w:rFonts w:cs="Consolas"/>
        </w:rPr>
        <w:br/>
      </w:r>
      <w:ins w:id="2323" w:author="Johannes Zauner" w:date="2025-12-12T21:01:00Z" w16du:dateUtc="2025-12-12T20:01:00Z">
        <w:r w:rsidR="00DE34FC">
          <w:rPr>
            <w:rStyle w:val="NormalTok"/>
          </w:rPr>
          <w:t>7</w:t>
        </w:r>
        <w:r w:rsidR="00DE34FC">
          <w:rPr>
            <w:rStyle w:val="NormalTok"/>
            <w:rFonts w:cs="Consolas"/>
          </w:rPr>
          <w:t xml:space="preserve"> </w:t>
        </w:r>
      </w:ins>
      <w:ins w:id="2324" w:author="Johannes Zauner" w:date="2025-12-12T21:02:00Z" w16du:dateUtc="2025-12-12T20:02:00Z">
        <w:r w:rsidR="00DE34FC">
          <w:rPr>
            <w:rStyle w:val="NormalTok"/>
            <w:rFonts w:cs="Consolas"/>
          </w:rPr>
          <w:t xml:space="preserve"> </w:t>
        </w:r>
      </w:ins>
      <w:r w:rsidR="007C0A0D" w:rsidRPr="00D845A8">
        <w:rPr>
          <w:rStyle w:val="NormalTok"/>
          <w:rFonts w:cs="Consolas"/>
        </w:rPr>
        <w:t xml:space="preserve">  )</w:t>
      </w:r>
      <w:r w:rsidR="007C0A0D" w:rsidRPr="00D845A8">
        <w:rPr>
          <w:rFonts w:cs="Consolas"/>
        </w:rPr>
        <w:br/>
      </w:r>
      <w:ins w:id="2325" w:author="Johannes Zauner" w:date="2025-12-12T21:01:00Z" w16du:dateUtc="2025-12-12T20:01:00Z">
        <w:r w:rsidR="00DE34FC">
          <w:rPr>
            <w:rStyle w:val="NormalTok"/>
          </w:rPr>
          <w:t>8</w:t>
        </w:r>
        <w:r w:rsidR="00DE34FC">
          <w:rPr>
            <w:rStyle w:val="NormalTok"/>
            <w:rFonts w:cs="Consolas"/>
          </w:rPr>
          <w:t xml:space="preserve"> </w:t>
        </w:r>
      </w:ins>
      <w:ins w:id="2326" w:author="Johannes Zauner" w:date="2025-12-12T21:02:00Z" w16du:dateUtc="2025-12-12T20:02:00Z">
        <w:r w:rsidR="00DE34FC">
          <w:rPr>
            <w:rStyle w:val="NormalTok"/>
            <w:rFonts w:cs="Consolas"/>
          </w:rPr>
          <w:t xml:space="preserve"> </w:t>
        </w:r>
      </w:ins>
      <w:del w:id="2327" w:author="zusammenlegung" w:date="2025-12-12T19:01:00Z" w16du:dateUtc="2025-12-12T18:01:00Z">
        <w:r w:rsidR="00EF2E65" w:rsidRPr="00D845A8">
          <w:rPr>
            <w:rStyle w:val="CommentTok"/>
            <w:rFonts w:cs="Consolas"/>
          </w:rPr>
          <w:delText># Divide data by thresholds (in lux)</w:delText>
        </w:r>
      </w:del>
      <w:r w:rsidR="007C0A0D" w:rsidRPr="00D845A8">
        <w:rPr>
          <w:rFonts w:cs="Consolas"/>
        </w:rPr>
        <w:br/>
      </w:r>
      <w:ins w:id="2328" w:author="Johannes Zauner" w:date="2025-12-12T21:01:00Z" w16du:dateUtc="2025-12-12T20:01:00Z">
        <w:r w:rsidR="00DE34FC">
          <w:rPr>
            <w:rStyle w:val="NormalTok"/>
          </w:rPr>
          <w:t>9</w:t>
        </w:r>
        <w:r w:rsidR="00DE34FC">
          <w:rPr>
            <w:rStyle w:val="NormalTok"/>
            <w:rFonts w:cs="Consolas"/>
          </w:rPr>
          <w:t xml:space="preserve"> </w:t>
        </w:r>
      </w:ins>
      <w:ins w:id="2329" w:author="Johannes Zauner" w:date="2025-12-12T21:02:00Z" w16du:dateUtc="2025-12-12T20:02:00Z">
        <w:r w:rsidR="00DE34FC">
          <w:rPr>
            <w:rStyle w:val="NormalTok"/>
            <w:rFonts w:cs="Consolas"/>
          </w:rPr>
          <w:t xml:space="preserve"> </w:t>
        </w:r>
      </w:ins>
      <w:r w:rsidR="007C0A0D" w:rsidRPr="00D845A8">
        <w:rPr>
          <w:rStyle w:val="NormalTok"/>
          <w:rFonts w:cs="Consolas"/>
        </w:rPr>
        <w:t xml:space="preserve">dataVEET </w:t>
      </w:r>
      <w:r w:rsidR="007C0A0D" w:rsidRPr="00D845A8">
        <w:rPr>
          <w:rStyle w:val="OtherTok"/>
          <w:rFonts w:cs="Consolas"/>
        </w:rPr>
        <w:t>&lt;-</w:t>
      </w:r>
      <w:r w:rsidR="007C0A0D" w:rsidRPr="00D845A8">
        <w:rPr>
          <w:rStyle w:val="NormalTok"/>
          <w:rFonts w:cs="Consolas"/>
        </w:rPr>
        <w:t xml:space="preserve"> dataVEET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330" w:author="Johannes Zauner" w:date="2025-12-12T21:01:00Z" w16du:dateUtc="2025-12-12T20:01:00Z">
        <w:r w:rsidR="00DE34FC">
          <w:rPr>
            <w:rStyle w:val="NormalTok"/>
          </w:rPr>
          <w:t>10</w:t>
        </w:r>
      </w:ins>
      <w:r w:rsidR="007C0A0D" w:rsidRPr="00D845A8">
        <w:rPr>
          <w:rStyle w:val="NormalTok"/>
          <w:rFonts w:cs="Consolas"/>
        </w:rPr>
        <w:t xml:space="preserve"> </w:t>
      </w:r>
      <w:ins w:id="2331" w:author="Johannes Zauner" w:date="2025-12-12T21:02:00Z" w16du:dateUtc="2025-12-12T20:02:00Z">
        <w:r w:rsidR="00C70D1D">
          <w:rPr>
            <w:rStyle w:val="NormalTok"/>
            <w:rFonts w:cs="Consolas"/>
          </w:rPr>
          <w:t xml:space="preserve">   </w:t>
        </w:r>
      </w:ins>
      <w:del w:id="2332" w:author="Johannes Zauner" w:date="2025-12-12T21:02:00Z" w16du:dateUtc="2025-12-12T20:02:00Z">
        <w:r w:rsidR="007C0A0D" w:rsidRPr="00D845A8" w:rsidDel="00C70D1D">
          <w:rPr>
            <w:rStyle w:val="NormalTok"/>
            <w:rFonts w:cs="Consolas"/>
          </w:rPr>
          <w:delText xml:space="preserve"> </w:delText>
        </w:r>
      </w:del>
      <w:r w:rsidR="007C0A0D" w:rsidRPr="00D845A8">
        <w:rPr>
          <w:rStyle w:val="FunctionTok"/>
          <w:rFonts w:cs="Consolas"/>
        </w:rPr>
        <w:t>mutate</w:t>
      </w:r>
      <w:r w:rsidR="007C0A0D" w:rsidRPr="00D845A8">
        <w:rPr>
          <w:rStyle w:val="NormalTok"/>
          <w:rFonts w:cs="Consolas"/>
        </w:rPr>
        <w:t>(</w:t>
      </w:r>
      <w:r w:rsidR="007C0A0D" w:rsidRPr="00D845A8">
        <w:rPr>
          <w:rStyle w:val="AttributeTok"/>
          <w:rFonts w:cs="Consolas"/>
        </w:rPr>
        <w:t>Lux_range =</w:t>
      </w:r>
      <w:r w:rsidR="007C0A0D" w:rsidRPr="00D845A8">
        <w:rPr>
          <w:rStyle w:val="NormalTok"/>
          <w:rFonts w:cs="Consolas"/>
        </w:rPr>
        <w:t xml:space="preserve"> </w:t>
      </w:r>
      <w:r w:rsidR="007C0A0D" w:rsidRPr="00D845A8">
        <w:rPr>
          <w:rStyle w:val="FunctionTok"/>
          <w:rFonts w:cs="Consolas"/>
        </w:rPr>
        <w:t>cut</w:t>
      </w:r>
      <w:r w:rsidR="007C0A0D" w:rsidRPr="00D845A8">
        <w:rPr>
          <w:rStyle w:val="NormalTok"/>
          <w:rFonts w:cs="Consolas"/>
        </w:rPr>
        <w:t xml:space="preserve">(Lux, </w:t>
      </w:r>
      <w:r w:rsidR="007C0A0D" w:rsidRPr="00D845A8">
        <w:rPr>
          <w:rStyle w:val="AttributeTok"/>
          <w:rFonts w:cs="Consolas"/>
        </w:rPr>
        <w:t>breaks</w:t>
      </w:r>
      <w:del w:id="2333" w:author="Johannes Zauner" w:date="2025-12-12T21:02:00Z" w16du:dateUtc="2025-12-12T20:02:00Z">
        <w:r w:rsidR="007C0A0D" w:rsidRPr="00D845A8" w:rsidDel="00C70D1D">
          <w:rPr>
            <w:rStyle w:val="AttributeTok"/>
            <w:rFonts w:cs="Consolas"/>
          </w:rPr>
          <w:delText xml:space="preserve"> </w:delText>
        </w:r>
      </w:del>
      <w:r w:rsidR="007C0A0D" w:rsidRPr="00D845A8">
        <w:rPr>
          <w:rStyle w:val="AttributeTok"/>
          <w:rFonts w:cs="Consolas"/>
        </w:rPr>
        <w:t>=</w:t>
      </w:r>
      <w:del w:id="2334" w:author="Johannes Zauner" w:date="2025-12-12T21:02:00Z" w16du:dateUtc="2025-12-12T20:02:00Z">
        <w:r w:rsidR="007C0A0D" w:rsidRPr="00D845A8" w:rsidDel="00C70D1D">
          <w:rPr>
            <w:rStyle w:val="NormalTok"/>
            <w:rFonts w:cs="Consolas"/>
          </w:rPr>
          <w:delText xml:space="preserve"> </w:delText>
        </w:r>
      </w:del>
      <w:r w:rsidR="007C0A0D" w:rsidRPr="00D845A8">
        <w:rPr>
          <w:rStyle w:val="NormalTok"/>
          <w:rFonts w:cs="Consolas"/>
        </w:rPr>
        <w:t xml:space="preserve">out_breaks, </w:t>
      </w:r>
      <w:r w:rsidR="007C0A0D" w:rsidRPr="00D845A8">
        <w:rPr>
          <w:rStyle w:val="AttributeTok"/>
          <w:rFonts w:cs="Consolas"/>
        </w:rPr>
        <w:t>labels</w:t>
      </w:r>
      <w:del w:id="2335" w:author="Johannes Zauner" w:date="2025-12-12T21:02:00Z" w16du:dateUtc="2025-12-12T20:02:00Z">
        <w:r w:rsidR="007C0A0D" w:rsidRPr="00D845A8" w:rsidDel="00C70D1D">
          <w:rPr>
            <w:rStyle w:val="AttributeTok"/>
            <w:rFonts w:cs="Consolas"/>
          </w:rPr>
          <w:delText xml:space="preserve"> </w:delText>
        </w:r>
      </w:del>
      <w:r w:rsidR="007C0A0D" w:rsidRPr="00D845A8">
        <w:rPr>
          <w:rStyle w:val="AttributeTok"/>
          <w:rFonts w:cs="Consolas"/>
        </w:rPr>
        <w:t>=</w:t>
      </w:r>
      <w:del w:id="2336" w:author="Johannes Zauner" w:date="2025-12-12T21:02:00Z" w16du:dateUtc="2025-12-12T20:02:00Z">
        <w:r w:rsidR="007C0A0D" w:rsidRPr="00D845A8" w:rsidDel="00C70D1D">
          <w:rPr>
            <w:rStyle w:val="NormalTok"/>
            <w:rFonts w:cs="Consolas"/>
          </w:rPr>
          <w:delText xml:space="preserve"> </w:delText>
        </w:r>
      </w:del>
      <w:r w:rsidR="007C0A0D" w:rsidRPr="00D845A8">
        <w:rPr>
          <w:rStyle w:val="NormalTok"/>
          <w:rFonts w:cs="Consolas"/>
        </w:rPr>
        <w:t>out_labels))</w:t>
      </w:r>
    </w:p>
    <w:p w14:paraId="0CFA02A8" w14:textId="6B6CDFDF" w:rsidR="007C0A0D" w:rsidRPr="00D845A8" w:rsidRDefault="007C0A0D" w:rsidP="007C0A0D">
      <w:pPr>
        <w:pStyle w:val="FirstParagraph"/>
      </w:pPr>
      <w:r w:rsidRPr="00D845A8">
        <w:t xml:space="preserve">Now we compute the mean daily duration spent in each of these outdoor light ranges </w:t>
      </w:r>
      <w:del w:id="2337" w:author="zusammenlegung" w:date="2025-12-12T19:01:00Z" w16du:dateUtc="2025-12-12T18:01:00Z">
        <w:r w:rsidR="001A1841">
          <w:delText>(</w:delText>
        </w:r>
        <w:r w:rsidR="001A1841" w:rsidRPr="00EF2E65">
          <w:rPr>
            <w:b/>
            <w:bCs/>
          </w:rPr>
          <w:delText>Table 11</w:delText>
        </w:r>
        <w:r w:rsidR="001A1841">
          <w:delText>):</w:delText>
        </w:r>
      </w:del>
      <w:ins w:id="2338" w:author="zusammenlegung" w:date="2025-12-12T19:01:00Z" w16du:dateUtc="2025-12-12T18:01:00Z">
        <w:r w:rsidRPr="00C673E9">
          <w:rPr>
            <w:rFonts w:ascii="Arial" w:hAnsi="Arial" w:cs="Arial"/>
          </w:rPr>
          <w:t>(</w:t>
        </w:r>
        <w:del w:id="2339" w:author="Johannes Zauner" w:date="2025-12-15T12:25:00Z" w16du:dateUtc="2025-12-15T11:25:00Z">
          <w:r w:rsidRPr="00383602" w:rsidDel="00383602">
            <w:rPr>
              <w:rFonts w:ascii="Arial" w:hAnsi="Arial" w:cs="Arial"/>
              <w:b/>
              <w:bCs/>
              <w:rPrChange w:id="2340" w:author="Johannes Zauner" w:date="2025-12-15T12:25:00Z" w16du:dateUtc="2025-12-15T11:25:00Z">
                <w:rPr>
                  <w:rFonts w:ascii="Arial" w:hAnsi="Arial" w:cs="Arial"/>
                </w:rPr>
              </w:rPrChange>
            </w:rPr>
            <w:fldChar w:fldCharType="begin"/>
          </w:r>
          <w:r w:rsidRPr="00383602" w:rsidDel="00383602">
            <w:rPr>
              <w:rFonts w:ascii="Arial" w:hAnsi="Arial" w:cs="Arial"/>
              <w:b/>
              <w:bCs/>
              <w:rPrChange w:id="2341" w:author="Johannes Zauner" w:date="2025-12-15T12:25:00Z" w16du:dateUtc="2025-12-15T11:25:00Z">
                <w:rPr>
                  <w:rFonts w:ascii="Arial" w:hAnsi="Arial" w:cs="Arial"/>
                </w:rPr>
              </w:rPrChange>
            </w:rPr>
            <w:delInstrText>HYPERLINK \l "tbl-outdoor" \h</w:delInstrText>
          </w:r>
          <w:r w:rsidRPr="00111E56" w:rsidDel="00383602">
            <w:rPr>
              <w:rFonts w:ascii="Arial" w:hAnsi="Arial" w:cs="Arial"/>
              <w:b/>
              <w:bCs/>
            </w:rPr>
          </w:r>
          <w:r w:rsidRPr="00383602" w:rsidDel="00383602">
            <w:rPr>
              <w:rFonts w:ascii="Arial" w:hAnsi="Arial" w:cs="Arial"/>
              <w:b/>
              <w:bCs/>
              <w:rPrChange w:id="2342" w:author="Johannes Zauner" w:date="2025-12-15T12:25:00Z" w16du:dateUtc="2025-12-15T11:25:00Z">
                <w:rPr>
                  <w:rFonts w:ascii="Arial" w:hAnsi="Arial" w:cs="Arial"/>
                </w:rPr>
              </w:rPrChange>
            </w:rPr>
            <w:fldChar w:fldCharType="separate"/>
          </w:r>
          <w:r w:rsidRPr="00383602" w:rsidDel="00383602">
            <w:rPr>
              <w:b/>
              <w:bCs/>
              <w:rPrChange w:id="2343" w:author="Johannes Zauner" w:date="2025-12-15T12:25:00Z" w16du:dateUtc="2025-12-15T11:25:00Z">
                <w:rPr>
                  <w:rStyle w:val="Hyperlink"/>
                  <w:rFonts w:ascii="Arial" w:hAnsi="Arial" w:cs="Arial"/>
                </w:rPr>
              </w:rPrChange>
            </w:rPr>
            <w:delText>Table 11</w:delText>
          </w:r>
          <w:r w:rsidRPr="00383602" w:rsidDel="00383602">
            <w:rPr>
              <w:rFonts w:ascii="Arial" w:hAnsi="Arial" w:cs="Arial"/>
              <w:b/>
              <w:bCs/>
              <w:rPrChange w:id="2344" w:author="Johannes Zauner" w:date="2025-12-15T12:25:00Z" w16du:dateUtc="2025-12-15T11:25:00Z">
                <w:rPr>
                  <w:rFonts w:ascii="Arial" w:hAnsi="Arial" w:cs="Arial"/>
                </w:rPr>
              </w:rPrChange>
            </w:rPr>
            <w:fldChar w:fldCharType="end"/>
          </w:r>
        </w:del>
      </w:ins>
      <w:ins w:id="2345" w:author="Johannes Zauner" w:date="2025-12-15T12:25:00Z" w16du:dateUtc="2025-12-15T11:25:00Z">
        <w:r w:rsidR="00383602" w:rsidRPr="00383602">
          <w:rPr>
            <w:b/>
            <w:bCs/>
            <w:rPrChange w:id="2346" w:author="Johannes Zauner" w:date="2025-12-15T12:25:00Z" w16du:dateUtc="2025-12-15T11:25:00Z">
              <w:rPr>
                <w:rStyle w:val="Hyperlink"/>
                <w:rFonts w:ascii="Arial" w:hAnsi="Arial" w:cs="Arial"/>
              </w:rPr>
            </w:rPrChange>
          </w:rPr>
          <w:t>Table 11</w:t>
        </w:r>
      </w:ins>
      <w:ins w:id="2347" w:author="zusammenlegung" w:date="2025-12-12T19:01:00Z" w16du:dateUtc="2025-12-12T18:01:00Z">
        <w:r w:rsidRPr="00C673E9">
          <w:rPr>
            <w:rFonts w:ascii="Arial" w:hAnsi="Arial" w:cs="Arial"/>
          </w:rPr>
          <w:t>):</w:t>
        </w:r>
      </w:ins>
    </w:p>
    <w:p w14:paraId="6E449D0B" w14:textId="285D04FC" w:rsidR="007C0A0D" w:rsidRPr="00626415" w:rsidRDefault="00626415" w:rsidP="00F61D20">
      <w:pPr>
        <w:pStyle w:val="SourceCode"/>
        <w:spacing w:line="240" w:lineRule="auto"/>
        <w:rPr>
          <w:b/>
          <w:bCs/>
          <w:lang w:val="de-DE"/>
          <w:rPrChange w:id="2348" w:author="Johannes Zauner" w:date="2025-12-13T05:21:00Z" w16du:dateUtc="2025-12-13T04:21:00Z">
            <w:rPr>
              <w:rFonts w:cs="Consolas"/>
            </w:rPr>
          </w:rPrChange>
        </w:rPr>
      </w:pPr>
      <w:ins w:id="2349" w:author="Johannes Zauner" w:date="2025-12-13T05:21:00Z">
        <w:r w:rsidRPr="00626415">
          <w:rPr>
            <w:b/>
            <w:bCs/>
            <w:lang w:val="de-DE"/>
          </w:rPr>
          <w:t>Calculate the mean daily duration spent in each light range</w:t>
        </w:r>
      </w:ins>
      <w:ins w:id="2350" w:author="Johannes Zauner" w:date="2025-12-13T05:09:00Z" w16du:dateUtc="2025-12-13T04:09:00Z">
        <w:r w:rsidR="008C4DD3">
          <w:rPr>
            <w:rStyle w:val="NormalTok"/>
          </w:rPr>
          <w:br/>
        </w:r>
      </w:ins>
      <w:ins w:id="2351" w:author="Johannes Zauner" w:date="2025-12-12T21:02:00Z" w16du:dateUtc="2025-12-12T20:02:00Z">
        <w:r w:rsidR="007276DE">
          <w:rPr>
            <w:rStyle w:val="NormalTok"/>
          </w:rPr>
          <w:t>1</w:t>
        </w:r>
        <w:r w:rsidR="007276DE">
          <w:rPr>
            <w:rStyle w:val="NormalTok"/>
            <w:rFonts w:cs="Consolas"/>
          </w:rPr>
          <w:t xml:space="preserve"> </w:t>
        </w:r>
      </w:ins>
      <w:r w:rsidR="007C0A0D" w:rsidRPr="00D845A8">
        <w:rPr>
          <w:rStyle w:val="NormalTok"/>
          <w:rFonts w:cs="Consolas"/>
        </w:rPr>
        <w:t xml:space="preserve">dataVEET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352" w:author="Johannes Zauner" w:date="2025-12-12T21:02:00Z" w16du:dateUtc="2025-12-12T20:02:00Z">
        <w:r w:rsidR="007276DE">
          <w:rPr>
            <w:rStyle w:val="NormalTok"/>
          </w:rPr>
          <w:t>2</w:t>
        </w:r>
        <w:r w:rsidR="007276DE">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drop_na</w:t>
      </w:r>
      <w:r w:rsidR="007C0A0D" w:rsidRPr="00D845A8">
        <w:rPr>
          <w:rStyle w:val="NormalTok"/>
          <w:rFonts w:cs="Consolas"/>
        </w:rPr>
        <w:t xml:space="preserve">(Lux_range)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353" w:author="Johannes Zauner" w:date="2025-12-12T21:02:00Z" w16du:dateUtc="2025-12-12T20:02:00Z">
        <w:r w:rsidR="007276DE">
          <w:rPr>
            <w:rStyle w:val="NormalTok"/>
          </w:rPr>
          <w:t>3</w:t>
        </w:r>
        <w:r w:rsidR="007276DE">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group_by</w:t>
      </w:r>
      <w:r w:rsidR="007C0A0D" w:rsidRPr="00D845A8">
        <w:rPr>
          <w:rStyle w:val="NormalTok"/>
          <w:rFonts w:cs="Consolas"/>
        </w:rPr>
        <w:t xml:space="preserve">(Lux_range, </w:t>
      </w:r>
      <w:r w:rsidR="007C0A0D" w:rsidRPr="00D845A8">
        <w:rPr>
          <w:rStyle w:val="AttributeTok"/>
          <w:rFonts w:cs="Consolas"/>
        </w:rPr>
        <w:t>.add =</w:t>
      </w:r>
      <w:r w:rsidR="007C0A0D" w:rsidRPr="00D845A8">
        <w:rPr>
          <w:rStyle w:val="NormalTok"/>
          <w:rFonts w:cs="Consolas"/>
        </w:rPr>
        <w:t xml:space="preserve"> </w:t>
      </w:r>
      <w:r w:rsidR="007C0A0D" w:rsidRPr="00D845A8">
        <w:rPr>
          <w:rStyle w:val="ConstantTok"/>
          <w:rFonts w:cs="Consolas"/>
        </w:rPr>
        <w:t>TRUE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354" w:author="Johannes Zauner" w:date="2025-12-12T21:02:00Z" w16du:dateUtc="2025-12-12T20:02:00Z">
        <w:r w:rsidR="007276DE">
          <w:rPr>
            <w:rStyle w:val="NormalTok"/>
          </w:rPr>
          <w:lastRenderedPageBreak/>
          <w:t>4</w:t>
        </w:r>
        <w:r w:rsidR="007276DE">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durations</w:t>
      </w:r>
      <w:r w:rsidR="007C0A0D" w:rsidRPr="00D845A8">
        <w:rPr>
          <w:rStyle w:val="NormalTok"/>
          <w:rFonts w:cs="Consolas"/>
        </w:rPr>
        <w:t xml:space="preserve">(Lux)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355" w:author="Johannes Zauner" w:date="2025-12-12T21:02:00Z" w16du:dateUtc="2025-12-12T20:02:00Z">
        <w:r w:rsidR="007276DE">
          <w:rPr>
            <w:rStyle w:val="NormalTok"/>
          </w:rPr>
          <w:t>5</w:t>
        </w:r>
        <w:r w:rsidR="007276DE">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pivot_wider</w:t>
      </w:r>
      <w:r w:rsidR="007C0A0D" w:rsidRPr="00D845A8">
        <w:rPr>
          <w:rStyle w:val="NormalTok"/>
          <w:rFonts w:cs="Consolas"/>
        </w:rPr>
        <w:t>(</w:t>
      </w:r>
      <w:r w:rsidR="007C0A0D" w:rsidRPr="00D845A8">
        <w:rPr>
          <w:rStyle w:val="AttributeTok"/>
          <w:rFonts w:cs="Consolas"/>
        </w:rPr>
        <w:t>names_from =</w:t>
      </w:r>
      <w:r w:rsidR="007C0A0D" w:rsidRPr="00D845A8">
        <w:rPr>
          <w:rStyle w:val="NormalTok"/>
          <w:rFonts w:cs="Consolas"/>
        </w:rPr>
        <w:t xml:space="preserve"> Lux_range, </w:t>
      </w:r>
      <w:r w:rsidR="007C0A0D" w:rsidRPr="00D845A8">
        <w:rPr>
          <w:rStyle w:val="AttributeTok"/>
          <w:rFonts w:cs="Consolas"/>
        </w:rPr>
        <w:t>values_from =</w:t>
      </w:r>
      <w:r w:rsidR="007C0A0D" w:rsidRPr="00D845A8">
        <w:rPr>
          <w:rStyle w:val="NormalTok"/>
          <w:rFonts w:cs="Consolas"/>
        </w:rPr>
        <w:t xml:space="preserve"> duration)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356" w:author="Johannes Zauner" w:date="2025-12-12T21:02:00Z" w16du:dateUtc="2025-12-12T20:02:00Z">
        <w:r w:rsidR="007276DE">
          <w:rPr>
            <w:rStyle w:val="NormalTok"/>
          </w:rPr>
          <w:t>6</w:t>
        </w:r>
        <w:r w:rsidR="007276DE">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to_mean_daily</w:t>
      </w:r>
      <w:r w:rsidR="007C0A0D" w:rsidRPr="00D845A8">
        <w:rPr>
          <w:rStyle w:val="NormalTok"/>
          <w:rFonts w:cs="Consolas"/>
        </w:rPr>
        <w:t>(</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ins w:id="2357" w:author="Johannes Zauner" w:date="2025-12-12T21:02:00Z" w16du:dateUtc="2025-12-12T20:02:00Z">
        <w:r w:rsidR="007276DE">
          <w:rPr>
            <w:rStyle w:val="NormalTok"/>
          </w:rPr>
          <w:t>7</w:t>
        </w:r>
        <w:r w:rsidR="007276DE">
          <w:rPr>
            <w:rStyle w:val="NormalTok"/>
            <w:rFonts w:cs="Consolas"/>
          </w:rPr>
          <w:t xml:space="preserve"> </w:t>
        </w:r>
      </w:ins>
      <w:r w:rsidR="007C0A0D" w:rsidRPr="00D845A8">
        <w:rPr>
          <w:rStyle w:val="NormalTok"/>
          <w:rFonts w:cs="Consolas"/>
        </w:rPr>
        <w:t xml:space="preserve">  </w:t>
      </w:r>
      <w:r w:rsidR="007C0A0D" w:rsidRPr="00D845A8">
        <w:rPr>
          <w:rStyle w:val="FunctionTok"/>
          <w:rFonts w:cs="Consolas"/>
        </w:rPr>
        <w:t>fmt_duration</w:t>
      </w:r>
      <w:r w:rsidR="007C0A0D" w:rsidRPr="00D845A8">
        <w:rPr>
          <w:rStyle w:val="NormalTok"/>
          <w:rFonts w:cs="Consolas"/>
        </w:rPr>
        <w:t>(</w:t>
      </w:r>
      <w:r w:rsidR="007C0A0D" w:rsidRPr="00D845A8">
        <w:rPr>
          <w:rStyle w:val="AttributeTok"/>
          <w:rFonts w:cs="Consolas"/>
        </w:rPr>
        <w:t>input_units =</w:t>
      </w:r>
      <w:r w:rsidR="007C0A0D" w:rsidRPr="00D845A8">
        <w:rPr>
          <w:rStyle w:val="NormalTok"/>
          <w:rFonts w:cs="Consolas"/>
        </w:rPr>
        <w:t xml:space="preserve"> </w:t>
      </w:r>
      <w:r w:rsidR="007C0A0D" w:rsidRPr="00D845A8">
        <w:rPr>
          <w:rStyle w:val="StringTok"/>
          <w:rFonts w:cs="Consolas"/>
        </w:rPr>
        <w:t>"seconds"</w:t>
      </w:r>
      <w:r w:rsidR="007C0A0D" w:rsidRPr="00D845A8">
        <w:rPr>
          <w:rStyle w:val="NormalTok"/>
          <w:rFonts w:cs="Consolas"/>
        </w:rPr>
        <w:t xml:space="preserve">, </w:t>
      </w:r>
      <w:r w:rsidR="007C0A0D" w:rsidRPr="00D845A8">
        <w:rPr>
          <w:rStyle w:val="AttributeTok"/>
          <w:rFonts w:cs="Consolas"/>
        </w:rPr>
        <w:t>output_units =</w:t>
      </w:r>
      <w:r w:rsidR="007C0A0D" w:rsidRPr="00D845A8">
        <w:rPr>
          <w:rStyle w:val="NormalTok"/>
          <w:rFonts w:cs="Consolas"/>
        </w:rPr>
        <w:t xml:space="preserve"> </w:t>
      </w:r>
      <w:r w:rsidR="007C0A0D" w:rsidRPr="00D845A8">
        <w:rPr>
          <w:rStyle w:val="StringTok"/>
          <w:rFonts w:cs="Consolas"/>
        </w:rPr>
        <w:t>"minutes"</w:t>
      </w:r>
      <w:r w:rsidR="007C0A0D" w:rsidRPr="00D845A8">
        <w:rPr>
          <w:rStyle w:val="NormalTok"/>
          <w:rFonts w:cs="Consolas"/>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851"/>
        <w:gridCol w:w="1276"/>
        <w:gridCol w:w="1701"/>
        <w:gridCol w:w="1701"/>
        <w:gridCol w:w="1276"/>
        <w:gridCol w:w="2783"/>
        <w:tblGridChange w:id="2358">
          <w:tblGrid>
            <w:gridCol w:w="1134"/>
            <w:gridCol w:w="851"/>
            <w:gridCol w:w="1276"/>
            <w:gridCol w:w="1701"/>
            <w:gridCol w:w="1701"/>
            <w:gridCol w:w="1276"/>
            <w:gridCol w:w="2783"/>
          </w:tblGrid>
        </w:tblGridChange>
      </w:tblGrid>
      <w:tr w:rsidR="005B39D9" w:rsidRPr="006A11B0" w14:paraId="60B877DC" w14:textId="02A1DBD3" w:rsidTr="00F11F1E">
        <w:trPr>
          <w:gridAfter w:val="2"/>
          <w:wAfter w:w="4059" w:type="dxa"/>
          <w:cantSplit/>
          <w:tblHeader/>
          <w:jc w:val="center"/>
          <w:del w:id="2359" w:author="zusammenlegung" w:date="2025-12-12T19:01:00Z"/>
        </w:trPr>
        <w:tc>
          <w:tcPr>
            <w:tcW w:w="1134" w:type="dxa"/>
            <w:tcBorders>
              <w:bottom w:val="single" w:sz="4" w:space="0" w:color="auto"/>
            </w:tcBorders>
          </w:tcPr>
          <w:p w14:paraId="44E78519" w14:textId="77777777" w:rsidR="005B39D9" w:rsidRPr="006A11B0" w:rsidRDefault="005B39D9" w:rsidP="006A11B0">
            <w:pPr>
              <w:rPr>
                <w:del w:id="2360" w:author="zusammenlegung" w:date="2025-12-12T19:01:00Z" w16du:dateUtc="2025-12-12T18:01:00Z"/>
                <w:b/>
                <w:bCs/>
              </w:rPr>
            </w:pPr>
            <w:del w:id="2361" w:author="zusammenlegung" w:date="2025-12-12T19:01:00Z" w16du:dateUtc="2025-12-12T18:01:00Z">
              <w:r w:rsidRPr="006A11B0">
                <w:rPr>
                  <w:b/>
                  <w:bCs/>
                </w:rPr>
                <w:delText>Outdoor</w:delText>
              </w:r>
            </w:del>
          </w:p>
        </w:tc>
        <w:tc>
          <w:tcPr>
            <w:tcW w:w="851" w:type="dxa"/>
            <w:tcBorders>
              <w:bottom w:val="single" w:sz="4" w:space="0" w:color="auto"/>
            </w:tcBorders>
          </w:tcPr>
          <w:p w14:paraId="00E9DDC9" w14:textId="77777777" w:rsidR="005B39D9" w:rsidRPr="006A11B0" w:rsidRDefault="005B39D9" w:rsidP="006A11B0">
            <w:pPr>
              <w:rPr>
                <w:del w:id="2362" w:author="zusammenlegung" w:date="2025-12-12T19:01:00Z" w16du:dateUtc="2025-12-12T18:01:00Z"/>
                <w:b/>
                <w:bCs/>
              </w:rPr>
            </w:pPr>
            <w:del w:id="2363" w:author="zusammenlegung" w:date="2025-12-12T19:01:00Z" w16du:dateUtc="2025-12-12T18:01:00Z">
              <w:r w:rsidRPr="006A11B0">
                <w:rPr>
                  <w:b/>
                  <w:bCs/>
                </w:rPr>
                <w:delText>bright</w:delText>
              </w:r>
            </w:del>
          </w:p>
        </w:tc>
        <w:tc>
          <w:tcPr>
            <w:tcW w:w="1276" w:type="dxa"/>
            <w:tcBorders>
              <w:bottom w:val="single" w:sz="4" w:space="0" w:color="auto"/>
            </w:tcBorders>
          </w:tcPr>
          <w:p w14:paraId="26EE295C" w14:textId="77777777" w:rsidR="005B39D9" w:rsidRPr="006A11B0" w:rsidRDefault="005B39D9" w:rsidP="006A11B0">
            <w:pPr>
              <w:rPr>
                <w:del w:id="2364" w:author="zusammenlegung" w:date="2025-12-12T19:01:00Z" w16du:dateUtc="2025-12-12T18:01:00Z"/>
                <w:b/>
                <w:bCs/>
              </w:rPr>
            </w:pPr>
            <w:del w:id="2365" w:author="zusammenlegung" w:date="2025-12-12T19:01:00Z" w16du:dateUtc="2025-12-12T18:01:00Z">
              <w:r w:rsidRPr="006A11B0">
                <w:rPr>
                  <w:b/>
                  <w:bCs/>
                </w:rPr>
                <w:delText>very bright</w:delText>
              </w:r>
            </w:del>
          </w:p>
        </w:tc>
        <w:tc>
          <w:tcPr>
            <w:tcW w:w="1701" w:type="dxa"/>
            <w:tcBorders>
              <w:bottom w:val="single" w:sz="4" w:space="0" w:color="auto"/>
            </w:tcBorders>
          </w:tcPr>
          <w:p w14:paraId="19B570E3" w14:textId="77777777" w:rsidR="005B39D9" w:rsidRPr="006A11B0" w:rsidRDefault="005B39D9" w:rsidP="006A11B0">
            <w:pPr>
              <w:rPr>
                <w:del w:id="2366" w:author="zusammenlegung" w:date="2025-12-12T19:01:00Z" w16du:dateUtc="2025-12-12T18:01:00Z"/>
                <w:b/>
                <w:bCs/>
              </w:rPr>
            </w:pPr>
            <w:del w:id="2367" w:author="zusammenlegung" w:date="2025-12-12T19:01:00Z" w16du:dateUtc="2025-12-12T18:01:00Z">
              <w:r w:rsidRPr="006A11B0">
                <w:rPr>
                  <w:b/>
                  <w:bCs/>
                </w:rPr>
                <w:delText>extremely bright</w:delText>
              </w:r>
            </w:del>
          </w:p>
        </w:tc>
        <w:tc>
          <w:tcPr>
            <w:tcW w:w="1701" w:type="dxa"/>
          </w:tcPr>
          <w:p w14:paraId="167AEE18" w14:textId="77777777" w:rsidR="005B39D9" w:rsidRPr="006A11B0" w:rsidRDefault="005B39D9" w:rsidP="006A11B0">
            <w:pPr>
              <w:rPr>
                <w:b/>
                <w:bCs/>
              </w:rPr>
            </w:pPr>
          </w:p>
        </w:tc>
      </w:tr>
      <w:tr w:rsidR="005B39D9" w:rsidRPr="006A11B0" w14:paraId="27F026C9" w14:textId="77777777" w:rsidTr="00F11F1E">
        <w:trPr>
          <w:cantSplit/>
          <w:jc w:val="center"/>
          <w:del w:id="2368" w:author="zusammenlegung" w:date="2025-12-12T19:01:00Z"/>
        </w:trPr>
        <w:tc>
          <w:tcPr>
            <w:tcW w:w="1134" w:type="dxa"/>
          </w:tcPr>
          <w:p w14:paraId="6953E4BE" w14:textId="77777777" w:rsidR="005B39D9" w:rsidRPr="006A11B0" w:rsidRDefault="005B39D9" w:rsidP="006A11B0">
            <w:pPr>
              <w:rPr>
                <w:del w:id="2369" w:author="zusammenlegung" w:date="2025-12-12T19:01:00Z" w16du:dateUtc="2025-12-12T18:01:00Z"/>
              </w:rPr>
            </w:pPr>
            <w:del w:id="2370" w:author="zusammenlegung" w:date="2025-12-12T19:01:00Z" w16du:dateUtc="2025-12-12T18:01:00Z">
              <w:r w:rsidRPr="006A11B0">
                <w:delText>Weekday</w:delText>
              </w:r>
            </w:del>
          </w:p>
        </w:tc>
        <w:tc>
          <w:tcPr>
            <w:tcW w:w="3828" w:type="dxa"/>
            <w:gridSpan w:val="3"/>
          </w:tcPr>
          <w:p w14:paraId="527B38EB" w14:textId="77777777" w:rsidR="005B39D9" w:rsidRPr="006A11B0" w:rsidRDefault="005B39D9" w:rsidP="006A11B0">
            <w:pPr>
              <w:jc w:val="center"/>
              <w:rPr>
                <w:del w:id="2371" w:author="zusammenlegung" w:date="2025-12-12T19:01:00Z" w16du:dateUtc="2025-12-12T18:01:00Z"/>
              </w:rPr>
            </w:pPr>
            <w:del w:id="2372" w:author="zusammenlegung" w:date="2025-12-12T19:01:00Z" w16du:dateUtc="2025-12-12T18:01:00Z">
              <w:r w:rsidRPr="006A11B0">
                <w:delText>29m</w:delText>
              </w:r>
            </w:del>
          </w:p>
        </w:tc>
        <w:tc>
          <w:tcPr>
            <w:tcW w:w="1701" w:type="dxa"/>
          </w:tcPr>
          <w:p w14:paraId="56B952DF" w14:textId="77777777" w:rsidR="005B39D9" w:rsidRPr="006A11B0" w:rsidRDefault="005B39D9" w:rsidP="006A11B0">
            <w:pPr>
              <w:jc w:val="center"/>
            </w:pPr>
          </w:p>
        </w:tc>
        <w:tc>
          <w:tcPr>
            <w:tcW w:w="1276" w:type="dxa"/>
          </w:tcPr>
          <w:p w14:paraId="5C437ECA" w14:textId="050CCA4B" w:rsidR="005B39D9" w:rsidRPr="006A11B0" w:rsidRDefault="005B39D9" w:rsidP="006A11B0">
            <w:pPr>
              <w:jc w:val="center"/>
              <w:rPr>
                <w:del w:id="2373" w:author="zusammenlegung" w:date="2025-12-12T19:01:00Z" w16du:dateUtc="2025-12-12T18:01:00Z"/>
              </w:rPr>
            </w:pPr>
            <w:del w:id="2374" w:author="zusammenlegung" w:date="2025-12-12T19:01:00Z" w16du:dateUtc="2025-12-12T18:01:00Z">
              <w:r w:rsidRPr="006A11B0">
                <w:delText>41m</w:delText>
              </w:r>
            </w:del>
          </w:p>
        </w:tc>
        <w:tc>
          <w:tcPr>
            <w:tcW w:w="2783" w:type="dxa"/>
          </w:tcPr>
          <w:p w14:paraId="2463E90C" w14:textId="77777777" w:rsidR="005B39D9" w:rsidRPr="006A11B0" w:rsidRDefault="005B39D9" w:rsidP="006A11B0">
            <w:pPr>
              <w:jc w:val="center"/>
              <w:rPr>
                <w:del w:id="2375" w:author="zusammenlegung" w:date="2025-12-12T19:01:00Z" w16du:dateUtc="2025-12-12T18:01:00Z"/>
              </w:rPr>
            </w:pPr>
            <w:del w:id="2376" w:author="zusammenlegung" w:date="2025-12-12T19:01:00Z" w16du:dateUtc="2025-12-12T18:01:00Z">
              <w:r w:rsidRPr="006A11B0">
                <w:delText>65m</w:delText>
              </w:r>
            </w:del>
          </w:p>
        </w:tc>
      </w:tr>
      <w:tr w:rsidR="005B39D9" w:rsidRPr="006A11B0" w14:paraId="6B9202C3" w14:textId="77777777" w:rsidTr="005B39D9">
        <w:tblPrEx>
          <w:tblW w:w="0" w:type="auto"/>
          <w:jc w:val="center"/>
          <w:tblLayout w:type="fixed"/>
          <w:tblCellMar>
            <w:left w:w="60" w:type="dxa"/>
            <w:right w:w="60" w:type="dxa"/>
          </w:tblCellMar>
          <w:tblLook w:val="0000" w:firstRow="0" w:lastRow="0" w:firstColumn="0" w:lastColumn="0" w:noHBand="0" w:noVBand="0"/>
          <w:tblPrExChange w:id="2377" w:author="Johannes Zauner" w:date="2025-12-13T06:27:00Z" w16du:dateUtc="2025-12-13T05:27:00Z">
            <w:tblPrEx>
              <w:tblW w:w="0" w:type="auto"/>
              <w:jc w:val="center"/>
              <w:tblLayout w:type="fixed"/>
              <w:tblCellMar>
                <w:left w:w="60" w:type="dxa"/>
                <w:right w:w="60" w:type="dxa"/>
              </w:tblCellMar>
              <w:tblLook w:val="0000" w:firstRow="0" w:lastRow="0" w:firstColumn="0" w:lastColumn="0" w:noHBand="0" w:noVBand="0"/>
            </w:tblPrEx>
          </w:tblPrExChange>
        </w:tblPrEx>
        <w:trPr>
          <w:cantSplit/>
          <w:jc w:val="center"/>
          <w:del w:id="2378" w:author="zusammenlegung" w:date="2025-12-12T19:01:00Z"/>
          <w:trPrChange w:id="2379" w:author="Johannes Zauner" w:date="2025-12-13T06:27:00Z" w16du:dateUtc="2025-12-13T05:27:00Z">
            <w:trPr>
              <w:cantSplit/>
              <w:jc w:val="center"/>
            </w:trPr>
          </w:trPrChange>
        </w:trPr>
        <w:tc>
          <w:tcPr>
            <w:tcW w:w="1134" w:type="dxa"/>
            <w:tcPrChange w:id="2380" w:author="Johannes Zauner" w:date="2025-12-13T06:27:00Z" w16du:dateUtc="2025-12-13T05:27:00Z">
              <w:tcPr>
                <w:tcW w:w="1134" w:type="dxa"/>
              </w:tcPr>
            </w:tcPrChange>
          </w:tcPr>
          <w:p w14:paraId="430CB40D" w14:textId="77777777" w:rsidR="005B39D9" w:rsidRPr="006A11B0" w:rsidRDefault="005B39D9" w:rsidP="006A11B0">
            <w:pPr>
              <w:rPr>
                <w:del w:id="2381" w:author="zusammenlegung" w:date="2025-12-12T19:01:00Z" w16du:dateUtc="2025-12-12T18:01:00Z"/>
              </w:rPr>
            </w:pPr>
            <w:del w:id="2382" w:author="zusammenlegung" w:date="2025-12-12T19:01:00Z" w16du:dateUtc="2025-12-12T18:01:00Z">
              <w:r w:rsidRPr="006A11B0">
                <w:delText>Weekend</w:delText>
              </w:r>
            </w:del>
          </w:p>
        </w:tc>
        <w:tc>
          <w:tcPr>
            <w:tcW w:w="3828" w:type="dxa"/>
            <w:gridSpan w:val="3"/>
            <w:tcPrChange w:id="2383" w:author="Johannes Zauner" w:date="2025-12-13T06:27:00Z" w16du:dateUtc="2025-12-13T05:27:00Z">
              <w:tcPr>
                <w:tcW w:w="3828" w:type="dxa"/>
                <w:gridSpan w:val="3"/>
              </w:tcPr>
            </w:tcPrChange>
          </w:tcPr>
          <w:p w14:paraId="5964380E" w14:textId="77777777" w:rsidR="005B39D9" w:rsidRPr="006A11B0" w:rsidRDefault="005B39D9" w:rsidP="006A11B0">
            <w:pPr>
              <w:jc w:val="center"/>
              <w:rPr>
                <w:del w:id="2384" w:author="zusammenlegung" w:date="2025-12-12T19:01:00Z" w16du:dateUtc="2025-12-12T18:01:00Z"/>
              </w:rPr>
            </w:pPr>
            <w:del w:id="2385" w:author="zusammenlegung" w:date="2025-12-12T19:01:00Z" w16du:dateUtc="2025-12-12T18:01:00Z">
              <w:r w:rsidRPr="006A11B0">
                <w:delText>10m</w:delText>
              </w:r>
            </w:del>
          </w:p>
        </w:tc>
        <w:tc>
          <w:tcPr>
            <w:tcW w:w="1701" w:type="dxa"/>
            <w:tcPrChange w:id="2386" w:author="Johannes Zauner" w:date="2025-12-13T06:27:00Z" w16du:dateUtc="2025-12-13T05:27:00Z">
              <w:tcPr>
                <w:tcW w:w="1701" w:type="dxa"/>
              </w:tcPr>
            </w:tcPrChange>
          </w:tcPr>
          <w:p w14:paraId="70FCE8E8" w14:textId="77777777" w:rsidR="005B39D9" w:rsidRPr="006A11B0" w:rsidRDefault="005B39D9" w:rsidP="006A11B0">
            <w:pPr>
              <w:jc w:val="center"/>
            </w:pPr>
          </w:p>
        </w:tc>
        <w:tc>
          <w:tcPr>
            <w:tcW w:w="1276" w:type="dxa"/>
            <w:tcPrChange w:id="2387" w:author="Johannes Zauner" w:date="2025-12-13T06:27:00Z" w16du:dateUtc="2025-12-13T05:27:00Z">
              <w:tcPr>
                <w:tcW w:w="1276" w:type="dxa"/>
              </w:tcPr>
            </w:tcPrChange>
          </w:tcPr>
          <w:p w14:paraId="74C7490D" w14:textId="1EAD149F" w:rsidR="005B39D9" w:rsidRPr="006A11B0" w:rsidRDefault="005B39D9" w:rsidP="006A11B0">
            <w:pPr>
              <w:jc w:val="center"/>
              <w:rPr>
                <w:del w:id="2388" w:author="zusammenlegung" w:date="2025-12-12T19:01:00Z" w16du:dateUtc="2025-12-12T18:01:00Z"/>
              </w:rPr>
            </w:pPr>
            <w:del w:id="2389" w:author="zusammenlegung" w:date="2025-12-12T19:01:00Z" w16du:dateUtc="2025-12-12T18:01:00Z">
              <w:r w:rsidRPr="006A11B0">
                <w:delText>10m</w:delText>
              </w:r>
            </w:del>
          </w:p>
        </w:tc>
        <w:tc>
          <w:tcPr>
            <w:tcW w:w="2783" w:type="dxa"/>
            <w:tcPrChange w:id="2390" w:author="Johannes Zauner" w:date="2025-12-13T06:27:00Z" w16du:dateUtc="2025-12-13T05:27:00Z">
              <w:tcPr>
                <w:tcW w:w="2783" w:type="dxa"/>
              </w:tcPr>
            </w:tcPrChange>
          </w:tcPr>
          <w:p w14:paraId="1C4A5B01" w14:textId="77777777" w:rsidR="005B39D9" w:rsidRPr="006A11B0" w:rsidRDefault="005B39D9" w:rsidP="006A11B0">
            <w:pPr>
              <w:jc w:val="center"/>
              <w:rPr>
                <w:del w:id="2391" w:author="zusammenlegung" w:date="2025-12-12T19:01:00Z" w16du:dateUtc="2025-12-12T18:01:00Z"/>
              </w:rPr>
            </w:pPr>
            <w:del w:id="2392" w:author="zusammenlegung" w:date="2025-12-12T19:01:00Z" w16du:dateUtc="2025-12-12T18:01:00Z">
              <w:r w:rsidRPr="006A11B0">
                <w:delText>30m</w:delText>
              </w:r>
            </w:del>
          </w:p>
        </w:tc>
      </w:tr>
      <w:tr w:rsidR="005B39D9" w:rsidRPr="006A11B0" w14:paraId="4088C0B3" w14:textId="3180019F" w:rsidTr="005B39D9">
        <w:tblPrEx>
          <w:tblW w:w="0" w:type="auto"/>
          <w:jc w:val="center"/>
          <w:tblLayout w:type="fixed"/>
          <w:tblCellMar>
            <w:left w:w="60" w:type="dxa"/>
            <w:right w:w="60" w:type="dxa"/>
          </w:tblCellMar>
          <w:tblLook w:val="0000" w:firstRow="0" w:lastRow="0" w:firstColumn="0" w:lastColumn="0" w:noHBand="0" w:noVBand="0"/>
          <w:tblPrExChange w:id="2393" w:author="Johannes Zauner" w:date="2025-12-13T06:27:00Z" w16du:dateUtc="2025-12-13T05:27:00Z">
            <w:tblPrEx>
              <w:tblW w:w="0" w:type="auto"/>
              <w:jc w:val="center"/>
              <w:tblLayout w:type="fixed"/>
              <w:tblCellMar>
                <w:left w:w="60" w:type="dxa"/>
                <w:right w:w="60" w:type="dxa"/>
              </w:tblCellMar>
              <w:tblLook w:val="0000" w:firstRow="0" w:lastRow="0" w:firstColumn="0" w:lastColumn="0" w:noHBand="0" w:noVBand="0"/>
            </w:tblPrEx>
          </w:tblPrExChange>
        </w:tblPrEx>
        <w:trPr>
          <w:gridAfter w:val="2"/>
          <w:wAfter w:w="4059" w:type="dxa"/>
          <w:cantSplit/>
          <w:tblHeader/>
          <w:jc w:val="center"/>
          <w:trPrChange w:id="2394" w:author="Johannes Zauner" w:date="2025-12-13T06:27:00Z" w16du:dateUtc="2025-12-13T05:27:00Z">
            <w:trPr>
              <w:gridAfter w:val="2"/>
              <w:cantSplit/>
              <w:tblHeader/>
              <w:jc w:val="center"/>
            </w:trPr>
          </w:trPrChange>
        </w:trPr>
        <w:tc>
          <w:tcPr>
            <w:tcW w:w="1134" w:type="dxa"/>
            <w:tcBorders>
              <w:bottom w:val="single" w:sz="4" w:space="0" w:color="auto"/>
            </w:tcBorders>
            <w:tcPrChange w:id="2395" w:author="Johannes Zauner" w:date="2025-12-13T06:27:00Z" w16du:dateUtc="2025-12-13T05:27:00Z">
              <w:tcPr>
                <w:tcW w:w="1134" w:type="dxa"/>
                <w:tcBorders>
                  <w:bottom w:val="single" w:sz="4" w:space="0" w:color="auto"/>
                </w:tcBorders>
              </w:tcPr>
            </w:tcPrChange>
          </w:tcPr>
          <w:p w14:paraId="64717FF4" w14:textId="77777777" w:rsidR="005B39D9" w:rsidRPr="006A11B0" w:rsidRDefault="005B39D9" w:rsidP="0047611C">
            <w:pPr>
              <w:rPr>
                <w:b/>
                <w:bCs/>
              </w:rPr>
            </w:pPr>
            <w:r w:rsidRPr="006A11B0">
              <w:rPr>
                <w:b/>
                <w:bCs/>
              </w:rPr>
              <w:t>Outdoor</w:t>
            </w:r>
          </w:p>
        </w:tc>
        <w:tc>
          <w:tcPr>
            <w:tcW w:w="851" w:type="dxa"/>
            <w:tcBorders>
              <w:bottom w:val="single" w:sz="4" w:space="0" w:color="auto"/>
            </w:tcBorders>
            <w:tcPrChange w:id="2396" w:author="Johannes Zauner" w:date="2025-12-13T06:27:00Z" w16du:dateUtc="2025-12-13T05:27:00Z">
              <w:tcPr>
                <w:tcW w:w="851" w:type="dxa"/>
                <w:tcBorders>
                  <w:bottom w:val="single" w:sz="4" w:space="0" w:color="auto"/>
                </w:tcBorders>
              </w:tcPr>
            </w:tcPrChange>
          </w:tcPr>
          <w:p w14:paraId="7146AEAC" w14:textId="77777777" w:rsidR="005B39D9" w:rsidRPr="006A11B0" w:rsidRDefault="005B39D9" w:rsidP="0047611C">
            <w:pPr>
              <w:rPr>
                <w:b/>
                <w:bCs/>
              </w:rPr>
            </w:pPr>
            <w:r w:rsidRPr="006A11B0">
              <w:rPr>
                <w:b/>
                <w:bCs/>
              </w:rPr>
              <w:t>bright</w:t>
            </w:r>
          </w:p>
        </w:tc>
        <w:tc>
          <w:tcPr>
            <w:tcW w:w="1276" w:type="dxa"/>
            <w:tcBorders>
              <w:bottom w:val="single" w:sz="4" w:space="0" w:color="auto"/>
            </w:tcBorders>
            <w:tcPrChange w:id="2397" w:author="Johannes Zauner" w:date="2025-12-13T06:27:00Z" w16du:dateUtc="2025-12-13T05:27:00Z">
              <w:tcPr>
                <w:tcW w:w="1276" w:type="dxa"/>
                <w:tcBorders>
                  <w:bottom w:val="single" w:sz="4" w:space="0" w:color="auto"/>
                </w:tcBorders>
              </w:tcPr>
            </w:tcPrChange>
          </w:tcPr>
          <w:p w14:paraId="3FA7E010" w14:textId="77777777" w:rsidR="005B39D9" w:rsidRPr="006A11B0" w:rsidRDefault="005B39D9" w:rsidP="0047611C">
            <w:pPr>
              <w:rPr>
                <w:b/>
                <w:bCs/>
              </w:rPr>
            </w:pPr>
            <w:r w:rsidRPr="006A11B0">
              <w:rPr>
                <w:b/>
                <w:bCs/>
              </w:rPr>
              <w:t>very bright</w:t>
            </w:r>
          </w:p>
        </w:tc>
        <w:tc>
          <w:tcPr>
            <w:tcW w:w="1701" w:type="dxa"/>
            <w:tcBorders>
              <w:bottom w:val="single" w:sz="4" w:space="0" w:color="auto"/>
            </w:tcBorders>
            <w:tcPrChange w:id="2398" w:author="Johannes Zauner" w:date="2025-12-13T06:27:00Z" w16du:dateUtc="2025-12-13T05:27:00Z">
              <w:tcPr>
                <w:tcW w:w="1701" w:type="dxa"/>
                <w:tcBorders>
                  <w:bottom w:val="single" w:sz="4" w:space="0" w:color="auto"/>
                </w:tcBorders>
              </w:tcPr>
            </w:tcPrChange>
          </w:tcPr>
          <w:p w14:paraId="264BAF17" w14:textId="77777777" w:rsidR="005B39D9" w:rsidRPr="006A11B0" w:rsidRDefault="005B39D9" w:rsidP="0047611C">
            <w:pPr>
              <w:rPr>
                <w:b/>
                <w:bCs/>
              </w:rPr>
            </w:pPr>
            <w:r w:rsidRPr="006A11B0">
              <w:rPr>
                <w:b/>
                <w:bCs/>
              </w:rPr>
              <w:t>extremely bright</w:t>
            </w:r>
          </w:p>
        </w:tc>
        <w:tc>
          <w:tcPr>
            <w:tcW w:w="1701" w:type="dxa"/>
            <w:tcBorders>
              <w:bottom w:val="single" w:sz="4" w:space="0" w:color="auto"/>
            </w:tcBorders>
            <w:tcPrChange w:id="2399" w:author="Johannes Zauner" w:date="2025-12-13T06:27:00Z" w16du:dateUtc="2025-12-13T05:27:00Z">
              <w:tcPr>
                <w:tcW w:w="1701" w:type="dxa"/>
              </w:tcPr>
            </w:tcPrChange>
          </w:tcPr>
          <w:p w14:paraId="16CAF579" w14:textId="291BDA7E" w:rsidR="005B39D9" w:rsidRPr="006A11B0" w:rsidRDefault="005B39D9">
            <w:pPr>
              <w:jc w:val="center"/>
              <w:rPr>
                <w:b/>
                <w:bCs/>
              </w:rPr>
              <w:pPrChange w:id="2400" w:author="Johannes Zauner" w:date="2025-12-13T06:27:00Z" w16du:dateUtc="2025-12-13T05:27:00Z">
                <w:pPr/>
              </w:pPrChange>
            </w:pPr>
            <w:ins w:id="2401" w:author="Johannes Zauner" w:date="2025-12-13T06:27:00Z" w16du:dateUtc="2025-12-13T05:27:00Z">
              <w:r>
                <w:rPr>
                  <w:b/>
                  <w:bCs/>
                </w:rPr>
                <w:t>Indoor</w:t>
              </w:r>
            </w:ins>
          </w:p>
        </w:tc>
      </w:tr>
      <w:tr w:rsidR="005B39D9" w:rsidRPr="006A11B0" w14:paraId="6B62EF5F" w14:textId="0337EC17" w:rsidTr="005B39D9">
        <w:tblPrEx>
          <w:tblW w:w="0" w:type="auto"/>
          <w:jc w:val="center"/>
          <w:tblLayout w:type="fixed"/>
          <w:tblCellMar>
            <w:left w:w="60" w:type="dxa"/>
            <w:right w:w="60" w:type="dxa"/>
          </w:tblCellMar>
          <w:tblLook w:val="0000" w:firstRow="0" w:lastRow="0" w:firstColumn="0" w:lastColumn="0" w:noHBand="0" w:noVBand="0"/>
          <w:tblPrExChange w:id="2402" w:author="Johannes Zauner" w:date="2025-12-13T06:27:00Z" w16du:dateUtc="2025-12-13T05:27:00Z">
            <w:tblPrEx>
              <w:tblW w:w="0" w:type="auto"/>
              <w:jc w:val="center"/>
              <w:tblLayout w:type="fixed"/>
              <w:tblCellMar>
                <w:left w:w="60" w:type="dxa"/>
                <w:right w:w="60" w:type="dxa"/>
              </w:tblCellMar>
              <w:tblLook w:val="0000" w:firstRow="0" w:lastRow="0" w:firstColumn="0" w:lastColumn="0" w:noHBand="0" w:noVBand="0"/>
            </w:tblPrEx>
          </w:tblPrExChange>
        </w:tblPrEx>
        <w:trPr>
          <w:gridAfter w:val="2"/>
          <w:wAfter w:w="4059" w:type="dxa"/>
          <w:cantSplit/>
          <w:jc w:val="center"/>
          <w:trPrChange w:id="2403" w:author="Johannes Zauner" w:date="2025-12-13T06:27:00Z" w16du:dateUtc="2025-12-13T05:27:00Z">
            <w:trPr>
              <w:gridAfter w:val="2"/>
              <w:cantSplit/>
              <w:jc w:val="center"/>
            </w:trPr>
          </w:trPrChange>
        </w:trPr>
        <w:tc>
          <w:tcPr>
            <w:tcW w:w="1134" w:type="dxa"/>
            <w:tcBorders>
              <w:top w:val="single" w:sz="4" w:space="0" w:color="auto"/>
            </w:tcBorders>
            <w:tcPrChange w:id="2404" w:author="Johannes Zauner" w:date="2025-12-13T06:27:00Z" w16du:dateUtc="2025-12-13T05:27:00Z">
              <w:tcPr>
                <w:tcW w:w="1134" w:type="dxa"/>
                <w:tcBorders>
                  <w:top w:val="single" w:sz="4" w:space="0" w:color="auto"/>
                </w:tcBorders>
              </w:tcPr>
            </w:tcPrChange>
          </w:tcPr>
          <w:p w14:paraId="59556778" w14:textId="77777777" w:rsidR="005B39D9" w:rsidRPr="006A11B0" w:rsidRDefault="005B39D9" w:rsidP="005B39D9">
            <w:r w:rsidRPr="006A11B0">
              <w:t>Mean daily</w:t>
            </w:r>
          </w:p>
        </w:tc>
        <w:tc>
          <w:tcPr>
            <w:tcW w:w="851" w:type="dxa"/>
            <w:tcBorders>
              <w:top w:val="single" w:sz="4" w:space="0" w:color="auto"/>
            </w:tcBorders>
            <w:tcPrChange w:id="2405" w:author="Johannes Zauner" w:date="2025-12-13T06:27:00Z" w16du:dateUtc="2025-12-13T05:27:00Z">
              <w:tcPr>
                <w:tcW w:w="851" w:type="dxa"/>
                <w:tcBorders>
                  <w:top w:val="single" w:sz="4" w:space="0" w:color="auto"/>
                </w:tcBorders>
              </w:tcPr>
            </w:tcPrChange>
          </w:tcPr>
          <w:p w14:paraId="3C6F5BA2" w14:textId="77777777" w:rsidR="005B39D9" w:rsidRPr="006A11B0" w:rsidRDefault="005B39D9" w:rsidP="005B39D9">
            <w:pPr>
              <w:jc w:val="center"/>
            </w:pPr>
            <w:r w:rsidRPr="006A11B0">
              <w:t>24m</w:t>
            </w:r>
          </w:p>
        </w:tc>
        <w:tc>
          <w:tcPr>
            <w:tcW w:w="1276" w:type="dxa"/>
            <w:tcBorders>
              <w:top w:val="single" w:sz="4" w:space="0" w:color="auto"/>
            </w:tcBorders>
            <w:tcPrChange w:id="2406" w:author="Johannes Zauner" w:date="2025-12-13T06:27:00Z" w16du:dateUtc="2025-12-13T05:27:00Z">
              <w:tcPr>
                <w:tcW w:w="1276" w:type="dxa"/>
                <w:tcBorders>
                  <w:top w:val="single" w:sz="4" w:space="0" w:color="auto"/>
                </w:tcBorders>
              </w:tcPr>
            </w:tcPrChange>
          </w:tcPr>
          <w:p w14:paraId="171B250E" w14:textId="48A522D1" w:rsidR="005B39D9" w:rsidRPr="006A11B0" w:rsidRDefault="005B39D9" w:rsidP="005B39D9">
            <w:pPr>
              <w:jc w:val="center"/>
            </w:pPr>
            <w:del w:id="2407" w:author="Johannes Zauner" w:date="2025-12-13T06:28:00Z" w16du:dateUtc="2025-12-13T05:28:00Z">
              <w:r w:rsidRPr="006A11B0" w:rsidDel="005B39D9">
                <w:delText>32m</w:delText>
              </w:r>
            </w:del>
            <w:ins w:id="2408" w:author="Johannes Zauner" w:date="2025-12-13T06:28:00Z" w16du:dateUtc="2025-12-13T05:28:00Z">
              <w:r>
                <w:t>28</w:t>
              </w:r>
              <w:r w:rsidRPr="006A11B0">
                <w:t>m</w:t>
              </w:r>
            </w:ins>
          </w:p>
        </w:tc>
        <w:tc>
          <w:tcPr>
            <w:tcW w:w="1701" w:type="dxa"/>
            <w:tcBorders>
              <w:top w:val="single" w:sz="4" w:space="0" w:color="auto"/>
            </w:tcBorders>
            <w:tcPrChange w:id="2409" w:author="Johannes Zauner" w:date="2025-12-13T06:27:00Z" w16du:dateUtc="2025-12-13T05:27:00Z">
              <w:tcPr>
                <w:tcW w:w="1701" w:type="dxa"/>
                <w:tcBorders>
                  <w:top w:val="single" w:sz="4" w:space="0" w:color="auto"/>
                </w:tcBorders>
              </w:tcPr>
            </w:tcPrChange>
          </w:tcPr>
          <w:p w14:paraId="07693D57" w14:textId="00538B6E" w:rsidR="005B39D9" w:rsidRPr="006A11B0" w:rsidRDefault="005B39D9" w:rsidP="005B39D9">
            <w:pPr>
              <w:jc w:val="center"/>
            </w:pPr>
            <w:del w:id="2410" w:author="Johannes Zauner" w:date="2025-12-13T06:27:00Z" w16du:dateUtc="2025-12-13T05:27:00Z">
              <w:r w:rsidRPr="006A11B0" w:rsidDel="005B39D9">
                <w:delText>55m</w:delText>
              </w:r>
            </w:del>
            <w:ins w:id="2411" w:author="Johannes Zauner" w:date="2025-12-13T06:27:00Z" w16du:dateUtc="2025-12-13T05:27:00Z">
              <w:r>
                <w:t>42</w:t>
              </w:r>
              <w:r w:rsidRPr="006A11B0">
                <w:t>m</w:t>
              </w:r>
            </w:ins>
          </w:p>
        </w:tc>
        <w:tc>
          <w:tcPr>
            <w:tcW w:w="1701" w:type="dxa"/>
            <w:tcBorders>
              <w:top w:val="single" w:sz="4" w:space="0" w:color="auto"/>
            </w:tcBorders>
            <w:tcPrChange w:id="2412" w:author="Johannes Zauner" w:date="2025-12-13T06:27:00Z" w16du:dateUtc="2025-12-13T05:27:00Z">
              <w:tcPr>
                <w:tcW w:w="1701" w:type="dxa"/>
              </w:tcPr>
            </w:tcPrChange>
          </w:tcPr>
          <w:p w14:paraId="1368ECA0" w14:textId="3FB2B669" w:rsidR="005B39D9" w:rsidRPr="006A11B0" w:rsidRDefault="005B39D9" w:rsidP="005B39D9">
            <w:pPr>
              <w:jc w:val="center"/>
            </w:pPr>
            <w:ins w:id="2413" w:author="Johannes Zauner" w:date="2025-12-13T06:28:00Z" w16du:dateUtc="2025-12-13T05:28:00Z">
              <w:r>
                <w:rPr>
                  <w:rFonts w:ascii="Calibri" w:hAnsi="Calibri"/>
                </w:rPr>
                <w:t>663m</w:t>
              </w:r>
            </w:ins>
          </w:p>
        </w:tc>
      </w:tr>
      <w:tr w:rsidR="005B39D9" w:rsidRPr="006A11B0" w14:paraId="31B0CAEC" w14:textId="3B4A676E" w:rsidTr="00F11F1E">
        <w:trPr>
          <w:gridAfter w:val="2"/>
          <w:wAfter w:w="4059" w:type="dxa"/>
          <w:cantSplit/>
          <w:jc w:val="center"/>
        </w:trPr>
        <w:tc>
          <w:tcPr>
            <w:tcW w:w="1134" w:type="dxa"/>
          </w:tcPr>
          <w:p w14:paraId="4D85F544" w14:textId="77777777" w:rsidR="005B39D9" w:rsidRPr="006A11B0" w:rsidRDefault="005B39D9" w:rsidP="005B39D9">
            <w:r w:rsidRPr="006A11B0">
              <w:t>Weekday</w:t>
            </w:r>
          </w:p>
        </w:tc>
        <w:tc>
          <w:tcPr>
            <w:tcW w:w="851" w:type="dxa"/>
          </w:tcPr>
          <w:p w14:paraId="271EFECE" w14:textId="77777777" w:rsidR="005B39D9" w:rsidRPr="006A11B0" w:rsidRDefault="005B39D9" w:rsidP="005B39D9">
            <w:pPr>
              <w:jc w:val="center"/>
            </w:pPr>
            <w:r w:rsidRPr="006A11B0">
              <w:t>29m</w:t>
            </w:r>
          </w:p>
        </w:tc>
        <w:tc>
          <w:tcPr>
            <w:tcW w:w="1276" w:type="dxa"/>
          </w:tcPr>
          <w:p w14:paraId="6B21FB27" w14:textId="07FFF379" w:rsidR="005B39D9" w:rsidRPr="006A11B0" w:rsidRDefault="005B39D9" w:rsidP="005B39D9">
            <w:pPr>
              <w:jc w:val="center"/>
            </w:pPr>
            <w:del w:id="2414" w:author="Johannes Zauner" w:date="2025-12-13T06:28:00Z" w16du:dateUtc="2025-12-13T05:28:00Z">
              <w:r w:rsidRPr="006A11B0" w:rsidDel="005B39D9">
                <w:delText>41m</w:delText>
              </w:r>
            </w:del>
            <w:ins w:id="2415" w:author="Johannes Zauner" w:date="2025-12-13T06:28:00Z" w16du:dateUtc="2025-12-13T05:28:00Z">
              <w:r>
                <w:t>35</w:t>
              </w:r>
              <w:r w:rsidRPr="006A11B0">
                <w:t>m</w:t>
              </w:r>
            </w:ins>
          </w:p>
        </w:tc>
        <w:tc>
          <w:tcPr>
            <w:tcW w:w="1701" w:type="dxa"/>
          </w:tcPr>
          <w:p w14:paraId="11ACEA9A" w14:textId="43F67E9B" w:rsidR="005B39D9" w:rsidRPr="006A11B0" w:rsidRDefault="005B39D9" w:rsidP="005B39D9">
            <w:pPr>
              <w:jc w:val="center"/>
            </w:pPr>
            <w:del w:id="2416" w:author="Johannes Zauner" w:date="2025-12-13T06:27:00Z" w16du:dateUtc="2025-12-13T05:27:00Z">
              <w:r w:rsidRPr="006A11B0" w:rsidDel="005B39D9">
                <w:delText>65m</w:delText>
              </w:r>
            </w:del>
            <w:ins w:id="2417" w:author="Johannes Zauner" w:date="2025-12-13T06:27:00Z" w16du:dateUtc="2025-12-13T05:27:00Z">
              <w:r>
                <w:t>48</w:t>
              </w:r>
              <w:r w:rsidRPr="006A11B0">
                <w:t>m</w:t>
              </w:r>
            </w:ins>
          </w:p>
        </w:tc>
        <w:tc>
          <w:tcPr>
            <w:tcW w:w="1701" w:type="dxa"/>
          </w:tcPr>
          <w:p w14:paraId="306EC55F" w14:textId="460CA346" w:rsidR="005B39D9" w:rsidRPr="006A11B0" w:rsidRDefault="005B39D9" w:rsidP="005B39D9">
            <w:pPr>
              <w:jc w:val="center"/>
            </w:pPr>
            <w:ins w:id="2418" w:author="Johannes Zauner" w:date="2025-12-13T06:28:00Z" w16du:dateUtc="2025-12-13T05:28:00Z">
              <w:r>
                <w:rPr>
                  <w:rFonts w:ascii="Calibri" w:hAnsi="Calibri"/>
                </w:rPr>
                <w:t>688m</w:t>
              </w:r>
            </w:ins>
          </w:p>
        </w:tc>
      </w:tr>
      <w:tr w:rsidR="005B39D9" w:rsidRPr="006A11B0" w14:paraId="2D56F81F" w14:textId="2496A242" w:rsidTr="00F11F1E">
        <w:trPr>
          <w:gridAfter w:val="2"/>
          <w:wAfter w:w="4059" w:type="dxa"/>
          <w:cantSplit/>
          <w:jc w:val="center"/>
        </w:trPr>
        <w:tc>
          <w:tcPr>
            <w:tcW w:w="1134" w:type="dxa"/>
          </w:tcPr>
          <w:p w14:paraId="66658351" w14:textId="77777777" w:rsidR="005B39D9" w:rsidRPr="006A11B0" w:rsidRDefault="005B39D9" w:rsidP="005B39D9">
            <w:r w:rsidRPr="006A11B0">
              <w:t>Weekend</w:t>
            </w:r>
          </w:p>
        </w:tc>
        <w:tc>
          <w:tcPr>
            <w:tcW w:w="851" w:type="dxa"/>
          </w:tcPr>
          <w:p w14:paraId="5F6BB47B" w14:textId="77777777" w:rsidR="005B39D9" w:rsidRPr="006A11B0" w:rsidRDefault="005B39D9" w:rsidP="005B39D9">
            <w:pPr>
              <w:jc w:val="center"/>
            </w:pPr>
            <w:r w:rsidRPr="006A11B0">
              <w:t>10m</w:t>
            </w:r>
          </w:p>
        </w:tc>
        <w:tc>
          <w:tcPr>
            <w:tcW w:w="1276" w:type="dxa"/>
          </w:tcPr>
          <w:p w14:paraId="41F7CEC4" w14:textId="77777777" w:rsidR="005B39D9" w:rsidRPr="006A11B0" w:rsidRDefault="005B39D9" w:rsidP="005B39D9">
            <w:pPr>
              <w:jc w:val="center"/>
            </w:pPr>
            <w:r w:rsidRPr="006A11B0">
              <w:t>10m</w:t>
            </w:r>
          </w:p>
        </w:tc>
        <w:tc>
          <w:tcPr>
            <w:tcW w:w="1701" w:type="dxa"/>
          </w:tcPr>
          <w:p w14:paraId="5AC40740" w14:textId="683AE92D" w:rsidR="005B39D9" w:rsidRPr="006A11B0" w:rsidRDefault="005B39D9" w:rsidP="005B39D9">
            <w:pPr>
              <w:jc w:val="center"/>
            </w:pPr>
            <w:del w:id="2419" w:author="Johannes Zauner" w:date="2025-12-13T06:27:00Z" w16du:dateUtc="2025-12-13T05:27:00Z">
              <w:r w:rsidRPr="006A11B0" w:rsidDel="005B39D9">
                <w:delText>30m</w:delText>
              </w:r>
            </w:del>
            <w:ins w:id="2420" w:author="Johannes Zauner" w:date="2025-12-13T06:27:00Z" w16du:dateUtc="2025-12-13T05:27:00Z">
              <w:r>
                <w:t>28</w:t>
              </w:r>
              <w:r w:rsidRPr="006A11B0">
                <w:t>m</w:t>
              </w:r>
            </w:ins>
          </w:p>
        </w:tc>
        <w:tc>
          <w:tcPr>
            <w:tcW w:w="1701" w:type="dxa"/>
          </w:tcPr>
          <w:p w14:paraId="41DB8229" w14:textId="6DE0990E" w:rsidR="005B39D9" w:rsidRPr="006A11B0" w:rsidRDefault="005B39D9" w:rsidP="005B39D9">
            <w:pPr>
              <w:jc w:val="center"/>
            </w:pPr>
            <w:ins w:id="2421" w:author="Johannes Zauner" w:date="2025-12-13T06:28:00Z" w16du:dateUtc="2025-12-13T05:28:00Z">
              <w:r>
                <w:rPr>
                  <w:rFonts w:ascii="Calibri" w:hAnsi="Calibri"/>
                </w:rPr>
                <w:t>602m</w:t>
              </w:r>
            </w:ins>
          </w:p>
        </w:tc>
      </w:tr>
    </w:tbl>
    <w:p w14:paraId="5B80E507" w14:textId="29C62A53" w:rsidR="00EF2E65" w:rsidDel="000B2AFA" w:rsidRDefault="00146E27" w:rsidP="007C0A0D">
      <w:pPr>
        <w:pStyle w:val="Textkrper"/>
        <w:rPr>
          <w:del w:id="2422" w:author="zusammenlegung" w:date="2025-12-12T19:01:00Z" w16du:dateUtc="2025-12-12T18:01:00Z"/>
        </w:rPr>
      </w:pPr>
      <w:r>
        <w:t>Table 11: Average daily duration in outdoor-equivalent light conditions</w:t>
      </w:r>
      <w:ins w:id="2423" w:author="Johannes Zauner" w:date="2025-12-13T06:27:00Z" w16du:dateUtc="2025-12-13T05:27:00Z">
        <w:r w:rsidR="005B39D9">
          <w:t xml:space="preserve"> (column order is different from code output)</w:t>
        </w:r>
      </w:ins>
      <w:del w:id="2424" w:author="zusammenlegung" w:date="2025-12-12T19:01:00Z" w16du:dateUtc="2025-12-12T18:01:00Z">
        <w:r w:rsidR="00EF2E65">
          <w:delText>Table 11: Average daily duration in outdoor-equivalent light conditions</w:delText>
        </w:r>
      </w:del>
    </w:p>
    <w:p w14:paraId="1F23B299" w14:textId="77777777" w:rsidR="000B2AFA" w:rsidRDefault="000B2AFA" w:rsidP="00EF2E65">
      <w:pPr>
        <w:pStyle w:val="ImageCaption"/>
        <w:spacing w:before="200"/>
        <w:rPr>
          <w:ins w:id="2425" w:author="Johannes Zauner" w:date="2025-12-12T20:25:00Z" w16du:dateUtc="2025-12-12T19:25:00Z"/>
        </w:rPr>
      </w:pPr>
    </w:p>
    <w:p w14:paraId="7E30AE0B" w14:textId="58185F3F" w:rsidR="007C0A0D" w:rsidRPr="00E15C3C" w:rsidRDefault="007C0A0D" w:rsidP="007C0A0D">
      <w:pPr>
        <w:pStyle w:val="Textkrper"/>
      </w:pPr>
      <w:r w:rsidRPr="00E15C3C">
        <w:t xml:space="preserve">It is also informative to visualize when these </w:t>
      </w:r>
      <w:del w:id="2426" w:author="zusammenlegung" w:date="2025-12-12T19:01:00Z" w16du:dateUtc="2025-12-12T18:01:00Z">
        <w:r w:rsidR="000A1F9E">
          <w:delText>bright</w:delText>
        </w:r>
      </w:del>
      <w:ins w:id="2427" w:author="zusammenlegung" w:date="2025-12-12T19:01:00Z" w16du:dateUtc="2025-12-12T18:01:00Z">
        <w:r w:rsidRPr="00C673E9">
          <w:rPr>
            <w:rFonts w:ascii="Arial" w:hAnsi="Arial" w:cs="Arial"/>
          </w:rPr>
          <w:t>high</w:t>
        </w:r>
      </w:ins>
      <w:r w:rsidRPr="00E15C3C">
        <w:t xml:space="preserve">-light conditions occurred. </w:t>
      </w:r>
      <w:del w:id="2428" w:author="zusammenlegung" w:date="2025-12-12T19:01:00Z" w16du:dateUtc="2025-12-12T18:01:00Z">
        <w:r w:rsidR="000A1F9E" w:rsidRPr="00282E6A">
          <w:rPr>
            <w:b/>
            <w:bCs/>
          </w:rPr>
          <w:delText>Figure 8</w:delText>
        </w:r>
      </w:del>
      <w:ins w:id="2429" w:author="zusammenlegung" w:date="2025-12-12T19:01:00Z" w16du:dateUtc="2025-12-12T18:01:00Z">
        <w:del w:id="2430" w:author="Johannes Zauner" w:date="2025-12-15T12:28:00Z" w16du:dateUtc="2025-12-15T11:28:00Z">
          <w:r w:rsidRPr="00282E6A" w:rsidDel="00282E6A">
            <w:rPr>
              <w:rFonts w:ascii="Arial" w:hAnsi="Arial" w:cs="Arial"/>
              <w:b/>
              <w:bCs/>
              <w:rPrChange w:id="2431" w:author="Johannes Zauner" w:date="2025-12-15T12:28:00Z" w16du:dateUtc="2025-12-15T11:28:00Z">
                <w:rPr>
                  <w:rFonts w:ascii="Arial" w:hAnsi="Arial" w:cs="Arial"/>
                </w:rPr>
              </w:rPrChange>
            </w:rPr>
            <w:fldChar w:fldCharType="begin"/>
          </w:r>
          <w:r w:rsidRPr="00282E6A" w:rsidDel="00282E6A">
            <w:rPr>
              <w:rFonts w:ascii="Arial" w:hAnsi="Arial" w:cs="Arial"/>
              <w:b/>
              <w:bCs/>
              <w:rPrChange w:id="2432" w:author="Johannes Zauner" w:date="2025-12-15T12:28:00Z" w16du:dateUtc="2025-12-15T11:28:00Z">
                <w:rPr>
                  <w:rFonts w:ascii="Arial" w:hAnsi="Arial" w:cs="Arial"/>
                </w:rPr>
              </w:rPrChange>
            </w:rPr>
            <w:delInstrText>HYPERLINK \l "fig-outdoor" \h</w:delInstrText>
          </w:r>
          <w:r w:rsidRPr="00111E56" w:rsidDel="00282E6A">
            <w:rPr>
              <w:rFonts w:ascii="Arial" w:hAnsi="Arial" w:cs="Arial"/>
              <w:b/>
              <w:bCs/>
            </w:rPr>
          </w:r>
          <w:r w:rsidRPr="00282E6A" w:rsidDel="00282E6A">
            <w:rPr>
              <w:rFonts w:ascii="Arial" w:hAnsi="Arial" w:cs="Arial"/>
              <w:b/>
              <w:bCs/>
              <w:rPrChange w:id="2433" w:author="Johannes Zauner" w:date="2025-12-15T12:28:00Z" w16du:dateUtc="2025-12-15T11:28:00Z">
                <w:rPr>
                  <w:rFonts w:ascii="Arial" w:hAnsi="Arial" w:cs="Arial"/>
                </w:rPr>
              </w:rPrChange>
            </w:rPr>
            <w:fldChar w:fldCharType="separate"/>
          </w:r>
          <w:r w:rsidRPr="00282E6A" w:rsidDel="00282E6A">
            <w:rPr>
              <w:b/>
              <w:bCs/>
              <w:rPrChange w:id="2434" w:author="Johannes Zauner" w:date="2025-12-15T12:28:00Z" w16du:dateUtc="2025-12-15T11:28:00Z">
                <w:rPr>
                  <w:rStyle w:val="Hyperlink"/>
                  <w:rFonts w:ascii="Arial" w:hAnsi="Arial" w:cs="Arial"/>
                </w:rPr>
              </w:rPrChange>
            </w:rPr>
            <w:delText>Figure 8</w:delText>
          </w:r>
          <w:r w:rsidRPr="00282E6A" w:rsidDel="00282E6A">
            <w:rPr>
              <w:rFonts w:ascii="Arial" w:hAnsi="Arial" w:cs="Arial"/>
              <w:b/>
              <w:bCs/>
              <w:rPrChange w:id="2435" w:author="Johannes Zauner" w:date="2025-12-15T12:28:00Z" w16du:dateUtc="2025-12-15T11:28:00Z">
                <w:rPr>
                  <w:rFonts w:ascii="Arial" w:hAnsi="Arial" w:cs="Arial"/>
                </w:rPr>
              </w:rPrChange>
            </w:rPr>
            <w:fldChar w:fldCharType="end"/>
          </w:r>
        </w:del>
      </w:ins>
      <w:ins w:id="2436" w:author="Johannes Zauner" w:date="2025-12-15T12:28:00Z" w16du:dateUtc="2025-12-15T11:28:00Z">
        <w:r w:rsidR="00282E6A" w:rsidRPr="00282E6A">
          <w:rPr>
            <w:b/>
            <w:bCs/>
            <w:rPrChange w:id="2437" w:author="Johannes Zauner" w:date="2025-12-15T12:28:00Z" w16du:dateUtc="2025-12-15T11:28:00Z">
              <w:rPr>
                <w:rStyle w:val="Hyperlink"/>
                <w:rFonts w:ascii="Arial" w:hAnsi="Arial" w:cs="Arial"/>
              </w:rPr>
            </w:rPrChange>
          </w:rPr>
          <w:t>Figure </w:t>
        </w:r>
      </w:ins>
      <w:ins w:id="2438" w:author="Johannes Zauner" w:date="2025-12-19T11:24:00Z" w16du:dateUtc="2025-12-19T10:24:00Z">
        <w:r w:rsidR="008068B9">
          <w:rPr>
            <w:b/>
            <w:bCs/>
          </w:rPr>
          <w:t>10</w:t>
        </w:r>
      </w:ins>
      <w:r w:rsidRPr="00E15C3C">
        <w:t xml:space="preserve"> shows a timeline plot with periods of outdoor-level illuminance highlighted in color. In this example, violet denotes ≥1000 lx, green ≥2000 lx, and yellow ≥3000 lx. Grey shading indicates nighttime (from civil dusk to dawn) for context.</w:t>
      </w:r>
    </w:p>
    <w:p w14:paraId="2C91D409" w14:textId="2B6D2391" w:rsidR="007C0A0D" w:rsidRPr="005679EF" w:rsidRDefault="005679EF" w:rsidP="00F61D20">
      <w:pPr>
        <w:pStyle w:val="SourceCode"/>
        <w:spacing w:line="240" w:lineRule="auto"/>
        <w:rPr>
          <w:b/>
          <w:bCs/>
          <w:lang w:val="de-DE"/>
          <w:rPrChange w:id="2439" w:author="Johannes Zauner" w:date="2025-12-13T05:21:00Z" w16du:dateUtc="2025-12-13T04:21:00Z">
            <w:rPr>
              <w:rFonts w:cs="Consolas"/>
            </w:rPr>
          </w:rPrChange>
        </w:rPr>
      </w:pPr>
      <w:bookmarkStart w:id="2440" w:name="annotated-cell-17"/>
      <w:ins w:id="2441" w:author="Johannes Zauner" w:date="2025-12-13T05:21:00Z">
        <w:r w:rsidRPr="005679EF">
          <w:rPr>
            <w:b/>
            <w:bCs/>
            <w:lang w:val="de-DE"/>
          </w:rPr>
          <w:t>Visualize time spent outdoors</w:t>
        </w:r>
      </w:ins>
      <w:ins w:id="2442" w:author="Johannes Zauner" w:date="2025-12-13T05:10:00Z" w16du:dateUtc="2025-12-13T04:10:00Z">
        <w:r w:rsidR="008C4DD3">
          <w:rPr>
            <w:rStyle w:val="NormalTok"/>
          </w:rPr>
          <w:br/>
        </w:r>
      </w:ins>
      <w:ins w:id="2443" w:author="Johannes Zauner" w:date="2025-12-12T21:02:00Z" w16du:dateUtc="2025-12-12T20:02:00Z">
        <w:r w:rsidR="00680FB8">
          <w:rPr>
            <w:rStyle w:val="NormalTok"/>
          </w:rPr>
          <w:t>1</w:t>
        </w:r>
        <w:r w:rsidR="00680FB8">
          <w:rPr>
            <w:rStyle w:val="NormalTok"/>
            <w:rFonts w:cs="Consolas"/>
          </w:rPr>
          <w:t xml:space="preserve"> </w:t>
        </w:r>
      </w:ins>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2444" w:author="Johannes Zauner" w:date="2025-12-12T21:03:00Z" w16du:dateUtc="2025-12-12T20:03:00Z">
        <w:r w:rsidR="00680FB8">
          <w:rPr>
            <w:rStyle w:val="NormalTok"/>
          </w:rPr>
          <w:t>2</w:t>
        </w:r>
      </w:ins>
      <w:ins w:id="2445" w:author="Johannes Zauner" w:date="2025-12-12T21:02:00Z" w16du:dateUtc="2025-12-12T20:02:00Z">
        <w:r w:rsidR="00680FB8">
          <w:rPr>
            <w:rStyle w:val="NormalTok"/>
            <w:rFonts w:cs="Consolas"/>
          </w:rPr>
          <w:t xml:space="preserve"> </w:t>
        </w:r>
      </w:ins>
      <w:r w:rsidR="007C0A0D" w:rsidRPr="00E15C3C">
        <w:rPr>
          <w:rStyle w:val="NormalTok"/>
          <w:rFonts w:cs="Consolas"/>
        </w:rPr>
        <w:t xml:space="preserve">  </w:t>
      </w:r>
      <w:ins w:id="2446" w:author="zusammenlegung" w:date="2025-12-12T19:01:00Z" w16du:dateUtc="2025-12-12T18:01:00Z">
        <w:r w:rsidR="007C0A0D" w:rsidRPr="00E15C3C">
          <w:rPr>
            <w:rStyle w:val="FunctionTok"/>
            <w:rFonts w:cs="Consolas"/>
          </w:rPr>
          <w:t>aggregate_Datetime</w:t>
        </w:r>
        <w:r w:rsidR="007C0A0D" w:rsidRPr="00E15C3C">
          <w:rPr>
            <w:rStyle w:val="NormalTok"/>
            <w:rFonts w:cs="Consolas"/>
          </w:rPr>
          <w:t>(</w:t>
        </w:r>
        <w:r w:rsidR="007C0A0D" w:rsidRPr="00E15C3C">
          <w:rPr>
            <w:rStyle w:val="StringTok"/>
            <w:rFonts w:cs="Consolas"/>
          </w:rPr>
          <w:t>"2 mins"</w:t>
        </w:r>
        <w:r w:rsidR="007C0A0D" w:rsidRPr="00E15C3C">
          <w:rPr>
            <w:rStyle w:val="NormalTok"/>
            <w:rFonts w:cs="Consolas"/>
          </w:rPr>
          <w:t xml:space="preserve">, </w:t>
        </w:r>
        <w:r w:rsidR="007C0A0D" w:rsidRPr="00E15C3C">
          <w:rPr>
            <w:rStyle w:val="AttributeTok"/>
            <w:rFonts w:cs="Consolas"/>
          </w:rPr>
          <w:t>type =</w:t>
        </w:r>
        <w:r w:rsidR="007C0A0D" w:rsidRPr="00E15C3C">
          <w:rPr>
            <w:rStyle w:val="NormalTok"/>
            <w:rFonts w:cs="Consolas"/>
          </w:rPr>
          <w:t xml:space="preserve"> </w:t>
        </w:r>
        <w:r w:rsidR="007C0A0D" w:rsidRPr="00E15C3C">
          <w:rPr>
            <w:rStyle w:val="StringTok"/>
            <w:rFonts w:cs="Consolas"/>
          </w:rPr>
          <w:t>"floor"</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ins>
      <w:ins w:id="2447" w:author="Johannes Zauner" w:date="2025-12-12T21:03:00Z" w16du:dateUtc="2025-12-12T20:03:00Z">
        <w:r w:rsidR="00680FB8">
          <w:rPr>
            <w:rStyle w:val="NormalTok"/>
          </w:rPr>
          <w:t>3</w:t>
        </w:r>
      </w:ins>
      <w:ins w:id="2448" w:author="Johannes Zauner" w:date="2025-12-12T21:02:00Z" w16du:dateUtc="2025-12-12T20:02:00Z">
        <w:r w:rsidR="00680FB8">
          <w:rPr>
            <w:rStyle w:val="NormalTok"/>
            <w:rFonts w:cs="Consolas"/>
          </w:rPr>
          <w:t xml:space="preserve"> </w:t>
        </w:r>
      </w:ins>
      <w:ins w:id="2449" w:author="zusammenlegung" w:date="2025-12-12T19:01:00Z" w16du:dateUtc="2025-12-12T18:01:00Z">
        <w:r w:rsidR="007C0A0D" w:rsidRPr="00E15C3C">
          <w:rPr>
            <w:rStyle w:val="NormalTok"/>
            <w:rFonts w:cs="Consolas"/>
          </w:rPr>
          <w:t xml:space="preserve">  </w:t>
        </w:r>
        <w:r w:rsidR="007C0A0D" w:rsidRPr="00E15C3C">
          <w:rPr>
            <w:rStyle w:val="FunctionTok"/>
            <w:rFonts w:cs="Consolas"/>
          </w:rPr>
          <w:t>mutate</w:t>
        </w:r>
        <w:r w:rsidR="007C0A0D" w:rsidRPr="00E15C3C">
          <w:rPr>
            <w:rStyle w:val="NormalTok"/>
            <w:rFonts w:cs="Consolas"/>
          </w:rPr>
          <w:t>(</w:t>
        </w:r>
        <w:r w:rsidR="007C0A0D" w:rsidRPr="00E15C3C">
          <w:rPr>
            <w:rStyle w:val="AttributeTok"/>
            <w:rFonts w:cs="Consolas"/>
          </w:rPr>
          <w:t>Lux_range =</w:t>
        </w:r>
        <w:r w:rsidR="007C0A0D" w:rsidRPr="00E15C3C">
          <w:rPr>
            <w:rStyle w:val="NormalTok"/>
            <w:rFonts w:cs="Consolas"/>
          </w:rPr>
          <w:t xml:space="preserve"> </w:t>
        </w:r>
        <w:del w:id="2450" w:author="Johannes Zauner" w:date="2025-12-13T12:08:00Z" w16du:dateUtc="2025-12-13T11:08:00Z">
          <w:r w:rsidR="007C0A0D" w:rsidRPr="00E15C3C" w:rsidDel="003868C0">
            <w:rPr>
              <w:rStyle w:val="FunctionTok"/>
              <w:rFonts w:cs="Consolas"/>
            </w:rPr>
            <w:delText>na_if</w:delText>
          </w:r>
        </w:del>
      </w:ins>
      <w:ins w:id="2451" w:author="Johannes Zauner" w:date="2025-12-13T12:08:00Z" w16du:dateUtc="2025-12-13T11:08:00Z">
        <w:r w:rsidR="003868C0">
          <w:rPr>
            <w:rStyle w:val="FunctionTok"/>
            <w:rFonts w:cs="Consolas"/>
          </w:rPr>
          <w:t>fct_recode</w:t>
        </w:r>
      </w:ins>
      <w:ins w:id="2452" w:author="zusammenlegung" w:date="2025-12-12T19:01:00Z" w16du:dateUtc="2025-12-12T18:01:00Z">
        <w:r w:rsidR="007C0A0D" w:rsidRPr="00E15C3C">
          <w:rPr>
            <w:rStyle w:val="NormalTok"/>
            <w:rFonts w:cs="Consolas"/>
          </w:rPr>
          <w:t xml:space="preserve">(Lux_range, </w:t>
        </w:r>
      </w:ins>
      <w:ins w:id="2453" w:author="Johannes Zauner" w:date="2025-12-13T12:08:00Z" w16du:dateUtc="2025-12-13T11:08:00Z">
        <w:r w:rsidR="003868C0" w:rsidRPr="003868C0">
          <w:rPr>
            <w:rStyle w:val="AttributeTok"/>
            <w:rPrChange w:id="2454" w:author="Johannes Zauner" w:date="2025-12-13T12:08:00Z" w16du:dateUtc="2025-12-13T11:08:00Z">
              <w:rPr>
                <w:rStyle w:val="NormalTok"/>
                <w:rFonts w:cs="Consolas"/>
              </w:rPr>
            </w:rPrChange>
          </w:rPr>
          <w:t>NULL =</w:t>
        </w:r>
        <w:r w:rsidR="003868C0">
          <w:rPr>
            <w:rStyle w:val="NormalTok"/>
            <w:rFonts w:cs="Consolas"/>
          </w:rPr>
          <w:t xml:space="preserve"> </w:t>
        </w:r>
      </w:ins>
      <w:ins w:id="2455" w:author="zusammenlegung" w:date="2025-12-12T19:01:00Z" w16du:dateUtc="2025-12-12T18:01:00Z">
        <w:r w:rsidR="007C0A0D" w:rsidRPr="00E15C3C">
          <w:rPr>
            <w:rStyle w:val="StringTok"/>
            <w:rFonts w:cs="Consolas"/>
          </w:rPr>
          <w:t>"Indoor"</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ins>
      <w:ins w:id="2456" w:author="Johannes Zauner" w:date="2025-12-12T21:03:00Z" w16du:dateUtc="2025-12-12T20:03:00Z">
        <w:r w:rsidR="00680FB8">
          <w:rPr>
            <w:rStyle w:val="NormalTok"/>
          </w:rPr>
          <w:t>4</w:t>
        </w:r>
        <w:r w:rsidR="00680FB8">
          <w:rPr>
            <w:rStyle w:val="NormalTok"/>
            <w:rFonts w:cs="Consolas"/>
          </w:rPr>
          <w:t xml:space="preserve"> </w:t>
        </w:r>
      </w:ins>
      <w:ins w:id="2457" w:author="zusammenlegung" w:date="2025-12-12T19:01:00Z" w16du:dateUtc="2025-12-12T18:01:00Z">
        <w:r w:rsidR="007C0A0D" w:rsidRPr="00E15C3C">
          <w:rPr>
            <w:rStyle w:val="NormalTok"/>
            <w:rFonts w:cs="Consolas"/>
          </w:rPr>
          <w:t xml:space="preserve">  </w:t>
        </w:r>
      </w:ins>
      <w:r w:rsidR="007C0A0D" w:rsidRPr="00E15C3C">
        <w:rPr>
          <w:rStyle w:val="FunctionTok"/>
          <w:rFonts w:cs="Consolas"/>
        </w:rPr>
        <w:t>gg_day</w:t>
      </w:r>
      <w:r w:rsidR="007C0A0D" w:rsidRPr="00E15C3C">
        <w:rPr>
          <w:rStyle w:val="NormalTok"/>
          <w:rFonts w:cs="Consolas"/>
        </w:rPr>
        <w:t>(</w:t>
      </w:r>
      <w:r w:rsidR="007C0A0D" w:rsidRPr="00E15C3C">
        <w:rPr>
          <w:rStyle w:val="AttributeTok"/>
          <w:rFonts w:cs="Consolas"/>
        </w:rPr>
        <w:t>y.axis =</w:t>
      </w:r>
      <w:r w:rsidR="007C0A0D" w:rsidRPr="00E15C3C">
        <w:rPr>
          <w:rStyle w:val="NormalTok"/>
          <w:rFonts w:cs="Consolas"/>
        </w:rPr>
        <w:t xml:space="preserve"> Lux,</w:t>
      </w:r>
      <w:ins w:id="2458" w:author="zusammenlegung" w:date="2025-12-12T19:01:00Z" w16du:dateUtc="2025-12-12T18:01:00Z">
        <w:r w:rsidR="007C0A0D" w:rsidRPr="00E15C3C">
          <w:rPr>
            <w:rFonts w:cs="Consolas"/>
          </w:rPr>
          <w:br/>
        </w:r>
      </w:ins>
      <w:ins w:id="2459" w:author="Johannes Zauner" w:date="2025-12-12T21:03:00Z" w16du:dateUtc="2025-12-12T20:03:00Z">
        <w:r w:rsidR="00680FB8">
          <w:rPr>
            <w:rStyle w:val="NormalTok"/>
          </w:rPr>
          <w:t>5</w:t>
        </w:r>
        <w:r w:rsidR="00680FB8">
          <w:rPr>
            <w:rStyle w:val="NormalTok"/>
            <w:rFonts w:cs="Consolas"/>
          </w:rPr>
          <w:t xml:space="preserve"> </w:t>
        </w:r>
      </w:ins>
      <w:ins w:id="2460" w:author="zusammenlegung" w:date="2025-12-12T19:01:00Z" w16du:dateUtc="2025-12-12T18:01:00Z">
        <w:r w:rsidR="007C0A0D" w:rsidRPr="00E15C3C">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y.axis.label =</w:t>
      </w:r>
      <w:r w:rsidR="007C0A0D" w:rsidRPr="00E15C3C">
        <w:rPr>
          <w:rStyle w:val="NormalTok"/>
          <w:rFonts w:cs="Consolas"/>
        </w:rPr>
        <w:t xml:space="preserve"> </w:t>
      </w:r>
      <w:r w:rsidR="007C0A0D" w:rsidRPr="00E15C3C">
        <w:rPr>
          <w:rStyle w:val="StringTok"/>
          <w:rFonts w:cs="Consolas"/>
        </w:rPr>
        <w:t>"Photopic illuminance (lx)"</w:t>
      </w:r>
      <w:r w:rsidR="007C0A0D" w:rsidRPr="00E15C3C">
        <w:rPr>
          <w:rStyle w:val="NormalTok"/>
          <w:rFonts w:cs="Consolas"/>
        </w:rPr>
        <w:t>,</w:t>
      </w:r>
      <w:del w:id="2461" w:author="zusammenlegung" w:date="2025-12-12T19:01:00Z" w16du:dateUtc="2025-12-12T18:01:00Z">
        <w:r w:rsidR="000A1F9E" w:rsidRPr="00E15C3C">
          <w:rPr>
            <w:rStyle w:val="NormalTok"/>
            <w:rFonts w:cs="Consolas"/>
          </w:rPr>
          <w:delText xml:space="preserve"> </w:delText>
        </w:r>
      </w:del>
      <w:r w:rsidR="007C0A0D" w:rsidRPr="00E15C3C">
        <w:rPr>
          <w:rStyle w:val="NormalTok"/>
          <w:rFonts w:cs="Consolas"/>
        </w:rPr>
        <w:br/>
      </w:r>
      <w:ins w:id="2462" w:author="Johannes Zauner" w:date="2025-12-12T21:03:00Z" w16du:dateUtc="2025-12-12T20:03:00Z">
        <w:r w:rsidR="00680FB8">
          <w:rPr>
            <w:rStyle w:val="NormalTok"/>
          </w:rPr>
          <w:t>6</w:t>
        </w:r>
        <w:r w:rsidR="00680FB8">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geom =</w:t>
      </w:r>
      <w:r w:rsidR="007C0A0D" w:rsidRPr="00E15C3C">
        <w:rPr>
          <w:rStyle w:val="NormalTok"/>
          <w:rFonts w:cs="Consolas"/>
        </w:rPr>
        <w:t xml:space="preserve"> </w:t>
      </w:r>
      <w:r w:rsidR="007C0A0D" w:rsidRPr="00E15C3C">
        <w:rPr>
          <w:rStyle w:val="StringTok"/>
          <w:rFonts w:cs="Consolas"/>
        </w:rPr>
        <w:t>"line"</w:t>
      </w:r>
      <w:r w:rsidR="007C0A0D" w:rsidRPr="00E15C3C">
        <w:rPr>
          <w:rStyle w:val="NormalTok"/>
          <w:rFonts w:cs="Consolas"/>
        </w:rPr>
        <w:t>,</w:t>
      </w:r>
      <w:ins w:id="2463" w:author="zusammenlegung" w:date="2025-12-12T19:01:00Z" w16du:dateUtc="2025-12-12T18:01:00Z">
        <w:r w:rsidR="007C0A0D" w:rsidRPr="00E15C3C">
          <w:rPr>
            <w:rFonts w:cs="Consolas"/>
          </w:rPr>
          <w:br/>
        </w:r>
      </w:ins>
      <w:ins w:id="2464" w:author="Johannes Zauner" w:date="2025-12-12T21:03:00Z" w16du:dateUtc="2025-12-12T20:03:00Z">
        <w:r w:rsidR="00680FB8">
          <w:rPr>
            <w:rStyle w:val="NormalTok"/>
          </w:rPr>
          <w:t>7</w:t>
        </w:r>
        <w:r w:rsidR="00680FB8">
          <w:rPr>
            <w:rStyle w:val="NormalTok"/>
            <w:rFonts w:cs="Consolas"/>
          </w:rPr>
          <w:t xml:space="preserve"> </w:t>
        </w:r>
      </w:ins>
      <w:ins w:id="2465" w:author="zusammenlegung" w:date="2025-12-12T19:01:00Z" w16du:dateUtc="2025-12-12T18:01:00Z">
        <w:r w:rsidR="007C0A0D" w:rsidRPr="00E15C3C">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jco_color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del w:id="2466" w:author="zusammenlegung" w:date="2025-12-12T19:01:00Z" w16du:dateUtc="2025-12-12T18:01:00Z">
        <w:r w:rsidR="000A1F9E" w:rsidRPr="00E15C3C">
          <w:rPr>
            <w:rStyle w:val="NormalTok"/>
            <w:rFonts w:cs="Consolas"/>
          </w:rPr>
          <w:delText xml:space="preserve"> </w:delText>
        </w:r>
      </w:del>
      <w:r w:rsidR="007C0A0D" w:rsidRPr="00E15C3C">
        <w:rPr>
          <w:rFonts w:cs="Consolas"/>
        </w:rPr>
        <w:br/>
      </w:r>
      <w:ins w:id="2467" w:author="Johannes Zauner" w:date="2025-12-12T21:03:00Z" w16du:dateUtc="2025-12-12T20:03:00Z">
        <w:r w:rsidR="00680FB8">
          <w:rPr>
            <w:rStyle w:val="NormalTok"/>
          </w:rPr>
          <w:t>8</w:t>
        </w:r>
        <w:r w:rsidR="00680FB8">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gg_state</w:t>
      </w:r>
      <w:r w:rsidR="007C0A0D" w:rsidRPr="00E15C3C">
        <w:rPr>
          <w:rStyle w:val="NormalTok"/>
          <w:rFonts w:cs="Consolas"/>
        </w:rPr>
        <w:t xml:space="preserve">(Lux_range, </w:t>
      </w:r>
      <w:r w:rsidR="007C0A0D" w:rsidRPr="00E15C3C">
        <w:rPr>
          <w:rStyle w:val="AttributeTok"/>
          <w:rFonts w:cs="Consolas"/>
        </w:rPr>
        <w:t>aes_fill =</w:t>
      </w:r>
      <w:r w:rsidR="007C0A0D" w:rsidRPr="00E15C3C">
        <w:rPr>
          <w:rStyle w:val="NormalTok"/>
          <w:rFonts w:cs="Consolas"/>
        </w:rPr>
        <w:t xml:space="preserve"> </w:t>
      </w:r>
      <w:ins w:id="2468" w:author="Johannes Zauner" w:date="2025-12-13T12:09:00Z" w16du:dateUtc="2025-12-13T11:09:00Z">
        <w:r w:rsidR="005378A0">
          <w:rPr>
            <w:rStyle w:val="FunctionTok"/>
            <w:rFonts w:cs="Consolas"/>
          </w:rPr>
          <w:t>fct_rev</w:t>
        </w:r>
        <w:r w:rsidR="005378A0" w:rsidRPr="00E15C3C">
          <w:rPr>
            <w:rStyle w:val="NormalTok"/>
            <w:rFonts w:cs="Consolas"/>
          </w:rPr>
          <w:t>(</w:t>
        </w:r>
      </w:ins>
      <w:r w:rsidR="007C0A0D" w:rsidRPr="00E15C3C">
        <w:rPr>
          <w:rStyle w:val="NormalTok"/>
          <w:rFonts w:cs="Consolas"/>
        </w:rPr>
        <w:t>Lux_range</w:t>
      </w:r>
      <w:ins w:id="2469" w:author="Johannes Zauner" w:date="2025-12-13T12:09:00Z" w16du:dateUtc="2025-12-13T11:09:00Z">
        <w:r w:rsidR="005378A0">
          <w:rPr>
            <w:rStyle w:val="NormalTok"/>
            <w:rFonts w:cs="Consolas"/>
          </w:rPr>
          <w:t>)</w:t>
        </w:r>
      </w:ins>
      <w:r w:rsidR="007C0A0D" w:rsidRPr="00E15C3C">
        <w:rPr>
          <w:rStyle w:val="NormalTok"/>
          <w:rFonts w:cs="Consolas"/>
        </w:rPr>
        <w:t>,</w:t>
      </w:r>
      <w:ins w:id="2470" w:author="zusammenlegung" w:date="2025-12-12T19:01:00Z" w16du:dateUtc="2025-12-12T18:01:00Z">
        <w:r w:rsidR="007C0A0D" w:rsidRPr="00E15C3C">
          <w:rPr>
            <w:rFonts w:cs="Consolas"/>
          </w:rPr>
          <w:br/>
        </w:r>
      </w:ins>
      <w:ins w:id="2471" w:author="Johannes Zauner" w:date="2025-12-12T21:03:00Z" w16du:dateUtc="2025-12-12T20:03:00Z">
        <w:r w:rsidR="00680FB8">
          <w:rPr>
            <w:rStyle w:val="NormalTok"/>
          </w:rPr>
          <w:t>9</w:t>
        </w:r>
        <w:r w:rsidR="00680FB8">
          <w:rPr>
            <w:rStyle w:val="NormalTok"/>
            <w:rFonts w:cs="Consolas"/>
          </w:rPr>
          <w:t xml:space="preserve"> </w:t>
        </w:r>
      </w:ins>
      <w:ins w:id="2472" w:author="zusammenlegung" w:date="2025-12-12T19:01:00Z" w16du:dateUtc="2025-12-12T18:01:00Z">
        <w:r w:rsidR="007C0A0D" w:rsidRPr="00E15C3C">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alpha =</w:t>
      </w:r>
      <w:r w:rsidR="007C0A0D" w:rsidRPr="00E15C3C">
        <w:rPr>
          <w:rStyle w:val="NormalTok"/>
          <w:rFonts w:cs="Consolas"/>
        </w:rPr>
        <w:t xml:space="preserve"> </w:t>
      </w:r>
      <w:r w:rsidR="007C0A0D" w:rsidRPr="00E15C3C">
        <w:rPr>
          <w:rStyle w:val="FloatTok"/>
          <w:rFonts w:cs="Consolas"/>
        </w:rPr>
        <w:t>0.75</w:t>
      </w:r>
      <w:del w:id="2473" w:author="zusammenlegung" w:date="2025-12-12T19:01:00Z" w16du:dateUtc="2025-12-12T18:01:00Z">
        <w:r w:rsidR="000A1F9E" w:rsidRPr="00E15C3C">
          <w:rPr>
            <w:rStyle w:val="NormalTok"/>
            <w:rFonts w:cs="Consolas"/>
          </w:rPr>
          <w:delText xml:space="preserve">) </w:delText>
        </w:r>
        <w:r w:rsidR="000A1F9E" w:rsidRPr="00E15C3C">
          <w:rPr>
            <w:rStyle w:val="SpecialCharTok"/>
            <w:rFonts w:cs="Consolas"/>
          </w:rPr>
          <w:delText>|&gt;</w:delText>
        </w:r>
        <w:r w:rsidR="000A1F9E" w:rsidRPr="00E15C3C">
          <w:rPr>
            <w:rStyle w:val="NormalTok"/>
            <w:rFonts w:cs="Consolas"/>
          </w:rPr>
          <w:delText xml:space="preserve"> </w:delText>
        </w:r>
        <w:r w:rsidR="000A1F9E" w:rsidRPr="00E15C3C">
          <w:rPr>
            <w:rFonts w:cs="Consolas"/>
          </w:rPr>
          <w:br/>
        </w:r>
        <w:r w:rsidR="000A1F9E" w:rsidRPr="00E15C3C">
          <w:rPr>
            <w:rStyle w:val="NormalTok"/>
            <w:rFonts w:cs="Consolas"/>
          </w:rPr>
          <w:delText xml:space="preserve">  </w:delText>
        </w:r>
        <w:r w:rsidR="000A1F9E" w:rsidRPr="00E15C3C">
          <w:rPr>
            <w:rStyle w:val="FunctionTok"/>
            <w:rFonts w:cs="Consolas"/>
          </w:rPr>
          <w:delText>gg_photoperiod</w:delText>
        </w:r>
        <w:r w:rsidR="000A1F9E" w:rsidRPr="00E15C3C">
          <w:rPr>
            <w:rStyle w:val="NormalTok"/>
            <w:rFonts w:cs="Consolas"/>
          </w:rPr>
          <w:delText>(coordinates</w:delText>
        </w:r>
      </w:del>
      <w:ins w:id="2474" w:author="zusammenlegung" w:date="2025-12-12T19:01:00Z" w16du:dateUtc="2025-12-12T18:01:00Z">
        <w:r w:rsidR="007C0A0D" w:rsidRPr="00E15C3C">
          <w:rPr>
            <w:rStyle w:val="NormalTok"/>
            <w:rFonts w:cs="Consolas"/>
          </w:rPr>
          <w:t xml:space="preserve">, </w:t>
        </w:r>
        <w:r w:rsidR="007C0A0D" w:rsidRPr="00E15C3C">
          <w:rPr>
            <w:rStyle w:val="AttributeTok"/>
            <w:rFonts w:cs="Consolas"/>
          </w:rPr>
          <w:t>ymin =</w:t>
        </w:r>
        <w:r w:rsidR="007C0A0D" w:rsidRPr="00E15C3C">
          <w:rPr>
            <w:rStyle w:val="NormalTok"/>
            <w:rFonts w:cs="Consolas"/>
          </w:rPr>
          <w:t xml:space="preserve"> </w:t>
        </w:r>
        <w:r w:rsidR="007C0A0D" w:rsidRPr="00E15C3C">
          <w:rPr>
            <w:rStyle w:val="DecValTok"/>
            <w:rFonts w:cs="Consolas"/>
          </w:rPr>
          <w:t>10</w:t>
        </w:r>
        <w:r w:rsidR="007C0A0D" w:rsidRPr="00E15C3C">
          <w:rPr>
            <w:rStyle w:val="SpecialCharTok"/>
            <w:rFonts w:cs="Consolas"/>
          </w:rPr>
          <w:t>^</w:t>
        </w:r>
        <w:r w:rsidR="007C0A0D" w:rsidRPr="00E15C3C">
          <w:rPr>
            <w:rStyle w:val="DecValTok"/>
            <w:rFonts w:cs="Consolas"/>
          </w:rPr>
          <w:t>3</w:t>
        </w:r>
        <w:r w:rsidR="007C0A0D" w:rsidRPr="00E15C3C">
          <w:rPr>
            <w:rStyle w:val="NormalTok"/>
            <w:rFonts w:cs="Consolas"/>
          </w:rPr>
          <w:t xml:space="preserve">, </w:t>
        </w:r>
        <w:r w:rsidR="007C0A0D" w:rsidRPr="00E15C3C">
          <w:rPr>
            <w:rStyle w:val="AttributeTok"/>
            <w:rFonts w:cs="Consolas"/>
          </w:rPr>
          <w:t>ymax =</w:t>
        </w:r>
        <w:r w:rsidR="007C0A0D" w:rsidRPr="00E15C3C">
          <w:rPr>
            <w:rStyle w:val="NormalTok"/>
            <w:rFonts w:cs="Consolas"/>
          </w:rPr>
          <w:t xml:space="preserve"> </w:t>
        </w:r>
        <w:r w:rsidR="007C0A0D" w:rsidRPr="00E15C3C">
          <w:rPr>
            <w:rStyle w:val="DecValTok"/>
            <w:rFonts w:cs="Consolas"/>
          </w:rPr>
          <w:t>10</w:t>
        </w:r>
        <w:r w:rsidR="007C0A0D" w:rsidRPr="00E15C3C">
          <w:rPr>
            <w:rStyle w:val="SpecialCharTok"/>
            <w:rFonts w:cs="Consolas"/>
          </w:rPr>
          <w:t>^</w:t>
        </w:r>
        <w:r w:rsidR="007C0A0D" w:rsidRPr="00E15C3C">
          <w:rPr>
            <w:rStyle w:val="DecValTok"/>
            <w:rFonts w:cs="Consolas"/>
          </w:rPr>
          <w:t>4</w:t>
        </w:r>
      </w:ins>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ins w:id="2475" w:author="Johannes Zauner" w:date="2025-12-12T21:03:00Z" w16du:dateUtc="2025-12-12T20:03:00Z">
        <w:r w:rsidR="00680FB8">
          <w:rPr>
            <w:rStyle w:val="NormalTok"/>
          </w:rPr>
          <w:t>1</w:t>
        </w:r>
        <w:r w:rsidR="00680FB8">
          <w:rPr>
            <w:rStyle w:val="NormalTok"/>
            <w:rFonts w:cs="Consolas"/>
          </w:rPr>
          <w:t>0</w:t>
        </w:r>
      </w:ins>
      <w:r w:rsidR="007C0A0D" w:rsidRPr="00E15C3C">
        <w:rPr>
          <w:rStyle w:val="NormalTok"/>
          <w:rFonts w:cs="Consolas"/>
        </w:rPr>
        <w:t xml:space="preserve">  </w:t>
      </w:r>
      <w:r w:rsidR="007C0A0D" w:rsidRPr="00E15C3C">
        <w:rPr>
          <w:rStyle w:val="FunctionTok"/>
          <w:rFonts w:cs="Consolas"/>
        </w:rPr>
        <w:t>scale_fill_viridis_d</w:t>
      </w:r>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ins w:id="2476" w:author="Johannes Zauner" w:date="2025-12-12T21:03:00Z" w16du:dateUtc="2025-12-12T20:03:00Z">
        <w:r w:rsidR="00680FB8">
          <w:rPr>
            <w:rStyle w:val="NormalTok"/>
          </w:rPr>
          <w:t>1</w:t>
        </w:r>
        <w:r w:rsidR="00680FB8">
          <w:rPr>
            <w:rStyle w:val="NormalTok"/>
            <w:rFonts w:cs="Consolas"/>
          </w:rPr>
          <w:t>1</w:t>
        </w:r>
      </w:ins>
      <w:r w:rsidR="007C0A0D" w:rsidRPr="00E15C3C">
        <w:rPr>
          <w:rStyle w:val="NormalTok"/>
          <w:rFonts w:cs="Consolas"/>
        </w:rPr>
        <w:t xml:space="preserve">  </w:t>
      </w:r>
      <w:r w:rsidR="007C0A0D" w:rsidRPr="00E15C3C">
        <w:rPr>
          <w:rStyle w:val="FunctionTok"/>
          <w:rFonts w:cs="Consolas"/>
        </w:rPr>
        <w:t>labs</w:t>
      </w:r>
      <w:r w:rsidR="007C0A0D" w:rsidRPr="00E15C3C">
        <w:rPr>
          <w:rStyle w:val="NormalTok"/>
          <w:rFonts w:cs="Consolas"/>
        </w:rPr>
        <w:t>(</w:t>
      </w:r>
      <w:r w:rsidR="007C0A0D" w:rsidRPr="00E15C3C">
        <w:rPr>
          <w:rStyle w:val="AttributeTok"/>
          <w:rFonts w:cs="Consolas"/>
        </w:rPr>
        <w:t>fill =</w:t>
      </w:r>
      <w:r w:rsidR="007C0A0D" w:rsidRPr="00E15C3C">
        <w:rPr>
          <w:rStyle w:val="NormalTok"/>
          <w:rFonts w:cs="Consolas"/>
        </w:rPr>
        <w:t xml:space="preserve"> </w:t>
      </w:r>
      <w:r w:rsidR="007C0A0D" w:rsidRPr="00E15C3C">
        <w:rPr>
          <w:rStyle w:val="StringTok"/>
          <w:rFonts w:cs="Consolas"/>
        </w:rPr>
        <w:t>"Illuminance range"</w:t>
      </w:r>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ins w:id="2477" w:author="Johannes Zauner" w:date="2025-12-12T21:03:00Z" w16du:dateUtc="2025-12-12T20:03:00Z">
        <w:r w:rsidR="00680FB8">
          <w:rPr>
            <w:rStyle w:val="NormalTok"/>
          </w:rPr>
          <w:t>1</w:t>
        </w:r>
        <w:r w:rsidR="00680FB8">
          <w:rPr>
            <w:rStyle w:val="NormalTok"/>
            <w:rFonts w:cs="Consolas"/>
          </w:rPr>
          <w:t>2</w:t>
        </w:r>
      </w:ins>
      <w:r w:rsidR="007C0A0D" w:rsidRPr="00E15C3C">
        <w:rPr>
          <w:rStyle w:val="NormalTok"/>
          <w:rFonts w:cs="Consolas"/>
        </w:rPr>
        <w:t xml:space="preserve">  </w:t>
      </w:r>
      <w:r w:rsidR="007C0A0D" w:rsidRPr="00E15C3C">
        <w:rPr>
          <w:rStyle w:val="FunctionTok"/>
          <w:rFonts w:cs="Consolas"/>
        </w:rPr>
        <w:t>theme</w:t>
      </w:r>
      <w:r w:rsidR="007C0A0D" w:rsidRPr="00E15C3C">
        <w:rPr>
          <w:rStyle w:val="NormalTok"/>
          <w:rFonts w:cs="Consolas"/>
        </w:rPr>
        <w:t>(</w:t>
      </w:r>
      <w:r w:rsidR="007C0A0D" w:rsidRPr="00E15C3C">
        <w:rPr>
          <w:rStyle w:val="AttributeTok"/>
          <w:rFonts w:cs="Consolas"/>
        </w:rPr>
        <w:t>legend.position =</w:t>
      </w:r>
      <w:r w:rsidR="007C0A0D" w:rsidRPr="00E15C3C">
        <w:rPr>
          <w:rStyle w:val="NormalTok"/>
          <w:rFonts w:cs="Consolas"/>
        </w:rPr>
        <w:t xml:space="preserve"> </w:t>
      </w:r>
      <w:r w:rsidR="007C0A0D" w:rsidRPr="00E15C3C">
        <w:rPr>
          <w:rStyle w:val="StringTok"/>
          <w:rFonts w:cs="Consolas"/>
        </w:rPr>
        <w:t>"bottom"</w:t>
      </w:r>
      <w:r w:rsidR="007C0A0D" w:rsidRPr="00E15C3C">
        <w:rPr>
          <w:rStyle w:val="NormalTok"/>
          <w:rFonts w:cs="Consolas"/>
        </w:rPr>
        <w:t>)</w:t>
      </w:r>
      <w:ins w:id="2478" w:author="zusammenlegung" w:date="2025-12-12T19:01:00Z" w16du:dateUtc="2025-12-12T18:01:00Z">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ins>
      <w:ins w:id="2479" w:author="Johannes Zauner" w:date="2025-12-12T21:03:00Z" w16du:dateUtc="2025-12-12T20:03:00Z">
        <w:r w:rsidR="00680FB8">
          <w:rPr>
            <w:rStyle w:val="NormalTok"/>
          </w:rPr>
          <w:t>1</w:t>
        </w:r>
        <w:r w:rsidR="00680FB8">
          <w:rPr>
            <w:rStyle w:val="NormalTok"/>
            <w:rFonts w:cs="Consolas"/>
          </w:rPr>
          <w:t>3</w:t>
        </w:r>
      </w:ins>
      <w:ins w:id="2480" w:author="zusammenlegung" w:date="2025-12-12T19:01:00Z" w16du:dateUtc="2025-12-12T18:01:00Z">
        <w:r w:rsidR="007C0A0D" w:rsidRPr="00E15C3C">
          <w:rPr>
            <w:rStyle w:val="NormalTok"/>
            <w:rFonts w:cs="Consolas"/>
          </w:rPr>
          <w:t xml:space="preserve">  </w:t>
        </w:r>
        <w:r w:rsidR="007C0A0D" w:rsidRPr="00E15C3C">
          <w:rPr>
            <w:rStyle w:val="FunctionTok"/>
            <w:rFonts w:cs="Consolas"/>
          </w:rPr>
          <w:t>coord_cartesian</w:t>
        </w:r>
        <w:r w:rsidR="007C0A0D" w:rsidRPr="00E15C3C">
          <w:rPr>
            <w:rStyle w:val="NormalTok"/>
            <w:rFonts w:cs="Consolas"/>
          </w:rPr>
          <w:t>(</w:t>
        </w:r>
        <w:r w:rsidR="007C0A0D" w:rsidRPr="00E15C3C">
          <w:rPr>
            <w:rStyle w:val="AttributeTok"/>
            <w:rFonts w:cs="Consolas"/>
          </w:rPr>
          <w:t>xlim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DecValTok"/>
            <w:rFonts w:cs="Consolas"/>
          </w:rPr>
          <w:t>8</w:t>
        </w:r>
        <w:r w:rsidR="007C0A0D" w:rsidRPr="00E15C3C">
          <w:rPr>
            <w:rStyle w:val="NormalTok"/>
            <w:rFonts w:cs="Consolas"/>
          </w:rPr>
          <w:t xml:space="preserve">, </w:t>
        </w:r>
        <w:r w:rsidR="007C0A0D" w:rsidRPr="00E15C3C">
          <w:rPr>
            <w:rStyle w:val="FloatTok"/>
            <w:rFonts w:cs="Consolas"/>
          </w:rPr>
          <w:t>19.5</w:t>
        </w:r>
        <w:r w:rsidR="007C0A0D" w:rsidRPr="00E15C3C">
          <w:rPr>
            <w:rStyle w:val="NormalTok"/>
            <w:rFonts w:cs="Consolas"/>
          </w:rPr>
          <w:t>)</w:t>
        </w:r>
        <w:r w:rsidR="007C0A0D" w:rsidRPr="00E15C3C">
          <w:rPr>
            <w:rStyle w:val="SpecialCharTok"/>
            <w:rFonts w:cs="Consolas"/>
          </w:rPr>
          <w:t>*</w:t>
        </w:r>
        <w:r w:rsidR="007C0A0D" w:rsidRPr="00E15C3C">
          <w:rPr>
            <w:rStyle w:val="DecValTok"/>
            <w:rFonts w:cs="Consolas"/>
          </w:rPr>
          <w:t>3600</w:t>
        </w:r>
        <w:r w:rsidR="007C0A0D" w:rsidRPr="00E15C3C">
          <w:rPr>
            <w:rStyle w:val="NormalTok"/>
            <w:rFonts w:cs="Consolas"/>
          </w:rPr>
          <w:t>)</w:t>
        </w:r>
      </w:ins>
    </w:p>
    <w:bookmarkEnd w:id="2440"/>
    <w:p w14:paraId="5C7914D8" w14:textId="77777777" w:rsidR="002944F4" w:rsidRPr="0047611C" w:rsidRDefault="002944F4" w:rsidP="002944F4">
      <w:pPr>
        <w:pStyle w:val="DefinitionTerm"/>
        <w:rPr>
          <w:ins w:id="2481" w:author="Johannes Zauner" w:date="2025-12-12T20:43:00Z" w16du:dateUtc="2025-12-12T19:43:00Z"/>
          <w:b w:val="0"/>
          <w:bCs/>
        </w:rPr>
      </w:pPr>
      <w:ins w:id="2482" w:author="Johannes Zauner" w:date="2025-12-12T20:43:00Z" w16du:dateUtc="2025-12-12T19:43:00Z">
        <w:r w:rsidRPr="00C673E9">
          <w:rPr>
            <w:rFonts w:ascii="Arial" w:hAnsi="Arial" w:cs="Arial"/>
          </w:rPr>
          <w:t>Line 2</w:t>
        </w:r>
        <w:r>
          <w:rPr>
            <w:rFonts w:ascii="Arial" w:hAnsi="Arial" w:cs="Arial"/>
          </w:rPr>
          <w:t xml:space="preserve"> </w:t>
        </w:r>
        <w:r w:rsidRPr="0047611C">
          <w:rPr>
            <w:b w:val="0"/>
            <w:bCs/>
          </w:rPr>
          <w:t>Aggregating data to 5-minute bins</w:t>
        </w:r>
      </w:ins>
    </w:p>
    <w:p w14:paraId="2C21830E" w14:textId="77777777" w:rsidR="002944F4" w:rsidRPr="0047611C" w:rsidRDefault="002944F4" w:rsidP="002944F4">
      <w:pPr>
        <w:pStyle w:val="DefinitionTerm"/>
        <w:rPr>
          <w:ins w:id="2483" w:author="Johannes Zauner" w:date="2025-12-12T20:43:00Z" w16du:dateUtc="2025-12-12T19:43:00Z"/>
          <w:b w:val="0"/>
          <w:bCs/>
        </w:rPr>
      </w:pPr>
      <w:ins w:id="2484" w:author="Johannes Zauner" w:date="2025-12-12T20:43:00Z" w16du:dateUtc="2025-12-12T19:43:00Z">
        <w:r w:rsidRPr="00C673E9">
          <w:rPr>
            <w:rFonts w:ascii="Arial" w:hAnsi="Arial" w:cs="Arial"/>
          </w:rPr>
          <w:t>Line 3</w:t>
        </w:r>
        <w:r>
          <w:rPr>
            <w:rFonts w:ascii="Arial" w:hAnsi="Arial" w:cs="Arial"/>
          </w:rPr>
          <w:t xml:space="preserve"> </w:t>
        </w:r>
        <w:r w:rsidRPr="0047611C">
          <w:rPr>
            <w:b w:val="0"/>
            <w:bCs/>
          </w:rPr>
          <w:t>Removing the indoor condition</w:t>
        </w:r>
      </w:ins>
    </w:p>
    <w:p w14:paraId="1CAD68BC" w14:textId="77777777" w:rsidR="002944F4" w:rsidRPr="0047611C" w:rsidRDefault="002944F4" w:rsidP="002944F4">
      <w:pPr>
        <w:pStyle w:val="DefinitionTerm"/>
        <w:rPr>
          <w:ins w:id="2485" w:author="Johannes Zauner" w:date="2025-12-12T20:43:00Z" w16du:dateUtc="2025-12-12T19:43:00Z"/>
          <w:b w:val="0"/>
          <w:bCs/>
        </w:rPr>
      </w:pPr>
      <w:ins w:id="2486" w:author="Johannes Zauner" w:date="2025-12-12T20:43:00Z" w16du:dateUtc="2025-12-12T19:43:00Z">
        <w:r w:rsidRPr="00C673E9">
          <w:rPr>
            <w:rFonts w:ascii="Arial" w:hAnsi="Arial" w:cs="Arial"/>
          </w:rPr>
          <w:t>Lines 4-7</w:t>
        </w:r>
        <w:r>
          <w:rPr>
            <w:rFonts w:ascii="Arial" w:hAnsi="Arial" w:cs="Arial"/>
          </w:rPr>
          <w:t xml:space="preserve"> </w:t>
        </w:r>
        <w:r w:rsidRPr="0047611C">
          <w:rPr>
            <w:b w:val="0"/>
            <w:bCs/>
          </w:rPr>
          <w:t>Setting up the basic plot</w:t>
        </w:r>
      </w:ins>
    </w:p>
    <w:p w14:paraId="4397B410" w14:textId="77777777" w:rsidR="002944F4" w:rsidRPr="0047611C" w:rsidRDefault="002944F4" w:rsidP="002944F4">
      <w:pPr>
        <w:pStyle w:val="DefinitionTerm"/>
        <w:rPr>
          <w:ins w:id="2487" w:author="Johannes Zauner" w:date="2025-12-12T20:43:00Z" w16du:dateUtc="2025-12-12T19:43:00Z"/>
          <w:b w:val="0"/>
          <w:bCs/>
        </w:rPr>
      </w:pPr>
      <w:ins w:id="2488" w:author="Johannes Zauner" w:date="2025-12-12T20:43:00Z" w16du:dateUtc="2025-12-12T19:43:00Z">
        <w:r w:rsidRPr="00C673E9">
          <w:rPr>
            <w:rFonts w:ascii="Arial" w:hAnsi="Arial" w:cs="Arial"/>
          </w:rPr>
          <w:t>Lines 8-9</w:t>
        </w:r>
        <w:r>
          <w:rPr>
            <w:rFonts w:ascii="Arial" w:hAnsi="Arial" w:cs="Arial"/>
          </w:rPr>
          <w:t xml:space="preserve"> </w:t>
        </w:r>
        <w:r w:rsidRPr="0047611C">
          <w:rPr>
            <w:b w:val="0"/>
            <w:bCs/>
          </w:rPr>
          <w:t>Adding state information on the illuminance ranges</w:t>
        </w:r>
      </w:ins>
    </w:p>
    <w:p w14:paraId="2DE39365" w14:textId="77777777" w:rsidR="002944F4" w:rsidRDefault="002944F4" w:rsidP="002944F4">
      <w:pPr>
        <w:pStyle w:val="DefinitionTerm"/>
        <w:rPr>
          <w:ins w:id="2489" w:author="Johannes Zauner" w:date="2025-12-12T20:43:00Z" w16du:dateUtc="2025-12-12T19:43:00Z"/>
          <w:b w:val="0"/>
          <w:bCs/>
        </w:rPr>
      </w:pPr>
      <w:ins w:id="2490" w:author="Johannes Zauner" w:date="2025-12-12T20:43:00Z" w16du:dateUtc="2025-12-12T19:43:00Z">
        <w:r w:rsidRPr="00C673E9">
          <w:rPr>
            <w:rFonts w:ascii="Arial" w:hAnsi="Arial" w:cs="Arial"/>
          </w:rPr>
          <w:t>Line 13</w:t>
        </w:r>
        <w:r>
          <w:rPr>
            <w:rFonts w:ascii="Arial" w:hAnsi="Arial" w:cs="Arial"/>
          </w:rPr>
          <w:t xml:space="preserve"> </w:t>
        </w:r>
        <w:r w:rsidRPr="0047611C">
          <w:rPr>
            <w:b w:val="0"/>
            <w:bCs/>
          </w:rPr>
          <w:t>Setting the x-axis limits to cover daytime hours</w:t>
        </w:r>
      </w:ins>
    </w:p>
    <w:p w14:paraId="665381EF" w14:textId="77777777" w:rsidR="002944F4" w:rsidRDefault="002944F4" w:rsidP="00E15C3C">
      <w:pPr>
        <w:spacing w:after="0"/>
        <w:rPr>
          <w:ins w:id="2491" w:author="Johannes Zauner" w:date="2025-12-12T20:43:00Z" w16du:dateUtc="2025-12-12T19:43:00Z"/>
          <w:rStyle w:val="Hervorhebung"/>
        </w:rPr>
      </w:pPr>
    </w:p>
    <w:p w14:paraId="01725771" w14:textId="5C05D1EE" w:rsidR="00791C3D" w:rsidRDefault="006B2402">
      <w:pPr>
        <w:spacing w:after="0"/>
        <w:rPr>
          <w:rStyle w:val="Hervorhebung"/>
          <w:rFonts w:ascii="Consolas" w:hAnsi="Consolas"/>
          <w:sz w:val="22"/>
        </w:rPr>
        <w:pPrChange w:id="2492" w:author="Johannes Zauner" w:date="2025-12-12T20:00:00Z" w16du:dateUtc="2025-12-12T19:00:00Z">
          <w:pPr/>
        </w:pPrChange>
      </w:pPr>
      <w:r>
        <w:rPr>
          <w:i/>
          <w:iCs/>
          <w:noProof/>
        </w:rPr>
        <w:lastRenderedPageBreak/>
        <w:drawing>
          <wp:inline distT="0" distB="0" distL="0" distR="0" wp14:anchorId="4F2C0A26" wp14:editId="1F854761">
            <wp:extent cx="5728335" cy="4455371"/>
            <wp:effectExtent l="0" t="0" r="0" b="0"/>
            <wp:docPr id="193755425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54255" name="Grafik 1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28335" cy="4455371"/>
                    </a:xfrm>
                    <a:prstGeom prst="rect">
                      <a:avLst/>
                    </a:prstGeom>
                  </pic:spPr>
                </pic:pic>
              </a:graphicData>
            </a:graphic>
          </wp:inline>
        </w:drawing>
      </w:r>
    </w:p>
    <w:p w14:paraId="1A9131B1" w14:textId="44D8189A" w:rsidR="000A1F9E" w:rsidRDefault="000A1F9E">
      <w:pPr>
        <w:spacing w:after="0"/>
        <w:rPr>
          <w:rStyle w:val="Hervorhebung"/>
        </w:rPr>
        <w:pPrChange w:id="2493" w:author="Johannes Zauner" w:date="2025-12-12T20:00:00Z" w16du:dateUtc="2025-12-12T19:00:00Z">
          <w:pPr/>
        </w:pPrChange>
      </w:pPr>
      <w:r w:rsidRPr="000A1F9E">
        <w:rPr>
          <w:rStyle w:val="Hervorhebung"/>
        </w:rPr>
        <w:t>Figure </w:t>
      </w:r>
      <w:del w:id="2494" w:author="Johannes Zauner" w:date="2025-12-19T11:24:00Z" w16du:dateUtc="2025-12-19T10:24:00Z">
        <w:r w:rsidRPr="000A1F9E" w:rsidDel="008068B9">
          <w:rPr>
            <w:rStyle w:val="Hervorhebung"/>
          </w:rPr>
          <w:delText>8</w:delText>
        </w:r>
      </w:del>
      <w:ins w:id="2495" w:author="Johannes Zauner" w:date="2025-12-19T11:24:00Z" w16du:dateUtc="2025-12-19T10:24:00Z">
        <w:r w:rsidR="008068B9">
          <w:rPr>
            <w:rStyle w:val="Hervorhebung"/>
          </w:rPr>
          <w:t>10</w:t>
        </w:r>
      </w:ins>
      <w:r w:rsidRPr="000A1F9E">
        <w:rPr>
          <w:rStyle w:val="Hervorhebung"/>
        </w:rPr>
        <w:t>: Outdoor light exposure over time</w:t>
      </w:r>
      <w:ins w:id="2496" w:author="Johannes Zauner" w:date="2025-12-13T12:16:00Z" w16du:dateUtc="2025-12-13T11:16:00Z">
        <w:r w:rsidR="00D234D5">
          <w:rPr>
            <w:rStyle w:val="Hervorhebung"/>
          </w:rPr>
          <w:t xml:space="preserve"> with 2-minute interval</w:t>
        </w:r>
      </w:ins>
      <w:r w:rsidRPr="000A1F9E">
        <w:rPr>
          <w:rStyle w:val="Hervorhebung"/>
        </w:rPr>
        <w:t>. Colored bands indicate periods when illuminance exceeded outdoor thresholds</w:t>
      </w:r>
      <w:ins w:id="2497" w:author="Johannes Zauner" w:date="2025-12-13T12:16:00Z" w16du:dateUtc="2025-12-13T11:16:00Z">
        <w:r w:rsidR="00D234D5">
          <w:rPr>
            <w:rStyle w:val="Hervorhebung"/>
          </w:rPr>
          <w:t xml:space="preserve"> for at least </w:t>
        </w:r>
      </w:ins>
      <w:ins w:id="2498" w:author="Johannes Zauner" w:date="2025-12-13T12:17:00Z" w16du:dateUtc="2025-12-13T11:17:00Z">
        <w:r w:rsidR="00C42C05">
          <w:rPr>
            <w:rStyle w:val="Hervorhebung"/>
          </w:rPr>
          <w:t>half</w:t>
        </w:r>
      </w:ins>
      <w:ins w:id="2499" w:author="Johannes Zauner" w:date="2025-12-13T12:16:00Z" w16du:dateUtc="2025-12-13T11:16:00Z">
        <w:r w:rsidR="00D234D5">
          <w:rPr>
            <w:rStyle w:val="Hervorhebung"/>
          </w:rPr>
          <w:t xml:space="preserve"> of each interval</w:t>
        </w:r>
      </w:ins>
      <w:r w:rsidRPr="000A1F9E">
        <w:rPr>
          <w:rStyle w:val="Hervorhebung"/>
        </w:rPr>
        <w:t>: violet for ≥1000 lx, green for ≥2000 lx, and yellow for ≥3000 lx. Grey shaded regions denote night (from civil dusk to dawn).</w:t>
      </w:r>
    </w:p>
    <w:p w14:paraId="04F1DA4B" w14:textId="77777777" w:rsidR="00011D23" w:rsidRDefault="00011D23" w:rsidP="007C0A0D">
      <w:pPr>
        <w:pStyle w:val="berschrift4"/>
        <w:rPr>
          <w:ins w:id="2500" w:author="Johannes Zauner" w:date="2025-12-12T20:26:00Z" w16du:dateUtc="2025-12-12T19:26:00Z"/>
        </w:rPr>
      </w:pPr>
      <w:bookmarkStart w:id="2501" w:name="Xe956c63c688b119a4f591fc9aa43a2e7ac8102b"/>
      <w:bookmarkEnd w:id="2288"/>
    </w:p>
    <w:p w14:paraId="0BFB6BC1" w14:textId="0EDB0F97" w:rsidR="007C0A0D" w:rsidRPr="00C673E9" w:rsidRDefault="007C0A0D" w:rsidP="007C0A0D">
      <w:pPr>
        <w:pStyle w:val="berschrift4"/>
      </w:pPr>
      <w:r w:rsidRPr="00C673E9">
        <w:t>Frequency of transitions from indoor to outdoor light</w:t>
      </w:r>
    </w:p>
    <w:p w14:paraId="47617BBE" w14:textId="77777777" w:rsidR="007C0A0D" w:rsidRPr="00E15C3C" w:rsidRDefault="007C0A0D" w:rsidP="007C0A0D">
      <w:pPr>
        <w:pStyle w:val="FirstParagraph"/>
      </w:pPr>
      <w:r w:rsidRPr="00E15C3C">
        <w:t xml:space="preserve">We next consider how often the subject moved from an indoor light environment to an outdoor-equivalent environment. We operationally define an “outdoor transition” as a change from &lt;1000 lx to ≥1000 lx. Using the cleaned </w:t>
      </w:r>
      <w:r w:rsidRPr="00E15C3C">
        <w:rPr>
          <w:rStyle w:val="VerbatimChar"/>
        </w:rPr>
        <w:t>VEET</w:t>
      </w:r>
      <w:r w:rsidRPr="00E15C3C">
        <w:t xml:space="preserve"> data, we extract all instances where illuminance crosses that threshold from below to above.</w:t>
      </w:r>
    </w:p>
    <w:p w14:paraId="01D4FD72" w14:textId="4B1ADC66" w:rsidR="007C0A0D" w:rsidRPr="00E15C3C" w:rsidRDefault="008E3186" w:rsidP="007C0A0D">
      <w:pPr>
        <w:pStyle w:val="Textkrper"/>
      </w:pPr>
      <w:del w:id="2502" w:author="zusammenlegung" w:date="2025-12-12T19:01:00Z" w16du:dateUtc="2025-12-12T18:01:00Z">
        <w:r w:rsidRPr="00383602">
          <w:rPr>
            <w:b/>
            <w:bCs/>
          </w:rPr>
          <w:delText>Table 12</w:delText>
        </w:r>
      </w:del>
      <w:ins w:id="2503" w:author="zusammenlegung" w:date="2025-12-12T19:01:00Z" w16du:dateUtc="2025-12-12T18:01:00Z">
        <w:del w:id="2504" w:author="Johannes Zauner" w:date="2025-12-15T12:25:00Z" w16du:dateUtc="2025-12-15T11:25:00Z">
          <w:r w:rsidR="007C0A0D" w:rsidRPr="00383602" w:rsidDel="00383602">
            <w:rPr>
              <w:rFonts w:ascii="Arial" w:hAnsi="Arial" w:cs="Arial"/>
              <w:b/>
              <w:bCs/>
              <w:rPrChange w:id="2505" w:author="Johannes Zauner" w:date="2025-12-15T12:25:00Z" w16du:dateUtc="2025-12-15T11:25:00Z">
                <w:rPr>
                  <w:rFonts w:ascii="Arial" w:hAnsi="Arial" w:cs="Arial"/>
                </w:rPr>
              </w:rPrChange>
            </w:rPr>
            <w:fldChar w:fldCharType="begin"/>
          </w:r>
          <w:r w:rsidR="007C0A0D" w:rsidRPr="00383602" w:rsidDel="00383602">
            <w:rPr>
              <w:rFonts w:ascii="Arial" w:hAnsi="Arial" w:cs="Arial"/>
              <w:b/>
              <w:bCs/>
              <w:rPrChange w:id="2506" w:author="Johannes Zauner" w:date="2025-12-15T12:25:00Z" w16du:dateUtc="2025-12-15T11:25:00Z">
                <w:rPr>
                  <w:rFonts w:ascii="Arial" w:hAnsi="Arial" w:cs="Arial"/>
                </w:rPr>
              </w:rPrChange>
            </w:rPr>
            <w:delInstrText>HYPERLINK \l "tbl-changesoutdoor" \h</w:delInstrText>
          </w:r>
          <w:r w:rsidR="007C0A0D" w:rsidRPr="00111E56" w:rsidDel="00383602">
            <w:rPr>
              <w:rFonts w:ascii="Arial" w:hAnsi="Arial" w:cs="Arial"/>
              <w:b/>
              <w:bCs/>
            </w:rPr>
          </w:r>
          <w:r w:rsidR="007C0A0D" w:rsidRPr="00383602" w:rsidDel="00383602">
            <w:rPr>
              <w:rFonts w:ascii="Arial" w:hAnsi="Arial" w:cs="Arial"/>
              <w:b/>
              <w:bCs/>
              <w:rPrChange w:id="2507" w:author="Johannes Zauner" w:date="2025-12-15T12:25:00Z" w16du:dateUtc="2025-12-15T11:25:00Z">
                <w:rPr>
                  <w:rFonts w:ascii="Arial" w:hAnsi="Arial" w:cs="Arial"/>
                </w:rPr>
              </w:rPrChange>
            </w:rPr>
            <w:fldChar w:fldCharType="separate"/>
          </w:r>
          <w:r w:rsidR="007C0A0D" w:rsidRPr="00383602" w:rsidDel="00383602">
            <w:rPr>
              <w:b/>
              <w:bCs/>
              <w:rPrChange w:id="2508" w:author="Johannes Zauner" w:date="2025-12-15T12:25:00Z" w16du:dateUtc="2025-12-15T11:25:00Z">
                <w:rPr>
                  <w:rStyle w:val="Hyperlink"/>
                  <w:rFonts w:ascii="Arial" w:hAnsi="Arial" w:cs="Arial"/>
                </w:rPr>
              </w:rPrChange>
            </w:rPr>
            <w:delText>Table 12</w:delText>
          </w:r>
          <w:r w:rsidR="007C0A0D" w:rsidRPr="00383602" w:rsidDel="00383602">
            <w:rPr>
              <w:rFonts w:ascii="Arial" w:hAnsi="Arial" w:cs="Arial"/>
              <w:b/>
              <w:bCs/>
              <w:rPrChange w:id="2509" w:author="Johannes Zauner" w:date="2025-12-15T12:25:00Z" w16du:dateUtc="2025-12-15T11:25:00Z">
                <w:rPr>
                  <w:rFonts w:ascii="Arial" w:hAnsi="Arial" w:cs="Arial"/>
                </w:rPr>
              </w:rPrChange>
            </w:rPr>
            <w:fldChar w:fldCharType="end"/>
          </w:r>
        </w:del>
      </w:ins>
      <w:ins w:id="2510" w:author="Johannes Zauner" w:date="2025-12-15T12:25:00Z" w16du:dateUtc="2025-12-15T11:25:00Z">
        <w:r w:rsidR="00383602" w:rsidRPr="00383602">
          <w:rPr>
            <w:b/>
            <w:bCs/>
            <w:rPrChange w:id="2511" w:author="Johannes Zauner" w:date="2025-12-15T12:25:00Z" w16du:dateUtc="2025-12-15T11:25:00Z">
              <w:rPr>
                <w:rStyle w:val="Hyperlink"/>
                <w:rFonts w:ascii="Arial" w:hAnsi="Arial" w:cs="Arial"/>
              </w:rPr>
            </w:rPrChange>
          </w:rPr>
          <w:t>Table 12</w:t>
        </w:r>
      </w:ins>
      <w:r w:rsidR="007C0A0D" w:rsidRPr="00E15C3C">
        <w:t xml:space="preserve"> shows the average number of such transitions per day. Note that if data are recorded at a fine temporal resolution (5 s here), very brief excursions above 1000 lx could count as transitions and inflate this number. Indeed, the initial count is </w:t>
      </w:r>
      <w:r w:rsidR="007C0A0D" w:rsidRPr="00E15C3C">
        <w:lastRenderedPageBreak/>
        <w:t>fairly high, reflecting fleeting spikes above 1000 lx that might not represent meaningful outdoor exposures.</w:t>
      </w:r>
    </w:p>
    <w:p w14:paraId="630BB496" w14:textId="5D61780E" w:rsidR="007C0A0D" w:rsidRPr="005679EF" w:rsidRDefault="005679EF" w:rsidP="00F61D20">
      <w:pPr>
        <w:pStyle w:val="SourceCode"/>
        <w:spacing w:line="240" w:lineRule="auto"/>
        <w:rPr>
          <w:b/>
          <w:bCs/>
          <w:lang w:val="de-DE"/>
          <w:rPrChange w:id="2512" w:author="Johannes Zauner" w:date="2025-12-13T05:21:00Z" w16du:dateUtc="2025-12-13T04:21:00Z">
            <w:rPr>
              <w:rFonts w:cs="Consolas"/>
            </w:rPr>
          </w:rPrChange>
        </w:rPr>
      </w:pPr>
      <w:bookmarkStart w:id="2513" w:name="annotated-cell-18"/>
      <w:ins w:id="2514" w:author="Johannes Zauner" w:date="2025-12-13T05:21:00Z">
        <w:r w:rsidRPr="005679EF">
          <w:rPr>
            <w:b/>
            <w:bCs/>
            <w:lang w:val="de-DE"/>
          </w:rPr>
          <w:t>Calculate the number of transitions from indoor to outdoor</w:t>
        </w:r>
      </w:ins>
      <w:ins w:id="2515" w:author="Johannes Zauner" w:date="2025-12-13T05:10:00Z" w16du:dateUtc="2025-12-13T04:10:00Z">
        <w:r w:rsidR="008C4DD3">
          <w:rPr>
            <w:rStyle w:val="NormalTok"/>
          </w:rPr>
          <w:br/>
        </w:r>
      </w:ins>
      <w:ins w:id="2516" w:author="Johannes Zauner" w:date="2025-12-12T21:03:00Z" w16du:dateUtc="2025-12-12T20:03:00Z">
        <w:r w:rsidR="003D6605">
          <w:rPr>
            <w:rStyle w:val="NormalTok"/>
          </w:rPr>
          <w:t>1</w:t>
        </w:r>
        <w:r w:rsidR="003D6605">
          <w:rPr>
            <w:rStyle w:val="NormalTok"/>
            <w:rFonts w:cs="Consolas"/>
          </w:rPr>
          <w:t xml:space="preserve"> </w:t>
        </w:r>
      </w:ins>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Style w:val="NormalTok"/>
          <w:rFonts w:cs="Consolas"/>
        </w:rPr>
        <w:br/>
      </w:r>
      <w:ins w:id="2517" w:author="Johannes Zauner" w:date="2025-12-12T21:04:00Z" w16du:dateUtc="2025-12-12T20:04:00Z">
        <w:r w:rsidR="003D6605">
          <w:rPr>
            <w:rStyle w:val="NormalTok"/>
          </w:rPr>
          <w:t>2</w:t>
        </w:r>
      </w:ins>
      <w:ins w:id="2518" w:author="Johannes Zauner" w:date="2025-12-12T21:03:00Z" w16du:dateUtc="2025-12-12T20:03:00Z">
        <w:r w:rsidR="003D6605">
          <w:rPr>
            <w:rStyle w:val="NormalTok"/>
            <w:rFonts w:cs="Consolas"/>
          </w:rPr>
          <w:t xml:space="preserve"> </w:t>
        </w:r>
      </w:ins>
      <w:r w:rsidR="007C0A0D" w:rsidRPr="00E15C3C">
        <w:rPr>
          <w:rStyle w:val="NormalTok"/>
          <w:rFonts w:cs="Consolas"/>
        </w:rPr>
        <w:t xml:space="preserve">  </w:t>
      </w:r>
      <w:del w:id="2519" w:author="zusammenlegung" w:date="2025-12-12T19:01:00Z" w16du:dateUtc="2025-12-12T18:01:00Z">
        <w:r w:rsidR="008E3186" w:rsidRPr="00E15C3C">
          <w:rPr>
            <w:rStyle w:val="CommentTok"/>
            <w:rFonts w:cs="Consolas"/>
          </w:rPr>
          <w:delText># label each interval as Outdoor (Lux≥1000) or not:</w:delText>
        </w:r>
        <w:r w:rsidR="008E3186" w:rsidRPr="00E15C3C">
          <w:rPr>
            <w:rFonts w:cs="Consolas"/>
          </w:rPr>
          <w:br/>
        </w:r>
        <w:r w:rsidR="008E3186" w:rsidRPr="00E15C3C">
          <w:rPr>
            <w:rStyle w:val="NormalTok"/>
            <w:rFonts w:cs="Consolas"/>
          </w:rPr>
          <w:delText xml:space="preserve">  </w:delText>
        </w:r>
      </w:del>
      <w:r w:rsidR="007C0A0D" w:rsidRPr="00E15C3C">
        <w:rPr>
          <w:rStyle w:val="FunctionTok"/>
          <w:rFonts w:cs="Consolas"/>
        </w:rPr>
        <w:t>extract_states</w:t>
      </w:r>
      <w:r w:rsidR="007C0A0D" w:rsidRPr="00E15C3C">
        <w:rPr>
          <w:rStyle w:val="NormalTok"/>
          <w:rFonts w:cs="Consolas"/>
        </w:rPr>
        <w:t xml:space="preserve">(Outdoor, Lux </w:t>
      </w:r>
      <w:r w:rsidR="007C0A0D" w:rsidRPr="00E15C3C">
        <w:rPr>
          <w:rStyle w:val="SpecialCharTok"/>
          <w:rFonts w:cs="Consolas"/>
        </w:rPr>
        <w:t>&gt;=</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AttributeTok"/>
          <w:rFonts w:cs="Consolas"/>
        </w:rPr>
        <w:t>group.by.state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del w:id="2520" w:author="zusammenlegung" w:date="2025-12-12T19:01:00Z" w16du:dateUtc="2025-12-12T18:01:00Z">
        <w:r w:rsidR="008E3186" w:rsidRPr="00E15C3C">
          <w:rPr>
            <w:rStyle w:val="NormalTok"/>
            <w:rFonts w:cs="Consolas"/>
          </w:rPr>
          <w:delText xml:space="preserve">  </w:delText>
        </w:r>
        <w:r w:rsidR="008E3186" w:rsidRPr="00E15C3C">
          <w:rPr>
            <w:rStyle w:val="NormalTok"/>
            <w:rFonts w:cs="Consolas"/>
          </w:rPr>
          <w:br/>
        </w:r>
        <w:r w:rsidR="008E3186" w:rsidRPr="00E15C3C">
          <w:rPr>
            <w:rStyle w:val="CommentTok"/>
            <w:rFonts w:cs="Consolas"/>
          </w:rPr>
          <w:delText xml:space="preserve">  # filter where the previous state was "indoor" and current is "outdoor":</w:delText>
        </w:r>
      </w:del>
      <w:r w:rsidR="007C0A0D" w:rsidRPr="00E15C3C">
        <w:rPr>
          <w:rFonts w:cs="Consolas"/>
        </w:rPr>
        <w:br/>
      </w:r>
      <w:ins w:id="2521" w:author="Johannes Zauner" w:date="2025-12-12T21:04:00Z" w16du:dateUtc="2025-12-12T20:04:00Z">
        <w:r w:rsidR="003D6605">
          <w:rPr>
            <w:rStyle w:val="NormalTok"/>
          </w:rPr>
          <w:t>3</w:t>
        </w:r>
      </w:ins>
      <w:ins w:id="2522" w:author="Johannes Zauner" w:date="2025-12-12T21:03:00Z" w16du:dateUtc="2025-12-12T20:03:00Z">
        <w:r w:rsidR="003D6605">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filter</w:t>
      </w:r>
      <w:r w:rsidR="007C0A0D" w:rsidRPr="00E15C3C">
        <w:rPr>
          <w:rStyle w:val="NormalTok"/>
          <w:rFonts w:cs="Consolas"/>
        </w:rPr>
        <w:t>(</w:t>
      </w:r>
      <w:r w:rsidR="007C0A0D" w:rsidRPr="00E15C3C">
        <w:rPr>
          <w:rStyle w:val="SpecialCharTok"/>
          <w:rFonts w:cs="Consolas"/>
        </w:rPr>
        <w:t>!</w:t>
      </w:r>
      <w:r w:rsidR="007C0A0D" w:rsidRPr="00E15C3C">
        <w:rPr>
          <w:rStyle w:val="FunctionTok"/>
          <w:rFonts w:cs="Consolas"/>
        </w:rPr>
        <w:t>lead</w:t>
      </w:r>
      <w:r w:rsidR="007C0A0D" w:rsidRPr="00E15C3C">
        <w:rPr>
          <w:rStyle w:val="NormalTok"/>
          <w:rFonts w:cs="Consolas"/>
        </w:rPr>
        <w:t xml:space="preserve">(Outdoor) </w:t>
      </w:r>
      <w:r w:rsidR="007C0A0D" w:rsidRPr="00E15C3C">
        <w:rPr>
          <w:rStyle w:val="SpecialCharTok"/>
          <w:rFonts w:cs="Consolas"/>
        </w:rPr>
        <w:t>&amp;</w:t>
      </w:r>
      <w:r w:rsidR="007C0A0D" w:rsidRPr="00E15C3C">
        <w:rPr>
          <w:rStyle w:val="NormalTok"/>
          <w:rFonts w:cs="Consolas"/>
        </w:rPr>
        <w:t xml:space="preserve"> Outdoor) </w:t>
      </w:r>
      <w:r w:rsidR="007C0A0D" w:rsidRPr="00E15C3C">
        <w:rPr>
          <w:rStyle w:val="SpecialCharTok"/>
          <w:rFonts w:cs="Consolas"/>
        </w:rPr>
        <w:t>|&gt;</w:t>
      </w:r>
      <w:del w:id="2523" w:author="zusammenlegung" w:date="2025-12-12T19:01:00Z" w16du:dateUtc="2025-12-12T18:01:00Z">
        <w:r w:rsidR="008E3186" w:rsidRPr="00E15C3C">
          <w:rPr>
            <w:rStyle w:val="NormalTok"/>
            <w:rFonts w:cs="Consolas"/>
          </w:rPr>
          <w:delText xml:space="preserve">   </w:delText>
        </w:r>
      </w:del>
      <w:r w:rsidR="007C0A0D" w:rsidRPr="00E15C3C">
        <w:rPr>
          <w:rFonts w:cs="Consolas"/>
        </w:rPr>
        <w:br/>
      </w:r>
      <w:ins w:id="2524" w:author="Johannes Zauner" w:date="2025-12-12T21:04:00Z" w16du:dateUtc="2025-12-12T20:04:00Z">
        <w:r w:rsidR="003D6605">
          <w:rPr>
            <w:rStyle w:val="NormalTok"/>
          </w:rPr>
          <w:t>4</w:t>
        </w:r>
      </w:ins>
      <w:ins w:id="2525" w:author="Johannes Zauner" w:date="2025-12-12T21:03:00Z" w16du:dateUtc="2025-12-12T20:03:00Z">
        <w:r w:rsidR="003D6605">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summarize_numeric</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"mean "</w:t>
      </w:r>
      <w:r w:rsidR="007C0A0D" w:rsidRPr="00E15C3C">
        <w:rPr>
          <w:rStyle w:val="NormalTok"/>
          <w:rFonts w:cs="Consolas"/>
        </w:rPr>
        <w:t>,</w:t>
      </w:r>
      <w:del w:id="2526" w:author="zusammenlegung" w:date="2025-12-12T19:01:00Z" w16du:dateUtc="2025-12-12T18:01:00Z">
        <w:r w:rsidR="008E3186" w:rsidRPr="00E15C3C">
          <w:rPr>
            <w:rStyle w:val="NormalTok"/>
            <w:rFonts w:cs="Consolas"/>
          </w:rPr>
          <w:delText xml:space="preserve"> </w:delText>
        </w:r>
        <w:r w:rsidR="008E3186" w:rsidRPr="00E15C3C">
          <w:rPr>
            <w:rStyle w:val="CommentTok"/>
            <w:rFonts w:cs="Consolas"/>
          </w:rPr>
          <w:delText># average and provide counts</w:delText>
        </w:r>
      </w:del>
      <w:r w:rsidR="007C0A0D" w:rsidRPr="00E15C3C">
        <w:rPr>
          <w:rFonts w:cs="Consolas"/>
        </w:rPr>
        <w:br/>
      </w:r>
      <w:ins w:id="2527" w:author="Johannes Zauner" w:date="2025-12-12T21:04:00Z" w16du:dateUtc="2025-12-12T20:04:00Z">
        <w:r w:rsidR="003D6605">
          <w:rPr>
            <w:rStyle w:val="NormalTok"/>
          </w:rPr>
          <w:t>5</w:t>
        </w:r>
      </w:ins>
      <w:ins w:id="2528" w:author="Johannes Zauner" w:date="2025-12-12T21:03:00Z" w16du:dateUtc="2025-12-12T20:03:00Z">
        <w:r w:rsidR="003D6605">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"Outdoor"</w:t>
      </w:r>
      <w:r w:rsidR="007C0A0D" w:rsidRPr="00E15C3C">
        <w:rPr>
          <w:rStyle w:val="NormalTok"/>
          <w:rFonts w:cs="Consolas"/>
        </w:rPr>
        <w:t xml:space="preserve">, </w:t>
      </w:r>
      <w:r w:rsidR="007C0A0D" w:rsidRPr="00E15C3C">
        <w:rPr>
          <w:rStyle w:val="StringTok"/>
          <w:rFonts w:cs="Consolas"/>
        </w:rPr>
        <w:t>"start"</w:t>
      </w:r>
      <w:r w:rsidR="007C0A0D" w:rsidRPr="00E15C3C">
        <w:rPr>
          <w:rStyle w:val="NormalTok"/>
          <w:rFonts w:cs="Consolas"/>
        </w:rPr>
        <w:t xml:space="preserve">, </w:t>
      </w:r>
      <w:r w:rsidR="007C0A0D" w:rsidRPr="00E15C3C">
        <w:rPr>
          <w:rStyle w:val="StringTok"/>
          <w:rFonts w:cs="Consolas"/>
        </w:rPr>
        <w:t>"end"</w:t>
      </w:r>
      <w:r w:rsidR="007C0A0D" w:rsidRPr="00E15C3C">
        <w:rPr>
          <w:rStyle w:val="NormalTok"/>
          <w:rFonts w:cs="Consolas"/>
        </w:rPr>
        <w:t xml:space="preserve">, </w:t>
      </w:r>
      <w:r w:rsidR="007C0A0D" w:rsidRPr="00E15C3C">
        <w:rPr>
          <w:rStyle w:val="StringTok"/>
          <w:rFonts w:cs="Consolas"/>
        </w:rPr>
        <w:t>"duration"</w:t>
      </w:r>
      <w:r w:rsidR="007C0A0D" w:rsidRPr="00E15C3C">
        <w:rPr>
          <w:rStyle w:val="NormalTok"/>
          <w:rFonts w:cs="Consolas"/>
        </w:rPr>
        <w:t>),</w:t>
      </w:r>
      <w:r w:rsidR="007C0A0D" w:rsidRPr="00E15C3C">
        <w:rPr>
          <w:rFonts w:cs="Consolas"/>
        </w:rPr>
        <w:br/>
      </w:r>
      <w:ins w:id="2529" w:author="Johannes Zauner" w:date="2025-12-12T21:04:00Z" w16du:dateUtc="2025-12-12T20:04:00Z">
        <w:r w:rsidR="003D6605">
          <w:rPr>
            <w:rStyle w:val="NormalTok"/>
          </w:rPr>
          <w:t>6</w:t>
        </w:r>
      </w:ins>
      <w:ins w:id="2530" w:author="Johannes Zauner" w:date="2025-12-12T21:03:00Z" w16du:dateUtc="2025-12-12T20:03:00Z">
        <w:r w:rsidR="003D6605">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add.total.duration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2531" w:author="Johannes Zauner" w:date="2025-12-12T21:04:00Z" w16du:dateUtc="2025-12-12T20:04:00Z">
        <w:r w:rsidR="003D6605">
          <w:rPr>
            <w:rStyle w:val="NormalTok"/>
          </w:rPr>
          <w:t>7</w:t>
        </w:r>
      </w:ins>
      <w:ins w:id="2532" w:author="Johannes Zauner" w:date="2025-12-12T21:03:00Z" w16du:dateUtc="2025-12-12T20:03:00Z">
        <w:r w:rsidR="003D6605">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mean_daily</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2533" w:author="Johannes Zauner" w:date="2025-12-12T21:04:00Z" w16du:dateUtc="2025-12-12T20:04:00Z">
        <w:r w:rsidR="003D6605">
          <w:rPr>
            <w:rStyle w:val="NormalTok"/>
          </w:rPr>
          <w:t>8</w:t>
        </w:r>
      </w:ins>
      <w:ins w:id="2534" w:author="Johannes Zauner" w:date="2025-12-12T21:03:00Z" w16du:dateUtc="2025-12-12T20:03:00Z">
        <w:r w:rsidR="003D6605">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gt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ins w:id="2535" w:author="zusammenlegung" w:date="2025-12-12T19:01:00Z" w16du:dateUtc="2025-12-12T18:01:00Z">
        <w:r w:rsidR="007C0A0D" w:rsidRPr="00E15C3C">
          <w:rPr>
            <w:rFonts w:cs="Consolas"/>
          </w:rPr>
          <w:br/>
        </w:r>
      </w:ins>
      <w:ins w:id="2536" w:author="Johannes Zauner" w:date="2025-12-12T21:04:00Z" w16du:dateUtc="2025-12-12T20:04:00Z">
        <w:r w:rsidR="003D6605">
          <w:rPr>
            <w:rStyle w:val="NormalTok"/>
          </w:rPr>
          <w:t>9</w:t>
        </w:r>
      </w:ins>
      <w:ins w:id="2537" w:author="Johannes Zauner" w:date="2025-12-12T21:03:00Z" w16du:dateUtc="2025-12-12T20:03:00Z">
        <w:r w:rsidR="003D6605">
          <w:rPr>
            <w:rStyle w:val="NormalTok"/>
            <w:rFonts w:cs="Consolas"/>
          </w:rPr>
          <w:t xml:space="preserve"> </w:t>
        </w:r>
      </w:ins>
      <w:ins w:id="2538" w:author="zusammenlegung" w:date="2025-12-12T19:01:00Z" w16du:dateUtc="2025-12-12T18:01:00Z">
        <w:r w:rsidR="007C0A0D" w:rsidRPr="00E15C3C">
          <w:rPr>
            <w:rStyle w:val="NormalTok"/>
            <w:rFonts w:cs="Consolas"/>
          </w:rPr>
          <w:t xml:space="preserve">  </w:t>
        </w:r>
      </w:ins>
      <w:r w:rsidR="007C0A0D" w:rsidRPr="00E15C3C">
        <w:rPr>
          <w:rStyle w:val="FunctionTok"/>
          <w:rFonts w:cs="Consolas"/>
        </w:rPr>
        <w:t>fmt_number</w:t>
      </w:r>
      <w:r w:rsidR="007C0A0D" w:rsidRPr="00E15C3C">
        <w:rPr>
          <w:rStyle w:val="NormalTok"/>
          <w:rFonts w:cs="Consolas"/>
        </w:rPr>
        <w:t xml:space="preserve">(episodes,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0</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2539" w:author="Johannes Zauner" w:date="2025-12-12T21:03:00Z" w16du:dateUtc="2025-12-12T20:03:00Z">
        <w:r w:rsidR="003D6605">
          <w:rPr>
            <w:rStyle w:val="NormalTok"/>
          </w:rPr>
          <w:t>1</w:t>
        </w:r>
      </w:ins>
      <w:ins w:id="2540" w:author="Johannes Zauner" w:date="2025-12-12T21:04:00Z" w16du:dateUtc="2025-12-12T20:04:00Z">
        <w:r w:rsidR="003D6605">
          <w:rPr>
            <w:rStyle w:val="NormalTok"/>
            <w:rFonts w:cs="Consolas"/>
          </w:rPr>
          <w:t>0</w:t>
        </w:r>
      </w:ins>
      <w:r w:rsidR="007C0A0D" w:rsidRPr="00E15C3C">
        <w:rPr>
          <w:rStyle w:val="NormalTok"/>
          <w:rFonts w:cs="Consolas"/>
        </w:rPr>
        <w:t xml:space="preserve">  </w:t>
      </w:r>
      <w:r w:rsidR="007C0A0D" w:rsidRPr="00E15C3C">
        <w:rPr>
          <w:rStyle w:val="FunctionTok"/>
          <w:rFonts w:cs="Consolas"/>
        </w:rPr>
        <w:t>fmt_duration</w:t>
      </w:r>
      <w:r w:rsidR="007C0A0D" w:rsidRPr="00E15C3C">
        <w:rPr>
          <w:rStyle w:val="NormalTok"/>
          <w:rFonts w:cs="Consolas"/>
        </w:rPr>
        <w:t>(</w:t>
      </w:r>
      <w:ins w:id="2541" w:author="Johannes Zauner" w:date="2025-12-12T21:03:00Z" w16du:dateUtc="2025-12-12T20:03:00Z">
        <w:r w:rsidR="003D6605">
          <w:rPr>
            <w:rStyle w:val="NormalTok"/>
            <w:rFonts w:cs="Consolas"/>
          </w:rPr>
          <w:br/>
        </w:r>
        <w:r w:rsidR="003D6605">
          <w:rPr>
            <w:rStyle w:val="NormalTok"/>
          </w:rPr>
          <w:t>1</w:t>
        </w:r>
      </w:ins>
      <w:ins w:id="2542" w:author="Johannes Zauner" w:date="2025-12-12T21:04:00Z" w16du:dateUtc="2025-12-12T20:04:00Z">
        <w:r w:rsidR="003D6605">
          <w:rPr>
            <w:rStyle w:val="NormalTok"/>
            <w:rFonts w:cs="Consolas"/>
          </w:rPr>
          <w:t>1</w:t>
        </w:r>
      </w:ins>
      <w:ins w:id="2543" w:author="Johannes Zauner" w:date="2025-12-12T21:03:00Z" w16du:dateUtc="2025-12-12T20:03:00Z">
        <w:r w:rsidR="003D6605">
          <w:rPr>
            <w:rStyle w:val="NormalTok"/>
            <w:rFonts w:cs="Consolas"/>
          </w:rPr>
          <w:t xml:space="preserve">   </w:t>
        </w:r>
      </w:ins>
      <w:r w:rsidR="007C0A0D" w:rsidRPr="00E15C3C">
        <w:rPr>
          <w:rStyle w:val="StringTok"/>
          <w:rFonts w:cs="Consolas"/>
        </w:rPr>
        <w:t>`</w:t>
      </w:r>
      <w:r w:rsidR="007C0A0D" w:rsidRPr="00E15C3C">
        <w:rPr>
          <w:rStyle w:val="AttributeTok"/>
          <w:rFonts w:cs="Consolas"/>
        </w:rPr>
        <w:t>mean epoch</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input_units =</w:t>
      </w:r>
      <w:r w:rsidR="007C0A0D" w:rsidRPr="00E15C3C">
        <w:rPr>
          <w:rStyle w:val="NormalTok"/>
          <w:rFonts w:cs="Consolas"/>
        </w:rPr>
        <w:t xml:space="preserve"> </w:t>
      </w:r>
      <w:r w:rsidR="007C0A0D" w:rsidRPr="00E15C3C">
        <w:rPr>
          <w:rStyle w:val="StringTok"/>
          <w:rFonts w:cs="Consolas"/>
        </w:rPr>
        <w:t>"seconds"</w:t>
      </w:r>
      <w:r w:rsidR="007C0A0D" w:rsidRPr="00E15C3C">
        <w:rPr>
          <w:rStyle w:val="NormalTok"/>
          <w:rFonts w:cs="Consolas"/>
        </w:rPr>
        <w:t>,</w:t>
      </w:r>
      <w:del w:id="2544" w:author="zusammenlegung" w:date="2025-12-12T19:01:00Z" w16du:dateUtc="2025-12-12T18:01:00Z">
        <w:r w:rsidR="008E3186" w:rsidRPr="00E15C3C">
          <w:rPr>
            <w:rStyle w:val="NormalTok"/>
            <w:rFonts w:cs="Consolas"/>
            <w:color w:val="BFBFBF" w:themeColor="background1" w:themeShade="BF"/>
          </w:rPr>
          <w:delText xml:space="preserve"> </w:delText>
        </w:r>
        <w:r w:rsidR="008664D3" w:rsidRPr="00E15C3C">
          <w:rPr>
            <w:rStyle w:val="NormalTok"/>
            <w:rFonts w:cs="Consolas"/>
            <w:color w:val="BFBFBF" w:themeColor="background1" w:themeShade="BF"/>
          </w:rPr>
          <w:br/>
          <w:delText xml:space="preserve">              </w:delText>
        </w:r>
      </w:del>
      <w:r w:rsidR="007C0A0D" w:rsidRPr="00E15C3C">
        <w:rPr>
          <w:rStyle w:val="NormalTok"/>
          <w:rFonts w:cs="Consolas"/>
        </w:rPr>
        <w:t xml:space="preserve"> </w:t>
      </w:r>
      <w:r w:rsidR="007C0A0D" w:rsidRPr="00E15C3C">
        <w:rPr>
          <w:rStyle w:val="AttributeTok"/>
          <w:rFonts w:cs="Consolas"/>
        </w:rPr>
        <w:t>output_units =</w:t>
      </w:r>
      <w:r w:rsidR="007C0A0D" w:rsidRPr="00E15C3C">
        <w:rPr>
          <w:rStyle w:val="NormalTok"/>
          <w:rFonts w:cs="Consolas"/>
        </w:rPr>
        <w:t xml:space="preserve"> </w:t>
      </w:r>
      <w:r w:rsidR="007C0A0D" w:rsidRPr="00E15C3C">
        <w:rPr>
          <w:rStyle w:val="StringTok"/>
          <w:rFonts w:cs="Consolas"/>
        </w:rPr>
        <w:t>"seconds"</w:t>
      </w:r>
      <w:ins w:id="2545" w:author="Johannes Zauner" w:date="2025-12-12T21:04:00Z" w16du:dateUtc="2025-12-12T20:04:00Z">
        <w:r w:rsidR="003D6605">
          <w:rPr>
            <w:rStyle w:val="StringTok"/>
            <w:rFonts w:cs="Consolas"/>
          </w:rPr>
          <w:br/>
        </w:r>
        <w:r w:rsidR="003D6605">
          <w:rPr>
            <w:rStyle w:val="NormalTok"/>
          </w:rPr>
          <w:t xml:space="preserve">12  </w:t>
        </w:r>
      </w:ins>
      <w:r w:rsidR="007C0A0D" w:rsidRPr="00E15C3C">
        <w:rPr>
          <w:rStyle w:val="NormalTok"/>
          <w:rFonts w:cs="Consolas"/>
        </w:rPr>
        <w:t>)</w:t>
      </w:r>
    </w:p>
    <w:bookmarkEnd w:id="2513"/>
    <w:p w14:paraId="531BC4D9" w14:textId="1F8672CF" w:rsidR="007C0A0D" w:rsidRPr="0098570A" w:rsidDel="0098570A" w:rsidRDefault="007C0A0D" w:rsidP="00E15C3C">
      <w:pPr>
        <w:pStyle w:val="DefinitionTerm"/>
        <w:rPr>
          <w:ins w:id="2546" w:author="zusammenlegung" w:date="2025-12-12T19:01:00Z" w16du:dateUtc="2025-12-12T18:01:00Z"/>
          <w:del w:id="2547" w:author="Johannes Zauner" w:date="2025-12-12T20:26:00Z" w16du:dateUtc="2025-12-12T19:26:00Z"/>
          <w:rFonts w:ascii="Arial" w:hAnsi="Arial" w:cs="Arial"/>
          <w:b w:val="0"/>
          <w:bCs/>
          <w:rPrChange w:id="2548" w:author="Johannes Zauner" w:date="2025-12-12T20:26:00Z" w16du:dateUtc="2025-12-12T19:26:00Z">
            <w:rPr>
              <w:ins w:id="2549" w:author="zusammenlegung" w:date="2025-12-12T19:01:00Z" w16du:dateUtc="2025-12-12T18:01:00Z"/>
              <w:del w:id="2550" w:author="Johannes Zauner" w:date="2025-12-12T20:26:00Z" w16du:dateUtc="2025-12-12T19:26:00Z"/>
              <w:rFonts w:ascii="Arial" w:hAnsi="Arial" w:cs="Arial"/>
            </w:rPr>
          </w:rPrChange>
        </w:rPr>
      </w:pPr>
      <w:ins w:id="2551" w:author="zusammenlegung" w:date="2025-12-12T19:01:00Z" w16du:dateUtc="2025-12-12T18:01:00Z">
        <w:r w:rsidRPr="00C673E9">
          <w:rPr>
            <w:rFonts w:ascii="Arial" w:hAnsi="Arial" w:cs="Arial"/>
          </w:rPr>
          <w:t>Line 2</w:t>
        </w:r>
      </w:ins>
      <w:ins w:id="2552" w:author="Johannes Zauner" w:date="2025-12-12T20:26:00Z" w16du:dateUtc="2025-12-12T19:26:00Z">
        <w:r w:rsidR="0098570A">
          <w:rPr>
            <w:rFonts w:ascii="Arial" w:hAnsi="Arial" w:cs="Arial"/>
          </w:rPr>
          <w:t xml:space="preserve"> </w:t>
        </w:r>
      </w:ins>
    </w:p>
    <w:p w14:paraId="6B5B87F4" w14:textId="77777777" w:rsidR="007C0A0D" w:rsidRPr="005A2EDF" w:rsidRDefault="007C0A0D">
      <w:pPr>
        <w:pStyle w:val="DefinitionTerm"/>
        <w:rPr>
          <w:ins w:id="2553" w:author="zusammenlegung" w:date="2025-12-12T19:01:00Z" w16du:dateUtc="2025-12-12T18:01:00Z"/>
          <w:bCs/>
        </w:rPr>
        <w:pPrChange w:id="2554" w:author="Johannes Zauner" w:date="2025-12-12T20:26:00Z" w16du:dateUtc="2025-12-12T19:26:00Z">
          <w:pPr>
            <w:pStyle w:val="Definition"/>
            <w:spacing w:after="0"/>
          </w:pPr>
        </w:pPrChange>
      </w:pPr>
      <w:ins w:id="2555" w:author="zusammenlegung" w:date="2025-12-12T19:01:00Z" w16du:dateUtc="2025-12-12T18:01:00Z">
        <w:r w:rsidRPr="0098570A">
          <w:rPr>
            <w:b w:val="0"/>
            <w:bCs/>
            <w:rPrChange w:id="2556" w:author="Johannes Zauner" w:date="2025-12-12T20:26:00Z" w16du:dateUtc="2025-12-12T19:26:00Z">
              <w:rPr>
                <w:b/>
              </w:rPr>
            </w:rPrChange>
          </w:rPr>
          <w:t>Label each interval as Outdoor (Lux≥1000) or not</w:t>
        </w:r>
      </w:ins>
    </w:p>
    <w:p w14:paraId="317B94A7" w14:textId="358F987D" w:rsidR="007C0A0D" w:rsidRPr="0098570A" w:rsidDel="0098570A" w:rsidRDefault="007C0A0D" w:rsidP="00E15C3C">
      <w:pPr>
        <w:pStyle w:val="DefinitionTerm"/>
        <w:rPr>
          <w:ins w:id="2557" w:author="zusammenlegung" w:date="2025-12-12T19:01:00Z" w16du:dateUtc="2025-12-12T18:01:00Z"/>
          <w:del w:id="2558" w:author="Johannes Zauner" w:date="2025-12-12T20:26:00Z" w16du:dateUtc="2025-12-12T19:26:00Z"/>
          <w:rFonts w:ascii="Arial" w:hAnsi="Arial" w:cs="Arial"/>
          <w:b w:val="0"/>
          <w:bCs/>
          <w:rPrChange w:id="2559" w:author="Johannes Zauner" w:date="2025-12-12T20:26:00Z" w16du:dateUtc="2025-12-12T19:26:00Z">
            <w:rPr>
              <w:ins w:id="2560" w:author="zusammenlegung" w:date="2025-12-12T19:01:00Z" w16du:dateUtc="2025-12-12T18:01:00Z"/>
              <w:del w:id="2561" w:author="Johannes Zauner" w:date="2025-12-12T20:26:00Z" w16du:dateUtc="2025-12-12T19:26:00Z"/>
              <w:rFonts w:ascii="Arial" w:hAnsi="Arial" w:cs="Arial"/>
            </w:rPr>
          </w:rPrChange>
        </w:rPr>
      </w:pPr>
      <w:ins w:id="2562" w:author="zusammenlegung" w:date="2025-12-12T19:01:00Z" w16du:dateUtc="2025-12-12T18:01:00Z">
        <w:r w:rsidRPr="00C673E9">
          <w:rPr>
            <w:rFonts w:ascii="Arial" w:hAnsi="Arial" w:cs="Arial"/>
          </w:rPr>
          <w:t>Line 3</w:t>
        </w:r>
      </w:ins>
      <w:ins w:id="2563" w:author="Johannes Zauner" w:date="2025-12-12T20:26:00Z" w16du:dateUtc="2025-12-12T19:26:00Z">
        <w:r w:rsidR="0098570A">
          <w:rPr>
            <w:rFonts w:ascii="Arial" w:hAnsi="Arial" w:cs="Arial"/>
          </w:rPr>
          <w:t xml:space="preserve"> </w:t>
        </w:r>
      </w:ins>
    </w:p>
    <w:p w14:paraId="6D028BA1" w14:textId="71F74D32" w:rsidR="007C0A0D" w:rsidRPr="0098570A" w:rsidRDefault="007C0A0D" w:rsidP="0098570A">
      <w:pPr>
        <w:pStyle w:val="DefinitionTerm"/>
        <w:rPr>
          <w:ins w:id="2564" w:author="Johannes Zauner" w:date="2025-12-12T20:26:00Z" w16du:dateUtc="2025-12-12T19:26:00Z"/>
          <w:b w:val="0"/>
          <w:bCs/>
          <w:rPrChange w:id="2565" w:author="Johannes Zauner" w:date="2025-12-12T20:26:00Z" w16du:dateUtc="2025-12-12T19:26:00Z">
            <w:rPr>
              <w:ins w:id="2566" w:author="Johannes Zauner" w:date="2025-12-12T20:26:00Z" w16du:dateUtc="2025-12-12T19:26:00Z"/>
            </w:rPr>
          </w:rPrChange>
        </w:rPr>
      </w:pPr>
      <w:ins w:id="2567" w:author="zusammenlegung" w:date="2025-12-12T19:01:00Z" w16du:dateUtc="2025-12-12T18:01:00Z">
        <w:r w:rsidRPr="0098570A">
          <w:rPr>
            <w:b w:val="0"/>
            <w:bCs/>
            <w:rPrChange w:id="2568" w:author="Johannes Zauner" w:date="2025-12-12T20:26:00Z" w16du:dateUtc="2025-12-12T19:26:00Z">
              <w:rPr/>
            </w:rPrChange>
          </w:rPr>
          <w:t>Find instances where the previous interval was “indoor” and current is “outdoor”</w:t>
        </w:r>
      </w:ins>
    </w:p>
    <w:p w14:paraId="220A9144" w14:textId="77777777" w:rsidR="0098570A" w:rsidRPr="0098570A" w:rsidRDefault="0098570A">
      <w:pPr>
        <w:pStyle w:val="Definition"/>
        <w:rPr>
          <w:ins w:id="2569" w:author="zusammenlegung" w:date="2025-12-12T19:01:00Z" w16du:dateUtc="2025-12-12T18:01:00Z"/>
        </w:rPr>
        <w:pPrChange w:id="2570" w:author="Johannes Zauner" w:date="2025-12-12T20:26:00Z" w16du:dateUtc="2025-12-12T19:26:00Z">
          <w:pPr>
            <w:pStyle w:val="Definition"/>
            <w:spacing w:after="0"/>
          </w:pPr>
        </w:pPrChange>
      </w:pPr>
    </w:p>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1418"/>
        <w:gridCol w:w="1134"/>
        <w:gridCol w:w="5335"/>
      </w:tblGrid>
      <w:tr w:rsidR="008664D3" w:rsidRPr="008664D3" w14:paraId="63DAB60D" w14:textId="77777777" w:rsidTr="008664D3">
        <w:trPr>
          <w:gridAfter w:val="1"/>
          <w:wAfter w:w="5335" w:type="dxa"/>
          <w:cantSplit/>
          <w:tblHeader/>
          <w:jc w:val="center"/>
          <w:del w:id="2571" w:author="zusammenlegung" w:date="2025-12-12T19:01:00Z"/>
        </w:trPr>
        <w:tc>
          <w:tcPr>
            <w:tcW w:w="1134" w:type="dxa"/>
            <w:tcBorders>
              <w:bottom w:val="single" w:sz="4" w:space="0" w:color="auto"/>
            </w:tcBorders>
          </w:tcPr>
          <w:p w14:paraId="08AD4E26" w14:textId="77777777" w:rsidR="008664D3" w:rsidRPr="008664D3" w:rsidRDefault="008664D3" w:rsidP="008664D3">
            <w:pPr>
              <w:rPr>
                <w:del w:id="2572" w:author="zusammenlegung" w:date="2025-12-12T19:01:00Z" w16du:dateUtc="2025-12-12T18:01:00Z"/>
              </w:rPr>
            </w:pPr>
          </w:p>
        </w:tc>
        <w:tc>
          <w:tcPr>
            <w:tcW w:w="1418" w:type="dxa"/>
            <w:tcBorders>
              <w:bottom w:val="single" w:sz="4" w:space="0" w:color="auto"/>
            </w:tcBorders>
          </w:tcPr>
          <w:p w14:paraId="7B9BADDD" w14:textId="77777777" w:rsidR="008664D3" w:rsidRPr="008664D3" w:rsidRDefault="008664D3" w:rsidP="008664D3">
            <w:pPr>
              <w:rPr>
                <w:del w:id="2573" w:author="zusammenlegung" w:date="2025-12-12T19:01:00Z" w16du:dateUtc="2025-12-12T18:01:00Z"/>
                <w:b/>
                <w:bCs/>
              </w:rPr>
            </w:pPr>
            <w:del w:id="2574" w:author="zusammenlegung" w:date="2025-12-12T19:01:00Z" w16du:dateUtc="2025-12-12T18:01:00Z">
              <w:r w:rsidRPr="008664D3">
                <w:rPr>
                  <w:b/>
                  <w:bCs/>
                </w:rPr>
                <w:delText>mean epoch</w:delText>
              </w:r>
            </w:del>
          </w:p>
        </w:tc>
        <w:tc>
          <w:tcPr>
            <w:tcW w:w="1134" w:type="dxa"/>
            <w:tcBorders>
              <w:bottom w:val="single" w:sz="4" w:space="0" w:color="auto"/>
            </w:tcBorders>
          </w:tcPr>
          <w:p w14:paraId="1E6A01FB" w14:textId="77777777" w:rsidR="008664D3" w:rsidRPr="008664D3" w:rsidRDefault="008664D3" w:rsidP="008664D3">
            <w:pPr>
              <w:rPr>
                <w:del w:id="2575" w:author="zusammenlegung" w:date="2025-12-12T19:01:00Z" w16du:dateUtc="2025-12-12T18:01:00Z"/>
                <w:b/>
                <w:bCs/>
              </w:rPr>
            </w:pPr>
            <w:del w:id="2576" w:author="zusammenlegung" w:date="2025-12-12T19:01:00Z" w16du:dateUtc="2025-12-12T18:01:00Z">
              <w:r w:rsidRPr="008664D3">
                <w:rPr>
                  <w:b/>
                  <w:bCs/>
                </w:rPr>
                <w:delText>episodes</w:delText>
              </w:r>
            </w:del>
          </w:p>
        </w:tc>
      </w:tr>
      <w:tr w:rsidR="008664D3" w:rsidRPr="008664D3" w14:paraId="51CD32DC" w14:textId="77777777" w:rsidTr="009679E3">
        <w:trPr>
          <w:cantSplit/>
          <w:jc w:val="center"/>
          <w:del w:id="2577" w:author="zusammenlegung" w:date="2025-12-12T19:01:00Z"/>
        </w:trPr>
        <w:tc>
          <w:tcPr>
            <w:tcW w:w="1134" w:type="dxa"/>
          </w:tcPr>
          <w:p w14:paraId="1E9AA3A6" w14:textId="77777777" w:rsidR="008664D3" w:rsidRPr="008664D3" w:rsidRDefault="008664D3" w:rsidP="008664D3">
            <w:pPr>
              <w:rPr>
                <w:del w:id="2578" w:author="zusammenlegung" w:date="2025-12-12T19:01:00Z" w16du:dateUtc="2025-12-12T18:01:00Z"/>
              </w:rPr>
            </w:pPr>
            <w:del w:id="2579" w:author="zusammenlegung" w:date="2025-12-12T19:01:00Z" w16du:dateUtc="2025-12-12T18:01:00Z">
              <w:r w:rsidRPr="008664D3">
                <w:delText>Weekday</w:delText>
              </w:r>
            </w:del>
          </w:p>
        </w:tc>
        <w:tc>
          <w:tcPr>
            <w:tcW w:w="2552" w:type="dxa"/>
            <w:gridSpan w:val="2"/>
          </w:tcPr>
          <w:p w14:paraId="2D84D25A" w14:textId="77777777" w:rsidR="008664D3" w:rsidRPr="008664D3" w:rsidRDefault="008664D3" w:rsidP="004014FB">
            <w:pPr>
              <w:jc w:val="center"/>
              <w:rPr>
                <w:del w:id="2580" w:author="zusammenlegung" w:date="2025-12-12T19:01:00Z" w16du:dateUtc="2025-12-12T18:01:00Z"/>
              </w:rPr>
            </w:pPr>
            <w:del w:id="2581" w:author="zusammenlegung" w:date="2025-12-12T19:01:00Z" w16du:dateUtc="2025-12-12T18:01:00Z">
              <w:r w:rsidRPr="008664D3">
                <w:delText>5s</w:delText>
              </w:r>
            </w:del>
          </w:p>
        </w:tc>
        <w:tc>
          <w:tcPr>
            <w:tcW w:w="5335" w:type="dxa"/>
          </w:tcPr>
          <w:p w14:paraId="5B867F44" w14:textId="77777777" w:rsidR="008664D3" w:rsidRPr="008664D3" w:rsidRDefault="008664D3" w:rsidP="004014FB">
            <w:pPr>
              <w:jc w:val="center"/>
              <w:rPr>
                <w:del w:id="2582" w:author="zusammenlegung" w:date="2025-12-12T19:01:00Z" w16du:dateUtc="2025-12-12T18:01:00Z"/>
              </w:rPr>
            </w:pPr>
            <w:del w:id="2583" w:author="zusammenlegung" w:date="2025-12-12T19:01:00Z" w16du:dateUtc="2025-12-12T18:01:00Z">
              <w:r w:rsidRPr="008664D3">
                <w:delText>72</w:delText>
              </w:r>
            </w:del>
          </w:p>
        </w:tc>
      </w:tr>
      <w:tr w:rsidR="008664D3" w:rsidRPr="008664D3" w14:paraId="4BA52560" w14:textId="77777777" w:rsidTr="009679E3">
        <w:trPr>
          <w:cantSplit/>
          <w:jc w:val="center"/>
          <w:del w:id="2584" w:author="zusammenlegung" w:date="2025-12-12T19:01:00Z"/>
        </w:trPr>
        <w:tc>
          <w:tcPr>
            <w:tcW w:w="1134" w:type="dxa"/>
          </w:tcPr>
          <w:p w14:paraId="482515FC" w14:textId="77777777" w:rsidR="008664D3" w:rsidRPr="008664D3" w:rsidRDefault="008664D3" w:rsidP="008664D3">
            <w:pPr>
              <w:rPr>
                <w:del w:id="2585" w:author="zusammenlegung" w:date="2025-12-12T19:01:00Z" w16du:dateUtc="2025-12-12T18:01:00Z"/>
              </w:rPr>
            </w:pPr>
            <w:del w:id="2586" w:author="zusammenlegung" w:date="2025-12-12T19:01:00Z" w16du:dateUtc="2025-12-12T18:01:00Z">
              <w:r w:rsidRPr="008664D3">
                <w:delText>Weekend</w:delText>
              </w:r>
            </w:del>
          </w:p>
        </w:tc>
        <w:tc>
          <w:tcPr>
            <w:tcW w:w="2552" w:type="dxa"/>
            <w:gridSpan w:val="2"/>
          </w:tcPr>
          <w:p w14:paraId="51C94C3F" w14:textId="77777777" w:rsidR="008664D3" w:rsidRPr="008664D3" w:rsidRDefault="008664D3" w:rsidP="004014FB">
            <w:pPr>
              <w:jc w:val="center"/>
              <w:rPr>
                <w:del w:id="2587" w:author="zusammenlegung" w:date="2025-12-12T19:01:00Z" w16du:dateUtc="2025-12-12T18:01:00Z"/>
              </w:rPr>
            </w:pPr>
            <w:del w:id="2588" w:author="zusammenlegung" w:date="2025-12-12T19:01:00Z" w16du:dateUtc="2025-12-12T18:01:00Z">
              <w:r w:rsidRPr="008664D3">
                <w:delText>5s</w:delText>
              </w:r>
            </w:del>
          </w:p>
        </w:tc>
        <w:tc>
          <w:tcPr>
            <w:tcW w:w="5335" w:type="dxa"/>
          </w:tcPr>
          <w:p w14:paraId="327EF5B6" w14:textId="77777777" w:rsidR="008664D3" w:rsidRPr="008664D3" w:rsidRDefault="008664D3" w:rsidP="004014FB">
            <w:pPr>
              <w:jc w:val="center"/>
              <w:rPr>
                <w:del w:id="2589" w:author="zusammenlegung" w:date="2025-12-12T19:01:00Z" w16du:dateUtc="2025-12-12T18:01:00Z"/>
              </w:rPr>
            </w:pPr>
            <w:del w:id="2590" w:author="zusammenlegung" w:date="2025-12-12T19:01:00Z" w16du:dateUtc="2025-12-12T18:01:00Z">
              <w:r w:rsidRPr="008664D3">
                <w:delText>46</w:delText>
              </w:r>
            </w:del>
          </w:p>
        </w:tc>
      </w:tr>
      <w:tr w:rsidR="009679E3" w:rsidRPr="008664D3" w14:paraId="4B02B214" w14:textId="77777777" w:rsidTr="0047611C">
        <w:trPr>
          <w:gridAfter w:val="1"/>
          <w:wAfter w:w="5335" w:type="dxa"/>
          <w:cantSplit/>
          <w:tblHeader/>
          <w:jc w:val="center"/>
        </w:trPr>
        <w:tc>
          <w:tcPr>
            <w:tcW w:w="1134" w:type="dxa"/>
            <w:tcBorders>
              <w:bottom w:val="single" w:sz="4" w:space="0" w:color="auto"/>
            </w:tcBorders>
          </w:tcPr>
          <w:p w14:paraId="1D61F615" w14:textId="77777777" w:rsidR="009679E3" w:rsidRPr="008664D3" w:rsidRDefault="009679E3" w:rsidP="0047611C"/>
        </w:tc>
        <w:tc>
          <w:tcPr>
            <w:tcW w:w="1418" w:type="dxa"/>
            <w:tcBorders>
              <w:bottom w:val="single" w:sz="4" w:space="0" w:color="auto"/>
            </w:tcBorders>
          </w:tcPr>
          <w:p w14:paraId="522A40B2" w14:textId="77777777" w:rsidR="009679E3" w:rsidRPr="008664D3" w:rsidRDefault="009679E3" w:rsidP="0047611C">
            <w:pPr>
              <w:rPr>
                <w:b/>
                <w:bCs/>
              </w:rPr>
            </w:pPr>
            <w:r w:rsidRPr="008664D3">
              <w:rPr>
                <w:b/>
                <w:bCs/>
              </w:rPr>
              <w:t>mean epoch</w:t>
            </w:r>
          </w:p>
        </w:tc>
        <w:tc>
          <w:tcPr>
            <w:tcW w:w="1134" w:type="dxa"/>
            <w:tcBorders>
              <w:bottom w:val="single" w:sz="4" w:space="0" w:color="auto"/>
            </w:tcBorders>
          </w:tcPr>
          <w:p w14:paraId="3A00C7ED" w14:textId="77777777" w:rsidR="009679E3" w:rsidRPr="008664D3" w:rsidRDefault="009679E3" w:rsidP="0047611C">
            <w:pPr>
              <w:rPr>
                <w:b/>
                <w:bCs/>
              </w:rPr>
            </w:pPr>
            <w:r w:rsidRPr="008664D3">
              <w:rPr>
                <w:b/>
                <w:bCs/>
              </w:rPr>
              <w:t>episodes</w:t>
            </w:r>
          </w:p>
        </w:tc>
      </w:tr>
      <w:tr w:rsidR="009679E3" w:rsidRPr="008664D3" w14:paraId="2E1F6DA7" w14:textId="77777777" w:rsidTr="0047611C">
        <w:trPr>
          <w:gridAfter w:val="1"/>
          <w:wAfter w:w="5335" w:type="dxa"/>
          <w:cantSplit/>
          <w:jc w:val="center"/>
        </w:trPr>
        <w:tc>
          <w:tcPr>
            <w:tcW w:w="1134" w:type="dxa"/>
            <w:tcBorders>
              <w:top w:val="single" w:sz="4" w:space="0" w:color="auto"/>
            </w:tcBorders>
          </w:tcPr>
          <w:p w14:paraId="41768115" w14:textId="77777777" w:rsidR="009679E3" w:rsidRPr="008664D3" w:rsidRDefault="009679E3" w:rsidP="0047611C">
            <w:r w:rsidRPr="008664D3">
              <w:t>Mean daily</w:t>
            </w:r>
          </w:p>
        </w:tc>
        <w:tc>
          <w:tcPr>
            <w:tcW w:w="1418" w:type="dxa"/>
            <w:tcBorders>
              <w:top w:val="single" w:sz="4" w:space="0" w:color="auto"/>
            </w:tcBorders>
          </w:tcPr>
          <w:p w14:paraId="7A42D7F8" w14:textId="77777777" w:rsidR="009679E3" w:rsidRPr="008664D3" w:rsidRDefault="009679E3" w:rsidP="0047611C">
            <w:pPr>
              <w:jc w:val="center"/>
            </w:pPr>
            <w:r w:rsidRPr="008664D3">
              <w:t>5s</w:t>
            </w:r>
          </w:p>
        </w:tc>
        <w:tc>
          <w:tcPr>
            <w:tcW w:w="1134" w:type="dxa"/>
            <w:tcBorders>
              <w:top w:val="single" w:sz="4" w:space="0" w:color="auto"/>
            </w:tcBorders>
          </w:tcPr>
          <w:p w14:paraId="71644106" w14:textId="77777777" w:rsidR="009679E3" w:rsidRPr="008664D3" w:rsidRDefault="009679E3" w:rsidP="0047611C">
            <w:pPr>
              <w:jc w:val="center"/>
            </w:pPr>
            <w:r w:rsidRPr="008664D3">
              <w:t>64</w:t>
            </w:r>
          </w:p>
        </w:tc>
      </w:tr>
      <w:tr w:rsidR="009679E3" w:rsidRPr="008664D3" w14:paraId="444356E6" w14:textId="77777777" w:rsidTr="0047611C">
        <w:trPr>
          <w:gridAfter w:val="1"/>
          <w:wAfter w:w="5335" w:type="dxa"/>
          <w:cantSplit/>
          <w:jc w:val="center"/>
        </w:trPr>
        <w:tc>
          <w:tcPr>
            <w:tcW w:w="1134" w:type="dxa"/>
          </w:tcPr>
          <w:p w14:paraId="06BE7DDB" w14:textId="77777777" w:rsidR="009679E3" w:rsidRPr="008664D3" w:rsidRDefault="009679E3" w:rsidP="0047611C">
            <w:r w:rsidRPr="008664D3">
              <w:t>Weekday</w:t>
            </w:r>
          </w:p>
        </w:tc>
        <w:tc>
          <w:tcPr>
            <w:tcW w:w="1418" w:type="dxa"/>
          </w:tcPr>
          <w:p w14:paraId="54EEFA66" w14:textId="77777777" w:rsidR="009679E3" w:rsidRPr="008664D3" w:rsidRDefault="009679E3" w:rsidP="0047611C">
            <w:pPr>
              <w:jc w:val="center"/>
            </w:pPr>
            <w:r w:rsidRPr="008664D3">
              <w:t>5s</w:t>
            </w:r>
          </w:p>
        </w:tc>
        <w:tc>
          <w:tcPr>
            <w:tcW w:w="1134" w:type="dxa"/>
          </w:tcPr>
          <w:p w14:paraId="6F08EB9A" w14:textId="77777777" w:rsidR="009679E3" w:rsidRPr="008664D3" w:rsidRDefault="009679E3" w:rsidP="0047611C">
            <w:pPr>
              <w:jc w:val="center"/>
            </w:pPr>
            <w:r w:rsidRPr="008664D3">
              <w:t>72</w:t>
            </w:r>
          </w:p>
        </w:tc>
      </w:tr>
      <w:tr w:rsidR="009679E3" w:rsidRPr="008664D3" w14:paraId="439C70AF" w14:textId="77777777" w:rsidTr="0047611C">
        <w:trPr>
          <w:gridAfter w:val="1"/>
          <w:wAfter w:w="5335" w:type="dxa"/>
          <w:cantSplit/>
          <w:jc w:val="center"/>
        </w:trPr>
        <w:tc>
          <w:tcPr>
            <w:tcW w:w="1134" w:type="dxa"/>
          </w:tcPr>
          <w:p w14:paraId="66699B3B" w14:textId="77777777" w:rsidR="009679E3" w:rsidRPr="008664D3" w:rsidRDefault="009679E3" w:rsidP="0047611C">
            <w:r w:rsidRPr="008664D3">
              <w:t>Weekend</w:t>
            </w:r>
          </w:p>
        </w:tc>
        <w:tc>
          <w:tcPr>
            <w:tcW w:w="1418" w:type="dxa"/>
          </w:tcPr>
          <w:p w14:paraId="7C7512ED" w14:textId="77777777" w:rsidR="009679E3" w:rsidRPr="008664D3" w:rsidRDefault="009679E3" w:rsidP="0047611C">
            <w:pPr>
              <w:jc w:val="center"/>
            </w:pPr>
            <w:r w:rsidRPr="008664D3">
              <w:t>5s</w:t>
            </w:r>
          </w:p>
        </w:tc>
        <w:tc>
          <w:tcPr>
            <w:tcW w:w="1134" w:type="dxa"/>
          </w:tcPr>
          <w:p w14:paraId="32640EE7" w14:textId="77777777" w:rsidR="009679E3" w:rsidRPr="008664D3" w:rsidRDefault="009679E3" w:rsidP="0047611C">
            <w:pPr>
              <w:jc w:val="center"/>
            </w:pPr>
            <w:r w:rsidRPr="008664D3">
              <w:t>46</w:t>
            </w:r>
          </w:p>
        </w:tc>
      </w:tr>
    </w:tbl>
    <w:p w14:paraId="1997C10C" w14:textId="6619446F" w:rsidR="00BB6737" w:rsidDel="00E15C3C" w:rsidRDefault="009679E3" w:rsidP="00E15C3C">
      <w:pPr>
        <w:rPr>
          <w:del w:id="2591" w:author="zusammenlegung" w:date="2025-12-12T19:01:00Z" w16du:dateUtc="2025-12-12T18:01:00Z"/>
        </w:rPr>
      </w:pPr>
      <w:r>
        <w:t>Table 12: Average daily count of transitions from indoor (&lt;1000 lx) to outdoor (≥1000 lx) lighting when looking at 5-second epochs</w:t>
      </w:r>
      <w:del w:id="2592" w:author="zusammenlegung" w:date="2025-12-12T19:01:00Z" w16du:dateUtc="2025-12-12T18:01:00Z">
        <w:r w:rsidR="00BB6737">
          <w:delText>Table 12: Average daily count of transitions from indoor (&lt;1000 lx) to outdoor (≥1000 lx) lighting</w:delText>
        </w:r>
        <w:r w:rsidR="008664D3">
          <w:delText xml:space="preserve"> when looking at 5-second epochs</w:delText>
        </w:r>
      </w:del>
    </w:p>
    <w:p w14:paraId="234BAFF7" w14:textId="77777777" w:rsidR="00E15C3C" w:rsidRDefault="00E15C3C" w:rsidP="00BB6737">
      <w:pPr>
        <w:pStyle w:val="ImageCaption"/>
        <w:spacing w:before="200"/>
        <w:rPr>
          <w:ins w:id="2593" w:author="Johannes Zauner" w:date="2025-12-12T20:01:00Z" w16du:dateUtc="2025-12-12T19:01:00Z"/>
        </w:rPr>
      </w:pPr>
    </w:p>
    <w:p w14:paraId="7C2B0BE9" w14:textId="75FB6DB9" w:rsidR="007C0A0D" w:rsidRPr="00E15C3C" w:rsidRDefault="007C0A0D" w:rsidP="00E15C3C">
      <w:r w:rsidRPr="00E15C3C">
        <w:t xml:space="preserve">To obtain a more meaningful measure, we can require that the outdoor state persists for some minimum duration to count as a true transition (filtering out momentary fluctuations around the 1000 lx mark). For example, we can require that once ≥1000 lx is reached, it continues for at least 5 minutes (allowing short interruptions up to 20 s). </w:t>
      </w:r>
      <w:del w:id="2594" w:author="zusammenlegung" w:date="2025-12-12T19:01:00Z" w16du:dateUtc="2025-12-12T18:01:00Z">
        <w:r w:rsidR="001B0968" w:rsidRPr="00383602">
          <w:rPr>
            <w:b/>
            <w:bCs/>
          </w:rPr>
          <w:delText>Table 13</w:delText>
        </w:r>
      </w:del>
      <w:ins w:id="2595" w:author="zusammenlegung" w:date="2025-12-12T19:01:00Z" w16du:dateUtc="2025-12-12T18:01:00Z">
        <w:del w:id="2596" w:author="Johannes Zauner" w:date="2025-12-15T12:25:00Z" w16du:dateUtc="2025-12-15T11:25:00Z">
          <w:r w:rsidRPr="00383602" w:rsidDel="00383602">
            <w:rPr>
              <w:rFonts w:ascii="Arial" w:hAnsi="Arial" w:cs="Arial"/>
              <w:b/>
              <w:bCs/>
              <w:rPrChange w:id="2597" w:author="Johannes Zauner" w:date="2025-12-15T12:25:00Z" w16du:dateUtc="2025-12-15T11:25:00Z">
                <w:rPr>
                  <w:rFonts w:ascii="Arial" w:hAnsi="Arial" w:cs="Arial"/>
                </w:rPr>
              </w:rPrChange>
            </w:rPr>
            <w:fldChar w:fldCharType="begin"/>
          </w:r>
          <w:r w:rsidRPr="00383602" w:rsidDel="00383602">
            <w:rPr>
              <w:rFonts w:ascii="Arial" w:hAnsi="Arial" w:cs="Arial"/>
              <w:b/>
              <w:bCs/>
              <w:rPrChange w:id="2598" w:author="Johannes Zauner" w:date="2025-12-15T12:25:00Z" w16du:dateUtc="2025-12-15T11:25:00Z">
                <w:rPr>
                  <w:rFonts w:ascii="Arial" w:hAnsi="Arial" w:cs="Arial"/>
                </w:rPr>
              </w:rPrChange>
            </w:rPr>
            <w:delInstrText>HYPERLINK \l "tbl-changesoutdoor2" \h</w:delInstrText>
          </w:r>
          <w:r w:rsidRPr="00111E56" w:rsidDel="00383602">
            <w:rPr>
              <w:rFonts w:ascii="Arial" w:hAnsi="Arial" w:cs="Arial"/>
              <w:b/>
              <w:bCs/>
            </w:rPr>
          </w:r>
          <w:r w:rsidRPr="00383602" w:rsidDel="00383602">
            <w:rPr>
              <w:rFonts w:ascii="Arial" w:hAnsi="Arial" w:cs="Arial"/>
              <w:b/>
              <w:bCs/>
              <w:rPrChange w:id="2599" w:author="Johannes Zauner" w:date="2025-12-15T12:25:00Z" w16du:dateUtc="2025-12-15T11:25:00Z">
                <w:rPr>
                  <w:rFonts w:ascii="Arial" w:hAnsi="Arial" w:cs="Arial"/>
                </w:rPr>
              </w:rPrChange>
            </w:rPr>
            <w:fldChar w:fldCharType="separate"/>
          </w:r>
          <w:r w:rsidRPr="00383602" w:rsidDel="00383602">
            <w:rPr>
              <w:b/>
              <w:bCs/>
              <w:rPrChange w:id="2600" w:author="Johannes Zauner" w:date="2025-12-15T12:25:00Z" w16du:dateUtc="2025-12-15T11:25:00Z">
                <w:rPr>
                  <w:rStyle w:val="Hyperlink"/>
                  <w:rFonts w:ascii="Arial" w:hAnsi="Arial" w:cs="Arial"/>
                </w:rPr>
              </w:rPrChange>
            </w:rPr>
            <w:delText>Table 13</w:delText>
          </w:r>
          <w:r w:rsidRPr="00383602" w:rsidDel="00383602">
            <w:rPr>
              <w:rFonts w:ascii="Arial" w:hAnsi="Arial" w:cs="Arial"/>
              <w:b/>
              <w:bCs/>
              <w:rPrChange w:id="2601" w:author="Johannes Zauner" w:date="2025-12-15T12:25:00Z" w16du:dateUtc="2025-12-15T11:25:00Z">
                <w:rPr>
                  <w:rFonts w:ascii="Arial" w:hAnsi="Arial" w:cs="Arial"/>
                </w:rPr>
              </w:rPrChange>
            </w:rPr>
            <w:fldChar w:fldCharType="end"/>
          </w:r>
        </w:del>
      </w:ins>
      <w:ins w:id="2602" w:author="Johannes Zauner" w:date="2025-12-15T12:25:00Z" w16du:dateUtc="2025-12-15T11:25:00Z">
        <w:r w:rsidR="00383602" w:rsidRPr="00383602">
          <w:rPr>
            <w:b/>
            <w:bCs/>
            <w:rPrChange w:id="2603" w:author="Johannes Zauner" w:date="2025-12-15T12:25:00Z" w16du:dateUtc="2025-12-15T11:25:00Z">
              <w:rPr>
                <w:rStyle w:val="Hyperlink"/>
                <w:rFonts w:ascii="Arial" w:hAnsi="Arial" w:cs="Arial"/>
              </w:rPr>
            </w:rPrChange>
          </w:rPr>
          <w:t>Table 13</w:t>
        </w:r>
      </w:ins>
      <w:r w:rsidRPr="00E15C3C">
        <w:t xml:space="preserve"> applies this criterion, resulting in a lower, more plausible transition count.</w:t>
      </w:r>
    </w:p>
    <w:p w14:paraId="1A74DBB0" w14:textId="2E4149F4" w:rsidR="007C0A0D" w:rsidRPr="005679EF" w:rsidRDefault="005679EF" w:rsidP="00F61D20">
      <w:pPr>
        <w:pStyle w:val="SourceCode"/>
        <w:spacing w:line="240" w:lineRule="auto"/>
        <w:rPr>
          <w:b/>
          <w:bCs/>
          <w:lang w:val="de-DE"/>
          <w:rPrChange w:id="2604" w:author="Johannes Zauner" w:date="2025-12-13T05:22:00Z" w16du:dateUtc="2025-12-13T04:22:00Z">
            <w:rPr>
              <w:rFonts w:cs="Consolas"/>
            </w:rPr>
          </w:rPrChange>
        </w:rPr>
      </w:pPr>
      <w:ins w:id="2605" w:author="Johannes Zauner" w:date="2025-12-13T05:22:00Z">
        <w:r w:rsidRPr="005679EF">
          <w:rPr>
            <w:b/>
            <w:bCs/>
            <w:lang w:val="de-DE"/>
          </w:rPr>
          <w:t>Calculate the number of transitions from indoor to outdoor with clusters</w:t>
        </w:r>
      </w:ins>
      <w:ins w:id="2606" w:author="Johannes Zauner" w:date="2025-12-13T05:10:00Z" w16du:dateUtc="2025-12-13T04:10:00Z">
        <w:r w:rsidR="008C4DD3">
          <w:rPr>
            <w:rStyle w:val="NormalTok"/>
          </w:rPr>
          <w:br/>
        </w:r>
      </w:ins>
      <w:ins w:id="2607" w:author="Johannes Zauner" w:date="2025-12-12T21:04:00Z" w16du:dateUtc="2025-12-12T20:04:00Z">
        <w:r w:rsidR="00A43601">
          <w:rPr>
            <w:rStyle w:val="NormalTok"/>
          </w:rPr>
          <w:t>1</w:t>
        </w:r>
        <w:r w:rsidR="00A43601">
          <w:rPr>
            <w:rStyle w:val="NormalTok"/>
            <w:rFonts w:cs="Consolas"/>
          </w:rPr>
          <w:t xml:space="preserve"> </w:t>
        </w:r>
      </w:ins>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2608" w:author="Johannes Zauner" w:date="2025-12-12T21:04:00Z" w16du:dateUtc="2025-12-12T20:04:00Z">
        <w:r w:rsidR="00A43601">
          <w:rPr>
            <w:rStyle w:val="NormalTok"/>
          </w:rPr>
          <w:t>2</w:t>
        </w:r>
        <w:r w:rsidR="00A43601">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extract_clusters</w:t>
      </w:r>
      <w:r w:rsidR="007C0A0D" w:rsidRPr="00E15C3C">
        <w:rPr>
          <w:rStyle w:val="NormalTok"/>
          <w:rFonts w:cs="Consolas"/>
        </w:rPr>
        <w:t xml:space="preserve">(Lux </w:t>
      </w:r>
      <w:r w:rsidR="007C0A0D" w:rsidRPr="00E15C3C">
        <w:rPr>
          <w:rStyle w:val="SpecialCharTok"/>
          <w:rFonts w:cs="Consolas"/>
        </w:rPr>
        <w:t>&gt;=</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w:t>
      </w:r>
      <w:r w:rsidR="007C0A0D" w:rsidRPr="00E15C3C">
        <w:rPr>
          <w:rFonts w:cs="Consolas"/>
        </w:rPr>
        <w:br/>
      </w:r>
      <w:ins w:id="2609" w:author="Johannes Zauner" w:date="2025-12-12T21:04:00Z" w16du:dateUtc="2025-12-12T20:04:00Z">
        <w:r w:rsidR="00A43601">
          <w:rPr>
            <w:rStyle w:val="NormalTok"/>
          </w:rPr>
          <w:t>3</w:t>
        </w:r>
        <w:r w:rsidR="00A43601">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cluster.duration =</w:t>
      </w:r>
      <w:r w:rsidR="007C0A0D" w:rsidRPr="00E15C3C">
        <w:rPr>
          <w:rStyle w:val="NormalTok"/>
          <w:rFonts w:cs="Consolas"/>
        </w:rPr>
        <w:t xml:space="preserve"> </w:t>
      </w:r>
      <w:r w:rsidR="007C0A0D" w:rsidRPr="00E15C3C">
        <w:rPr>
          <w:rStyle w:val="StringTok"/>
          <w:rFonts w:cs="Consolas"/>
        </w:rPr>
        <w:t>"5 min"</w:t>
      </w:r>
      <w:r w:rsidR="007C0A0D" w:rsidRPr="00E15C3C">
        <w:rPr>
          <w:rStyle w:val="NormalTok"/>
          <w:rFonts w:cs="Consolas"/>
        </w:rPr>
        <w:t xml:space="preserve">, </w:t>
      </w:r>
      <w:r w:rsidR="007C0A0D" w:rsidRPr="00E15C3C">
        <w:rPr>
          <w:rFonts w:cs="Consolas"/>
        </w:rPr>
        <w:br/>
      </w:r>
      <w:ins w:id="2610" w:author="Johannes Zauner" w:date="2025-12-12T21:04:00Z" w16du:dateUtc="2025-12-12T20:04:00Z">
        <w:r w:rsidR="00A43601">
          <w:rPr>
            <w:rStyle w:val="NormalTok"/>
          </w:rPr>
          <w:t>4</w:t>
        </w:r>
        <w:r w:rsidR="00A43601">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interruption.duration =</w:t>
      </w:r>
      <w:r w:rsidR="007C0A0D" w:rsidRPr="00E15C3C">
        <w:rPr>
          <w:rStyle w:val="NormalTok"/>
          <w:rFonts w:cs="Consolas"/>
        </w:rPr>
        <w:t xml:space="preserve"> </w:t>
      </w:r>
      <w:r w:rsidR="007C0A0D" w:rsidRPr="00E15C3C">
        <w:rPr>
          <w:rStyle w:val="StringTok"/>
          <w:rFonts w:cs="Consolas"/>
        </w:rPr>
        <w:t>"20 secs"</w:t>
      </w:r>
      <w:r w:rsidR="007C0A0D" w:rsidRPr="00E15C3C">
        <w:rPr>
          <w:rStyle w:val="NormalTok"/>
          <w:rFonts w:cs="Consolas"/>
        </w:rPr>
        <w:t>,</w:t>
      </w:r>
      <w:r w:rsidR="007C0A0D" w:rsidRPr="00E15C3C">
        <w:rPr>
          <w:rFonts w:cs="Consolas"/>
        </w:rPr>
        <w:br/>
      </w:r>
      <w:ins w:id="2611" w:author="Johannes Zauner" w:date="2025-12-12T21:04:00Z" w16du:dateUtc="2025-12-12T20:04:00Z">
        <w:r w:rsidR="00A43601">
          <w:rPr>
            <w:rStyle w:val="NormalTok"/>
          </w:rPr>
          <w:t>5</w:t>
        </w:r>
        <w:r w:rsidR="00A43601">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return.only.clusters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w:t>
      </w:r>
      <w:r w:rsidR="007C0A0D" w:rsidRPr="00E15C3C">
        <w:rPr>
          <w:rFonts w:cs="Consolas"/>
        </w:rPr>
        <w:br/>
      </w:r>
      <w:ins w:id="2612" w:author="Johannes Zauner" w:date="2025-12-12T21:04:00Z" w16du:dateUtc="2025-12-12T20:04:00Z">
        <w:r w:rsidR="00A43601">
          <w:rPr>
            <w:rStyle w:val="NormalTok"/>
          </w:rPr>
          <w:t>6</w:t>
        </w:r>
        <w:r w:rsidR="00A43601">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drop.empty.groups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2613" w:author="Johannes Zauner" w:date="2025-12-12T21:04:00Z" w16du:dateUtc="2025-12-12T20:04:00Z">
        <w:r w:rsidR="00A43601">
          <w:rPr>
            <w:rStyle w:val="NormalTok"/>
          </w:rPr>
          <w:lastRenderedPageBreak/>
          <w:t>7</w:t>
        </w:r>
        <w:r w:rsidR="00A43601">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filter</w:t>
      </w:r>
      <w:r w:rsidR="007C0A0D" w:rsidRPr="00E15C3C">
        <w:rPr>
          <w:rStyle w:val="NormalTok"/>
          <w:rFonts w:cs="Consolas"/>
        </w:rPr>
        <w:t>(</w:t>
      </w:r>
      <w:r w:rsidR="007C0A0D" w:rsidRPr="00E15C3C">
        <w:rPr>
          <w:rStyle w:val="SpecialCharTok"/>
          <w:rFonts w:cs="Consolas"/>
        </w:rPr>
        <w:t>!</w:t>
      </w:r>
      <w:r w:rsidR="007C0A0D" w:rsidRPr="00E15C3C">
        <w:rPr>
          <w:rStyle w:val="FunctionTok"/>
          <w:rFonts w:cs="Consolas"/>
        </w:rPr>
        <w:t>lead</w:t>
      </w:r>
      <w:r w:rsidR="007C0A0D" w:rsidRPr="00E15C3C">
        <w:rPr>
          <w:rStyle w:val="NormalTok"/>
          <w:rFonts w:cs="Consolas"/>
        </w:rPr>
        <w:t xml:space="preserve">(is.cluster) </w:t>
      </w:r>
      <w:r w:rsidR="007C0A0D" w:rsidRPr="00E15C3C">
        <w:rPr>
          <w:rStyle w:val="SpecialCharTok"/>
          <w:rFonts w:cs="Consolas"/>
        </w:rPr>
        <w:t>&amp;</w:t>
      </w:r>
      <w:r w:rsidR="007C0A0D" w:rsidRPr="00E15C3C">
        <w:rPr>
          <w:rStyle w:val="NormalTok"/>
          <w:rFonts w:cs="Consolas"/>
        </w:rPr>
        <w:t xml:space="preserve"> is.cluster)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2614" w:author="Johannes Zauner" w:date="2025-12-12T21:04:00Z" w16du:dateUtc="2025-12-12T20:04:00Z">
        <w:r w:rsidR="00A43601">
          <w:rPr>
            <w:rStyle w:val="NormalTok"/>
          </w:rPr>
          <w:t>8</w:t>
        </w:r>
        <w:r w:rsidR="00A43601">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summarize_numeric</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"mean "</w:t>
      </w:r>
      <w:r w:rsidR="007C0A0D" w:rsidRPr="00E15C3C">
        <w:rPr>
          <w:rStyle w:val="NormalTok"/>
          <w:rFonts w:cs="Consolas"/>
        </w:rPr>
        <w:t>,</w:t>
      </w:r>
      <w:r w:rsidR="007C0A0D" w:rsidRPr="00E15C3C">
        <w:rPr>
          <w:rFonts w:cs="Consolas"/>
        </w:rPr>
        <w:br/>
      </w:r>
      <w:ins w:id="2615" w:author="Johannes Zauner" w:date="2025-12-12T21:04:00Z" w16du:dateUtc="2025-12-12T20:04:00Z">
        <w:r w:rsidR="00A43601">
          <w:rPr>
            <w:rStyle w:val="NormalTok"/>
          </w:rPr>
          <w:t>9</w:t>
        </w:r>
        <w:r w:rsidR="00A43601">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"start"</w:t>
      </w:r>
      <w:r w:rsidR="007C0A0D" w:rsidRPr="00E15C3C">
        <w:rPr>
          <w:rStyle w:val="NormalTok"/>
          <w:rFonts w:cs="Consolas"/>
        </w:rPr>
        <w:t xml:space="preserve">, </w:t>
      </w:r>
      <w:r w:rsidR="007C0A0D" w:rsidRPr="00E15C3C">
        <w:rPr>
          <w:rStyle w:val="StringTok"/>
          <w:rFonts w:cs="Consolas"/>
        </w:rPr>
        <w:t>"end"</w:t>
      </w:r>
      <w:r w:rsidR="007C0A0D" w:rsidRPr="00E15C3C">
        <w:rPr>
          <w:rStyle w:val="NormalTok"/>
          <w:rFonts w:cs="Consolas"/>
        </w:rPr>
        <w:t xml:space="preserve">, </w:t>
      </w:r>
      <w:r w:rsidR="007C0A0D" w:rsidRPr="00E15C3C">
        <w:rPr>
          <w:rStyle w:val="StringTok"/>
          <w:rFonts w:cs="Consolas"/>
        </w:rPr>
        <w:t>"duration"</w:t>
      </w:r>
      <w:r w:rsidR="007C0A0D" w:rsidRPr="00E15C3C">
        <w:rPr>
          <w:rStyle w:val="NormalTok"/>
          <w:rFonts w:cs="Consolas"/>
        </w:rPr>
        <w:t>),</w:t>
      </w:r>
      <w:r w:rsidR="007C0A0D" w:rsidRPr="00E15C3C">
        <w:rPr>
          <w:rFonts w:cs="Consolas"/>
        </w:rPr>
        <w:br/>
      </w:r>
      <w:ins w:id="2616" w:author="Johannes Zauner" w:date="2025-12-12T21:04:00Z" w16du:dateUtc="2025-12-12T20:04:00Z">
        <w:r w:rsidR="00A43601">
          <w:rPr>
            <w:rStyle w:val="NormalTok"/>
          </w:rPr>
          <w:t>1</w:t>
        </w:r>
        <w:r w:rsidR="00A43601">
          <w:rPr>
            <w:rStyle w:val="NormalTok"/>
            <w:rFonts w:cs="Consolas"/>
          </w:rPr>
          <w:t>0</w:t>
        </w:r>
      </w:ins>
      <w:r w:rsidR="007C0A0D" w:rsidRPr="00E15C3C">
        <w:rPr>
          <w:rStyle w:val="NormalTok"/>
          <w:rFonts w:cs="Consolas"/>
        </w:rPr>
        <w:t xml:space="preserve">    </w:t>
      </w:r>
      <w:r w:rsidR="007C0A0D" w:rsidRPr="00E15C3C">
        <w:rPr>
          <w:rStyle w:val="AttributeTok"/>
          <w:rFonts w:cs="Consolas"/>
        </w:rPr>
        <w:t>add.total.duration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2617" w:author="Johannes Zauner" w:date="2025-12-12T21:04:00Z" w16du:dateUtc="2025-12-12T20:04:00Z">
        <w:r w:rsidR="00A43601">
          <w:rPr>
            <w:rStyle w:val="NormalTok"/>
          </w:rPr>
          <w:t>1</w:t>
        </w:r>
        <w:r w:rsidR="00A43601">
          <w:rPr>
            <w:rStyle w:val="NormalTok"/>
            <w:rFonts w:cs="Consolas"/>
          </w:rPr>
          <w:t>1</w:t>
        </w:r>
      </w:ins>
      <w:r w:rsidR="007C0A0D" w:rsidRPr="00E15C3C">
        <w:rPr>
          <w:rStyle w:val="NormalTok"/>
          <w:rFonts w:cs="Consolas"/>
        </w:rPr>
        <w:t xml:space="preserve">  </w:t>
      </w:r>
      <w:r w:rsidR="007C0A0D" w:rsidRPr="00E15C3C">
        <w:rPr>
          <w:rStyle w:val="FunctionTok"/>
          <w:rFonts w:cs="Consolas"/>
        </w:rPr>
        <w:t>mean_daily</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2618" w:author="Johannes Zauner" w:date="2025-12-12T21:04:00Z" w16du:dateUtc="2025-12-12T20:04:00Z">
        <w:r w:rsidR="00A43601">
          <w:rPr>
            <w:rStyle w:val="NormalTok"/>
          </w:rPr>
          <w:t>1</w:t>
        </w:r>
        <w:r w:rsidR="00A43601">
          <w:rPr>
            <w:rStyle w:val="NormalTok"/>
            <w:rFonts w:cs="Consolas"/>
          </w:rPr>
          <w:t>2</w:t>
        </w:r>
      </w:ins>
      <w:r w:rsidR="007C0A0D" w:rsidRPr="00E15C3C">
        <w:rPr>
          <w:rStyle w:val="NormalTok"/>
          <w:rFonts w:cs="Consolas"/>
        </w:rPr>
        <w:t xml:space="preserve">  </w:t>
      </w:r>
      <w:r w:rsidR="007C0A0D" w:rsidRPr="00E15C3C">
        <w:rPr>
          <w:rStyle w:val="FunctionTok"/>
          <w:rFonts w:cs="Consolas"/>
        </w:rPr>
        <w:t>gt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Style w:val="FunctionTok"/>
          <w:rFonts w:cs="Consolas"/>
        </w:rPr>
        <w:t>fmt_number</w:t>
      </w:r>
      <w:r w:rsidR="007C0A0D" w:rsidRPr="00E15C3C">
        <w:rPr>
          <w:rStyle w:val="NormalTok"/>
          <w:rFonts w:cs="Consolas"/>
        </w:rPr>
        <w:t xml:space="preserve">(episodes,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0</w:t>
      </w:r>
      <w:r w:rsidR="007C0A0D" w:rsidRPr="00E15C3C">
        <w:rPr>
          <w:rStyle w:val="NormalTok"/>
          <w:rFonts w:cs="Consolas"/>
        </w:rPr>
        <w:t>)</w:t>
      </w:r>
    </w:p>
    <w:tbl>
      <w:tblPr>
        <w:tblStyle w:val="Table"/>
        <w:tblW w:w="0" w:type="auto"/>
        <w:jc w:val="center"/>
        <w:tblCellMar>
          <w:left w:w="60" w:type="dxa"/>
          <w:right w:w="60" w:type="dxa"/>
        </w:tblCellMar>
        <w:tblLook w:val="0000" w:firstRow="0" w:lastRow="0" w:firstColumn="0" w:lastColumn="0" w:noHBand="0" w:noVBand="0"/>
      </w:tblPr>
      <w:tblGrid>
        <w:gridCol w:w="1560"/>
        <w:gridCol w:w="1417"/>
        <w:gridCol w:w="142"/>
        <w:gridCol w:w="1417"/>
      </w:tblGrid>
      <w:tr w:rsidR="009679E3" w:rsidRPr="00997ED8" w14:paraId="6112032C" w14:textId="77777777" w:rsidTr="009679E3">
        <w:trPr>
          <w:gridAfter w:val="2"/>
          <w:wAfter w:w="1559" w:type="dxa"/>
          <w:cantSplit/>
          <w:tblHeader/>
          <w:jc w:val="center"/>
          <w:del w:id="2619" w:author="zusammenlegung" w:date="2025-12-12T19:01:00Z"/>
        </w:trPr>
        <w:tc>
          <w:tcPr>
            <w:tcW w:w="1560" w:type="dxa"/>
            <w:tcBorders>
              <w:bottom w:val="single" w:sz="4" w:space="0" w:color="auto"/>
            </w:tcBorders>
          </w:tcPr>
          <w:p w14:paraId="6A986C90" w14:textId="77777777" w:rsidR="009679E3" w:rsidRPr="00997ED8" w:rsidRDefault="009679E3" w:rsidP="00997ED8">
            <w:pPr>
              <w:rPr>
                <w:del w:id="2620" w:author="zusammenlegung" w:date="2025-12-12T19:01:00Z" w16du:dateUtc="2025-12-12T18:01:00Z"/>
                <w:b/>
                <w:bCs/>
              </w:rPr>
            </w:pPr>
            <w:del w:id="2621" w:author="zusammenlegung" w:date="2025-12-12T19:01:00Z" w16du:dateUtc="2025-12-12T18:01:00Z">
              <w:r w:rsidRPr="00997ED8">
                <w:rPr>
                  <w:b/>
                  <w:bCs/>
                </w:rPr>
                <w:delText>mean epoch</w:delText>
              </w:r>
            </w:del>
          </w:p>
        </w:tc>
        <w:tc>
          <w:tcPr>
            <w:tcW w:w="1417" w:type="dxa"/>
            <w:tcBorders>
              <w:bottom w:val="single" w:sz="4" w:space="0" w:color="auto"/>
            </w:tcBorders>
          </w:tcPr>
          <w:p w14:paraId="7489AF2B" w14:textId="77777777" w:rsidR="009679E3" w:rsidRPr="00997ED8" w:rsidRDefault="009679E3" w:rsidP="00997ED8">
            <w:pPr>
              <w:rPr>
                <w:del w:id="2622" w:author="zusammenlegung" w:date="2025-12-12T19:01:00Z" w16du:dateUtc="2025-12-12T18:01:00Z"/>
                <w:b/>
                <w:bCs/>
              </w:rPr>
            </w:pPr>
            <w:del w:id="2623" w:author="zusammenlegung" w:date="2025-12-12T19:01:00Z" w16du:dateUtc="2025-12-12T18:01:00Z">
              <w:r w:rsidRPr="00997ED8">
                <w:rPr>
                  <w:b/>
                  <w:bCs/>
                </w:rPr>
                <w:delText>episodes</w:delText>
              </w:r>
            </w:del>
          </w:p>
        </w:tc>
      </w:tr>
      <w:tr w:rsidR="009679E3" w:rsidRPr="00997ED8" w14:paraId="7A01097D" w14:textId="77777777" w:rsidTr="009679E3">
        <w:trPr>
          <w:gridAfter w:val="2"/>
          <w:wAfter w:w="1559" w:type="dxa"/>
          <w:cantSplit/>
          <w:jc w:val="center"/>
          <w:del w:id="2624" w:author="zusammenlegung" w:date="2025-12-12T19:01:00Z"/>
        </w:trPr>
        <w:tc>
          <w:tcPr>
            <w:tcW w:w="1560" w:type="dxa"/>
          </w:tcPr>
          <w:p w14:paraId="24104874" w14:textId="77777777" w:rsidR="009679E3" w:rsidRPr="00997ED8" w:rsidRDefault="009679E3" w:rsidP="00997ED8">
            <w:pPr>
              <w:jc w:val="center"/>
              <w:rPr>
                <w:del w:id="2625" w:author="zusammenlegung" w:date="2025-12-12T19:01:00Z" w16du:dateUtc="2025-12-12T18:01:00Z"/>
              </w:rPr>
            </w:pPr>
            <w:del w:id="2626" w:author="zusammenlegung" w:date="2025-12-12T19:01:00Z" w16du:dateUtc="2025-12-12T18:01:00Z">
              <w:r w:rsidRPr="00997ED8">
                <w:delText>5s</w:delText>
              </w:r>
            </w:del>
          </w:p>
        </w:tc>
        <w:tc>
          <w:tcPr>
            <w:tcW w:w="1417" w:type="dxa"/>
          </w:tcPr>
          <w:p w14:paraId="1FB83CCB" w14:textId="77777777" w:rsidR="009679E3" w:rsidRPr="00997ED8" w:rsidRDefault="009679E3" w:rsidP="00997ED8">
            <w:pPr>
              <w:jc w:val="center"/>
              <w:rPr>
                <w:del w:id="2627" w:author="zusammenlegung" w:date="2025-12-12T19:01:00Z" w16du:dateUtc="2025-12-12T18:01:00Z"/>
              </w:rPr>
            </w:pPr>
            <w:del w:id="2628" w:author="zusammenlegung" w:date="2025-12-12T19:01:00Z" w16du:dateUtc="2025-12-12T18:01:00Z">
              <w:r w:rsidRPr="00997ED8">
                <w:delText>6</w:delText>
              </w:r>
            </w:del>
          </w:p>
        </w:tc>
      </w:tr>
      <w:tr w:rsidR="009679E3" w:rsidRPr="00997ED8" w14:paraId="6B2C284E" w14:textId="77777777" w:rsidTr="009679E3">
        <w:trPr>
          <w:gridAfter w:val="2"/>
          <w:wAfter w:w="1559" w:type="dxa"/>
          <w:cantSplit/>
          <w:jc w:val="center"/>
          <w:del w:id="2629" w:author="zusammenlegung" w:date="2025-12-12T19:01:00Z"/>
        </w:trPr>
        <w:tc>
          <w:tcPr>
            <w:tcW w:w="1560" w:type="dxa"/>
          </w:tcPr>
          <w:p w14:paraId="71DC6D74" w14:textId="77777777" w:rsidR="009679E3" w:rsidRPr="00997ED8" w:rsidRDefault="009679E3" w:rsidP="00997ED8">
            <w:pPr>
              <w:jc w:val="center"/>
              <w:rPr>
                <w:del w:id="2630" w:author="zusammenlegung" w:date="2025-12-12T19:01:00Z" w16du:dateUtc="2025-12-12T18:01:00Z"/>
              </w:rPr>
            </w:pPr>
            <w:del w:id="2631" w:author="zusammenlegung" w:date="2025-12-12T19:01:00Z" w16du:dateUtc="2025-12-12T18:01:00Z">
              <w:r w:rsidRPr="00997ED8">
                <w:delText>5s</w:delText>
              </w:r>
            </w:del>
          </w:p>
        </w:tc>
        <w:tc>
          <w:tcPr>
            <w:tcW w:w="1417" w:type="dxa"/>
          </w:tcPr>
          <w:p w14:paraId="305FEDA2" w14:textId="77777777" w:rsidR="009679E3" w:rsidRPr="00997ED8" w:rsidRDefault="009679E3" w:rsidP="00997ED8">
            <w:pPr>
              <w:jc w:val="center"/>
              <w:rPr>
                <w:del w:id="2632" w:author="zusammenlegung" w:date="2025-12-12T19:01:00Z" w16du:dateUtc="2025-12-12T18:01:00Z"/>
              </w:rPr>
            </w:pPr>
            <w:del w:id="2633" w:author="zusammenlegung" w:date="2025-12-12T19:01:00Z" w16du:dateUtc="2025-12-12T18:01:00Z">
              <w:r w:rsidRPr="00997ED8">
                <w:delText>4</w:delText>
              </w:r>
            </w:del>
          </w:p>
        </w:tc>
      </w:tr>
      <w:tr w:rsidR="009679E3" w:rsidRPr="00997ED8" w14:paraId="3A05D336" w14:textId="77777777" w:rsidTr="0047611C">
        <w:trPr>
          <w:cantSplit/>
          <w:tblHeader/>
          <w:jc w:val="center"/>
        </w:trPr>
        <w:tc>
          <w:tcPr>
            <w:tcW w:w="1560" w:type="dxa"/>
            <w:tcBorders>
              <w:bottom w:val="single" w:sz="4" w:space="0" w:color="auto"/>
            </w:tcBorders>
          </w:tcPr>
          <w:p w14:paraId="4DDD3FF4" w14:textId="77777777" w:rsidR="009679E3" w:rsidRPr="00997ED8" w:rsidRDefault="009679E3" w:rsidP="0047611C">
            <w:pPr>
              <w:rPr>
                <w:b/>
                <w:bCs/>
              </w:rPr>
            </w:pPr>
          </w:p>
        </w:tc>
        <w:tc>
          <w:tcPr>
            <w:tcW w:w="1559" w:type="dxa"/>
            <w:gridSpan w:val="2"/>
            <w:tcBorders>
              <w:bottom w:val="single" w:sz="4" w:space="0" w:color="auto"/>
            </w:tcBorders>
          </w:tcPr>
          <w:p w14:paraId="3BEB4829" w14:textId="77777777" w:rsidR="009679E3" w:rsidRPr="00997ED8" w:rsidRDefault="009679E3" w:rsidP="0047611C">
            <w:pPr>
              <w:rPr>
                <w:b/>
                <w:bCs/>
              </w:rPr>
            </w:pPr>
            <w:r w:rsidRPr="00997ED8">
              <w:rPr>
                <w:b/>
                <w:bCs/>
              </w:rPr>
              <w:t>mean epoch</w:t>
            </w:r>
          </w:p>
        </w:tc>
        <w:tc>
          <w:tcPr>
            <w:tcW w:w="1417" w:type="dxa"/>
            <w:tcBorders>
              <w:bottom w:val="single" w:sz="4" w:space="0" w:color="auto"/>
            </w:tcBorders>
          </w:tcPr>
          <w:p w14:paraId="4C3C228A" w14:textId="77777777" w:rsidR="009679E3" w:rsidRPr="00997ED8" w:rsidRDefault="009679E3" w:rsidP="0047611C">
            <w:pPr>
              <w:rPr>
                <w:b/>
                <w:bCs/>
              </w:rPr>
            </w:pPr>
            <w:r w:rsidRPr="00997ED8">
              <w:rPr>
                <w:b/>
                <w:bCs/>
              </w:rPr>
              <w:t>episodes</w:t>
            </w:r>
          </w:p>
        </w:tc>
      </w:tr>
      <w:tr w:rsidR="009679E3" w:rsidRPr="00997ED8" w14:paraId="56E73E4A" w14:textId="77777777" w:rsidTr="0047611C">
        <w:trPr>
          <w:cantSplit/>
          <w:jc w:val="center"/>
        </w:trPr>
        <w:tc>
          <w:tcPr>
            <w:tcW w:w="1560" w:type="dxa"/>
          </w:tcPr>
          <w:p w14:paraId="0C84989C" w14:textId="77777777" w:rsidR="009679E3" w:rsidRPr="00997ED8" w:rsidRDefault="009679E3" w:rsidP="0047611C">
            <w:r w:rsidRPr="00997ED8">
              <w:t>Mean daily</w:t>
            </w:r>
          </w:p>
        </w:tc>
        <w:tc>
          <w:tcPr>
            <w:tcW w:w="1559" w:type="dxa"/>
            <w:gridSpan w:val="2"/>
          </w:tcPr>
          <w:p w14:paraId="55DF51EB" w14:textId="77777777" w:rsidR="009679E3" w:rsidRPr="00997ED8" w:rsidRDefault="009679E3" w:rsidP="0047611C">
            <w:pPr>
              <w:jc w:val="center"/>
            </w:pPr>
            <w:r w:rsidRPr="00997ED8">
              <w:t>5s</w:t>
            </w:r>
          </w:p>
        </w:tc>
        <w:tc>
          <w:tcPr>
            <w:tcW w:w="1417" w:type="dxa"/>
          </w:tcPr>
          <w:p w14:paraId="73567584" w14:textId="77777777" w:rsidR="009679E3" w:rsidRPr="00997ED8" w:rsidRDefault="009679E3" w:rsidP="0047611C">
            <w:pPr>
              <w:jc w:val="center"/>
            </w:pPr>
            <w:r w:rsidRPr="00997ED8">
              <w:t>5</w:t>
            </w:r>
          </w:p>
        </w:tc>
      </w:tr>
      <w:tr w:rsidR="009679E3" w:rsidRPr="00997ED8" w14:paraId="597C323C" w14:textId="77777777" w:rsidTr="0047611C">
        <w:trPr>
          <w:cantSplit/>
          <w:jc w:val="center"/>
        </w:trPr>
        <w:tc>
          <w:tcPr>
            <w:tcW w:w="1560" w:type="dxa"/>
          </w:tcPr>
          <w:p w14:paraId="004D87F6" w14:textId="77777777" w:rsidR="009679E3" w:rsidRPr="00997ED8" w:rsidRDefault="009679E3" w:rsidP="0047611C">
            <w:r w:rsidRPr="00997ED8">
              <w:t>Weekday</w:t>
            </w:r>
          </w:p>
        </w:tc>
        <w:tc>
          <w:tcPr>
            <w:tcW w:w="1559" w:type="dxa"/>
            <w:gridSpan w:val="2"/>
          </w:tcPr>
          <w:p w14:paraId="39658B22" w14:textId="77777777" w:rsidR="009679E3" w:rsidRPr="00997ED8" w:rsidRDefault="009679E3" w:rsidP="0047611C">
            <w:pPr>
              <w:jc w:val="center"/>
            </w:pPr>
            <w:r w:rsidRPr="00997ED8">
              <w:t>5s</w:t>
            </w:r>
          </w:p>
        </w:tc>
        <w:tc>
          <w:tcPr>
            <w:tcW w:w="1417" w:type="dxa"/>
          </w:tcPr>
          <w:p w14:paraId="07977BFC" w14:textId="77777777" w:rsidR="009679E3" w:rsidRPr="00997ED8" w:rsidRDefault="009679E3" w:rsidP="0047611C">
            <w:pPr>
              <w:jc w:val="center"/>
            </w:pPr>
            <w:r w:rsidRPr="00997ED8">
              <w:t>6</w:t>
            </w:r>
          </w:p>
        </w:tc>
      </w:tr>
      <w:tr w:rsidR="009679E3" w:rsidRPr="00997ED8" w14:paraId="2E24E4D2" w14:textId="77777777" w:rsidTr="0047611C">
        <w:trPr>
          <w:cantSplit/>
          <w:jc w:val="center"/>
        </w:trPr>
        <w:tc>
          <w:tcPr>
            <w:tcW w:w="1560" w:type="dxa"/>
          </w:tcPr>
          <w:p w14:paraId="0CA010C6" w14:textId="77777777" w:rsidR="009679E3" w:rsidRPr="00997ED8" w:rsidRDefault="009679E3" w:rsidP="0047611C">
            <w:r w:rsidRPr="00997ED8">
              <w:t>Weekend</w:t>
            </w:r>
          </w:p>
        </w:tc>
        <w:tc>
          <w:tcPr>
            <w:tcW w:w="1559" w:type="dxa"/>
            <w:gridSpan w:val="2"/>
          </w:tcPr>
          <w:p w14:paraId="73B041C3" w14:textId="77777777" w:rsidR="009679E3" w:rsidRPr="00997ED8" w:rsidRDefault="009679E3" w:rsidP="0047611C">
            <w:pPr>
              <w:jc w:val="center"/>
            </w:pPr>
            <w:r w:rsidRPr="00997ED8">
              <w:t>5s</w:t>
            </w:r>
          </w:p>
        </w:tc>
        <w:tc>
          <w:tcPr>
            <w:tcW w:w="1417" w:type="dxa"/>
          </w:tcPr>
          <w:p w14:paraId="4BD7BAC5" w14:textId="77777777" w:rsidR="009679E3" w:rsidRPr="00997ED8" w:rsidRDefault="009679E3" w:rsidP="0047611C">
            <w:pPr>
              <w:jc w:val="center"/>
            </w:pPr>
            <w:r w:rsidRPr="00997ED8">
              <w:t>4</w:t>
            </w:r>
          </w:p>
        </w:tc>
      </w:tr>
    </w:tbl>
    <w:p w14:paraId="18132AFB" w14:textId="4A5B4E48" w:rsidR="001B0968" w:rsidRDefault="009679E3" w:rsidP="009679E3">
      <w:pPr>
        <w:pStyle w:val="ImageCaption"/>
        <w:spacing w:before="200"/>
      </w:pPr>
      <w:r>
        <w:t>Table 13: Daily indoor-to-outdoor transition count (requiring ≥5 min duration of ≥1000 lx to count)</w:t>
      </w:r>
      <w:del w:id="2634" w:author="zusammenlegung" w:date="2025-12-12T19:01:00Z" w16du:dateUtc="2025-12-12T18:01:00Z">
        <w:r w:rsidR="001B0968">
          <w:delText>Table 13: Daily indoor-to-outdoor transition count (requiring ≥5 min duration of ≥1000 lx to count)</w:delText>
        </w:r>
      </w:del>
    </w:p>
    <w:p w14:paraId="3EFD7A78" w14:textId="77777777" w:rsidR="009679E3" w:rsidRPr="009679E3" w:rsidRDefault="009679E3" w:rsidP="009679E3">
      <w:pPr>
        <w:rPr>
          <w:del w:id="2635" w:author="zusammenlegung" w:date="2025-12-12T19:01:00Z" w16du:dateUtc="2025-12-12T18:01:00Z"/>
        </w:rPr>
      </w:pPr>
    </w:p>
    <w:p w14:paraId="5C0DCDE9" w14:textId="77777777" w:rsidR="007C0A0D" w:rsidRPr="00C673E9" w:rsidRDefault="007C0A0D" w:rsidP="007C0A0D">
      <w:pPr>
        <w:pStyle w:val="berschrift4"/>
      </w:pPr>
      <w:bookmarkStart w:id="2636" w:name="longest-sustained-bright-light-period"/>
      <w:bookmarkEnd w:id="2501"/>
      <w:r w:rsidRPr="00C673E9">
        <w:t>Longest sustained bright-light period</w:t>
      </w:r>
    </w:p>
    <w:p w14:paraId="18A15BC2" w14:textId="56D6F504" w:rsidR="007C0A0D" w:rsidRPr="00E15C3C" w:rsidRDefault="007C0A0D" w:rsidP="007C0A0D">
      <w:pPr>
        <w:pStyle w:val="FirstParagraph"/>
      </w:pPr>
      <w:r w:rsidRPr="00E15C3C">
        <w:t xml:space="preserve">The final light exposure metric we illustrate is the longest continuous period above a certain illuminance threshold (often termed </w:t>
      </w:r>
      <w:del w:id="2637" w:author="zusammenlegung" w:date="2025-12-12T19:01:00Z" w16du:dateUtc="2025-12-12T18:01:00Z">
        <w:r w:rsidR="006416E0">
          <w:delText>Longest Period Above Threshold</w:delText>
        </w:r>
      </w:del>
      <w:ins w:id="2638" w:author="zusammenlegung" w:date="2025-12-12T19:01:00Z" w16du:dateUtc="2025-12-12T18:01:00Z">
        <w:r w:rsidRPr="00C673E9">
          <w:rPr>
            <w:rFonts w:ascii="Arial" w:hAnsi="Arial" w:cs="Arial"/>
          </w:rPr>
          <w:t>longest period above threshold</w:t>
        </w:r>
      </w:ins>
      <w:r w:rsidRPr="00E15C3C">
        <w:t>, e.g. PAT1000 for 1000 lx). This gives</w:t>
      </w:r>
      <w:ins w:id="2639" w:author="zusammenlegung" w:date="2025-12-12T19:01:00Z" w16du:dateUtc="2025-12-12T18:01:00Z">
        <w:r w:rsidRPr="00C673E9">
          <w:rPr>
            <w:rFonts w:ascii="Arial" w:hAnsi="Arial" w:cs="Arial"/>
          </w:rPr>
          <w:t xml:space="preserve"> us</w:t>
        </w:r>
      </w:ins>
      <w:r w:rsidRPr="00E15C3C">
        <w:t xml:space="preserve"> a sense of the longest outdoor exposure in a day. Along with it, one might report the total duration above that threshold in the day (TAT1000). While we could derive these from the earlier analyses, LightLogR provides dedicated </w:t>
      </w:r>
      <w:del w:id="2640" w:author="zusammenlegung" w:date="2025-12-12T19:01:00Z" w16du:dateUtc="2025-12-12T18:01:00Z">
        <w:r w:rsidR="006416E0" w:rsidRPr="0010628C">
          <w:delText>metric</w:delText>
        </w:r>
      </w:del>
      <w:ins w:id="2641"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"https://tscnlab.github.io/LightLogR/articles/Metrics.html"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metric</w:t>
        </w:r>
        <w:r w:rsidRPr="00C673E9">
          <w:rPr>
            <w:rFonts w:ascii="Arial" w:hAnsi="Arial" w:cs="Arial"/>
          </w:rPr>
          <w:fldChar w:fldCharType="end"/>
        </w:r>
      </w:ins>
      <w:r w:rsidRPr="00E15C3C">
        <w:t xml:space="preserve"> functions for such calculations, which can compute multiple related metrics at once.</w:t>
      </w:r>
    </w:p>
    <w:p w14:paraId="0149DB7A" w14:textId="22E9798E" w:rsidR="007C0A0D" w:rsidRPr="00E15C3C" w:rsidRDefault="007C0A0D" w:rsidP="007C0A0D">
      <w:pPr>
        <w:pStyle w:val="Textkrper"/>
      </w:pPr>
      <w:r w:rsidRPr="00E15C3C">
        <w:t xml:space="preserve">Using the function </w:t>
      </w:r>
      <w:del w:id="2642" w:author="zusammenlegung" w:date="2025-12-12T19:01:00Z" w16du:dateUtc="2025-12-12T18:01:00Z">
        <w:r w:rsidR="006416E0" w:rsidRPr="0010628C">
          <w:rPr>
            <w:rStyle w:val="VerbatimChar"/>
          </w:rPr>
          <w:delText>period_above_threshold()</w:delText>
        </w:r>
      </w:del>
      <w:ins w:id="2643"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"https://tscnlab.github.io/LightLogR/reference/period_above_threshold.html"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period_above_threshold()</w:t>
        </w:r>
        <w:r w:rsidRPr="00C673E9">
          <w:rPr>
            <w:rFonts w:ascii="Arial" w:hAnsi="Arial" w:cs="Arial"/>
          </w:rPr>
          <w:fldChar w:fldCharType="end"/>
        </w:r>
      </w:ins>
      <w:r w:rsidRPr="00E15C3C">
        <w:t xml:space="preserve"> for PAT and </w:t>
      </w:r>
      <w:del w:id="2644" w:author="zusammenlegung" w:date="2025-12-12T19:01:00Z" w16du:dateUtc="2025-12-12T18:01:00Z">
        <w:r w:rsidR="006416E0" w:rsidRPr="0010628C">
          <w:rPr>
            <w:rStyle w:val="VerbatimChar"/>
          </w:rPr>
          <w:delText>duration_above_threshold()</w:delText>
        </w:r>
      </w:del>
      <w:ins w:id="2645" w:author="zusammenlegung" w:date="2025-12-12T19:01:00Z" w16du:dateUtc="2025-12-12T18:01:00Z">
        <w:r w:rsidRPr="00C673E9">
          <w:rPr>
            <w:rFonts w:ascii="Arial" w:hAnsi="Arial" w:cs="Arial"/>
          </w:rPr>
          <w:fldChar w:fldCharType="begin"/>
        </w:r>
        <w:r w:rsidRPr="00C673E9">
          <w:rPr>
            <w:rFonts w:ascii="Arial" w:hAnsi="Arial" w:cs="Arial"/>
          </w:rPr>
          <w:instrText>HYPERLINK "https://tscnlab.github.io/LightLogR/reference/duration_above_threshold.html"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duration_above_threshold()</w:t>
        </w:r>
        <w:r w:rsidRPr="00C673E9">
          <w:rPr>
            <w:rFonts w:ascii="Arial" w:hAnsi="Arial" w:cs="Arial"/>
          </w:rPr>
          <w:fldChar w:fldCharType="end"/>
        </w:r>
      </w:ins>
      <w:r w:rsidRPr="00E15C3C">
        <w:t xml:space="preserve"> for TAT, we calculate both metrics for the 1000 lx threshold. </w:t>
      </w:r>
      <w:del w:id="2646" w:author="zusammenlegung" w:date="2025-12-12T19:01:00Z" w16du:dateUtc="2025-12-12T18:01:00Z">
        <w:r w:rsidR="006416E0" w:rsidRPr="00383602">
          <w:rPr>
            <w:b/>
            <w:bCs/>
          </w:rPr>
          <w:delText>Table 14</w:delText>
        </w:r>
      </w:del>
      <w:ins w:id="2647" w:author="zusammenlegung" w:date="2025-12-12T19:01:00Z" w16du:dateUtc="2025-12-12T18:01:00Z">
        <w:del w:id="2648" w:author="Johannes Zauner" w:date="2025-12-15T12:25:00Z" w16du:dateUtc="2025-12-15T11:25:00Z">
          <w:r w:rsidRPr="00383602" w:rsidDel="00383602">
            <w:rPr>
              <w:rFonts w:ascii="Arial" w:hAnsi="Arial" w:cs="Arial"/>
              <w:b/>
              <w:bCs/>
              <w:rPrChange w:id="2649" w:author="Johannes Zauner" w:date="2025-12-15T12:26:00Z" w16du:dateUtc="2025-12-15T11:26:00Z">
                <w:rPr>
                  <w:rFonts w:ascii="Arial" w:hAnsi="Arial" w:cs="Arial"/>
                </w:rPr>
              </w:rPrChange>
            </w:rPr>
            <w:fldChar w:fldCharType="begin"/>
          </w:r>
          <w:r w:rsidRPr="00383602" w:rsidDel="00383602">
            <w:rPr>
              <w:rFonts w:ascii="Arial" w:hAnsi="Arial" w:cs="Arial"/>
              <w:b/>
              <w:bCs/>
              <w:rPrChange w:id="2650" w:author="Johannes Zauner" w:date="2025-12-15T12:26:00Z" w16du:dateUtc="2025-12-15T11:26:00Z">
                <w:rPr>
                  <w:rFonts w:ascii="Arial" w:hAnsi="Arial" w:cs="Arial"/>
                </w:rPr>
              </w:rPrChange>
            </w:rPr>
            <w:delInstrText>HYPERLINK \l "tbl-periodoutdoor" \h</w:delInstrText>
          </w:r>
          <w:r w:rsidRPr="00111E56" w:rsidDel="00383602">
            <w:rPr>
              <w:rFonts w:ascii="Arial" w:hAnsi="Arial" w:cs="Arial"/>
              <w:b/>
              <w:bCs/>
            </w:rPr>
          </w:r>
          <w:r w:rsidRPr="00383602" w:rsidDel="00383602">
            <w:rPr>
              <w:rFonts w:ascii="Arial" w:hAnsi="Arial" w:cs="Arial"/>
              <w:b/>
              <w:bCs/>
              <w:rPrChange w:id="2651" w:author="Johannes Zauner" w:date="2025-12-15T12:26:00Z" w16du:dateUtc="2025-12-15T11:26:00Z">
                <w:rPr>
                  <w:rFonts w:ascii="Arial" w:hAnsi="Arial" w:cs="Arial"/>
                </w:rPr>
              </w:rPrChange>
            </w:rPr>
            <w:fldChar w:fldCharType="separate"/>
          </w:r>
          <w:r w:rsidRPr="00383602" w:rsidDel="00383602">
            <w:rPr>
              <w:b/>
              <w:bCs/>
              <w:rPrChange w:id="2652" w:author="Johannes Zauner" w:date="2025-12-15T12:26:00Z" w16du:dateUtc="2025-12-15T11:26:00Z">
                <w:rPr>
                  <w:rStyle w:val="Hyperlink"/>
                  <w:rFonts w:ascii="Arial" w:hAnsi="Arial" w:cs="Arial"/>
                </w:rPr>
              </w:rPrChange>
            </w:rPr>
            <w:delText>Table 14</w:delText>
          </w:r>
          <w:r w:rsidRPr="00383602" w:rsidDel="00383602">
            <w:rPr>
              <w:rFonts w:ascii="Arial" w:hAnsi="Arial" w:cs="Arial"/>
              <w:b/>
              <w:bCs/>
              <w:rPrChange w:id="2653" w:author="Johannes Zauner" w:date="2025-12-15T12:26:00Z" w16du:dateUtc="2025-12-15T11:26:00Z">
                <w:rPr>
                  <w:rFonts w:ascii="Arial" w:hAnsi="Arial" w:cs="Arial"/>
                </w:rPr>
              </w:rPrChange>
            </w:rPr>
            <w:fldChar w:fldCharType="end"/>
          </w:r>
        </w:del>
      </w:ins>
      <w:ins w:id="2654" w:author="Johannes Zauner" w:date="2025-12-15T12:25:00Z" w16du:dateUtc="2025-12-15T11:25:00Z">
        <w:r w:rsidR="00383602" w:rsidRPr="00383602">
          <w:rPr>
            <w:b/>
            <w:bCs/>
            <w:rPrChange w:id="2655" w:author="Johannes Zauner" w:date="2025-12-15T12:26:00Z" w16du:dateUtc="2025-12-15T11:26:00Z">
              <w:rPr>
                <w:rStyle w:val="Hyperlink"/>
                <w:rFonts w:ascii="Arial" w:hAnsi="Arial" w:cs="Arial"/>
              </w:rPr>
            </w:rPrChange>
          </w:rPr>
          <w:t>Table 14</w:t>
        </w:r>
      </w:ins>
      <w:r w:rsidRPr="00E15C3C">
        <w:t xml:space="preserve"> shows the mean of these metrics across days (i.e., average longest bright period and average total bright time per day).</w:t>
      </w:r>
    </w:p>
    <w:p w14:paraId="09757B11" w14:textId="7FD1A8A5" w:rsidR="007C0A0D" w:rsidRPr="005679EF" w:rsidRDefault="005679EF" w:rsidP="00F61D20">
      <w:pPr>
        <w:pStyle w:val="SourceCode"/>
        <w:spacing w:line="240" w:lineRule="auto"/>
        <w:rPr>
          <w:b/>
          <w:bCs/>
          <w:lang w:val="de-DE"/>
          <w:rPrChange w:id="2656" w:author="Johannes Zauner" w:date="2025-12-13T05:22:00Z" w16du:dateUtc="2025-12-13T04:22:00Z">
            <w:rPr>
              <w:rFonts w:cs="Consolas"/>
            </w:rPr>
          </w:rPrChange>
        </w:rPr>
      </w:pPr>
      <w:ins w:id="2657" w:author="Johannes Zauner" w:date="2025-12-13T05:22:00Z">
        <w:r w:rsidRPr="005679EF">
          <w:rPr>
            <w:b/>
            <w:bCs/>
            <w:lang w:val="de-DE"/>
          </w:rPr>
          <w:t>Calculate PAT1000 and TAT1000</w:t>
        </w:r>
      </w:ins>
      <w:ins w:id="2658" w:author="Johannes Zauner" w:date="2025-12-13T05:10:00Z" w16du:dateUtc="2025-12-13T04:10:00Z">
        <w:r w:rsidR="008C4DD3">
          <w:rPr>
            <w:rStyle w:val="NormalTok"/>
          </w:rPr>
          <w:br/>
        </w:r>
      </w:ins>
      <w:ins w:id="2659" w:author="Johannes Zauner" w:date="2025-12-12T21:05:00Z" w16du:dateUtc="2025-12-12T20:05:00Z">
        <w:r w:rsidR="00077E78">
          <w:rPr>
            <w:rStyle w:val="NormalTok"/>
          </w:rPr>
          <w:t>1</w:t>
        </w:r>
        <w:r w:rsidR="00077E78">
          <w:rPr>
            <w:rStyle w:val="NormalTok"/>
            <w:rFonts w:cs="Consolas"/>
          </w:rPr>
          <w:t xml:space="preserve"> </w:t>
        </w:r>
      </w:ins>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2660" w:author="Johannes Zauner" w:date="2025-12-12T21:05:00Z" w16du:dateUtc="2025-12-12T20:05:00Z">
        <w:r w:rsidR="00077E78">
          <w:rPr>
            <w:rStyle w:val="NormalTok"/>
          </w:rPr>
          <w:t>2</w:t>
        </w:r>
        <w:r w:rsidR="00077E78">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summarize</w:t>
      </w:r>
      <w:r w:rsidR="007C0A0D" w:rsidRPr="00E15C3C">
        <w:rPr>
          <w:rStyle w:val="NormalTok"/>
          <w:rFonts w:cs="Consolas"/>
        </w:rPr>
        <w:t>(</w:t>
      </w:r>
      <w:r w:rsidR="007C0A0D" w:rsidRPr="00E15C3C">
        <w:rPr>
          <w:rFonts w:cs="Consolas"/>
        </w:rPr>
        <w:br/>
      </w:r>
      <w:ins w:id="2661" w:author="Johannes Zauner" w:date="2025-12-12T21:05:00Z" w16du:dateUtc="2025-12-12T20:05:00Z">
        <w:r w:rsidR="00077E78">
          <w:rPr>
            <w:rStyle w:val="NormalTok"/>
          </w:rPr>
          <w:t>3</w:t>
        </w:r>
        <w:r w:rsidR="00077E78">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period_above_threshold</w:t>
      </w:r>
      <w:r w:rsidR="007C0A0D" w:rsidRPr="00E15C3C">
        <w:rPr>
          <w:rStyle w:val="NormalTok"/>
          <w:rFonts w:cs="Consolas"/>
        </w:rPr>
        <w:t>(</w:t>
      </w:r>
      <w:r w:rsidR="007C0A0D" w:rsidRPr="00E15C3C">
        <w:rPr>
          <w:rFonts w:cs="Consolas"/>
        </w:rPr>
        <w:br/>
      </w:r>
      <w:ins w:id="2662" w:author="Johannes Zauner" w:date="2025-12-12T21:05:00Z" w16du:dateUtc="2025-12-12T20:05:00Z">
        <w:r w:rsidR="00077E78">
          <w:rPr>
            <w:rStyle w:val="NormalTok"/>
          </w:rPr>
          <w:t>4</w:t>
        </w:r>
        <w:r w:rsidR="00077E78">
          <w:rPr>
            <w:rStyle w:val="NormalTok"/>
            <w:rFonts w:cs="Consolas"/>
          </w:rPr>
          <w:t xml:space="preserve"> </w:t>
        </w:r>
      </w:ins>
      <w:r w:rsidR="007C0A0D" w:rsidRPr="00E15C3C">
        <w:rPr>
          <w:rStyle w:val="NormalTok"/>
          <w:rFonts w:cs="Consolas"/>
        </w:rPr>
        <w:t xml:space="preserve">      Lux, Datetime, </w:t>
      </w:r>
      <w:r w:rsidR="007C0A0D" w:rsidRPr="00E15C3C">
        <w:rPr>
          <w:rStyle w:val="AttributeTok"/>
          <w:rFonts w:cs="Consolas"/>
        </w:rPr>
        <w:t>threshold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AttributeTok"/>
          <w:rFonts w:cs="Consolas"/>
        </w:rPr>
        <w:t>na.rm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 xml:space="preserve">, </w:t>
      </w:r>
      <w:r w:rsidR="007C0A0D" w:rsidRPr="00E15C3C">
        <w:rPr>
          <w:rStyle w:val="AttributeTok"/>
          <w:rFonts w:cs="Consolas"/>
        </w:rPr>
        <w:t>as.df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w:t>
      </w:r>
      <w:r w:rsidR="007C0A0D" w:rsidRPr="00E15C3C">
        <w:rPr>
          <w:rStyle w:val="CommentTok"/>
          <w:rFonts w:cs="Consolas"/>
        </w:rPr>
        <w:br/>
      </w:r>
      <w:ins w:id="2663" w:author="Johannes Zauner" w:date="2025-12-12T21:05:00Z" w16du:dateUtc="2025-12-12T20:05:00Z">
        <w:r w:rsidR="00077E78">
          <w:rPr>
            <w:rStyle w:val="NormalTok"/>
          </w:rPr>
          <w:t>5</w:t>
        </w:r>
        <w:r w:rsidR="00077E78">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duration_above_threshold</w:t>
      </w:r>
      <w:r w:rsidR="007C0A0D" w:rsidRPr="00E15C3C">
        <w:rPr>
          <w:rStyle w:val="NormalTok"/>
          <w:rFonts w:cs="Consolas"/>
        </w:rPr>
        <w:t>(</w:t>
      </w:r>
      <w:r w:rsidR="007C0A0D" w:rsidRPr="00E15C3C">
        <w:rPr>
          <w:rFonts w:cs="Consolas"/>
        </w:rPr>
        <w:br/>
      </w:r>
      <w:ins w:id="2664" w:author="Johannes Zauner" w:date="2025-12-12T21:05:00Z" w16du:dateUtc="2025-12-12T20:05:00Z">
        <w:r w:rsidR="00077E78">
          <w:rPr>
            <w:rStyle w:val="NormalTok"/>
          </w:rPr>
          <w:t>6</w:t>
        </w:r>
        <w:r w:rsidR="00077E78">
          <w:rPr>
            <w:rStyle w:val="NormalTok"/>
            <w:rFonts w:cs="Consolas"/>
          </w:rPr>
          <w:t xml:space="preserve"> </w:t>
        </w:r>
      </w:ins>
      <w:r w:rsidR="007C0A0D" w:rsidRPr="00E15C3C">
        <w:rPr>
          <w:rStyle w:val="NormalTok"/>
          <w:rFonts w:cs="Consolas"/>
        </w:rPr>
        <w:t xml:space="preserve">      Lux, Datetime, </w:t>
      </w:r>
      <w:r w:rsidR="007C0A0D" w:rsidRPr="00E15C3C">
        <w:rPr>
          <w:rStyle w:val="AttributeTok"/>
          <w:rFonts w:cs="Consolas"/>
        </w:rPr>
        <w:t>threshold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AttributeTok"/>
          <w:rFonts w:cs="Consolas"/>
        </w:rPr>
        <w:t>na.rm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 xml:space="preserve">, </w:t>
      </w:r>
      <w:r w:rsidR="007C0A0D" w:rsidRPr="00E15C3C">
        <w:rPr>
          <w:rStyle w:val="AttributeTok"/>
          <w:rFonts w:cs="Consolas"/>
        </w:rPr>
        <w:t>as.df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w:t>
      </w:r>
      <w:r w:rsidR="007C0A0D" w:rsidRPr="00E15C3C">
        <w:rPr>
          <w:rFonts w:cs="Consolas"/>
        </w:rPr>
        <w:br/>
      </w:r>
      <w:ins w:id="2665" w:author="Johannes Zauner" w:date="2025-12-12T21:05:00Z" w16du:dateUtc="2025-12-12T20:05:00Z">
        <w:r w:rsidR="00077E78">
          <w:rPr>
            <w:rStyle w:val="NormalTok"/>
          </w:rPr>
          <w:t>7</w:t>
        </w:r>
        <w:r w:rsidR="00077E78">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.groups =</w:t>
      </w:r>
      <w:r w:rsidR="007C0A0D" w:rsidRPr="00E15C3C">
        <w:rPr>
          <w:rStyle w:val="NormalTok"/>
          <w:rFonts w:cs="Consolas"/>
        </w:rPr>
        <w:t xml:space="preserve"> </w:t>
      </w:r>
      <w:r w:rsidR="007C0A0D" w:rsidRPr="00E15C3C">
        <w:rPr>
          <w:rStyle w:val="StringTok"/>
          <w:rFonts w:cs="Consolas"/>
        </w:rPr>
        <w:t>"keep"</w:t>
      </w:r>
      <w:r w:rsidR="007C0A0D" w:rsidRPr="00E15C3C">
        <w:rPr>
          <w:rFonts w:cs="Consolas"/>
        </w:rPr>
        <w:br/>
      </w:r>
      <w:ins w:id="2666" w:author="Johannes Zauner" w:date="2025-12-12T21:05:00Z" w16du:dateUtc="2025-12-12T20:05:00Z">
        <w:r w:rsidR="00077E78">
          <w:rPr>
            <w:rStyle w:val="NormalTok"/>
          </w:rPr>
          <w:t>8</w:t>
        </w:r>
        <w:r w:rsidR="00077E78">
          <w:rPr>
            <w:rStyle w:val="NormalTok"/>
            <w:rFonts w:cs="Consolas"/>
          </w:rPr>
          <w:t xml:space="preserve"> </w:t>
        </w:r>
      </w:ins>
      <w:r w:rsidR="007C0A0D" w:rsidRPr="00E15C3C">
        <w:rPr>
          <w:rStyle w:val="NormalTok"/>
          <w:rFonts w:cs="Consolas"/>
        </w:rPr>
        <w:t xml:space="preserve">  )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2667" w:author="Johannes Zauner" w:date="2025-12-12T21:05:00Z" w16du:dateUtc="2025-12-12T20:05:00Z">
        <w:r w:rsidR="00077E78">
          <w:rPr>
            <w:rStyle w:val="NormalTok"/>
          </w:rPr>
          <w:t>9</w:t>
        </w:r>
        <w:r w:rsidR="00077E78">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to_mean_daily</w:t>
      </w:r>
      <w:r w:rsidR="007C0A0D" w:rsidRPr="00E15C3C">
        <w:rPr>
          <w:rStyle w:val="NormalTok"/>
          <w:rFonts w:cs="Consolas"/>
        </w:rPr>
        <w:t>(</w:t>
      </w:r>
      <w:r w:rsidR="007C0A0D" w:rsidRPr="00E15C3C">
        <w:rPr>
          <w:rStyle w:val="StringTok"/>
          <w:rFonts w:cs="Consolas"/>
        </w:rPr>
        <w:t>""</w:t>
      </w:r>
      <w:r w:rsidR="007C0A0D" w:rsidRPr="00E15C3C">
        <w:rPr>
          <w:rStyle w:val="NormalTok"/>
          <w:rFonts w:cs="Consolas"/>
        </w:rPr>
        <w:t>)</w:t>
      </w:r>
    </w:p>
    <w:tbl>
      <w:tblPr>
        <w:tblStyle w:val="Table"/>
        <w:tblW w:w="0" w:type="auto"/>
        <w:jc w:val="center"/>
        <w:tblCellMar>
          <w:left w:w="60" w:type="dxa"/>
          <w:right w:w="60" w:type="dxa"/>
        </w:tblCellMar>
        <w:tblLook w:val="0000" w:firstRow="0" w:lastRow="0" w:firstColumn="0" w:lastColumn="0" w:noHBand="0" w:noVBand="0"/>
      </w:tblPr>
      <w:tblGrid>
        <w:gridCol w:w="1276"/>
        <w:gridCol w:w="2268"/>
        <w:gridCol w:w="2693"/>
      </w:tblGrid>
      <w:tr w:rsidR="009679E3" w:rsidRPr="00A61A6B" w14:paraId="3B6EBDE7" w14:textId="77777777" w:rsidTr="0047611C">
        <w:trPr>
          <w:cantSplit/>
          <w:tblHeader/>
          <w:jc w:val="center"/>
        </w:trPr>
        <w:tc>
          <w:tcPr>
            <w:tcW w:w="1276" w:type="dxa"/>
            <w:tcBorders>
              <w:bottom w:val="single" w:sz="4" w:space="0" w:color="auto"/>
            </w:tcBorders>
          </w:tcPr>
          <w:p w14:paraId="2BFA6F09" w14:textId="77777777" w:rsidR="009679E3" w:rsidRPr="00A61A6B" w:rsidRDefault="009679E3" w:rsidP="0047611C">
            <w:pPr>
              <w:rPr>
                <w:b/>
                <w:bCs/>
              </w:rPr>
            </w:pPr>
          </w:p>
        </w:tc>
        <w:tc>
          <w:tcPr>
            <w:tcW w:w="2268" w:type="dxa"/>
            <w:tcBorders>
              <w:bottom w:val="single" w:sz="4" w:space="0" w:color="auto"/>
            </w:tcBorders>
          </w:tcPr>
          <w:p w14:paraId="41827E8B" w14:textId="77777777" w:rsidR="009679E3" w:rsidRPr="00A61A6B" w:rsidRDefault="009679E3" w:rsidP="0047611C">
            <w:pPr>
              <w:rPr>
                <w:b/>
                <w:bCs/>
              </w:rPr>
            </w:pPr>
            <w:r w:rsidRPr="00A61A6B">
              <w:rPr>
                <w:b/>
                <w:bCs/>
              </w:rPr>
              <w:t>period above 1000</w:t>
            </w:r>
          </w:p>
        </w:tc>
        <w:tc>
          <w:tcPr>
            <w:tcW w:w="2693" w:type="dxa"/>
            <w:tcBorders>
              <w:bottom w:val="single" w:sz="4" w:space="0" w:color="auto"/>
            </w:tcBorders>
          </w:tcPr>
          <w:p w14:paraId="463D5EE8" w14:textId="77777777" w:rsidR="009679E3" w:rsidRPr="00A61A6B" w:rsidRDefault="009679E3" w:rsidP="0047611C">
            <w:pPr>
              <w:rPr>
                <w:b/>
                <w:bCs/>
              </w:rPr>
            </w:pPr>
            <w:r w:rsidRPr="00A61A6B">
              <w:rPr>
                <w:b/>
                <w:bCs/>
              </w:rPr>
              <w:t>duration above 1000</w:t>
            </w:r>
          </w:p>
        </w:tc>
      </w:tr>
      <w:tr w:rsidR="009B0851" w:rsidRPr="00A61A6B" w14:paraId="0BE51175" w14:textId="77777777" w:rsidTr="0047611C">
        <w:trPr>
          <w:cantSplit/>
          <w:jc w:val="center"/>
        </w:trPr>
        <w:tc>
          <w:tcPr>
            <w:tcW w:w="1276" w:type="dxa"/>
          </w:tcPr>
          <w:p w14:paraId="227815AB" w14:textId="77777777" w:rsidR="009B0851" w:rsidRPr="00A61A6B" w:rsidRDefault="009B0851" w:rsidP="009B0851">
            <w:r w:rsidRPr="00A61A6B">
              <w:t>Mean daily</w:t>
            </w:r>
          </w:p>
        </w:tc>
        <w:tc>
          <w:tcPr>
            <w:tcW w:w="2268" w:type="dxa"/>
          </w:tcPr>
          <w:p w14:paraId="73E41749" w14:textId="6E1A4D8B" w:rsidR="009B0851" w:rsidRPr="009B0851" w:rsidRDefault="009B0851" w:rsidP="009B0851">
            <w:pPr>
              <w:jc w:val="center"/>
              <w:rPr>
                <w:rFonts w:ascii="Arial" w:hAnsi="Arial" w:cs="Arial"/>
                <w:rPrChange w:id="2668" w:author="Johannes Zauner" w:date="2025-12-13T06:29:00Z" w16du:dateUtc="2025-12-13T05:29:00Z">
                  <w:rPr/>
                </w:rPrChange>
              </w:rPr>
            </w:pPr>
            <w:ins w:id="2669" w:author="Johannes Zauner" w:date="2025-12-13T06:29:00Z" w16du:dateUtc="2025-12-13T05:29:00Z">
              <w:r w:rsidRPr="009B0851">
                <w:rPr>
                  <w:rFonts w:ascii="Arial" w:hAnsi="Arial" w:cs="Arial"/>
                  <w:rPrChange w:id="2670" w:author="Johannes Zauner" w:date="2025-12-13T06:29:00Z" w16du:dateUtc="2025-12-13T05:29:00Z">
                    <w:rPr>
                      <w:rFonts w:ascii="Calibri" w:hAnsi="Calibri"/>
                    </w:rPr>
                  </w:rPrChange>
                </w:rPr>
                <w:t>1208s (~20.13 minutes)</w:t>
              </w:r>
            </w:ins>
            <w:del w:id="2671" w:author="Johannes Zauner" w:date="2025-12-13T06:29:00Z" w16du:dateUtc="2025-12-13T05:29:00Z">
              <w:r w:rsidRPr="009B0851" w:rsidDel="00682E64">
                <w:rPr>
                  <w:rFonts w:ascii="Arial" w:hAnsi="Arial" w:cs="Arial"/>
                  <w:rPrChange w:id="2672" w:author="Johannes Zauner" w:date="2025-12-13T06:29:00Z" w16du:dateUtc="2025-12-13T05:29:00Z">
                    <w:rPr/>
                  </w:rPrChange>
                </w:rPr>
                <w:delText>1987s (~33.12 minutes)</w:delText>
              </w:r>
            </w:del>
          </w:p>
        </w:tc>
        <w:tc>
          <w:tcPr>
            <w:tcW w:w="2693" w:type="dxa"/>
          </w:tcPr>
          <w:p w14:paraId="105E4761" w14:textId="4783D629" w:rsidR="009B0851" w:rsidRPr="009B0851" w:rsidRDefault="009B0851" w:rsidP="009B0851">
            <w:pPr>
              <w:jc w:val="center"/>
              <w:rPr>
                <w:rFonts w:ascii="Arial" w:hAnsi="Arial" w:cs="Arial"/>
                <w:rPrChange w:id="2673" w:author="Johannes Zauner" w:date="2025-12-13T06:29:00Z" w16du:dateUtc="2025-12-13T05:29:00Z">
                  <w:rPr/>
                </w:rPrChange>
              </w:rPr>
            </w:pPr>
            <w:ins w:id="2674" w:author="Johannes Zauner" w:date="2025-12-13T06:29:00Z" w16du:dateUtc="2025-12-13T05:29:00Z">
              <w:r w:rsidRPr="009B0851">
                <w:rPr>
                  <w:rFonts w:ascii="Arial" w:hAnsi="Arial" w:cs="Arial"/>
                  <w:rPrChange w:id="2675" w:author="Johannes Zauner" w:date="2025-12-13T06:29:00Z" w16du:dateUtc="2025-12-13T05:29:00Z">
                    <w:rPr>
                      <w:rFonts w:ascii="Calibri" w:hAnsi="Calibri"/>
                    </w:rPr>
                  </w:rPrChange>
                </w:rPr>
                <w:t>5703s (~1.58 hours)</w:t>
              </w:r>
            </w:ins>
            <w:del w:id="2676" w:author="Johannes Zauner" w:date="2025-12-13T06:29:00Z" w16du:dateUtc="2025-12-13T05:29:00Z">
              <w:r w:rsidRPr="009B0851" w:rsidDel="00682E64">
                <w:rPr>
                  <w:rFonts w:ascii="Arial" w:hAnsi="Arial" w:cs="Arial"/>
                  <w:rPrChange w:id="2677" w:author="Johannes Zauner" w:date="2025-12-13T06:29:00Z" w16du:dateUtc="2025-12-13T05:29:00Z">
                    <w:rPr/>
                  </w:rPrChange>
                </w:rPr>
                <w:delText>6709s (~1.86 hours)</w:delText>
              </w:r>
            </w:del>
          </w:p>
        </w:tc>
      </w:tr>
      <w:tr w:rsidR="009B0851" w:rsidRPr="00A61A6B" w14:paraId="547A79F0" w14:textId="77777777" w:rsidTr="0047611C">
        <w:trPr>
          <w:cantSplit/>
          <w:jc w:val="center"/>
        </w:trPr>
        <w:tc>
          <w:tcPr>
            <w:tcW w:w="1276" w:type="dxa"/>
          </w:tcPr>
          <w:p w14:paraId="6DDB7856" w14:textId="77777777" w:rsidR="009B0851" w:rsidRPr="00A61A6B" w:rsidRDefault="009B0851" w:rsidP="009B0851">
            <w:r w:rsidRPr="00A61A6B">
              <w:t>Weekday</w:t>
            </w:r>
          </w:p>
        </w:tc>
        <w:tc>
          <w:tcPr>
            <w:tcW w:w="2268" w:type="dxa"/>
          </w:tcPr>
          <w:p w14:paraId="17A47C59" w14:textId="684D0095" w:rsidR="009B0851" w:rsidRPr="009B0851" w:rsidRDefault="009B0851" w:rsidP="009B0851">
            <w:pPr>
              <w:jc w:val="center"/>
              <w:rPr>
                <w:rFonts w:ascii="Arial" w:hAnsi="Arial" w:cs="Arial"/>
                <w:rPrChange w:id="2678" w:author="Johannes Zauner" w:date="2025-12-13T06:29:00Z" w16du:dateUtc="2025-12-13T05:29:00Z">
                  <w:rPr/>
                </w:rPrChange>
              </w:rPr>
            </w:pPr>
            <w:ins w:id="2679" w:author="Johannes Zauner" w:date="2025-12-13T06:29:00Z" w16du:dateUtc="2025-12-13T05:29:00Z">
              <w:r w:rsidRPr="009B0851">
                <w:rPr>
                  <w:rFonts w:ascii="Arial" w:hAnsi="Arial" w:cs="Arial"/>
                  <w:rPrChange w:id="2680" w:author="Johannes Zauner" w:date="2025-12-13T06:29:00Z" w16du:dateUtc="2025-12-13T05:29:00Z">
                    <w:rPr>
                      <w:rFonts w:ascii="Calibri" w:hAnsi="Calibri"/>
                    </w:rPr>
                  </w:rPrChange>
                </w:rPr>
                <w:t>1469s (~24.48 minutes)</w:t>
              </w:r>
            </w:ins>
            <w:del w:id="2681" w:author="Johannes Zauner" w:date="2025-12-13T06:29:00Z" w16du:dateUtc="2025-12-13T05:29:00Z">
              <w:r w:rsidRPr="009B0851" w:rsidDel="00682E64">
                <w:rPr>
                  <w:rFonts w:ascii="Arial" w:hAnsi="Arial" w:cs="Arial"/>
                  <w:rPrChange w:id="2682" w:author="Johannes Zauner" w:date="2025-12-13T06:29:00Z" w16du:dateUtc="2025-12-13T05:29:00Z">
                    <w:rPr/>
                  </w:rPrChange>
                </w:rPr>
                <w:delText>2501s (~41.68 minutes)</w:delText>
              </w:r>
            </w:del>
          </w:p>
        </w:tc>
        <w:tc>
          <w:tcPr>
            <w:tcW w:w="2693" w:type="dxa"/>
          </w:tcPr>
          <w:p w14:paraId="1C43149D" w14:textId="6F94B850" w:rsidR="009B0851" w:rsidRPr="009B0851" w:rsidRDefault="009B0851" w:rsidP="009B0851">
            <w:pPr>
              <w:jc w:val="center"/>
              <w:rPr>
                <w:rFonts w:ascii="Arial" w:hAnsi="Arial" w:cs="Arial"/>
                <w:rPrChange w:id="2683" w:author="Johannes Zauner" w:date="2025-12-13T06:29:00Z" w16du:dateUtc="2025-12-13T05:29:00Z">
                  <w:rPr/>
                </w:rPrChange>
              </w:rPr>
            </w:pPr>
            <w:ins w:id="2684" w:author="Johannes Zauner" w:date="2025-12-13T06:29:00Z" w16du:dateUtc="2025-12-13T05:29:00Z">
              <w:r w:rsidRPr="009B0851">
                <w:rPr>
                  <w:rFonts w:ascii="Arial" w:hAnsi="Arial" w:cs="Arial"/>
                  <w:rPrChange w:id="2685" w:author="Johannes Zauner" w:date="2025-12-13T06:29:00Z" w16du:dateUtc="2025-12-13T05:29:00Z">
                    <w:rPr>
                      <w:rFonts w:ascii="Calibri" w:hAnsi="Calibri"/>
                    </w:rPr>
                  </w:rPrChange>
                </w:rPr>
                <w:t>6815s (~1.89 hours)</w:t>
              </w:r>
            </w:ins>
            <w:del w:id="2686" w:author="Johannes Zauner" w:date="2025-12-13T06:29:00Z" w16du:dateUtc="2025-12-13T05:29:00Z">
              <w:r w:rsidRPr="009B0851" w:rsidDel="00682E64">
                <w:rPr>
                  <w:rFonts w:ascii="Arial" w:hAnsi="Arial" w:cs="Arial"/>
                  <w:rPrChange w:id="2687" w:author="Johannes Zauner" w:date="2025-12-13T06:29:00Z" w16du:dateUtc="2025-12-13T05:29:00Z">
                    <w:rPr/>
                  </w:rPrChange>
                </w:rPr>
                <w:delText>8164s (~2.27 hours)</w:delText>
              </w:r>
            </w:del>
          </w:p>
        </w:tc>
      </w:tr>
      <w:tr w:rsidR="009B0851" w:rsidRPr="00A61A6B" w14:paraId="26C8FB24" w14:textId="77777777" w:rsidTr="0047611C">
        <w:trPr>
          <w:cantSplit/>
          <w:jc w:val="center"/>
        </w:trPr>
        <w:tc>
          <w:tcPr>
            <w:tcW w:w="1276" w:type="dxa"/>
          </w:tcPr>
          <w:p w14:paraId="79A4E126" w14:textId="77777777" w:rsidR="009B0851" w:rsidRPr="00A61A6B" w:rsidRDefault="009B0851" w:rsidP="009B0851">
            <w:r w:rsidRPr="00A61A6B">
              <w:t>Weekend</w:t>
            </w:r>
          </w:p>
        </w:tc>
        <w:tc>
          <w:tcPr>
            <w:tcW w:w="2268" w:type="dxa"/>
          </w:tcPr>
          <w:p w14:paraId="455E5D66" w14:textId="54A0CE20" w:rsidR="009B0851" w:rsidRPr="009B0851" w:rsidRDefault="009B0851" w:rsidP="009B0851">
            <w:pPr>
              <w:jc w:val="center"/>
              <w:rPr>
                <w:rFonts w:ascii="Arial" w:hAnsi="Arial" w:cs="Arial"/>
                <w:rPrChange w:id="2688" w:author="Johannes Zauner" w:date="2025-12-13T06:29:00Z" w16du:dateUtc="2025-12-13T05:29:00Z">
                  <w:rPr/>
                </w:rPrChange>
              </w:rPr>
            </w:pPr>
            <w:ins w:id="2689" w:author="Johannes Zauner" w:date="2025-12-13T06:29:00Z" w16du:dateUtc="2025-12-13T05:29:00Z">
              <w:r w:rsidRPr="009B0851">
                <w:rPr>
                  <w:rFonts w:ascii="Arial" w:hAnsi="Arial" w:cs="Arial"/>
                  <w:rPrChange w:id="2690" w:author="Johannes Zauner" w:date="2025-12-13T06:29:00Z" w16du:dateUtc="2025-12-13T05:29:00Z">
                    <w:rPr>
                      <w:rFonts w:ascii="Calibri" w:hAnsi="Calibri"/>
                    </w:rPr>
                  </w:rPrChange>
                </w:rPr>
                <w:t>555s (~9.25 minutes)</w:t>
              </w:r>
            </w:ins>
            <w:del w:id="2691" w:author="Johannes Zauner" w:date="2025-12-13T06:29:00Z" w16du:dateUtc="2025-12-13T05:29:00Z">
              <w:r w:rsidRPr="009B0851" w:rsidDel="00682E64">
                <w:rPr>
                  <w:rFonts w:ascii="Arial" w:hAnsi="Arial" w:cs="Arial"/>
                  <w:rPrChange w:id="2692" w:author="Johannes Zauner" w:date="2025-12-13T06:29:00Z" w16du:dateUtc="2025-12-13T05:29:00Z">
                    <w:rPr/>
                  </w:rPrChange>
                </w:rPr>
                <w:delText>702s (~11.7 minutes)</w:delText>
              </w:r>
            </w:del>
          </w:p>
        </w:tc>
        <w:tc>
          <w:tcPr>
            <w:tcW w:w="2693" w:type="dxa"/>
          </w:tcPr>
          <w:p w14:paraId="5031EFCA" w14:textId="6EEC8CE7" w:rsidR="009B0851" w:rsidRPr="009B0851" w:rsidRDefault="009B0851" w:rsidP="009B0851">
            <w:pPr>
              <w:jc w:val="center"/>
              <w:rPr>
                <w:rFonts w:ascii="Arial" w:hAnsi="Arial" w:cs="Arial"/>
                <w:rPrChange w:id="2693" w:author="Johannes Zauner" w:date="2025-12-13T06:29:00Z" w16du:dateUtc="2025-12-13T05:29:00Z">
                  <w:rPr/>
                </w:rPrChange>
              </w:rPr>
            </w:pPr>
            <w:ins w:id="2694" w:author="Johannes Zauner" w:date="2025-12-13T06:29:00Z" w16du:dateUtc="2025-12-13T05:29:00Z">
              <w:r w:rsidRPr="009B0851">
                <w:rPr>
                  <w:rFonts w:ascii="Arial" w:hAnsi="Arial" w:cs="Arial"/>
                  <w:rPrChange w:id="2695" w:author="Johannes Zauner" w:date="2025-12-13T06:29:00Z" w16du:dateUtc="2025-12-13T05:29:00Z">
                    <w:rPr>
                      <w:rFonts w:ascii="Calibri" w:hAnsi="Calibri"/>
                    </w:rPr>
                  </w:rPrChange>
                </w:rPr>
                <w:t>2922s (~48.7 minutes)</w:t>
              </w:r>
            </w:ins>
            <w:del w:id="2696" w:author="Johannes Zauner" w:date="2025-12-13T06:29:00Z" w16du:dateUtc="2025-12-13T05:29:00Z">
              <w:r w:rsidRPr="009B0851" w:rsidDel="00682E64">
                <w:rPr>
                  <w:rFonts w:ascii="Arial" w:hAnsi="Arial" w:cs="Arial"/>
                  <w:rPrChange w:id="2697" w:author="Johannes Zauner" w:date="2025-12-13T06:29:00Z" w16du:dateUtc="2025-12-13T05:29:00Z">
                    <w:rPr/>
                  </w:rPrChange>
                </w:rPr>
                <w:delText>3070s (~51.17 minutes)</w:delText>
              </w:r>
            </w:del>
          </w:p>
        </w:tc>
      </w:tr>
    </w:tbl>
    <w:p w14:paraId="5E0F3BB5" w14:textId="20F841F9" w:rsidR="00A61A6B" w:rsidDel="0098570A" w:rsidRDefault="009679E3" w:rsidP="009679E3">
      <w:pPr>
        <w:pStyle w:val="ImageCaption"/>
        <w:spacing w:before="200"/>
        <w:rPr>
          <w:del w:id="2698" w:author="zusammenlegung" w:date="2025-12-12T19:01:00Z" w16du:dateUtc="2025-12-12T18:01:00Z"/>
        </w:rPr>
      </w:pPr>
      <w:r>
        <w:t>Table 14: Longest period and total duration above 1000 lx (PAT1000 and TAT1000)</w:t>
      </w:r>
      <w:del w:id="2699" w:author="zusammenlegung" w:date="2025-12-12T19:01:00Z" w16du:dateUtc="2025-12-12T18:01:00Z">
        <w:r w:rsidR="00A61A6B">
          <w:delText>Table 14: Longest period and total duration above 1000 lx (PAT1000 and TAT1000)</w:delText>
        </w:r>
      </w:del>
    </w:p>
    <w:p w14:paraId="6DB9155B" w14:textId="77777777" w:rsidR="0098570A" w:rsidRPr="0098570A" w:rsidRDefault="0098570A">
      <w:pPr>
        <w:pStyle w:val="ImageCaption"/>
        <w:rPr>
          <w:ins w:id="2700" w:author="Johannes Zauner" w:date="2025-12-12T20:26:00Z" w16du:dateUtc="2025-12-12T19:26:00Z"/>
        </w:rPr>
        <w:pPrChange w:id="2701" w:author="Johannes Zauner" w:date="2025-12-12T20:26:00Z" w16du:dateUtc="2025-12-12T19:26:00Z">
          <w:pPr>
            <w:pStyle w:val="ImageCaption"/>
            <w:spacing w:before="200"/>
          </w:pPr>
        </w:pPrChange>
      </w:pPr>
    </w:p>
    <w:p w14:paraId="5BA369AD" w14:textId="77777777" w:rsidR="007C0A0D" w:rsidRPr="00C673E9" w:rsidRDefault="007C0A0D" w:rsidP="007C0A0D">
      <w:pPr>
        <w:pStyle w:val="berschrift4"/>
        <w:rPr>
          <w:ins w:id="2702" w:author="zusammenlegung" w:date="2025-12-12T19:01:00Z" w16du:dateUtc="2025-12-12T18:01:00Z"/>
        </w:rPr>
      </w:pPr>
      <w:bookmarkStart w:id="2703" w:name="merging-data-streams"/>
      <w:bookmarkEnd w:id="2636"/>
      <w:ins w:id="2704" w:author="zusammenlegung" w:date="2025-12-12T19:01:00Z" w16du:dateUtc="2025-12-12T18:01:00Z">
        <w:r w:rsidRPr="00C673E9">
          <w:t>Merging data streams</w:t>
        </w:r>
      </w:ins>
    </w:p>
    <w:p w14:paraId="2719E70B" w14:textId="77777777" w:rsidR="007C0A0D" w:rsidRPr="001D600A" w:rsidRDefault="007C0A0D" w:rsidP="007C0A0D">
      <w:pPr>
        <w:pStyle w:val="FirstParagraph"/>
        <w:rPr>
          <w:ins w:id="2705" w:author="zusammenlegung" w:date="2025-12-12T19:01:00Z" w16du:dateUtc="2025-12-12T18:01:00Z"/>
          <w:rFonts w:ascii="Arial" w:hAnsi="Arial" w:cs="Arial"/>
        </w:rPr>
      </w:pPr>
      <w:ins w:id="2706" w:author="zusammenlegung" w:date="2025-12-12T19:01:00Z" w16du:dateUtc="2025-12-12T18:01:00Z">
        <w:r w:rsidRPr="00C673E9">
          <w:rPr>
            <w:rFonts w:ascii="Arial" w:hAnsi="Arial" w:cs="Arial"/>
          </w:rPr>
          <w:t xml:space="preserve">Note that while imports from different devices can be </w:t>
        </w:r>
        <w:r w:rsidRPr="00C673E9">
          <w:rPr>
            <w:rFonts w:ascii="Arial" w:hAnsi="Arial" w:cs="Arial"/>
          </w:rPr>
          <w:fldChar w:fldCharType="begin"/>
        </w:r>
        <w:r w:rsidRPr="00C673E9">
          <w:rPr>
            <w:rFonts w:ascii="Arial" w:hAnsi="Arial" w:cs="Arial"/>
          </w:rPr>
          <w:instrText>HYPERLINK "https://tscnlab.github.io/LightLogR/reference/join_datasets.html"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merged</w:t>
        </w:r>
        <w:r w:rsidRPr="00C673E9">
          <w:rPr>
            <w:rFonts w:ascii="Arial" w:hAnsi="Arial" w:cs="Arial"/>
          </w:rPr>
          <w:fldChar w:fldCharType="end"/>
        </w:r>
        <w:r w:rsidRPr="00C673E9">
          <w:rPr>
            <w:rFonts w:ascii="Arial" w:hAnsi="Arial" w:cs="Arial"/>
          </w:rPr>
          <w:t xml:space="preserve">, devices differ in their sensors, electronics, housing or diffuser form factors, and on-device data-processing pipelines. All of these factors affect the comparability of measurements, even when devices output the same variable (e.g., illuminance or distance). If data from different devices with the same measurement variable are to be merged, the corresponding variable names should be standardized beforehand - for example, renaming </w:t>
        </w:r>
        <w:r w:rsidRPr="00C673E9">
          <w:rPr>
            <w:rStyle w:val="VerbatimChar"/>
            <w:rFonts w:ascii="Arial" w:hAnsi="Arial" w:cs="Arial"/>
          </w:rPr>
          <w:t>Lux</w:t>
        </w:r>
        <w:r w:rsidRPr="00C673E9">
          <w:rPr>
            <w:rFonts w:ascii="Arial" w:hAnsi="Arial" w:cs="Arial"/>
          </w:rPr>
          <w:t xml:space="preserve"> and </w:t>
        </w:r>
        <w:r w:rsidRPr="00C673E9">
          <w:rPr>
            <w:rStyle w:val="VerbatimChar"/>
            <w:rFonts w:ascii="Arial" w:hAnsi="Arial" w:cs="Arial"/>
          </w:rPr>
          <w:t>LIGHT</w:t>
        </w:r>
        <w:r w:rsidRPr="00C673E9">
          <w:rPr>
            <w:rFonts w:ascii="Arial" w:hAnsi="Arial" w:cs="Arial"/>
          </w:rPr>
          <w:t xml:space="preserve"> to </w:t>
        </w:r>
        <w:r w:rsidRPr="00C673E9">
          <w:rPr>
            <w:rStyle w:val="VerbatimChar"/>
            <w:rFonts w:ascii="Arial" w:hAnsi="Arial" w:cs="Arial"/>
          </w:rPr>
          <w:t>illuminance</w:t>
        </w:r>
        <w:r w:rsidRPr="00C673E9">
          <w:rPr>
            <w:rFonts w:ascii="Arial" w:hAnsi="Arial" w:cs="Arial"/>
          </w:rPr>
          <w:t xml:space="preserve">. If we wanted to analyse the </w:t>
        </w:r>
        <w:r w:rsidRPr="00C673E9">
          <w:rPr>
            <w:rStyle w:val="VerbatimChar"/>
            <w:rFonts w:ascii="Arial" w:hAnsi="Arial" w:cs="Arial"/>
          </w:rPr>
          <w:t>VEET</w:t>
        </w:r>
        <w:r w:rsidRPr="00C673E9">
          <w:rPr>
            <w:rFonts w:ascii="Arial" w:hAnsi="Arial" w:cs="Arial"/>
          </w:rPr>
          <w:t xml:space="preserve"> data together with the </w:t>
        </w:r>
        <w:r w:rsidRPr="00C673E9">
          <w:rPr>
            <w:rStyle w:val="VerbatimChar"/>
            <w:rFonts w:ascii="Arial" w:hAnsi="Arial" w:cs="Arial"/>
          </w:rPr>
          <w:t>Clouclip</w:t>
        </w:r>
        <w:r w:rsidRPr="00C673E9">
          <w:rPr>
            <w:rFonts w:ascii="Arial" w:hAnsi="Arial" w:cs="Arial"/>
          </w:rPr>
          <w:t xml:space="preserve"> data, for example, we would not have to rename anything, as both carry their illuminance measurements in the variable </w:t>
        </w:r>
        <w:r w:rsidRPr="00C673E9">
          <w:rPr>
            <w:rStyle w:val="VerbatimChar"/>
            <w:rFonts w:ascii="Arial" w:hAnsi="Arial" w:cs="Arial"/>
          </w:rPr>
          <w:t>Lux</w:t>
        </w:r>
        <w:r w:rsidRPr="00C673E9">
          <w:rPr>
            <w:rFonts w:ascii="Arial" w:hAnsi="Arial" w:cs="Arial"/>
          </w:rPr>
          <w:t xml:space="preserve">. The following example shows how the combination of datasets would lead to a combined dataset, and how that would affect analysis outcomes. </w:t>
        </w:r>
        <w:r w:rsidRPr="001D600A">
          <w:rPr>
            <w:rFonts w:ascii="Arial" w:hAnsi="Arial" w:cs="Arial"/>
          </w:rPr>
          <w:t>It is the responsibility of the researcher to perform device calibration and/or checks for a similar measurement fidelity.</w:t>
        </w:r>
      </w:ins>
    </w:p>
    <w:p w14:paraId="27C158A1" w14:textId="1378A1BF" w:rsidR="007C0A0D" w:rsidRPr="00077E78" w:rsidRDefault="005679EF">
      <w:pPr>
        <w:pStyle w:val="SourceCode"/>
        <w:spacing w:line="240" w:lineRule="auto"/>
        <w:rPr>
          <w:ins w:id="2707" w:author="zusammenlegung" w:date="2025-12-12T19:01:00Z" w16du:dateUtc="2025-12-12T18:01:00Z"/>
          <w:rFonts w:cs="Consolas"/>
          <w:rPrChange w:id="2708" w:author="Johannes Zauner" w:date="2025-12-12T21:05:00Z" w16du:dateUtc="2025-12-12T20:05:00Z">
            <w:rPr>
              <w:ins w:id="2709" w:author="zusammenlegung" w:date="2025-12-12T19:01:00Z" w16du:dateUtc="2025-12-12T18:01:00Z"/>
              <w:rFonts w:ascii="Arial" w:hAnsi="Arial" w:cs="Arial"/>
            </w:rPr>
          </w:rPrChange>
        </w:rPr>
        <w:pPrChange w:id="2710" w:author="Johannes Zauner" w:date="2025-12-12T21:06:00Z" w16du:dateUtc="2025-12-12T20:06:00Z">
          <w:pPr>
            <w:pStyle w:val="SourceCode"/>
          </w:pPr>
        </w:pPrChange>
      </w:pPr>
      <w:ins w:id="2711" w:author="Johannes Zauner" w:date="2025-12-13T05:23:00Z" w16du:dateUtc="2025-12-13T04:23:00Z">
        <w:r>
          <w:rPr>
            <w:b/>
            <w:bCs/>
          </w:rPr>
          <w:t>Merge Clouclip and VEE</w:t>
        </w:r>
      </w:ins>
      <w:ins w:id="2712" w:author="Johannes Zauner" w:date="2025-12-13T05:24:00Z" w16du:dateUtc="2025-12-13T04:24:00Z">
        <w:r>
          <w:rPr>
            <w:b/>
            <w:bCs/>
          </w:rPr>
          <w:t>T data</w:t>
        </w:r>
      </w:ins>
      <w:ins w:id="2713" w:author="Johannes Zauner" w:date="2025-12-13T05:10:00Z" w16du:dateUtc="2025-12-13T04:10:00Z">
        <w:r w:rsidR="008C4DD3">
          <w:rPr>
            <w:rStyle w:val="NormalTok"/>
          </w:rPr>
          <w:t xml:space="preserve"> </w:t>
        </w:r>
        <w:r w:rsidR="008C4DD3">
          <w:rPr>
            <w:rStyle w:val="NormalTok"/>
          </w:rPr>
          <w:br/>
        </w:r>
      </w:ins>
      <w:ins w:id="2714" w:author="Johannes Zauner" w:date="2025-12-12T21:05:00Z" w16du:dateUtc="2025-12-12T20:05:00Z">
        <w:r w:rsidR="00077E78">
          <w:rPr>
            <w:rStyle w:val="NormalTok"/>
          </w:rPr>
          <w:t>1</w:t>
        </w:r>
        <w:r w:rsidR="00077E78">
          <w:rPr>
            <w:rStyle w:val="NormalTok"/>
            <w:rFonts w:cs="Consolas"/>
          </w:rPr>
          <w:t xml:space="preserve"> </w:t>
        </w:r>
      </w:ins>
      <w:ins w:id="2715" w:author="zusammenlegung" w:date="2025-12-12T19:01:00Z" w16du:dateUtc="2025-12-12T18:01:00Z">
        <w:r w:rsidR="007C0A0D" w:rsidRPr="00077E78">
          <w:rPr>
            <w:rStyle w:val="NormalTok"/>
            <w:rFonts w:cs="Consolas"/>
            <w:rPrChange w:id="2716" w:author="Johannes Zauner" w:date="2025-12-12T21:05:00Z" w16du:dateUtc="2025-12-12T20:05:00Z">
              <w:rPr>
                <w:rStyle w:val="NormalTok"/>
                <w:rFonts w:ascii="Arial" w:hAnsi="Arial" w:cs="Arial"/>
              </w:rPr>
            </w:rPrChange>
          </w:rPr>
          <w:t xml:space="preserve">data </w:t>
        </w:r>
        <w:r w:rsidR="007C0A0D" w:rsidRPr="00077E78">
          <w:rPr>
            <w:rStyle w:val="OtherTok"/>
            <w:rFonts w:cs="Consolas"/>
            <w:rPrChange w:id="2717" w:author="Johannes Zauner" w:date="2025-12-12T21:05:00Z" w16du:dateUtc="2025-12-12T20:05:00Z">
              <w:rPr>
                <w:rStyle w:val="OtherTok"/>
                <w:rFonts w:ascii="Arial" w:hAnsi="Arial" w:cs="Arial"/>
              </w:rPr>
            </w:rPrChange>
          </w:rPr>
          <w:t>&lt;-</w:t>
        </w:r>
        <w:r w:rsidR="007C0A0D" w:rsidRPr="00077E78">
          <w:rPr>
            <w:rStyle w:val="NormalTok"/>
            <w:rFonts w:cs="Consolas"/>
            <w:rPrChange w:id="2718"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2719" w:author="Johannes Zauner" w:date="2025-12-12T21:05:00Z" w16du:dateUtc="2025-12-12T20:05:00Z">
              <w:rPr>
                <w:rStyle w:val="FunctionTok"/>
                <w:rFonts w:ascii="Arial" w:hAnsi="Arial" w:cs="Arial"/>
              </w:rPr>
            </w:rPrChange>
          </w:rPr>
          <w:t>join_datasets</w:t>
        </w:r>
        <w:r w:rsidR="007C0A0D" w:rsidRPr="00077E78">
          <w:rPr>
            <w:rStyle w:val="NormalTok"/>
            <w:rFonts w:cs="Consolas"/>
            <w:rPrChange w:id="2720" w:author="Johannes Zauner" w:date="2025-12-12T21:05:00Z" w16du:dateUtc="2025-12-12T20:05:00Z">
              <w:rPr>
                <w:rStyle w:val="NormalTok"/>
                <w:rFonts w:ascii="Arial" w:hAnsi="Arial" w:cs="Arial"/>
              </w:rPr>
            </w:rPrChange>
          </w:rPr>
          <w:t>(dataCC, dataVEET)</w:t>
        </w:r>
        <w:r w:rsidR="007C0A0D" w:rsidRPr="00077E78">
          <w:rPr>
            <w:rFonts w:cs="Consolas"/>
            <w:rPrChange w:id="2721" w:author="Johannes Zauner" w:date="2025-12-12T21:05:00Z" w16du:dateUtc="2025-12-12T20:05:00Z">
              <w:rPr>
                <w:rFonts w:ascii="Arial" w:hAnsi="Arial" w:cs="Arial"/>
              </w:rPr>
            </w:rPrChange>
          </w:rPr>
          <w:br/>
        </w:r>
      </w:ins>
      <w:ins w:id="2722" w:author="Johannes Zauner" w:date="2025-12-12T21:05:00Z" w16du:dateUtc="2025-12-12T20:05:00Z">
        <w:r w:rsidR="00077E78">
          <w:rPr>
            <w:rStyle w:val="NormalTok"/>
          </w:rPr>
          <w:t>2</w:t>
        </w:r>
        <w:r w:rsidR="00077E78">
          <w:rPr>
            <w:rStyle w:val="NormalTok"/>
            <w:rFonts w:cs="Consolas"/>
          </w:rPr>
          <w:t xml:space="preserve"> </w:t>
        </w:r>
      </w:ins>
      <w:ins w:id="2723" w:author="zusammenlegung" w:date="2025-12-12T19:01:00Z" w16du:dateUtc="2025-12-12T18:01:00Z">
        <w:r w:rsidR="007C0A0D" w:rsidRPr="00077E78">
          <w:rPr>
            <w:rStyle w:val="NormalTok"/>
            <w:rFonts w:cs="Consolas"/>
            <w:rPrChange w:id="2724" w:author="Johannes Zauner" w:date="2025-12-12T21:05:00Z" w16du:dateUtc="2025-12-12T20:05:00Z">
              <w:rPr>
                <w:rStyle w:val="NormalTok"/>
                <w:rFonts w:ascii="Arial" w:hAnsi="Arial" w:cs="Arial"/>
              </w:rPr>
            </w:rPrChange>
          </w:rPr>
          <w:t xml:space="preserve">data </w:t>
        </w:r>
        <w:r w:rsidR="007C0A0D" w:rsidRPr="00077E78">
          <w:rPr>
            <w:rStyle w:val="SpecialCharTok"/>
            <w:rFonts w:cs="Consolas"/>
            <w:rPrChange w:id="2725" w:author="Johannes Zauner" w:date="2025-12-12T21:05:00Z" w16du:dateUtc="2025-12-12T20:05:00Z">
              <w:rPr>
                <w:rStyle w:val="SpecialCharTok"/>
                <w:rFonts w:ascii="Arial" w:hAnsi="Arial" w:cs="Arial"/>
              </w:rPr>
            </w:rPrChange>
          </w:rPr>
          <w:t>|&gt;</w:t>
        </w:r>
        <w:r w:rsidR="007C0A0D" w:rsidRPr="00077E78">
          <w:rPr>
            <w:rStyle w:val="NormalTok"/>
            <w:rFonts w:cs="Consolas"/>
            <w:rPrChange w:id="2726"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2727" w:author="Johannes Zauner" w:date="2025-12-12T21:05:00Z" w16du:dateUtc="2025-12-12T20:05:00Z">
              <w:rPr>
                <w:rStyle w:val="FunctionTok"/>
                <w:rFonts w:ascii="Arial" w:hAnsi="Arial" w:cs="Arial"/>
              </w:rPr>
            </w:rPrChange>
          </w:rPr>
          <w:t>summary_overview</w:t>
        </w:r>
        <w:r w:rsidR="007C0A0D" w:rsidRPr="00077E78">
          <w:rPr>
            <w:rStyle w:val="NormalTok"/>
            <w:rFonts w:cs="Consolas"/>
            <w:rPrChange w:id="2728" w:author="Johannes Zauner" w:date="2025-12-12T21:05:00Z" w16du:dateUtc="2025-12-12T20:05:00Z">
              <w:rPr>
                <w:rStyle w:val="NormalTok"/>
                <w:rFonts w:ascii="Arial" w:hAnsi="Arial" w:cs="Arial"/>
              </w:rPr>
            </w:rPrChange>
          </w:rPr>
          <w:t xml:space="preserve">(Lux, </w:t>
        </w:r>
        <w:r w:rsidR="007C0A0D" w:rsidRPr="00077E78">
          <w:rPr>
            <w:rStyle w:val="AttributeTok"/>
            <w:rFonts w:cs="Consolas"/>
            <w:rPrChange w:id="2729" w:author="Johannes Zauner" w:date="2025-12-12T21:05:00Z" w16du:dateUtc="2025-12-12T20:05:00Z">
              <w:rPr>
                <w:rStyle w:val="AttributeTok"/>
                <w:rFonts w:ascii="Arial" w:hAnsi="Arial" w:cs="Arial"/>
              </w:rPr>
            </w:rPrChange>
          </w:rPr>
          <w:t>threshold.missing =</w:t>
        </w:r>
        <w:r w:rsidR="007C0A0D" w:rsidRPr="00077E78">
          <w:rPr>
            <w:rStyle w:val="NormalTok"/>
            <w:rFonts w:cs="Consolas"/>
            <w:rPrChange w:id="2730" w:author="Johannes Zauner" w:date="2025-12-12T21:05:00Z" w16du:dateUtc="2025-12-12T20:05:00Z">
              <w:rPr>
                <w:rStyle w:val="NormalTok"/>
                <w:rFonts w:ascii="Arial" w:hAnsi="Arial" w:cs="Arial"/>
              </w:rPr>
            </w:rPrChange>
          </w:rPr>
          <w:t xml:space="preserve"> </w:t>
        </w:r>
        <w:r w:rsidR="007C0A0D" w:rsidRPr="00077E78">
          <w:rPr>
            <w:rStyle w:val="FloatTok"/>
            <w:rFonts w:cs="Consolas"/>
            <w:rPrChange w:id="2731" w:author="Johannes Zauner" w:date="2025-12-12T21:05:00Z" w16du:dateUtc="2025-12-12T20:05:00Z">
              <w:rPr>
                <w:rStyle w:val="FloatTok"/>
                <w:rFonts w:ascii="Arial" w:hAnsi="Arial" w:cs="Arial"/>
              </w:rPr>
            </w:rPrChange>
          </w:rPr>
          <w:t>0.5</w:t>
        </w:r>
        <w:r w:rsidR="007C0A0D" w:rsidRPr="00077E78">
          <w:rPr>
            <w:rStyle w:val="NormalTok"/>
            <w:rFonts w:cs="Consolas"/>
            <w:rPrChange w:id="2732" w:author="Johannes Zauner" w:date="2025-12-12T21:05:00Z" w16du:dateUtc="2025-12-12T20:05:00Z">
              <w:rPr>
                <w:rStyle w:val="NormalTok"/>
                <w:rFonts w:ascii="Arial" w:hAnsi="Arial" w:cs="Arial"/>
              </w:rPr>
            </w:rPrChange>
          </w:rPr>
          <w:t xml:space="preserve">) </w:t>
        </w:r>
        <w:r w:rsidR="007C0A0D" w:rsidRPr="00077E78">
          <w:rPr>
            <w:rStyle w:val="SpecialCharTok"/>
            <w:rFonts w:cs="Consolas"/>
            <w:rPrChange w:id="2733" w:author="Johannes Zauner" w:date="2025-12-12T21:05:00Z" w16du:dateUtc="2025-12-12T20:05:00Z">
              <w:rPr>
                <w:rStyle w:val="SpecialCharTok"/>
                <w:rFonts w:ascii="Arial" w:hAnsi="Arial" w:cs="Arial"/>
              </w:rPr>
            </w:rPrChange>
          </w:rPr>
          <w:t>|&gt;</w:t>
        </w:r>
        <w:r w:rsidR="007C0A0D" w:rsidRPr="00077E78">
          <w:rPr>
            <w:rStyle w:val="NormalTok"/>
            <w:rFonts w:cs="Consolas"/>
            <w:rPrChange w:id="2734"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2735" w:author="Johannes Zauner" w:date="2025-12-12T21:05:00Z" w16du:dateUtc="2025-12-12T20:05:00Z">
              <w:rPr>
                <w:rStyle w:val="FunctionTok"/>
                <w:rFonts w:ascii="Arial" w:hAnsi="Arial" w:cs="Arial"/>
              </w:rPr>
            </w:rPrChange>
          </w:rPr>
          <w:t>gt</w:t>
        </w:r>
        <w:r w:rsidR="007C0A0D" w:rsidRPr="00077E78">
          <w:rPr>
            <w:rStyle w:val="NormalTok"/>
            <w:rFonts w:cs="Consolas"/>
            <w:rPrChange w:id="2736" w:author="Johannes Zauner" w:date="2025-12-12T21:05:00Z" w16du:dateUtc="2025-12-12T20:05:00Z">
              <w:rPr>
                <w:rStyle w:val="NormalTok"/>
                <w:rFonts w:ascii="Arial" w:hAnsi="Arial" w:cs="Arial"/>
              </w:rPr>
            </w:rPrChange>
          </w:rPr>
          <w:t>()</w:t>
        </w:r>
      </w:ins>
    </w:p>
    <w:tbl>
      <w:tblPr>
        <w:tblStyle w:val="Table"/>
        <w:tblW w:w="0" w:type="auto"/>
        <w:jc w:val="center"/>
        <w:tblCellMar>
          <w:left w:w="60" w:type="dxa"/>
          <w:right w:w="60" w:type="dxa"/>
        </w:tblCellMar>
        <w:tblLook w:val="0000" w:firstRow="0" w:lastRow="0" w:firstColumn="0" w:lastColumn="0" w:noHBand="0" w:noVBand="0"/>
      </w:tblPr>
      <w:tblGrid>
        <w:gridCol w:w="2553"/>
        <w:gridCol w:w="699"/>
        <w:gridCol w:w="699"/>
        <w:gridCol w:w="699"/>
      </w:tblGrid>
      <w:tr w:rsidR="007C0A0D" w:rsidRPr="00C673E9" w14:paraId="704382DB" w14:textId="77777777" w:rsidTr="00C7113E">
        <w:trPr>
          <w:cantSplit/>
          <w:tblHeader/>
          <w:jc w:val="center"/>
          <w:ins w:id="2737" w:author="zusammenlegung" w:date="2025-12-12T19:01:00Z"/>
        </w:trPr>
        <w:tc>
          <w:tcPr>
            <w:tcW w:w="0" w:type="auto"/>
            <w:tcBorders>
              <w:bottom w:val="single" w:sz="4" w:space="0" w:color="auto"/>
            </w:tcBorders>
          </w:tcPr>
          <w:p w14:paraId="3F71E4D7" w14:textId="00BFB6B3" w:rsidR="007C0A0D" w:rsidRPr="00C673E9" w:rsidRDefault="007C0A0D" w:rsidP="0047611C">
            <w:pPr>
              <w:keepNext/>
              <w:spacing w:after="60"/>
              <w:rPr>
                <w:ins w:id="2738" w:author="zusammenlegung" w:date="2025-12-12T19:01:00Z" w16du:dateUtc="2025-12-12T18:01:00Z"/>
                <w:rFonts w:ascii="Arial" w:hAnsi="Arial" w:cs="Arial"/>
              </w:rPr>
            </w:pPr>
          </w:p>
        </w:tc>
        <w:tc>
          <w:tcPr>
            <w:tcW w:w="0" w:type="auto"/>
            <w:tcBorders>
              <w:bottom w:val="single" w:sz="4" w:space="0" w:color="auto"/>
            </w:tcBorders>
          </w:tcPr>
          <w:p w14:paraId="0F64E978" w14:textId="77777777" w:rsidR="007C0A0D" w:rsidRPr="000D68A2" w:rsidRDefault="007C0A0D" w:rsidP="0047611C">
            <w:pPr>
              <w:keepNext/>
              <w:spacing w:after="60"/>
              <w:jc w:val="right"/>
              <w:rPr>
                <w:ins w:id="2739" w:author="zusammenlegung" w:date="2025-12-12T19:01:00Z" w16du:dateUtc="2025-12-12T18:01:00Z"/>
                <w:rFonts w:ascii="Arial" w:hAnsi="Arial" w:cs="Arial"/>
                <w:b/>
                <w:bCs/>
                <w:rPrChange w:id="2740" w:author="Johannes Zauner" w:date="2025-12-13T06:30:00Z" w16du:dateUtc="2025-12-13T05:30:00Z">
                  <w:rPr>
                    <w:ins w:id="2741" w:author="zusammenlegung" w:date="2025-12-12T19:01:00Z" w16du:dateUtc="2025-12-12T18:01:00Z"/>
                    <w:rFonts w:ascii="Arial" w:hAnsi="Arial" w:cs="Arial"/>
                  </w:rPr>
                </w:rPrChange>
              </w:rPr>
            </w:pPr>
            <w:ins w:id="2742" w:author="zusammenlegung" w:date="2025-12-12T19:01:00Z" w16du:dateUtc="2025-12-12T18:01:00Z">
              <w:r w:rsidRPr="000D68A2">
                <w:rPr>
                  <w:rFonts w:ascii="Arial" w:hAnsi="Arial" w:cs="Arial"/>
                  <w:b/>
                  <w:bCs/>
                  <w:rPrChange w:id="2743" w:author="Johannes Zauner" w:date="2025-12-13T06:30:00Z" w16du:dateUtc="2025-12-13T05:30:00Z">
                    <w:rPr>
                      <w:rFonts w:ascii="Arial" w:hAnsi="Arial" w:cs="Arial"/>
                    </w:rPr>
                  </w:rPrChange>
                </w:rPr>
                <w:t>mean</w:t>
              </w:r>
            </w:ins>
          </w:p>
        </w:tc>
        <w:tc>
          <w:tcPr>
            <w:tcW w:w="0" w:type="auto"/>
            <w:tcBorders>
              <w:bottom w:val="single" w:sz="4" w:space="0" w:color="auto"/>
            </w:tcBorders>
          </w:tcPr>
          <w:p w14:paraId="2D5D6082" w14:textId="77777777" w:rsidR="007C0A0D" w:rsidRPr="000D68A2" w:rsidRDefault="007C0A0D" w:rsidP="0047611C">
            <w:pPr>
              <w:keepNext/>
              <w:spacing w:after="60"/>
              <w:jc w:val="right"/>
              <w:rPr>
                <w:ins w:id="2744" w:author="zusammenlegung" w:date="2025-12-12T19:01:00Z" w16du:dateUtc="2025-12-12T18:01:00Z"/>
                <w:rFonts w:ascii="Arial" w:hAnsi="Arial" w:cs="Arial"/>
                <w:b/>
                <w:bCs/>
                <w:rPrChange w:id="2745" w:author="Johannes Zauner" w:date="2025-12-13T06:30:00Z" w16du:dateUtc="2025-12-13T05:30:00Z">
                  <w:rPr>
                    <w:ins w:id="2746" w:author="zusammenlegung" w:date="2025-12-12T19:01:00Z" w16du:dateUtc="2025-12-12T18:01:00Z"/>
                    <w:rFonts w:ascii="Arial" w:hAnsi="Arial" w:cs="Arial"/>
                  </w:rPr>
                </w:rPrChange>
              </w:rPr>
            </w:pPr>
            <w:ins w:id="2747" w:author="zusammenlegung" w:date="2025-12-12T19:01:00Z" w16du:dateUtc="2025-12-12T18:01:00Z">
              <w:r w:rsidRPr="000D68A2">
                <w:rPr>
                  <w:rFonts w:ascii="Arial" w:hAnsi="Arial" w:cs="Arial"/>
                  <w:b/>
                  <w:bCs/>
                  <w:rPrChange w:id="2748" w:author="Johannes Zauner" w:date="2025-12-13T06:30:00Z" w16du:dateUtc="2025-12-13T05:30:00Z">
                    <w:rPr>
                      <w:rFonts w:ascii="Arial" w:hAnsi="Arial" w:cs="Arial"/>
                    </w:rPr>
                  </w:rPrChange>
                </w:rPr>
                <w:t>min</w:t>
              </w:r>
            </w:ins>
          </w:p>
        </w:tc>
        <w:tc>
          <w:tcPr>
            <w:tcW w:w="0" w:type="auto"/>
            <w:tcBorders>
              <w:bottom w:val="single" w:sz="4" w:space="0" w:color="auto"/>
            </w:tcBorders>
          </w:tcPr>
          <w:p w14:paraId="724C32BD" w14:textId="77777777" w:rsidR="007C0A0D" w:rsidRPr="000D68A2" w:rsidRDefault="007C0A0D" w:rsidP="0047611C">
            <w:pPr>
              <w:keepNext/>
              <w:spacing w:after="60"/>
              <w:jc w:val="right"/>
              <w:rPr>
                <w:ins w:id="2749" w:author="zusammenlegung" w:date="2025-12-12T19:01:00Z" w16du:dateUtc="2025-12-12T18:01:00Z"/>
                <w:rFonts w:ascii="Arial" w:hAnsi="Arial" w:cs="Arial"/>
                <w:b/>
                <w:bCs/>
                <w:rPrChange w:id="2750" w:author="Johannes Zauner" w:date="2025-12-13T06:30:00Z" w16du:dateUtc="2025-12-13T05:30:00Z">
                  <w:rPr>
                    <w:ins w:id="2751" w:author="zusammenlegung" w:date="2025-12-12T19:01:00Z" w16du:dateUtc="2025-12-12T18:01:00Z"/>
                    <w:rFonts w:ascii="Arial" w:hAnsi="Arial" w:cs="Arial"/>
                  </w:rPr>
                </w:rPrChange>
              </w:rPr>
            </w:pPr>
            <w:ins w:id="2752" w:author="zusammenlegung" w:date="2025-12-12T19:01:00Z" w16du:dateUtc="2025-12-12T18:01:00Z">
              <w:r w:rsidRPr="000D68A2">
                <w:rPr>
                  <w:rFonts w:ascii="Arial" w:hAnsi="Arial" w:cs="Arial"/>
                  <w:b/>
                  <w:bCs/>
                  <w:rPrChange w:id="2753" w:author="Johannes Zauner" w:date="2025-12-13T06:30:00Z" w16du:dateUtc="2025-12-13T05:30:00Z">
                    <w:rPr>
                      <w:rFonts w:ascii="Arial" w:hAnsi="Arial" w:cs="Arial"/>
                    </w:rPr>
                  </w:rPrChange>
                </w:rPr>
                <w:t>max</w:t>
              </w:r>
            </w:ins>
          </w:p>
        </w:tc>
      </w:tr>
      <w:tr w:rsidR="007C0A0D" w:rsidRPr="00C673E9" w14:paraId="00A0E9C5" w14:textId="77777777" w:rsidTr="00C7113E">
        <w:trPr>
          <w:cantSplit/>
          <w:jc w:val="center"/>
          <w:ins w:id="2754" w:author="zusammenlegung" w:date="2025-12-12T19:01:00Z"/>
        </w:trPr>
        <w:tc>
          <w:tcPr>
            <w:tcW w:w="0" w:type="auto"/>
            <w:tcBorders>
              <w:top w:val="single" w:sz="4" w:space="0" w:color="auto"/>
            </w:tcBorders>
          </w:tcPr>
          <w:p w14:paraId="68FFF1AF" w14:textId="03E0A65D" w:rsidR="007C0A0D" w:rsidRPr="00C673E9" w:rsidRDefault="007C0A0D" w:rsidP="0047611C">
            <w:pPr>
              <w:keepNext/>
              <w:spacing w:after="60"/>
              <w:rPr>
                <w:ins w:id="2755" w:author="zusammenlegung" w:date="2025-12-12T19:01:00Z" w16du:dateUtc="2025-12-12T18:01:00Z"/>
                <w:rFonts w:ascii="Arial" w:hAnsi="Arial" w:cs="Arial"/>
              </w:rPr>
            </w:pPr>
            <w:ins w:id="2756" w:author="zusammenlegung" w:date="2025-12-12T19:01:00Z" w16du:dateUtc="2025-12-12T18:01:00Z">
              <w:r w:rsidRPr="00C673E9">
                <w:rPr>
                  <w:rFonts w:ascii="Arial" w:hAnsi="Arial" w:cs="Arial"/>
                </w:rPr>
                <w:t>Participants</w:t>
              </w:r>
            </w:ins>
            <w:r w:rsidR="00C7113E">
              <w:rPr>
                <w:rFonts w:ascii="Arial" w:hAnsi="Arial" w:cs="Arial"/>
              </w:rPr>
              <w:t xml:space="preserve"> </w:t>
            </w:r>
            <w:ins w:id="2757" w:author="Johannes Zauner" w:date="2025-12-13T06:30:00Z" w16du:dateUtc="2025-12-13T05:30:00Z">
              <w:r w:rsidR="009B0851">
                <w:rPr>
                  <w:rFonts w:ascii="Arial" w:hAnsi="Arial" w:cs="Arial"/>
                </w:rPr>
                <w:t>(n)</w:t>
              </w:r>
            </w:ins>
            <w:del w:id="2758" w:author="Johannes Zauner" w:date="2025-12-13T06:30:00Z" w16du:dateUtc="2025-12-13T05:30:00Z">
              <w:r w:rsidR="00C7113E" w:rsidDel="009B0851">
                <w:rPr>
                  <w:rFonts w:ascii="Arial" w:hAnsi="Arial" w:cs="Arial"/>
                </w:rPr>
                <w:delText>(n)</w:delText>
              </w:r>
            </w:del>
          </w:p>
        </w:tc>
        <w:tc>
          <w:tcPr>
            <w:tcW w:w="0" w:type="auto"/>
            <w:tcBorders>
              <w:top w:val="single" w:sz="4" w:space="0" w:color="auto"/>
            </w:tcBorders>
          </w:tcPr>
          <w:p w14:paraId="3DE7B698" w14:textId="77777777" w:rsidR="007C0A0D" w:rsidRPr="00C673E9" w:rsidRDefault="007C0A0D" w:rsidP="0047611C">
            <w:pPr>
              <w:keepNext/>
              <w:spacing w:after="60"/>
              <w:jc w:val="right"/>
              <w:rPr>
                <w:ins w:id="2759" w:author="zusammenlegung" w:date="2025-12-12T19:01:00Z" w16du:dateUtc="2025-12-12T18:01:00Z"/>
                <w:rFonts w:ascii="Arial" w:hAnsi="Arial" w:cs="Arial"/>
              </w:rPr>
            </w:pPr>
            <w:ins w:id="2760" w:author="zusammenlegung" w:date="2025-12-12T19:01:00Z" w16du:dateUtc="2025-12-12T18:01:00Z">
              <w:r w:rsidRPr="00C673E9">
                <w:rPr>
                  <w:rFonts w:ascii="Arial" w:hAnsi="Arial" w:cs="Arial"/>
                </w:rPr>
                <w:t>2</w:t>
              </w:r>
              <w:del w:id="2761" w:author="Johannes Zauner" w:date="2025-12-13T06:29:00Z" w16du:dateUtc="2025-12-13T05:29:00Z">
                <w:r w:rsidRPr="00C673E9" w:rsidDel="009B0851">
                  <w:rPr>
                    <w:rFonts w:ascii="Arial" w:hAnsi="Arial" w:cs="Arial"/>
                  </w:rPr>
                  <w:delText>.00</w:delText>
                </w:r>
              </w:del>
            </w:ins>
          </w:p>
        </w:tc>
        <w:tc>
          <w:tcPr>
            <w:tcW w:w="0" w:type="auto"/>
            <w:tcBorders>
              <w:top w:val="single" w:sz="4" w:space="0" w:color="auto"/>
            </w:tcBorders>
          </w:tcPr>
          <w:p w14:paraId="7D54ADE5" w14:textId="2DA4E100" w:rsidR="007C0A0D" w:rsidRPr="00C673E9" w:rsidRDefault="007C0A0D" w:rsidP="0047611C">
            <w:pPr>
              <w:keepNext/>
              <w:spacing w:after="60"/>
              <w:jc w:val="right"/>
              <w:rPr>
                <w:ins w:id="2762" w:author="zusammenlegung" w:date="2025-12-12T19:01:00Z" w16du:dateUtc="2025-12-12T18:01:00Z"/>
                <w:rFonts w:ascii="Arial" w:hAnsi="Arial" w:cs="Arial"/>
              </w:rPr>
            </w:pPr>
          </w:p>
        </w:tc>
        <w:tc>
          <w:tcPr>
            <w:tcW w:w="0" w:type="auto"/>
            <w:tcBorders>
              <w:top w:val="single" w:sz="4" w:space="0" w:color="auto"/>
            </w:tcBorders>
          </w:tcPr>
          <w:p w14:paraId="34A031BD" w14:textId="5073718A" w:rsidR="007C0A0D" w:rsidRPr="00C673E9" w:rsidRDefault="007C0A0D" w:rsidP="0047611C">
            <w:pPr>
              <w:keepNext/>
              <w:spacing w:after="60"/>
              <w:jc w:val="right"/>
              <w:rPr>
                <w:ins w:id="2763" w:author="zusammenlegung" w:date="2025-12-12T19:01:00Z" w16du:dateUtc="2025-12-12T18:01:00Z"/>
                <w:rFonts w:ascii="Arial" w:hAnsi="Arial" w:cs="Arial"/>
              </w:rPr>
            </w:pPr>
          </w:p>
        </w:tc>
      </w:tr>
      <w:tr w:rsidR="007C0A0D" w:rsidRPr="00C673E9" w14:paraId="42CF576C" w14:textId="77777777" w:rsidTr="0047611C">
        <w:trPr>
          <w:cantSplit/>
          <w:jc w:val="center"/>
          <w:ins w:id="2764" w:author="zusammenlegung" w:date="2025-12-12T19:01:00Z"/>
        </w:trPr>
        <w:tc>
          <w:tcPr>
            <w:tcW w:w="0" w:type="auto"/>
          </w:tcPr>
          <w:p w14:paraId="3834D055" w14:textId="3AE71FE6" w:rsidR="007C0A0D" w:rsidRPr="00C673E9" w:rsidRDefault="007C0A0D" w:rsidP="0047611C">
            <w:pPr>
              <w:keepNext/>
              <w:spacing w:after="60"/>
              <w:rPr>
                <w:ins w:id="2765" w:author="zusammenlegung" w:date="2025-12-12T19:01:00Z" w16du:dateUtc="2025-12-12T18:01:00Z"/>
                <w:rFonts w:ascii="Arial" w:hAnsi="Arial" w:cs="Arial"/>
              </w:rPr>
            </w:pPr>
            <w:ins w:id="2766" w:author="zusammenlegung" w:date="2025-12-12T19:01:00Z" w16du:dateUtc="2025-12-12T18:01:00Z">
              <w:r w:rsidRPr="00C673E9">
                <w:rPr>
                  <w:rFonts w:ascii="Arial" w:hAnsi="Arial" w:cs="Arial"/>
                </w:rPr>
                <w:t>Participant-da</w:t>
              </w:r>
            </w:ins>
            <w:ins w:id="2767" w:author="Johannes Zauner" w:date="2025-12-13T06:30:00Z" w16du:dateUtc="2025-12-13T05:30:00Z">
              <w:r w:rsidR="009B0851">
                <w:rPr>
                  <w:rFonts w:ascii="Arial" w:hAnsi="Arial" w:cs="Arial"/>
                </w:rPr>
                <w:t>y</w:t>
              </w:r>
            </w:ins>
            <w:ins w:id="2768" w:author="zusammenlegung" w:date="2025-12-12T19:01:00Z" w16du:dateUtc="2025-12-12T18:01:00Z">
              <w:del w:id="2769" w:author="Johannes Zauner" w:date="2025-12-13T06:30:00Z" w16du:dateUtc="2025-12-13T05:30:00Z">
                <w:r w:rsidRPr="00C673E9" w:rsidDel="009B0851">
                  <w:rPr>
                    <w:rFonts w:ascii="Arial" w:hAnsi="Arial" w:cs="Arial"/>
                  </w:rPr>
                  <w:delText>y</w:delText>
                </w:r>
              </w:del>
              <w:r w:rsidRPr="00C673E9">
                <w:rPr>
                  <w:rFonts w:ascii="Arial" w:hAnsi="Arial" w:cs="Arial"/>
                </w:rPr>
                <w:t>s</w:t>
              </w:r>
            </w:ins>
            <w:r w:rsidR="00C7113E">
              <w:rPr>
                <w:rFonts w:ascii="Arial" w:hAnsi="Arial" w:cs="Arial"/>
              </w:rPr>
              <w:t xml:space="preserve"> </w:t>
            </w:r>
            <w:ins w:id="2770" w:author="Johannes Zauner" w:date="2025-12-13T06:30:00Z" w16du:dateUtc="2025-12-13T05:30:00Z">
              <w:r w:rsidR="009B0851">
                <w:rPr>
                  <w:rFonts w:ascii="Arial" w:hAnsi="Arial" w:cs="Arial"/>
                </w:rPr>
                <w:t>(n)</w:t>
              </w:r>
            </w:ins>
            <w:del w:id="2771" w:author="Johannes Zauner" w:date="2025-12-13T06:30:00Z" w16du:dateUtc="2025-12-13T05:30:00Z">
              <w:r w:rsidR="00C7113E" w:rsidDel="009B0851">
                <w:rPr>
                  <w:rFonts w:ascii="Arial" w:hAnsi="Arial" w:cs="Arial"/>
                </w:rPr>
                <w:delText>(n)</w:delText>
              </w:r>
            </w:del>
          </w:p>
        </w:tc>
        <w:tc>
          <w:tcPr>
            <w:tcW w:w="0" w:type="auto"/>
          </w:tcPr>
          <w:p w14:paraId="5D291556" w14:textId="77777777" w:rsidR="007C0A0D" w:rsidRPr="00C673E9" w:rsidRDefault="007C0A0D" w:rsidP="0047611C">
            <w:pPr>
              <w:keepNext/>
              <w:spacing w:after="60"/>
              <w:jc w:val="right"/>
              <w:rPr>
                <w:ins w:id="2772" w:author="zusammenlegung" w:date="2025-12-12T19:01:00Z" w16du:dateUtc="2025-12-12T18:01:00Z"/>
                <w:rFonts w:ascii="Arial" w:hAnsi="Arial" w:cs="Arial"/>
              </w:rPr>
            </w:pPr>
            <w:ins w:id="2773" w:author="zusammenlegung" w:date="2025-12-12T19:01:00Z" w16du:dateUtc="2025-12-12T18:01:00Z">
              <w:r w:rsidRPr="00C673E9">
                <w:rPr>
                  <w:rFonts w:ascii="Arial" w:hAnsi="Arial" w:cs="Arial"/>
                </w:rPr>
                <w:t>13</w:t>
              </w:r>
              <w:del w:id="2774" w:author="Johannes Zauner" w:date="2025-12-13T06:29:00Z" w16du:dateUtc="2025-12-13T05:29:00Z">
                <w:r w:rsidRPr="00C673E9" w:rsidDel="009B0851">
                  <w:rPr>
                    <w:rFonts w:ascii="Arial" w:hAnsi="Arial" w:cs="Arial"/>
                  </w:rPr>
                  <w:delText>.00</w:delText>
                </w:r>
              </w:del>
            </w:ins>
          </w:p>
        </w:tc>
        <w:tc>
          <w:tcPr>
            <w:tcW w:w="0" w:type="auto"/>
          </w:tcPr>
          <w:p w14:paraId="0C245BFD" w14:textId="77777777" w:rsidR="007C0A0D" w:rsidRPr="00C673E9" w:rsidRDefault="007C0A0D" w:rsidP="0047611C">
            <w:pPr>
              <w:keepNext/>
              <w:spacing w:after="60"/>
              <w:jc w:val="right"/>
              <w:rPr>
                <w:ins w:id="2775" w:author="zusammenlegung" w:date="2025-12-12T19:01:00Z" w16du:dateUtc="2025-12-12T18:01:00Z"/>
                <w:rFonts w:ascii="Arial" w:hAnsi="Arial" w:cs="Arial"/>
              </w:rPr>
            </w:pPr>
            <w:ins w:id="2776" w:author="zusammenlegung" w:date="2025-12-12T19:01:00Z" w16du:dateUtc="2025-12-12T18:01:00Z">
              <w:r w:rsidRPr="00C673E9">
                <w:rPr>
                  <w:rFonts w:ascii="Arial" w:hAnsi="Arial" w:cs="Arial"/>
                </w:rPr>
                <w:t>6</w:t>
              </w:r>
              <w:del w:id="2777" w:author="Johannes Zauner" w:date="2025-12-13T06:29:00Z" w16du:dateUtc="2025-12-13T05:29:00Z">
                <w:r w:rsidRPr="00C673E9" w:rsidDel="009B0851">
                  <w:rPr>
                    <w:rFonts w:ascii="Arial" w:hAnsi="Arial" w:cs="Arial"/>
                  </w:rPr>
                  <w:delText>.00</w:delText>
                </w:r>
              </w:del>
            </w:ins>
          </w:p>
        </w:tc>
        <w:tc>
          <w:tcPr>
            <w:tcW w:w="0" w:type="auto"/>
          </w:tcPr>
          <w:p w14:paraId="69E9A0EB" w14:textId="77777777" w:rsidR="007C0A0D" w:rsidRPr="00C673E9" w:rsidRDefault="007C0A0D" w:rsidP="0047611C">
            <w:pPr>
              <w:keepNext/>
              <w:spacing w:after="60"/>
              <w:jc w:val="right"/>
              <w:rPr>
                <w:ins w:id="2778" w:author="zusammenlegung" w:date="2025-12-12T19:01:00Z" w16du:dateUtc="2025-12-12T18:01:00Z"/>
                <w:rFonts w:ascii="Arial" w:hAnsi="Arial" w:cs="Arial"/>
              </w:rPr>
            </w:pPr>
            <w:ins w:id="2779" w:author="zusammenlegung" w:date="2025-12-12T19:01:00Z" w16du:dateUtc="2025-12-12T18:01:00Z">
              <w:r w:rsidRPr="00C673E9">
                <w:rPr>
                  <w:rFonts w:ascii="Arial" w:hAnsi="Arial" w:cs="Arial"/>
                </w:rPr>
                <w:t>7</w:t>
              </w:r>
              <w:del w:id="2780" w:author="Johannes Zauner" w:date="2025-12-13T06:29:00Z" w16du:dateUtc="2025-12-13T05:29:00Z">
                <w:r w:rsidRPr="00C673E9" w:rsidDel="009B0851">
                  <w:rPr>
                    <w:rFonts w:ascii="Arial" w:hAnsi="Arial" w:cs="Arial"/>
                  </w:rPr>
                  <w:delText>.00</w:delText>
                </w:r>
              </w:del>
            </w:ins>
          </w:p>
        </w:tc>
      </w:tr>
      <w:tr w:rsidR="007C0A0D" w:rsidRPr="00C673E9" w14:paraId="43BD7648" w14:textId="77777777" w:rsidTr="0047611C">
        <w:trPr>
          <w:cantSplit/>
          <w:jc w:val="center"/>
          <w:ins w:id="2781" w:author="zusammenlegung" w:date="2025-12-12T19:01:00Z"/>
        </w:trPr>
        <w:tc>
          <w:tcPr>
            <w:tcW w:w="0" w:type="auto"/>
          </w:tcPr>
          <w:p w14:paraId="2759B456" w14:textId="46ADCDD5" w:rsidR="007C0A0D" w:rsidRPr="00C673E9" w:rsidRDefault="007C0A0D" w:rsidP="0047611C">
            <w:pPr>
              <w:keepNext/>
              <w:spacing w:after="60"/>
              <w:rPr>
                <w:ins w:id="2782" w:author="zusammenlegung" w:date="2025-12-12T19:01:00Z" w16du:dateUtc="2025-12-12T18:01:00Z"/>
                <w:rFonts w:ascii="Arial" w:hAnsi="Arial" w:cs="Arial"/>
              </w:rPr>
            </w:pPr>
            <w:ins w:id="2783" w:author="zusammenlegung" w:date="2025-12-12T19:01:00Z" w16du:dateUtc="2025-12-12T18:01:00Z">
              <w:r w:rsidRPr="00C673E9">
                <w:rPr>
                  <w:rFonts w:ascii="Arial" w:hAnsi="Arial" w:cs="Arial"/>
                </w:rPr>
                <w:t>Days ≥50% complete</w:t>
              </w:r>
            </w:ins>
            <w:r w:rsidR="00C7113E">
              <w:rPr>
                <w:rFonts w:ascii="Arial" w:hAnsi="Arial" w:cs="Arial"/>
              </w:rPr>
              <w:t xml:space="preserve"> </w:t>
            </w:r>
            <w:ins w:id="2784" w:author="Johannes Zauner" w:date="2025-12-13T06:30:00Z" w16du:dateUtc="2025-12-13T05:30:00Z">
              <w:r w:rsidR="009B0851">
                <w:rPr>
                  <w:rFonts w:ascii="Arial" w:hAnsi="Arial" w:cs="Arial"/>
                </w:rPr>
                <w:t>(n)</w:t>
              </w:r>
            </w:ins>
            <w:del w:id="2785" w:author="Johannes Zauner" w:date="2025-12-13T06:30:00Z" w16du:dateUtc="2025-12-13T05:30:00Z">
              <w:r w:rsidR="00C7113E" w:rsidDel="009B0851">
                <w:rPr>
                  <w:rFonts w:ascii="Arial" w:hAnsi="Arial" w:cs="Arial"/>
                </w:rPr>
                <w:delText>(n)</w:delText>
              </w:r>
            </w:del>
          </w:p>
        </w:tc>
        <w:tc>
          <w:tcPr>
            <w:tcW w:w="0" w:type="auto"/>
          </w:tcPr>
          <w:p w14:paraId="37680283" w14:textId="77777777" w:rsidR="007C0A0D" w:rsidRPr="00C673E9" w:rsidRDefault="007C0A0D" w:rsidP="0047611C">
            <w:pPr>
              <w:keepNext/>
              <w:spacing w:after="60"/>
              <w:jc w:val="right"/>
              <w:rPr>
                <w:ins w:id="2786" w:author="zusammenlegung" w:date="2025-12-12T19:01:00Z" w16du:dateUtc="2025-12-12T18:01:00Z"/>
                <w:rFonts w:ascii="Arial" w:hAnsi="Arial" w:cs="Arial"/>
              </w:rPr>
            </w:pPr>
            <w:ins w:id="2787" w:author="zusammenlegung" w:date="2025-12-12T19:01:00Z" w16du:dateUtc="2025-12-12T18:01:00Z">
              <w:r w:rsidRPr="00C673E9">
                <w:rPr>
                  <w:rFonts w:ascii="Arial" w:hAnsi="Arial" w:cs="Arial"/>
                </w:rPr>
                <w:t>6</w:t>
              </w:r>
              <w:del w:id="2788" w:author="Johannes Zauner" w:date="2025-12-13T06:29:00Z" w16du:dateUtc="2025-12-13T05:29:00Z">
                <w:r w:rsidRPr="00C673E9" w:rsidDel="009B0851">
                  <w:rPr>
                    <w:rFonts w:ascii="Arial" w:hAnsi="Arial" w:cs="Arial"/>
                  </w:rPr>
                  <w:delText>.00</w:delText>
                </w:r>
              </w:del>
            </w:ins>
          </w:p>
        </w:tc>
        <w:tc>
          <w:tcPr>
            <w:tcW w:w="0" w:type="auto"/>
          </w:tcPr>
          <w:p w14:paraId="2C352911" w14:textId="77777777" w:rsidR="007C0A0D" w:rsidRPr="00C673E9" w:rsidRDefault="007C0A0D" w:rsidP="0047611C">
            <w:pPr>
              <w:keepNext/>
              <w:spacing w:after="60"/>
              <w:jc w:val="right"/>
              <w:rPr>
                <w:ins w:id="2789" w:author="zusammenlegung" w:date="2025-12-12T19:01:00Z" w16du:dateUtc="2025-12-12T18:01:00Z"/>
                <w:rFonts w:ascii="Arial" w:hAnsi="Arial" w:cs="Arial"/>
              </w:rPr>
            </w:pPr>
            <w:ins w:id="2790" w:author="zusammenlegung" w:date="2025-12-12T19:01:00Z" w16du:dateUtc="2025-12-12T18:01:00Z">
              <w:r w:rsidRPr="00C673E9">
                <w:rPr>
                  <w:rFonts w:ascii="Arial" w:hAnsi="Arial" w:cs="Arial"/>
                </w:rPr>
                <w:t>3</w:t>
              </w:r>
              <w:del w:id="2791" w:author="Johannes Zauner" w:date="2025-12-13T06:29:00Z" w16du:dateUtc="2025-12-13T05:29:00Z">
                <w:r w:rsidRPr="00C673E9" w:rsidDel="009B0851">
                  <w:rPr>
                    <w:rFonts w:ascii="Arial" w:hAnsi="Arial" w:cs="Arial"/>
                  </w:rPr>
                  <w:delText>.00</w:delText>
                </w:r>
              </w:del>
            </w:ins>
          </w:p>
        </w:tc>
        <w:tc>
          <w:tcPr>
            <w:tcW w:w="0" w:type="auto"/>
          </w:tcPr>
          <w:p w14:paraId="0E7543FA" w14:textId="77777777" w:rsidR="007C0A0D" w:rsidRPr="00C673E9" w:rsidRDefault="007C0A0D" w:rsidP="0047611C">
            <w:pPr>
              <w:keepNext/>
              <w:spacing w:after="60"/>
              <w:jc w:val="right"/>
              <w:rPr>
                <w:ins w:id="2792" w:author="zusammenlegung" w:date="2025-12-12T19:01:00Z" w16du:dateUtc="2025-12-12T18:01:00Z"/>
                <w:rFonts w:ascii="Arial" w:hAnsi="Arial" w:cs="Arial"/>
              </w:rPr>
            </w:pPr>
            <w:ins w:id="2793" w:author="zusammenlegung" w:date="2025-12-12T19:01:00Z" w16du:dateUtc="2025-12-12T18:01:00Z">
              <w:r w:rsidRPr="00C673E9">
                <w:rPr>
                  <w:rFonts w:ascii="Arial" w:hAnsi="Arial" w:cs="Arial"/>
                </w:rPr>
                <w:t>3</w:t>
              </w:r>
              <w:del w:id="2794" w:author="Johannes Zauner" w:date="2025-12-13T06:29:00Z" w16du:dateUtc="2025-12-13T05:29:00Z">
                <w:r w:rsidRPr="00C673E9" w:rsidDel="009B0851">
                  <w:rPr>
                    <w:rFonts w:ascii="Arial" w:hAnsi="Arial" w:cs="Arial"/>
                  </w:rPr>
                  <w:delText>.00</w:delText>
                </w:r>
              </w:del>
            </w:ins>
          </w:p>
        </w:tc>
      </w:tr>
      <w:tr w:rsidR="007C0A0D" w:rsidRPr="00C673E9" w14:paraId="59B00D1E" w14:textId="77777777" w:rsidTr="0047611C">
        <w:trPr>
          <w:cantSplit/>
          <w:jc w:val="center"/>
          <w:ins w:id="2795" w:author="zusammenlegung" w:date="2025-12-12T19:01:00Z"/>
        </w:trPr>
        <w:tc>
          <w:tcPr>
            <w:tcW w:w="0" w:type="auto"/>
          </w:tcPr>
          <w:p w14:paraId="566F854B" w14:textId="28B5A60F" w:rsidR="007C0A0D" w:rsidRPr="00C673E9" w:rsidRDefault="007C0A0D" w:rsidP="0047611C">
            <w:pPr>
              <w:keepNext/>
              <w:spacing w:after="60"/>
              <w:rPr>
                <w:ins w:id="2796" w:author="zusammenlegung" w:date="2025-12-12T19:01:00Z" w16du:dateUtc="2025-12-12T18:01:00Z"/>
                <w:rFonts w:ascii="Arial" w:hAnsi="Arial" w:cs="Arial"/>
              </w:rPr>
            </w:pPr>
            <w:ins w:id="2797" w:author="zusammenlegung" w:date="2025-12-12T19:01:00Z" w16du:dateUtc="2025-12-12T18:01:00Z">
              <w:r w:rsidRPr="00C673E9">
                <w:rPr>
                  <w:rFonts w:ascii="Arial" w:hAnsi="Arial" w:cs="Arial"/>
                </w:rPr>
                <w:t>Missing/Irregular</w:t>
              </w:r>
            </w:ins>
            <w:r w:rsidR="00C7113E">
              <w:rPr>
                <w:rFonts w:ascii="Arial" w:hAnsi="Arial" w:cs="Arial"/>
              </w:rPr>
              <w:t xml:space="preserve"> </w:t>
            </w:r>
            <w:del w:id="2798" w:author="Johannes Zauner" w:date="2025-12-13T06:30:00Z" w16du:dateUtc="2025-12-13T05:30:00Z">
              <w:r w:rsidR="00C7113E" w:rsidDel="009B0851">
                <w:rPr>
                  <w:rFonts w:ascii="Arial" w:hAnsi="Arial" w:cs="Arial"/>
                </w:rPr>
                <w:delText>(%)</w:delText>
              </w:r>
            </w:del>
            <w:ins w:id="2799" w:author="Johannes Zauner" w:date="2025-12-13T06:30:00Z" w16du:dateUtc="2025-12-13T05:30:00Z">
              <w:r w:rsidR="009B0851">
                <w:rPr>
                  <w:rFonts w:ascii="Arial" w:hAnsi="Arial" w:cs="Arial"/>
                </w:rPr>
                <w:t>(%)</w:t>
              </w:r>
            </w:ins>
          </w:p>
        </w:tc>
        <w:tc>
          <w:tcPr>
            <w:tcW w:w="0" w:type="auto"/>
          </w:tcPr>
          <w:p w14:paraId="0F595F9F" w14:textId="7FBA362C" w:rsidR="007C0A0D" w:rsidRPr="00C673E9" w:rsidRDefault="007C0A0D" w:rsidP="0047611C">
            <w:pPr>
              <w:keepNext/>
              <w:spacing w:after="60"/>
              <w:jc w:val="right"/>
              <w:rPr>
                <w:ins w:id="2800" w:author="zusammenlegung" w:date="2025-12-12T19:01:00Z" w16du:dateUtc="2025-12-12T18:01:00Z"/>
                <w:rFonts w:ascii="Arial" w:hAnsi="Arial" w:cs="Arial"/>
              </w:rPr>
            </w:pPr>
            <w:ins w:id="2801" w:author="zusammenlegung" w:date="2025-12-12T19:01:00Z" w16du:dateUtc="2025-12-12T18:01:00Z">
              <w:r w:rsidRPr="00C673E9">
                <w:rPr>
                  <w:rFonts w:ascii="Arial" w:hAnsi="Arial" w:cs="Arial"/>
                </w:rPr>
                <w:t>52</w:t>
              </w:r>
            </w:ins>
            <w:ins w:id="2802" w:author="Johannes Zauner" w:date="2025-12-13T06:29:00Z" w16du:dateUtc="2025-12-13T05:29:00Z">
              <w:r w:rsidR="009B0851">
                <w:rPr>
                  <w:rFonts w:ascii="Arial" w:hAnsi="Arial" w:cs="Arial"/>
                </w:rPr>
                <w:t>%</w:t>
              </w:r>
            </w:ins>
            <w:del w:id="2803" w:author="Johannes Zauner" w:date="2025-12-13T06:29:00Z" w16du:dateUtc="2025-12-13T05:29:00Z">
              <w:r w:rsidR="00C7113E" w:rsidDel="009B0851">
                <w:rPr>
                  <w:rFonts w:ascii="Arial" w:hAnsi="Arial" w:cs="Arial"/>
                </w:rPr>
                <w:delText>%</w:delText>
              </w:r>
            </w:del>
          </w:p>
        </w:tc>
        <w:tc>
          <w:tcPr>
            <w:tcW w:w="0" w:type="auto"/>
          </w:tcPr>
          <w:p w14:paraId="72B61446" w14:textId="24F1486B" w:rsidR="007C0A0D" w:rsidRPr="00C673E9" w:rsidRDefault="007C0A0D" w:rsidP="0047611C">
            <w:pPr>
              <w:keepNext/>
              <w:spacing w:after="60"/>
              <w:jc w:val="right"/>
              <w:rPr>
                <w:ins w:id="2804" w:author="zusammenlegung" w:date="2025-12-12T19:01:00Z" w16du:dateUtc="2025-12-12T18:01:00Z"/>
                <w:rFonts w:ascii="Arial" w:hAnsi="Arial" w:cs="Arial"/>
              </w:rPr>
            </w:pPr>
            <w:ins w:id="2805" w:author="zusammenlegung" w:date="2025-12-12T19:01:00Z" w16du:dateUtc="2025-12-12T18:01:00Z">
              <w:r w:rsidRPr="00C673E9">
                <w:rPr>
                  <w:rFonts w:ascii="Arial" w:hAnsi="Arial" w:cs="Arial"/>
                </w:rPr>
                <w:t>38</w:t>
              </w:r>
            </w:ins>
            <w:ins w:id="2806" w:author="Johannes Zauner" w:date="2025-12-13T06:29:00Z" w16du:dateUtc="2025-12-13T05:29:00Z">
              <w:r w:rsidR="009B0851">
                <w:rPr>
                  <w:rFonts w:ascii="Arial" w:hAnsi="Arial" w:cs="Arial"/>
                </w:rPr>
                <w:t>%</w:t>
              </w:r>
            </w:ins>
            <w:del w:id="2807" w:author="Johannes Zauner" w:date="2025-12-13T06:29:00Z" w16du:dateUtc="2025-12-13T05:29:00Z">
              <w:r w:rsidR="00C7113E" w:rsidDel="009B0851">
                <w:rPr>
                  <w:rFonts w:ascii="Arial" w:hAnsi="Arial" w:cs="Arial"/>
                </w:rPr>
                <w:delText>%</w:delText>
              </w:r>
            </w:del>
          </w:p>
        </w:tc>
        <w:tc>
          <w:tcPr>
            <w:tcW w:w="0" w:type="auto"/>
          </w:tcPr>
          <w:p w14:paraId="4E34C680" w14:textId="284F4ADA" w:rsidR="007C0A0D" w:rsidRPr="00C673E9" w:rsidRDefault="007C0A0D" w:rsidP="0047611C">
            <w:pPr>
              <w:keepNext/>
              <w:spacing w:after="60"/>
              <w:jc w:val="right"/>
              <w:rPr>
                <w:ins w:id="2808" w:author="zusammenlegung" w:date="2025-12-12T19:01:00Z" w16du:dateUtc="2025-12-12T18:01:00Z"/>
                <w:rFonts w:ascii="Arial" w:hAnsi="Arial" w:cs="Arial"/>
              </w:rPr>
            </w:pPr>
            <w:ins w:id="2809" w:author="zusammenlegung" w:date="2025-12-12T19:01:00Z" w16du:dateUtc="2025-12-12T18:01:00Z">
              <w:r w:rsidRPr="00C673E9">
                <w:rPr>
                  <w:rFonts w:ascii="Arial" w:hAnsi="Arial" w:cs="Arial"/>
                </w:rPr>
                <w:t>86</w:t>
              </w:r>
            </w:ins>
            <w:ins w:id="2810" w:author="Johannes Zauner" w:date="2025-12-13T06:29:00Z" w16du:dateUtc="2025-12-13T05:29:00Z">
              <w:r w:rsidR="009B0851">
                <w:rPr>
                  <w:rFonts w:ascii="Arial" w:hAnsi="Arial" w:cs="Arial"/>
                </w:rPr>
                <w:t>%</w:t>
              </w:r>
            </w:ins>
            <w:del w:id="2811" w:author="Johannes Zauner" w:date="2025-12-13T06:29:00Z" w16du:dateUtc="2025-12-13T05:29:00Z">
              <w:r w:rsidR="00C7113E" w:rsidDel="009B0851">
                <w:rPr>
                  <w:rFonts w:ascii="Arial" w:hAnsi="Arial" w:cs="Arial"/>
                </w:rPr>
                <w:delText>%</w:delText>
              </w:r>
            </w:del>
          </w:p>
        </w:tc>
      </w:tr>
    </w:tbl>
    <w:p w14:paraId="7335F600" w14:textId="35978452" w:rsidR="00C7113E" w:rsidRPr="00C7113E" w:rsidRDefault="00C7113E" w:rsidP="00C7113E">
      <w:pPr>
        <w:pStyle w:val="ImageCaption"/>
        <w:spacing w:before="200"/>
      </w:pPr>
      <w:r>
        <w:t>Table 15: Overview of the merged dataset</w:t>
      </w:r>
    </w:p>
    <w:p w14:paraId="51F411F6" w14:textId="31B7CCBB" w:rsidR="007C0A0D" w:rsidRPr="00C673E9" w:rsidRDefault="007C0A0D" w:rsidP="007C0A0D">
      <w:pPr>
        <w:pStyle w:val="FirstParagraph"/>
        <w:rPr>
          <w:ins w:id="2812" w:author="zusammenlegung" w:date="2025-12-12T19:01:00Z" w16du:dateUtc="2025-12-12T18:01:00Z"/>
          <w:rFonts w:ascii="Arial" w:hAnsi="Arial" w:cs="Arial"/>
        </w:rPr>
      </w:pPr>
      <w:ins w:id="2813" w:author="zusammenlegung" w:date="2025-12-12T19:01:00Z" w16du:dateUtc="2025-12-12T18:01:00Z">
        <w:r w:rsidRPr="00C673E9">
          <w:rPr>
            <w:rFonts w:ascii="Arial" w:hAnsi="Arial" w:cs="Arial"/>
          </w:rPr>
          <w:t xml:space="preserve">We will reuse the example from </w:t>
        </w:r>
        <w:r w:rsidRPr="00C673E9">
          <w:rPr>
            <w:rFonts w:ascii="Arial" w:hAnsi="Arial" w:cs="Arial"/>
          </w:rPr>
          <w:fldChar w:fldCharType="begin"/>
        </w:r>
        <w:r w:rsidRPr="00C673E9">
          <w:rPr>
            <w:rFonts w:ascii="Arial" w:hAnsi="Arial" w:cs="Arial"/>
          </w:rPr>
          <w:instrText>HYPERLINK \l "sec-avelight"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Section 3.2.1</w:t>
        </w:r>
        <w:r w:rsidRPr="00C673E9">
          <w:rPr>
            <w:rFonts w:ascii="Arial" w:hAnsi="Arial" w:cs="Arial"/>
          </w:rPr>
          <w:fldChar w:fldCharType="end"/>
        </w:r>
        <w:r w:rsidRPr="00C673E9">
          <w:rPr>
            <w:rFonts w:ascii="Arial" w:hAnsi="Arial" w:cs="Arial"/>
          </w:rPr>
          <w:t>, but instead of one participant, we now have data from two devices and participants</w:t>
        </w:r>
      </w:ins>
    </w:p>
    <w:p w14:paraId="1B61F0F2" w14:textId="3EDF148E" w:rsidR="007C0A0D" w:rsidRPr="00077E78" w:rsidRDefault="005679EF">
      <w:pPr>
        <w:pStyle w:val="SourceCode"/>
        <w:spacing w:line="240" w:lineRule="auto"/>
        <w:rPr>
          <w:ins w:id="2814" w:author="zusammenlegung" w:date="2025-12-12T19:01:00Z" w16du:dateUtc="2025-12-12T18:01:00Z"/>
          <w:rFonts w:cs="Consolas"/>
          <w:rPrChange w:id="2815" w:author="Johannes Zauner" w:date="2025-12-12T21:05:00Z" w16du:dateUtc="2025-12-12T20:05:00Z">
            <w:rPr>
              <w:ins w:id="2816" w:author="zusammenlegung" w:date="2025-12-12T19:01:00Z" w16du:dateUtc="2025-12-12T18:01:00Z"/>
              <w:rFonts w:ascii="Arial" w:hAnsi="Arial" w:cs="Arial"/>
            </w:rPr>
          </w:rPrChange>
        </w:rPr>
        <w:pPrChange w:id="2817" w:author="Johannes Zauner" w:date="2025-12-12T21:05:00Z" w16du:dateUtc="2025-12-12T20:05:00Z">
          <w:pPr>
            <w:pStyle w:val="SourceCode"/>
          </w:pPr>
        </w:pPrChange>
      </w:pPr>
      <w:bookmarkStart w:id="2818" w:name="annotated-cell-22"/>
      <w:ins w:id="2819" w:author="Johannes Zauner" w:date="2025-12-13T05:24:00Z" w16du:dateUtc="2025-12-13T04:24:00Z">
        <w:r>
          <w:rPr>
            <w:b/>
            <w:bCs/>
          </w:rPr>
          <w:lastRenderedPageBreak/>
          <w:t>Re-calculate mean photopic illuminance with the merged data</w:t>
        </w:r>
      </w:ins>
      <w:ins w:id="2820" w:author="Johannes Zauner" w:date="2025-12-13T05:10:00Z" w16du:dateUtc="2025-12-13T04:10:00Z">
        <w:r w:rsidR="008C4DD3">
          <w:rPr>
            <w:rStyle w:val="NormalTok"/>
          </w:rPr>
          <w:t xml:space="preserve"> </w:t>
        </w:r>
        <w:r w:rsidR="008C4DD3">
          <w:rPr>
            <w:rStyle w:val="NormalTok"/>
          </w:rPr>
          <w:br/>
        </w:r>
      </w:ins>
      <w:ins w:id="2821" w:author="Johannes Zauner" w:date="2025-12-12T21:06:00Z" w16du:dateUtc="2025-12-12T20:06:00Z">
        <w:r w:rsidR="00077E78">
          <w:rPr>
            <w:rStyle w:val="NormalTok"/>
          </w:rPr>
          <w:t>1</w:t>
        </w:r>
        <w:r w:rsidR="00077E78">
          <w:rPr>
            <w:rStyle w:val="NormalTok"/>
            <w:rFonts w:cs="Consolas"/>
          </w:rPr>
          <w:t xml:space="preserve"> </w:t>
        </w:r>
      </w:ins>
      <w:ins w:id="2822" w:author="zusammenlegung" w:date="2025-12-12T19:01:00Z" w16du:dateUtc="2025-12-12T18:01:00Z">
        <w:r w:rsidR="007C0A0D" w:rsidRPr="00077E78">
          <w:rPr>
            <w:rStyle w:val="NormalTok"/>
            <w:rFonts w:cs="Consolas"/>
            <w:rPrChange w:id="2823" w:author="Johannes Zauner" w:date="2025-12-12T21:05:00Z" w16du:dateUtc="2025-12-12T20:05:00Z">
              <w:rPr>
                <w:rStyle w:val="NormalTok"/>
                <w:rFonts w:ascii="Arial" w:hAnsi="Arial" w:cs="Arial"/>
              </w:rPr>
            </w:rPrChange>
          </w:rPr>
          <w:t xml:space="preserve">data </w:t>
        </w:r>
        <w:r w:rsidR="007C0A0D" w:rsidRPr="00077E78">
          <w:rPr>
            <w:rStyle w:val="SpecialCharTok"/>
            <w:rFonts w:cs="Consolas"/>
            <w:rPrChange w:id="2824" w:author="Johannes Zauner" w:date="2025-12-12T21:05:00Z" w16du:dateUtc="2025-12-12T20:05:00Z">
              <w:rPr>
                <w:rStyle w:val="SpecialCharTok"/>
                <w:rFonts w:ascii="Arial" w:hAnsi="Arial" w:cs="Arial"/>
              </w:rPr>
            </w:rPrChange>
          </w:rPr>
          <w:t>|&gt;</w:t>
        </w:r>
        <w:r w:rsidR="007C0A0D" w:rsidRPr="00077E78">
          <w:rPr>
            <w:rFonts w:cs="Consolas"/>
            <w:rPrChange w:id="2825" w:author="Johannes Zauner" w:date="2025-12-12T21:05:00Z" w16du:dateUtc="2025-12-12T20:05:00Z">
              <w:rPr>
                <w:rFonts w:ascii="Arial" w:hAnsi="Arial" w:cs="Arial"/>
              </w:rPr>
            </w:rPrChange>
          </w:rPr>
          <w:br/>
        </w:r>
      </w:ins>
      <w:ins w:id="2826" w:author="Johannes Zauner" w:date="2025-12-12T21:06:00Z" w16du:dateUtc="2025-12-12T20:06:00Z">
        <w:r w:rsidR="00077E78">
          <w:rPr>
            <w:rStyle w:val="NormalTok"/>
          </w:rPr>
          <w:t>2</w:t>
        </w:r>
        <w:r w:rsidR="00077E78">
          <w:rPr>
            <w:rStyle w:val="NormalTok"/>
            <w:rFonts w:cs="Consolas"/>
          </w:rPr>
          <w:t xml:space="preserve"> </w:t>
        </w:r>
      </w:ins>
      <w:ins w:id="2827" w:author="zusammenlegung" w:date="2025-12-12T19:01:00Z" w16du:dateUtc="2025-12-12T18:01:00Z">
        <w:r w:rsidR="007C0A0D" w:rsidRPr="00077E78">
          <w:rPr>
            <w:rStyle w:val="NormalTok"/>
            <w:rFonts w:cs="Consolas"/>
            <w:rPrChange w:id="2828"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2829" w:author="Johannes Zauner" w:date="2025-12-12T21:05:00Z" w16du:dateUtc="2025-12-12T20:05:00Z">
              <w:rPr>
                <w:rStyle w:val="FunctionTok"/>
                <w:rFonts w:ascii="Arial" w:hAnsi="Arial" w:cs="Arial"/>
              </w:rPr>
            </w:rPrChange>
          </w:rPr>
          <w:t>select</w:t>
        </w:r>
        <w:r w:rsidR="007C0A0D" w:rsidRPr="00077E78">
          <w:rPr>
            <w:rStyle w:val="NormalTok"/>
            <w:rFonts w:cs="Consolas"/>
            <w:rPrChange w:id="2830" w:author="Johannes Zauner" w:date="2025-12-12T21:05:00Z" w16du:dateUtc="2025-12-12T20:05:00Z">
              <w:rPr>
                <w:rStyle w:val="NormalTok"/>
                <w:rFonts w:ascii="Arial" w:hAnsi="Arial" w:cs="Arial"/>
              </w:rPr>
            </w:rPrChange>
          </w:rPr>
          <w:t xml:space="preserve">(Id, Date, Datetime, Lux) </w:t>
        </w:r>
        <w:r w:rsidR="007C0A0D" w:rsidRPr="00077E78">
          <w:rPr>
            <w:rStyle w:val="SpecialCharTok"/>
            <w:rFonts w:cs="Consolas"/>
            <w:rPrChange w:id="2831" w:author="Johannes Zauner" w:date="2025-12-12T21:05:00Z" w16du:dateUtc="2025-12-12T20:05:00Z">
              <w:rPr>
                <w:rStyle w:val="SpecialCharTok"/>
                <w:rFonts w:ascii="Arial" w:hAnsi="Arial" w:cs="Arial"/>
              </w:rPr>
            </w:rPrChange>
          </w:rPr>
          <w:t>|&gt;</w:t>
        </w:r>
        <w:r w:rsidR="007C0A0D" w:rsidRPr="00077E78">
          <w:rPr>
            <w:rFonts w:cs="Consolas"/>
            <w:rPrChange w:id="2832" w:author="Johannes Zauner" w:date="2025-12-12T21:05:00Z" w16du:dateUtc="2025-12-12T20:05:00Z">
              <w:rPr>
                <w:rFonts w:ascii="Arial" w:hAnsi="Arial" w:cs="Arial"/>
              </w:rPr>
            </w:rPrChange>
          </w:rPr>
          <w:br/>
        </w:r>
      </w:ins>
      <w:ins w:id="2833" w:author="Johannes Zauner" w:date="2025-12-12T21:06:00Z" w16du:dateUtc="2025-12-12T20:06:00Z">
        <w:r w:rsidR="00077E78">
          <w:rPr>
            <w:rStyle w:val="NormalTok"/>
          </w:rPr>
          <w:t>3</w:t>
        </w:r>
        <w:r w:rsidR="00077E78">
          <w:rPr>
            <w:rStyle w:val="NormalTok"/>
            <w:rFonts w:cs="Consolas"/>
          </w:rPr>
          <w:t xml:space="preserve"> </w:t>
        </w:r>
      </w:ins>
      <w:ins w:id="2834" w:author="zusammenlegung" w:date="2025-12-12T19:01:00Z" w16du:dateUtc="2025-12-12T18:01:00Z">
        <w:r w:rsidR="007C0A0D" w:rsidRPr="00077E78">
          <w:rPr>
            <w:rStyle w:val="NormalTok"/>
            <w:rFonts w:cs="Consolas"/>
            <w:rPrChange w:id="2835"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2836" w:author="Johannes Zauner" w:date="2025-12-12T21:05:00Z" w16du:dateUtc="2025-12-12T20:05:00Z">
              <w:rPr>
                <w:rStyle w:val="FunctionTok"/>
                <w:rFonts w:ascii="Arial" w:hAnsi="Arial" w:cs="Arial"/>
              </w:rPr>
            </w:rPrChange>
          </w:rPr>
          <w:t>mutate</w:t>
        </w:r>
        <w:r w:rsidR="007C0A0D" w:rsidRPr="00077E78">
          <w:rPr>
            <w:rStyle w:val="NormalTok"/>
            <w:rFonts w:cs="Consolas"/>
            <w:rPrChange w:id="2837" w:author="Johannes Zauner" w:date="2025-12-12T21:05:00Z" w16du:dateUtc="2025-12-12T20:05:00Z">
              <w:rPr>
                <w:rStyle w:val="NormalTok"/>
                <w:rFonts w:ascii="Arial" w:hAnsi="Arial" w:cs="Arial"/>
              </w:rPr>
            </w:rPrChange>
          </w:rPr>
          <w:t>(</w:t>
        </w:r>
        <w:r w:rsidR="007C0A0D" w:rsidRPr="00077E78">
          <w:rPr>
            <w:rStyle w:val="AttributeTok"/>
            <w:rFonts w:cs="Consolas"/>
            <w:rPrChange w:id="2838" w:author="Johannes Zauner" w:date="2025-12-12T21:05:00Z" w16du:dateUtc="2025-12-12T20:05:00Z">
              <w:rPr>
                <w:rStyle w:val="AttributeTok"/>
                <w:rFonts w:ascii="Arial" w:hAnsi="Arial" w:cs="Arial"/>
              </w:rPr>
            </w:rPrChange>
          </w:rPr>
          <w:t>Lux =</w:t>
        </w:r>
        <w:r w:rsidR="007C0A0D" w:rsidRPr="00077E78">
          <w:rPr>
            <w:rStyle w:val="NormalTok"/>
            <w:rFonts w:cs="Consolas"/>
            <w:rPrChange w:id="2839" w:author="Johannes Zauner" w:date="2025-12-12T21:05:00Z" w16du:dateUtc="2025-12-12T20:05:00Z">
              <w:rPr>
                <w:rStyle w:val="NormalTok"/>
                <w:rFonts w:ascii="Arial" w:hAnsi="Arial" w:cs="Arial"/>
              </w:rPr>
            </w:rPrChange>
          </w:rPr>
          <w:t xml:space="preserve"> Lux </w:t>
        </w:r>
        <w:r w:rsidR="007C0A0D" w:rsidRPr="00077E78">
          <w:rPr>
            <w:rStyle w:val="SpecialCharTok"/>
            <w:rFonts w:cs="Consolas"/>
            <w:rPrChange w:id="2840" w:author="Johannes Zauner" w:date="2025-12-12T21:05:00Z" w16du:dateUtc="2025-12-12T20:05:00Z">
              <w:rPr>
                <w:rStyle w:val="SpecialCharTok"/>
                <w:rFonts w:ascii="Arial" w:hAnsi="Arial" w:cs="Arial"/>
              </w:rPr>
            </w:rPrChange>
          </w:rPr>
          <w:t>|&gt;</w:t>
        </w:r>
        <w:r w:rsidR="007C0A0D" w:rsidRPr="00077E78">
          <w:rPr>
            <w:rStyle w:val="NormalTok"/>
            <w:rFonts w:cs="Consolas"/>
            <w:rPrChange w:id="2841"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2842" w:author="Johannes Zauner" w:date="2025-12-12T21:05:00Z" w16du:dateUtc="2025-12-12T20:05:00Z">
              <w:rPr>
                <w:rStyle w:val="FunctionTok"/>
                <w:rFonts w:ascii="Arial" w:hAnsi="Arial" w:cs="Arial"/>
              </w:rPr>
            </w:rPrChange>
          </w:rPr>
          <w:t>log_zero_inflated</w:t>
        </w:r>
        <w:r w:rsidR="007C0A0D" w:rsidRPr="00077E78">
          <w:rPr>
            <w:rStyle w:val="NormalTok"/>
            <w:rFonts w:cs="Consolas"/>
            <w:rPrChange w:id="2843" w:author="Johannes Zauner" w:date="2025-12-12T21:05:00Z" w16du:dateUtc="2025-12-12T20:05:00Z">
              <w:rPr>
                <w:rStyle w:val="NormalTok"/>
                <w:rFonts w:ascii="Arial" w:hAnsi="Arial" w:cs="Arial"/>
              </w:rPr>
            </w:rPrChange>
          </w:rPr>
          <w:t xml:space="preserve">()) </w:t>
        </w:r>
        <w:r w:rsidR="007C0A0D" w:rsidRPr="00077E78">
          <w:rPr>
            <w:rStyle w:val="SpecialCharTok"/>
            <w:rFonts w:cs="Consolas"/>
            <w:rPrChange w:id="2844" w:author="Johannes Zauner" w:date="2025-12-12T21:05:00Z" w16du:dateUtc="2025-12-12T20:05:00Z">
              <w:rPr>
                <w:rStyle w:val="SpecialCharTok"/>
                <w:rFonts w:ascii="Arial" w:hAnsi="Arial" w:cs="Arial"/>
              </w:rPr>
            </w:rPrChange>
          </w:rPr>
          <w:t>|&gt;</w:t>
        </w:r>
        <w:r w:rsidR="007C0A0D" w:rsidRPr="00077E78">
          <w:rPr>
            <w:rFonts w:cs="Consolas"/>
            <w:rPrChange w:id="2845" w:author="Johannes Zauner" w:date="2025-12-12T21:05:00Z" w16du:dateUtc="2025-12-12T20:05:00Z">
              <w:rPr>
                <w:rFonts w:ascii="Arial" w:hAnsi="Arial" w:cs="Arial"/>
              </w:rPr>
            </w:rPrChange>
          </w:rPr>
          <w:br/>
        </w:r>
      </w:ins>
      <w:ins w:id="2846" w:author="Johannes Zauner" w:date="2025-12-12T21:06:00Z" w16du:dateUtc="2025-12-12T20:06:00Z">
        <w:r w:rsidR="00077E78">
          <w:rPr>
            <w:rStyle w:val="NormalTok"/>
          </w:rPr>
          <w:t>4</w:t>
        </w:r>
        <w:r w:rsidR="00077E78">
          <w:rPr>
            <w:rStyle w:val="NormalTok"/>
            <w:rFonts w:cs="Consolas"/>
          </w:rPr>
          <w:t xml:space="preserve"> </w:t>
        </w:r>
      </w:ins>
      <w:ins w:id="2847" w:author="zusammenlegung" w:date="2025-12-12T19:01:00Z" w16du:dateUtc="2025-12-12T18:01:00Z">
        <w:r w:rsidR="007C0A0D" w:rsidRPr="00077E78">
          <w:rPr>
            <w:rStyle w:val="NormalTok"/>
            <w:rFonts w:cs="Consolas"/>
            <w:rPrChange w:id="2848"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2849" w:author="Johannes Zauner" w:date="2025-12-12T21:05:00Z" w16du:dateUtc="2025-12-12T20:05:00Z">
              <w:rPr>
                <w:rStyle w:val="FunctionTok"/>
                <w:rFonts w:ascii="Arial" w:hAnsi="Arial" w:cs="Arial"/>
              </w:rPr>
            </w:rPrChange>
          </w:rPr>
          <w:t>summarize_numeric</w:t>
        </w:r>
        <w:r w:rsidR="007C0A0D" w:rsidRPr="00077E78">
          <w:rPr>
            <w:rStyle w:val="NormalTok"/>
            <w:rFonts w:cs="Consolas"/>
            <w:rPrChange w:id="2850" w:author="Johannes Zauner" w:date="2025-12-12T21:05:00Z" w16du:dateUtc="2025-12-12T20:05:00Z">
              <w:rPr>
                <w:rStyle w:val="NormalTok"/>
                <w:rFonts w:ascii="Arial" w:hAnsi="Arial" w:cs="Arial"/>
              </w:rPr>
            </w:rPrChange>
          </w:rPr>
          <w:t>(</w:t>
        </w:r>
        <w:r w:rsidR="007C0A0D" w:rsidRPr="00077E78">
          <w:rPr>
            <w:rStyle w:val="AttributeTok"/>
            <w:rFonts w:cs="Consolas"/>
            <w:rPrChange w:id="2851" w:author="Johannes Zauner" w:date="2025-12-12T21:05:00Z" w16du:dateUtc="2025-12-12T20:05:00Z">
              <w:rPr>
                <w:rStyle w:val="AttributeTok"/>
                <w:rFonts w:ascii="Arial" w:hAnsi="Arial" w:cs="Arial"/>
              </w:rPr>
            </w:rPrChange>
          </w:rPr>
          <w:t>prefix =</w:t>
        </w:r>
        <w:r w:rsidR="007C0A0D" w:rsidRPr="00077E78">
          <w:rPr>
            <w:rStyle w:val="NormalTok"/>
            <w:rFonts w:cs="Consolas"/>
            <w:rPrChange w:id="2852" w:author="Johannes Zauner" w:date="2025-12-12T21:05:00Z" w16du:dateUtc="2025-12-12T20:05:00Z">
              <w:rPr>
                <w:rStyle w:val="NormalTok"/>
                <w:rFonts w:ascii="Arial" w:hAnsi="Arial" w:cs="Arial"/>
              </w:rPr>
            </w:rPrChange>
          </w:rPr>
          <w:t xml:space="preserve"> </w:t>
        </w:r>
        <w:r w:rsidR="007C0A0D" w:rsidRPr="00077E78">
          <w:rPr>
            <w:rStyle w:val="StringTok"/>
            <w:rFonts w:cs="Consolas"/>
            <w:rPrChange w:id="2853" w:author="Johannes Zauner" w:date="2025-12-12T21:05:00Z" w16du:dateUtc="2025-12-12T20:05:00Z">
              <w:rPr>
                <w:rStyle w:val="StringTok"/>
                <w:rFonts w:ascii="Arial" w:hAnsi="Arial" w:cs="Arial"/>
              </w:rPr>
            </w:rPrChange>
          </w:rPr>
          <w:t>"mean "</w:t>
        </w:r>
        <w:r w:rsidR="007C0A0D" w:rsidRPr="00077E78">
          <w:rPr>
            <w:rStyle w:val="NormalTok"/>
            <w:rFonts w:cs="Consolas"/>
            <w:rPrChange w:id="2854" w:author="Johannes Zauner" w:date="2025-12-12T21:05:00Z" w16du:dateUtc="2025-12-12T20:05:00Z">
              <w:rPr>
                <w:rStyle w:val="NormalTok"/>
                <w:rFonts w:ascii="Arial" w:hAnsi="Arial" w:cs="Arial"/>
              </w:rPr>
            </w:rPrChange>
          </w:rPr>
          <w:t xml:space="preserve">, </w:t>
        </w:r>
        <w:r w:rsidR="007C0A0D" w:rsidRPr="00077E78">
          <w:rPr>
            <w:rStyle w:val="AttributeTok"/>
            <w:rFonts w:cs="Consolas"/>
            <w:rPrChange w:id="2855" w:author="Johannes Zauner" w:date="2025-12-12T21:05:00Z" w16du:dateUtc="2025-12-12T20:05:00Z">
              <w:rPr>
                <w:rStyle w:val="AttributeTok"/>
                <w:rFonts w:ascii="Arial" w:hAnsi="Arial" w:cs="Arial"/>
              </w:rPr>
            </w:rPrChange>
          </w:rPr>
          <w:t>remove =</w:t>
        </w:r>
        <w:r w:rsidR="007C0A0D" w:rsidRPr="00077E78">
          <w:rPr>
            <w:rStyle w:val="NormalTok"/>
            <w:rFonts w:cs="Consolas"/>
            <w:rPrChange w:id="2856"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2857" w:author="Johannes Zauner" w:date="2025-12-12T21:05:00Z" w16du:dateUtc="2025-12-12T20:05:00Z">
              <w:rPr>
                <w:rStyle w:val="FunctionTok"/>
                <w:rFonts w:ascii="Arial" w:hAnsi="Arial" w:cs="Arial"/>
              </w:rPr>
            </w:rPrChange>
          </w:rPr>
          <w:t>c</w:t>
        </w:r>
        <w:r w:rsidR="007C0A0D" w:rsidRPr="00077E78">
          <w:rPr>
            <w:rStyle w:val="NormalTok"/>
            <w:rFonts w:cs="Consolas"/>
            <w:rPrChange w:id="2858" w:author="Johannes Zauner" w:date="2025-12-12T21:05:00Z" w16du:dateUtc="2025-12-12T20:05:00Z">
              <w:rPr>
                <w:rStyle w:val="NormalTok"/>
                <w:rFonts w:ascii="Arial" w:hAnsi="Arial" w:cs="Arial"/>
              </w:rPr>
            </w:rPrChange>
          </w:rPr>
          <w:t>(</w:t>
        </w:r>
        <w:r w:rsidR="007C0A0D" w:rsidRPr="00077E78">
          <w:rPr>
            <w:rStyle w:val="StringTok"/>
            <w:rFonts w:cs="Consolas"/>
            <w:rPrChange w:id="2859" w:author="Johannes Zauner" w:date="2025-12-12T21:05:00Z" w16du:dateUtc="2025-12-12T20:05:00Z">
              <w:rPr>
                <w:rStyle w:val="StringTok"/>
                <w:rFonts w:ascii="Arial" w:hAnsi="Arial" w:cs="Arial"/>
              </w:rPr>
            </w:rPrChange>
          </w:rPr>
          <w:t>"Datetime"</w:t>
        </w:r>
        <w:r w:rsidR="007C0A0D" w:rsidRPr="00077E78">
          <w:rPr>
            <w:rStyle w:val="NormalTok"/>
            <w:rFonts w:cs="Consolas"/>
            <w:rPrChange w:id="2860" w:author="Johannes Zauner" w:date="2025-12-12T21:05:00Z" w16du:dateUtc="2025-12-12T20:05:00Z">
              <w:rPr>
                <w:rStyle w:val="NormalTok"/>
                <w:rFonts w:ascii="Arial" w:hAnsi="Arial" w:cs="Arial"/>
              </w:rPr>
            </w:rPrChange>
          </w:rPr>
          <w:t xml:space="preserve">)) </w:t>
        </w:r>
        <w:r w:rsidR="007C0A0D" w:rsidRPr="00077E78">
          <w:rPr>
            <w:rStyle w:val="SpecialCharTok"/>
            <w:rFonts w:cs="Consolas"/>
            <w:rPrChange w:id="2861" w:author="Johannes Zauner" w:date="2025-12-12T21:05:00Z" w16du:dateUtc="2025-12-12T20:05:00Z">
              <w:rPr>
                <w:rStyle w:val="SpecialCharTok"/>
                <w:rFonts w:ascii="Arial" w:hAnsi="Arial" w:cs="Arial"/>
              </w:rPr>
            </w:rPrChange>
          </w:rPr>
          <w:t>|&gt;</w:t>
        </w:r>
        <w:r w:rsidR="007C0A0D" w:rsidRPr="00077E78">
          <w:rPr>
            <w:rFonts w:cs="Consolas"/>
            <w:rPrChange w:id="2862" w:author="Johannes Zauner" w:date="2025-12-12T21:05:00Z" w16du:dateUtc="2025-12-12T20:05:00Z">
              <w:rPr>
                <w:rFonts w:ascii="Arial" w:hAnsi="Arial" w:cs="Arial"/>
              </w:rPr>
            </w:rPrChange>
          </w:rPr>
          <w:br/>
        </w:r>
      </w:ins>
      <w:ins w:id="2863" w:author="Johannes Zauner" w:date="2025-12-12T21:06:00Z" w16du:dateUtc="2025-12-12T20:06:00Z">
        <w:r w:rsidR="00077E78">
          <w:rPr>
            <w:rStyle w:val="NormalTok"/>
          </w:rPr>
          <w:t>5</w:t>
        </w:r>
        <w:r w:rsidR="00077E78">
          <w:rPr>
            <w:rStyle w:val="NormalTok"/>
            <w:rFonts w:cs="Consolas"/>
          </w:rPr>
          <w:t xml:space="preserve"> </w:t>
        </w:r>
      </w:ins>
      <w:ins w:id="2864" w:author="zusammenlegung" w:date="2025-12-12T19:01:00Z" w16du:dateUtc="2025-12-12T18:01:00Z">
        <w:r w:rsidR="007C0A0D" w:rsidRPr="00077E78">
          <w:rPr>
            <w:rStyle w:val="NormalTok"/>
            <w:rFonts w:cs="Consolas"/>
            <w:rPrChange w:id="2865"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2866" w:author="Johannes Zauner" w:date="2025-12-12T21:05:00Z" w16du:dateUtc="2025-12-12T20:05:00Z">
              <w:rPr>
                <w:rStyle w:val="FunctionTok"/>
                <w:rFonts w:ascii="Arial" w:hAnsi="Arial" w:cs="Arial"/>
              </w:rPr>
            </w:rPrChange>
          </w:rPr>
          <w:t>mean_daily</w:t>
        </w:r>
        <w:r w:rsidR="007C0A0D" w:rsidRPr="00077E78">
          <w:rPr>
            <w:rStyle w:val="NormalTok"/>
            <w:rFonts w:cs="Consolas"/>
            <w:rPrChange w:id="2867" w:author="Johannes Zauner" w:date="2025-12-12T21:05:00Z" w16du:dateUtc="2025-12-12T20:05:00Z">
              <w:rPr>
                <w:rStyle w:val="NormalTok"/>
                <w:rFonts w:ascii="Arial" w:hAnsi="Arial" w:cs="Arial"/>
              </w:rPr>
            </w:rPrChange>
          </w:rPr>
          <w:t>(</w:t>
        </w:r>
        <w:r w:rsidR="007C0A0D" w:rsidRPr="00077E78">
          <w:rPr>
            <w:rStyle w:val="AttributeTok"/>
            <w:rFonts w:cs="Consolas"/>
            <w:rPrChange w:id="2868" w:author="Johannes Zauner" w:date="2025-12-12T21:05:00Z" w16du:dateUtc="2025-12-12T20:05:00Z">
              <w:rPr>
                <w:rStyle w:val="AttributeTok"/>
                <w:rFonts w:ascii="Arial" w:hAnsi="Arial" w:cs="Arial"/>
              </w:rPr>
            </w:rPrChange>
          </w:rPr>
          <w:t>prefix =</w:t>
        </w:r>
        <w:r w:rsidR="007C0A0D" w:rsidRPr="00077E78">
          <w:rPr>
            <w:rStyle w:val="NormalTok"/>
            <w:rFonts w:cs="Consolas"/>
            <w:rPrChange w:id="2869" w:author="Johannes Zauner" w:date="2025-12-12T21:05:00Z" w16du:dateUtc="2025-12-12T20:05:00Z">
              <w:rPr>
                <w:rStyle w:val="NormalTok"/>
                <w:rFonts w:ascii="Arial" w:hAnsi="Arial" w:cs="Arial"/>
              </w:rPr>
            </w:rPrChange>
          </w:rPr>
          <w:t xml:space="preserve"> </w:t>
        </w:r>
        <w:r w:rsidR="007C0A0D" w:rsidRPr="00077E78">
          <w:rPr>
            <w:rStyle w:val="StringTok"/>
            <w:rFonts w:cs="Consolas"/>
            <w:rPrChange w:id="2870" w:author="Johannes Zauner" w:date="2025-12-12T21:05:00Z" w16du:dateUtc="2025-12-12T20:05:00Z">
              <w:rPr>
                <w:rStyle w:val="StringTok"/>
                <w:rFonts w:ascii="Arial" w:hAnsi="Arial" w:cs="Arial"/>
              </w:rPr>
            </w:rPrChange>
          </w:rPr>
          <w:t>""</w:t>
        </w:r>
        <w:r w:rsidR="007C0A0D" w:rsidRPr="00077E78">
          <w:rPr>
            <w:rStyle w:val="NormalTok"/>
            <w:rFonts w:cs="Consolas"/>
            <w:rPrChange w:id="2871" w:author="Johannes Zauner" w:date="2025-12-12T21:05:00Z" w16du:dateUtc="2025-12-12T20:05:00Z">
              <w:rPr>
                <w:rStyle w:val="NormalTok"/>
                <w:rFonts w:ascii="Arial" w:hAnsi="Arial" w:cs="Arial"/>
              </w:rPr>
            </w:rPrChange>
          </w:rPr>
          <w:t xml:space="preserve">) </w:t>
        </w:r>
        <w:r w:rsidR="007C0A0D" w:rsidRPr="00077E78">
          <w:rPr>
            <w:rStyle w:val="SpecialCharTok"/>
            <w:rFonts w:cs="Consolas"/>
            <w:rPrChange w:id="2872" w:author="Johannes Zauner" w:date="2025-12-12T21:05:00Z" w16du:dateUtc="2025-12-12T20:05:00Z">
              <w:rPr>
                <w:rStyle w:val="SpecialCharTok"/>
                <w:rFonts w:ascii="Arial" w:hAnsi="Arial" w:cs="Arial"/>
              </w:rPr>
            </w:rPrChange>
          </w:rPr>
          <w:t>|&gt;</w:t>
        </w:r>
        <w:r w:rsidR="007C0A0D" w:rsidRPr="00077E78">
          <w:rPr>
            <w:rFonts w:cs="Consolas"/>
            <w:rPrChange w:id="2873" w:author="Johannes Zauner" w:date="2025-12-12T21:05:00Z" w16du:dateUtc="2025-12-12T20:05:00Z">
              <w:rPr>
                <w:rFonts w:ascii="Arial" w:hAnsi="Arial" w:cs="Arial"/>
              </w:rPr>
            </w:rPrChange>
          </w:rPr>
          <w:br/>
        </w:r>
      </w:ins>
      <w:ins w:id="2874" w:author="Johannes Zauner" w:date="2025-12-12T21:06:00Z" w16du:dateUtc="2025-12-12T20:06:00Z">
        <w:r w:rsidR="00077E78">
          <w:rPr>
            <w:rStyle w:val="NormalTok"/>
          </w:rPr>
          <w:t>6</w:t>
        </w:r>
        <w:r w:rsidR="00077E78">
          <w:rPr>
            <w:rStyle w:val="NormalTok"/>
            <w:rFonts w:cs="Consolas"/>
          </w:rPr>
          <w:t xml:space="preserve"> </w:t>
        </w:r>
      </w:ins>
      <w:ins w:id="2875" w:author="zusammenlegung" w:date="2025-12-12T19:01:00Z" w16du:dateUtc="2025-12-12T18:01:00Z">
        <w:r w:rsidR="007C0A0D" w:rsidRPr="00077E78">
          <w:rPr>
            <w:rStyle w:val="NormalTok"/>
            <w:rFonts w:cs="Consolas"/>
            <w:rPrChange w:id="2876"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2877" w:author="Johannes Zauner" w:date="2025-12-12T21:05:00Z" w16du:dateUtc="2025-12-12T20:05:00Z">
              <w:rPr>
                <w:rStyle w:val="FunctionTok"/>
                <w:rFonts w:ascii="Arial" w:hAnsi="Arial" w:cs="Arial"/>
              </w:rPr>
            </w:rPrChange>
          </w:rPr>
          <w:t>mutate</w:t>
        </w:r>
        <w:r w:rsidR="007C0A0D" w:rsidRPr="00077E78">
          <w:rPr>
            <w:rStyle w:val="NormalTok"/>
            <w:rFonts w:cs="Consolas"/>
            <w:rPrChange w:id="2878" w:author="Johannes Zauner" w:date="2025-12-12T21:05:00Z" w16du:dateUtc="2025-12-12T20:05:00Z">
              <w:rPr>
                <w:rStyle w:val="NormalTok"/>
                <w:rFonts w:ascii="Arial" w:hAnsi="Arial" w:cs="Arial"/>
              </w:rPr>
            </w:rPrChange>
          </w:rPr>
          <w:t>(</w:t>
        </w:r>
        <w:r w:rsidR="007C0A0D" w:rsidRPr="00077E78">
          <w:rPr>
            <w:rStyle w:val="StringTok"/>
            <w:rFonts w:cs="Consolas"/>
            <w:rPrChange w:id="2879" w:author="Johannes Zauner" w:date="2025-12-12T21:05:00Z" w16du:dateUtc="2025-12-12T20:05:00Z">
              <w:rPr>
                <w:rStyle w:val="StringTok"/>
                <w:rFonts w:ascii="Arial" w:hAnsi="Arial" w:cs="Arial"/>
              </w:rPr>
            </w:rPrChange>
          </w:rPr>
          <w:t>`</w:t>
        </w:r>
        <w:r w:rsidR="007C0A0D" w:rsidRPr="00077E78">
          <w:rPr>
            <w:rStyle w:val="AttributeTok"/>
            <w:rFonts w:cs="Consolas"/>
            <w:rPrChange w:id="2880" w:author="Johannes Zauner" w:date="2025-12-12T21:05:00Z" w16du:dateUtc="2025-12-12T20:05:00Z">
              <w:rPr>
                <w:rStyle w:val="AttributeTok"/>
                <w:rFonts w:ascii="Arial" w:hAnsi="Arial" w:cs="Arial"/>
              </w:rPr>
            </w:rPrChange>
          </w:rPr>
          <w:t>mean Lux</w:t>
        </w:r>
        <w:r w:rsidR="007C0A0D" w:rsidRPr="00077E78">
          <w:rPr>
            <w:rStyle w:val="StringTok"/>
            <w:rFonts w:cs="Consolas"/>
            <w:rPrChange w:id="2881" w:author="Johannes Zauner" w:date="2025-12-12T21:05:00Z" w16du:dateUtc="2025-12-12T20:05:00Z">
              <w:rPr>
                <w:rStyle w:val="StringTok"/>
                <w:rFonts w:ascii="Arial" w:hAnsi="Arial" w:cs="Arial"/>
              </w:rPr>
            </w:rPrChange>
          </w:rPr>
          <w:t>`</w:t>
        </w:r>
        <w:r w:rsidR="007C0A0D" w:rsidRPr="00077E78">
          <w:rPr>
            <w:rStyle w:val="NormalTok"/>
            <w:rFonts w:cs="Consolas"/>
            <w:rPrChange w:id="2882" w:author="Johannes Zauner" w:date="2025-12-12T21:05:00Z" w16du:dateUtc="2025-12-12T20:05:00Z">
              <w:rPr>
                <w:rStyle w:val="NormalTok"/>
                <w:rFonts w:ascii="Arial" w:hAnsi="Arial" w:cs="Arial"/>
              </w:rPr>
            </w:rPrChange>
          </w:rPr>
          <w:t xml:space="preserve"> </w:t>
        </w:r>
        <w:r w:rsidR="007C0A0D" w:rsidRPr="00077E78">
          <w:rPr>
            <w:rStyle w:val="OtherTok"/>
            <w:rFonts w:cs="Consolas"/>
            <w:rPrChange w:id="2883" w:author="Johannes Zauner" w:date="2025-12-12T21:05:00Z" w16du:dateUtc="2025-12-12T20:05:00Z">
              <w:rPr>
                <w:rStyle w:val="OtherTok"/>
                <w:rFonts w:ascii="Arial" w:hAnsi="Arial" w:cs="Arial"/>
              </w:rPr>
            </w:rPrChange>
          </w:rPr>
          <w:t>=</w:t>
        </w:r>
        <w:r w:rsidR="007C0A0D" w:rsidRPr="00077E78">
          <w:rPr>
            <w:rStyle w:val="NormalTok"/>
            <w:rFonts w:cs="Consolas"/>
            <w:rPrChange w:id="2884" w:author="Johannes Zauner" w:date="2025-12-12T21:05:00Z" w16du:dateUtc="2025-12-12T20:05:00Z">
              <w:rPr>
                <w:rStyle w:val="NormalTok"/>
                <w:rFonts w:ascii="Arial" w:hAnsi="Arial" w:cs="Arial"/>
              </w:rPr>
            </w:rPrChange>
          </w:rPr>
          <w:t xml:space="preserve"> </w:t>
        </w:r>
        <w:r w:rsidR="007C0A0D" w:rsidRPr="00077E78">
          <w:rPr>
            <w:rStyle w:val="StringTok"/>
            <w:rFonts w:cs="Consolas"/>
            <w:rPrChange w:id="2885" w:author="Johannes Zauner" w:date="2025-12-12T21:05:00Z" w16du:dateUtc="2025-12-12T20:05:00Z">
              <w:rPr>
                <w:rStyle w:val="StringTok"/>
                <w:rFonts w:ascii="Arial" w:hAnsi="Arial" w:cs="Arial"/>
              </w:rPr>
            </w:rPrChange>
          </w:rPr>
          <w:t>`</w:t>
        </w:r>
        <w:r w:rsidR="007C0A0D" w:rsidRPr="00077E78">
          <w:rPr>
            <w:rStyle w:val="AttributeTok"/>
            <w:rFonts w:cs="Consolas"/>
            <w:rPrChange w:id="2886" w:author="Johannes Zauner" w:date="2025-12-12T21:05:00Z" w16du:dateUtc="2025-12-12T20:05:00Z">
              <w:rPr>
                <w:rStyle w:val="AttributeTok"/>
                <w:rFonts w:ascii="Arial" w:hAnsi="Arial" w:cs="Arial"/>
              </w:rPr>
            </w:rPrChange>
          </w:rPr>
          <w:t>mean Lux</w:t>
        </w:r>
        <w:r w:rsidR="007C0A0D" w:rsidRPr="00077E78">
          <w:rPr>
            <w:rStyle w:val="StringTok"/>
            <w:rFonts w:cs="Consolas"/>
            <w:rPrChange w:id="2887" w:author="Johannes Zauner" w:date="2025-12-12T21:05:00Z" w16du:dateUtc="2025-12-12T20:05:00Z">
              <w:rPr>
                <w:rStyle w:val="StringTok"/>
                <w:rFonts w:ascii="Arial" w:hAnsi="Arial" w:cs="Arial"/>
              </w:rPr>
            </w:rPrChange>
          </w:rPr>
          <w:t>`</w:t>
        </w:r>
        <w:r w:rsidR="007C0A0D" w:rsidRPr="00077E78">
          <w:rPr>
            <w:rStyle w:val="NormalTok"/>
            <w:rFonts w:cs="Consolas"/>
            <w:rPrChange w:id="2888" w:author="Johannes Zauner" w:date="2025-12-12T21:05:00Z" w16du:dateUtc="2025-12-12T20:05:00Z">
              <w:rPr>
                <w:rStyle w:val="NormalTok"/>
                <w:rFonts w:ascii="Arial" w:hAnsi="Arial" w:cs="Arial"/>
              </w:rPr>
            </w:rPrChange>
          </w:rPr>
          <w:t xml:space="preserve"> </w:t>
        </w:r>
        <w:r w:rsidR="007C0A0D" w:rsidRPr="00077E78">
          <w:rPr>
            <w:rStyle w:val="SpecialCharTok"/>
            <w:rFonts w:cs="Consolas"/>
            <w:rPrChange w:id="2889" w:author="Johannes Zauner" w:date="2025-12-12T21:05:00Z" w16du:dateUtc="2025-12-12T20:05:00Z">
              <w:rPr>
                <w:rStyle w:val="SpecialCharTok"/>
                <w:rFonts w:ascii="Arial" w:hAnsi="Arial" w:cs="Arial"/>
              </w:rPr>
            </w:rPrChange>
          </w:rPr>
          <w:t>|&gt;</w:t>
        </w:r>
        <w:r w:rsidR="007C0A0D" w:rsidRPr="00077E78">
          <w:rPr>
            <w:rStyle w:val="NormalTok"/>
            <w:rFonts w:cs="Consolas"/>
            <w:rPrChange w:id="2890"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2891" w:author="Johannes Zauner" w:date="2025-12-12T21:05:00Z" w16du:dateUtc="2025-12-12T20:05:00Z">
              <w:rPr>
                <w:rStyle w:val="FunctionTok"/>
                <w:rFonts w:ascii="Arial" w:hAnsi="Arial" w:cs="Arial"/>
              </w:rPr>
            </w:rPrChange>
          </w:rPr>
          <w:t>exp_zero_inflated</w:t>
        </w:r>
        <w:r w:rsidR="007C0A0D" w:rsidRPr="00077E78">
          <w:rPr>
            <w:rStyle w:val="NormalTok"/>
            <w:rFonts w:cs="Consolas"/>
            <w:rPrChange w:id="2892" w:author="Johannes Zauner" w:date="2025-12-12T21:05:00Z" w16du:dateUtc="2025-12-12T20:05:00Z">
              <w:rPr>
                <w:rStyle w:val="NormalTok"/>
                <w:rFonts w:ascii="Arial" w:hAnsi="Arial" w:cs="Arial"/>
              </w:rPr>
            </w:rPrChange>
          </w:rPr>
          <w:t xml:space="preserve">()) </w:t>
        </w:r>
        <w:r w:rsidR="007C0A0D" w:rsidRPr="00077E78">
          <w:rPr>
            <w:rStyle w:val="SpecialCharTok"/>
            <w:rFonts w:cs="Consolas"/>
            <w:rPrChange w:id="2893" w:author="Johannes Zauner" w:date="2025-12-12T21:05:00Z" w16du:dateUtc="2025-12-12T20:05:00Z">
              <w:rPr>
                <w:rStyle w:val="SpecialCharTok"/>
                <w:rFonts w:ascii="Arial" w:hAnsi="Arial" w:cs="Arial"/>
              </w:rPr>
            </w:rPrChange>
          </w:rPr>
          <w:t>|&gt;</w:t>
        </w:r>
        <w:r w:rsidR="007C0A0D" w:rsidRPr="00077E78">
          <w:rPr>
            <w:rFonts w:cs="Consolas"/>
            <w:rPrChange w:id="2894" w:author="Johannes Zauner" w:date="2025-12-12T21:05:00Z" w16du:dateUtc="2025-12-12T20:05:00Z">
              <w:rPr>
                <w:rFonts w:ascii="Arial" w:hAnsi="Arial" w:cs="Arial"/>
              </w:rPr>
            </w:rPrChange>
          </w:rPr>
          <w:br/>
        </w:r>
      </w:ins>
      <w:ins w:id="2895" w:author="Johannes Zauner" w:date="2025-12-12T21:06:00Z" w16du:dateUtc="2025-12-12T20:06:00Z">
        <w:r w:rsidR="00077E78">
          <w:rPr>
            <w:rStyle w:val="NormalTok"/>
          </w:rPr>
          <w:t>7</w:t>
        </w:r>
        <w:r w:rsidR="00077E78">
          <w:rPr>
            <w:rStyle w:val="NormalTok"/>
            <w:rFonts w:cs="Consolas"/>
          </w:rPr>
          <w:t xml:space="preserve"> </w:t>
        </w:r>
      </w:ins>
      <w:ins w:id="2896" w:author="zusammenlegung" w:date="2025-12-12T19:01:00Z" w16du:dateUtc="2025-12-12T18:01:00Z">
        <w:r w:rsidR="007C0A0D" w:rsidRPr="00077E78">
          <w:rPr>
            <w:rStyle w:val="NormalTok"/>
            <w:rFonts w:cs="Consolas"/>
            <w:rPrChange w:id="2897"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2898" w:author="Johannes Zauner" w:date="2025-12-12T21:05:00Z" w16du:dateUtc="2025-12-12T20:05:00Z">
              <w:rPr>
                <w:rStyle w:val="FunctionTok"/>
                <w:rFonts w:ascii="Arial" w:hAnsi="Arial" w:cs="Arial"/>
              </w:rPr>
            </w:rPrChange>
          </w:rPr>
          <w:t>gt</w:t>
        </w:r>
        <w:r w:rsidR="007C0A0D" w:rsidRPr="00077E78">
          <w:rPr>
            <w:rStyle w:val="NormalTok"/>
            <w:rFonts w:cs="Consolas"/>
            <w:rPrChange w:id="2899" w:author="Johannes Zauner" w:date="2025-12-12T21:05:00Z" w16du:dateUtc="2025-12-12T20:05:00Z">
              <w:rPr>
                <w:rStyle w:val="NormalTok"/>
                <w:rFonts w:ascii="Arial" w:hAnsi="Arial" w:cs="Arial"/>
              </w:rPr>
            </w:rPrChange>
          </w:rPr>
          <w:t xml:space="preserve">() </w:t>
        </w:r>
        <w:r w:rsidR="007C0A0D" w:rsidRPr="00077E78">
          <w:rPr>
            <w:rStyle w:val="SpecialCharTok"/>
            <w:rFonts w:cs="Consolas"/>
            <w:rPrChange w:id="2900" w:author="Johannes Zauner" w:date="2025-12-12T21:05:00Z" w16du:dateUtc="2025-12-12T20:05:00Z">
              <w:rPr>
                <w:rStyle w:val="SpecialCharTok"/>
                <w:rFonts w:ascii="Arial" w:hAnsi="Arial" w:cs="Arial"/>
              </w:rPr>
            </w:rPrChange>
          </w:rPr>
          <w:t>|&gt;</w:t>
        </w:r>
        <w:r w:rsidR="007C0A0D" w:rsidRPr="00077E78">
          <w:rPr>
            <w:rStyle w:val="NormalTok"/>
            <w:rFonts w:cs="Consolas"/>
            <w:rPrChange w:id="2901"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2902" w:author="Johannes Zauner" w:date="2025-12-12T21:05:00Z" w16du:dateUtc="2025-12-12T20:05:00Z">
              <w:rPr>
                <w:rStyle w:val="FunctionTok"/>
                <w:rFonts w:ascii="Arial" w:hAnsi="Arial" w:cs="Arial"/>
              </w:rPr>
            </w:rPrChange>
          </w:rPr>
          <w:t>fmt_number</w:t>
        </w:r>
        <w:r w:rsidR="007C0A0D" w:rsidRPr="00077E78">
          <w:rPr>
            <w:rStyle w:val="NormalTok"/>
            <w:rFonts w:cs="Consolas"/>
            <w:rPrChange w:id="2903" w:author="Johannes Zauner" w:date="2025-12-12T21:05:00Z" w16du:dateUtc="2025-12-12T20:05:00Z">
              <w:rPr>
                <w:rStyle w:val="NormalTok"/>
                <w:rFonts w:ascii="Arial" w:hAnsi="Arial" w:cs="Arial"/>
              </w:rPr>
            </w:rPrChange>
          </w:rPr>
          <w:t>(</w:t>
        </w:r>
        <w:r w:rsidR="007C0A0D" w:rsidRPr="00077E78">
          <w:rPr>
            <w:rStyle w:val="AttributeTok"/>
            <w:rFonts w:cs="Consolas"/>
            <w:rPrChange w:id="2904" w:author="Johannes Zauner" w:date="2025-12-12T21:05:00Z" w16du:dateUtc="2025-12-12T20:05:00Z">
              <w:rPr>
                <w:rStyle w:val="AttributeTok"/>
                <w:rFonts w:ascii="Arial" w:hAnsi="Arial" w:cs="Arial"/>
              </w:rPr>
            </w:rPrChange>
          </w:rPr>
          <w:t>decimals =</w:t>
        </w:r>
        <w:r w:rsidR="007C0A0D" w:rsidRPr="00077E78">
          <w:rPr>
            <w:rStyle w:val="NormalTok"/>
            <w:rFonts w:cs="Consolas"/>
            <w:rPrChange w:id="2905" w:author="Johannes Zauner" w:date="2025-12-12T21:05:00Z" w16du:dateUtc="2025-12-12T20:05:00Z">
              <w:rPr>
                <w:rStyle w:val="NormalTok"/>
                <w:rFonts w:ascii="Arial" w:hAnsi="Arial" w:cs="Arial"/>
              </w:rPr>
            </w:rPrChange>
          </w:rPr>
          <w:t xml:space="preserve"> </w:t>
        </w:r>
        <w:r w:rsidR="007C0A0D" w:rsidRPr="00077E78">
          <w:rPr>
            <w:rStyle w:val="DecValTok"/>
            <w:rFonts w:cs="Consolas"/>
            <w:rPrChange w:id="2906" w:author="Johannes Zauner" w:date="2025-12-12T21:05:00Z" w16du:dateUtc="2025-12-12T20:05:00Z">
              <w:rPr>
                <w:rStyle w:val="DecValTok"/>
                <w:rFonts w:ascii="Arial" w:hAnsi="Arial" w:cs="Arial"/>
              </w:rPr>
            </w:rPrChange>
          </w:rPr>
          <w:t>1</w:t>
        </w:r>
        <w:r w:rsidR="007C0A0D" w:rsidRPr="00077E78">
          <w:rPr>
            <w:rStyle w:val="NormalTok"/>
            <w:rFonts w:cs="Consolas"/>
            <w:rPrChange w:id="2907" w:author="Johannes Zauner" w:date="2025-12-12T21:05:00Z" w16du:dateUtc="2025-12-12T20:05:00Z">
              <w:rPr>
                <w:rStyle w:val="NormalTok"/>
                <w:rFonts w:ascii="Arial" w:hAnsi="Arial" w:cs="Arial"/>
              </w:rPr>
            </w:rPrChange>
          </w:rPr>
          <w:t xml:space="preserve">) </w:t>
        </w:r>
        <w:r w:rsidR="007C0A0D" w:rsidRPr="00077E78">
          <w:rPr>
            <w:rStyle w:val="SpecialCharTok"/>
            <w:rFonts w:cs="Consolas"/>
            <w:rPrChange w:id="2908" w:author="Johannes Zauner" w:date="2025-12-12T21:05:00Z" w16du:dateUtc="2025-12-12T20:05:00Z">
              <w:rPr>
                <w:rStyle w:val="SpecialCharTok"/>
                <w:rFonts w:ascii="Arial" w:hAnsi="Arial" w:cs="Arial"/>
              </w:rPr>
            </w:rPrChange>
          </w:rPr>
          <w:t>|&gt;</w:t>
        </w:r>
        <w:r w:rsidR="007C0A0D" w:rsidRPr="00077E78">
          <w:rPr>
            <w:rStyle w:val="NormalTok"/>
            <w:rFonts w:cs="Consolas"/>
            <w:rPrChange w:id="2909"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2910" w:author="Johannes Zauner" w:date="2025-12-12T21:05:00Z" w16du:dateUtc="2025-12-12T20:05:00Z">
              <w:rPr>
                <w:rStyle w:val="FunctionTok"/>
                <w:rFonts w:ascii="Arial" w:hAnsi="Arial" w:cs="Arial"/>
              </w:rPr>
            </w:rPrChange>
          </w:rPr>
          <w:t>cols_hide</w:t>
        </w:r>
        <w:r w:rsidR="007C0A0D" w:rsidRPr="00077E78">
          <w:rPr>
            <w:rStyle w:val="NormalTok"/>
            <w:rFonts w:cs="Consolas"/>
            <w:rPrChange w:id="2911" w:author="Johannes Zauner" w:date="2025-12-12T21:05:00Z" w16du:dateUtc="2025-12-12T20:05:00Z">
              <w:rPr>
                <w:rStyle w:val="NormalTok"/>
                <w:rFonts w:ascii="Arial" w:hAnsi="Arial" w:cs="Arial"/>
              </w:rPr>
            </w:rPrChange>
          </w:rPr>
          <w:t xml:space="preserve">(episodes) </w:t>
        </w:r>
        <w:r w:rsidR="007C0A0D" w:rsidRPr="00077E78">
          <w:rPr>
            <w:rStyle w:val="SpecialCharTok"/>
            <w:rFonts w:cs="Consolas"/>
            <w:rPrChange w:id="2912" w:author="Johannes Zauner" w:date="2025-12-12T21:05:00Z" w16du:dateUtc="2025-12-12T20:05:00Z">
              <w:rPr>
                <w:rStyle w:val="SpecialCharTok"/>
                <w:rFonts w:ascii="Arial" w:hAnsi="Arial" w:cs="Arial"/>
              </w:rPr>
            </w:rPrChange>
          </w:rPr>
          <w:t>|&gt;</w:t>
        </w:r>
        <w:r w:rsidR="007C0A0D" w:rsidRPr="00077E78">
          <w:rPr>
            <w:rFonts w:cs="Consolas"/>
            <w:rPrChange w:id="2913" w:author="Johannes Zauner" w:date="2025-12-12T21:05:00Z" w16du:dateUtc="2025-12-12T20:05:00Z">
              <w:rPr>
                <w:rFonts w:ascii="Arial" w:hAnsi="Arial" w:cs="Arial"/>
              </w:rPr>
            </w:rPrChange>
          </w:rPr>
          <w:br/>
        </w:r>
      </w:ins>
      <w:ins w:id="2914" w:author="Johannes Zauner" w:date="2025-12-12T21:06:00Z" w16du:dateUtc="2025-12-12T20:06:00Z">
        <w:r w:rsidR="00077E78">
          <w:rPr>
            <w:rStyle w:val="NormalTok"/>
          </w:rPr>
          <w:t>8</w:t>
        </w:r>
        <w:r w:rsidR="00077E78">
          <w:rPr>
            <w:rStyle w:val="NormalTok"/>
            <w:rFonts w:cs="Consolas"/>
          </w:rPr>
          <w:t xml:space="preserve"> </w:t>
        </w:r>
      </w:ins>
      <w:ins w:id="2915" w:author="zusammenlegung" w:date="2025-12-12T19:01:00Z" w16du:dateUtc="2025-12-12T18:01:00Z">
        <w:r w:rsidR="007C0A0D" w:rsidRPr="00077E78">
          <w:rPr>
            <w:rStyle w:val="NormalTok"/>
            <w:rFonts w:cs="Consolas"/>
            <w:rPrChange w:id="2916" w:author="Johannes Zauner" w:date="2025-12-12T21:05:00Z" w16du:dateUtc="2025-12-12T20:05:00Z">
              <w:rPr>
                <w:rStyle w:val="NormalTok"/>
                <w:rFonts w:ascii="Arial" w:hAnsi="Arial" w:cs="Arial"/>
              </w:rPr>
            </w:rPrChange>
          </w:rPr>
          <w:t xml:space="preserve">  </w:t>
        </w:r>
        <w:r w:rsidR="007C0A0D" w:rsidRPr="00077E78">
          <w:rPr>
            <w:rStyle w:val="FunctionTok"/>
            <w:rFonts w:cs="Consolas"/>
            <w:rPrChange w:id="2917" w:author="Johannes Zauner" w:date="2025-12-12T21:05:00Z" w16du:dateUtc="2025-12-12T20:05:00Z">
              <w:rPr>
                <w:rStyle w:val="FunctionTok"/>
                <w:rFonts w:ascii="Arial" w:hAnsi="Arial" w:cs="Arial"/>
              </w:rPr>
            </w:rPrChange>
          </w:rPr>
          <w:t>cols_label</w:t>
        </w:r>
        <w:r w:rsidR="007C0A0D" w:rsidRPr="00077E78">
          <w:rPr>
            <w:rStyle w:val="NormalTok"/>
            <w:rFonts w:cs="Consolas"/>
            <w:rPrChange w:id="2918" w:author="Johannes Zauner" w:date="2025-12-12T21:05:00Z" w16du:dateUtc="2025-12-12T20:05:00Z">
              <w:rPr>
                <w:rStyle w:val="NormalTok"/>
                <w:rFonts w:ascii="Arial" w:hAnsi="Arial" w:cs="Arial"/>
              </w:rPr>
            </w:rPrChange>
          </w:rPr>
          <w:t>(</w:t>
        </w:r>
        <w:r w:rsidR="007C0A0D" w:rsidRPr="00077E78">
          <w:rPr>
            <w:rStyle w:val="StringTok"/>
            <w:rFonts w:cs="Consolas"/>
            <w:rPrChange w:id="2919" w:author="Johannes Zauner" w:date="2025-12-12T21:05:00Z" w16du:dateUtc="2025-12-12T20:05:00Z">
              <w:rPr>
                <w:rStyle w:val="StringTok"/>
                <w:rFonts w:ascii="Arial" w:hAnsi="Arial" w:cs="Arial"/>
              </w:rPr>
            </w:rPrChange>
          </w:rPr>
          <w:t>`</w:t>
        </w:r>
        <w:r w:rsidR="007C0A0D" w:rsidRPr="00077E78">
          <w:rPr>
            <w:rStyle w:val="AttributeTok"/>
            <w:rFonts w:cs="Consolas"/>
            <w:rPrChange w:id="2920" w:author="Johannes Zauner" w:date="2025-12-12T21:05:00Z" w16du:dateUtc="2025-12-12T20:05:00Z">
              <w:rPr>
                <w:rStyle w:val="AttributeTok"/>
                <w:rFonts w:ascii="Arial" w:hAnsi="Arial" w:cs="Arial"/>
              </w:rPr>
            </w:rPrChange>
          </w:rPr>
          <w:t>mean Lux</w:t>
        </w:r>
        <w:r w:rsidR="007C0A0D" w:rsidRPr="00077E78">
          <w:rPr>
            <w:rStyle w:val="StringTok"/>
            <w:rFonts w:cs="Consolas"/>
            <w:rPrChange w:id="2921" w:author="Johannes Zauner" w:date="2025-12-12T21:05:00Z" w16du:dateUtc="2025-12-12T20:05:00Z">
              <w:rPr>
                <w:rStyle w:val="StringTok"/>
                <w:rFonts w:ascii="Arial" w:hAnsi="Arial" w:cs="Arial"/>
              </w:rPr>
            </w:rPrChange>
          </w:rPr>
          <w:t>`</w:t>
        </w:r>
        <w:r w:rsidR="007C0A0D" w:rsidRPr="00077E78">
          <w:rPr>
            <w:rStyle w:val="NormalTok"/>
            <w:rFonts w:cs="Consolas"/>
            <w:rPrChange w:id="2922" w:author="Johannes Zauner" w:date="2025-12-12T21:05:00Z" w16du:dateUtc="2025-12-12T20:05:00Z">
              <w:rPr>
                <w:rStyle w:val="NormalTok"/>
                <w:rFonts w:ascii="Arial" w:hAnsi="Arial" w:cs="Arial"/>
              </w:rPr>
            </w:rPrChange>
          </w:rPr>
          <w:t xml:space="preserve"> </w:t>
        </w:r>
        <w:r w:rsidR="007C0A0D" w:rsidRPr="00077E78">
          <w:rPr>
            <w:rStyle w:val="OtherTok"/>
            <w:rFonts w:cs="Consolas"/>
            <w:rPrChange w:id="2923" w:author="Johannes Zauner" w:date="2025-12-12T21:05:00Z" w16du:dateUtc="2025-12-12T20:05:00Z">
              <w:rPr>
                <w:rStyle w:val="OtherTok"/>
                <w:rFonts w:ascii="Arial" w:hAnsi="Arial" w:cs="Arial"/>
              </w:rPr>
            </w:rPrChange>
          </w:rPr>
          <w:t>=</w:t>
        </w:r>
        <w:r w:rsidR="007C0A0D" w:rsidRPr="00077E78">
          <w:rPr>
            <w:rStyle w:val="NormalTok"/>
            <w:rFonts w:cs="Consolas"/>
            <w:rPrChange w:id="2924" w:author="Johannes Zauner" w:date="2025-12-12T21:05:00Z" w16du:dateUtc="2025-12-12T20:05:00Z">
              <w:rPr>
                <w:rStyle w:val="NormalTok"/>
                <w:rFonts w:ascii="Arial" w:hAnsi="Arial" w:cs="Arial"/>
              </w:rPr>
            </w:rPrChange>
          </w:rPr>
          <w:t xml:space="preserve"> </w:t>
        </w:r>
        <w:r w:rsidR="007C0A0D" w:rsidRPr="00077E78">
          <w:rPr>
            <w:rStyle w:val="StringTok"/>
            <w:rFonts w:cs="Consolas"/>
            <w:rPrChange w:id="2925" w:author="Johannes Zauner" w:date="2025-12-12T21:05:00Z" w16du:dateUtc="2025-12-12T20:05:00Z">
              <w:rPr>
                <w:rStyle w:val="StringTok"/>
                <w:rFonts w:ascii="Arial" w:hAnsi="Arial" w:cs="Arial"/>
              </w:rPr>
            </w:rPrChange>
          </w:rPr>
          <w:t>"Mean photopic illuminance (lx)"</w:t>
        </w:r>
        <w:r w:rsidR="007C0A0D" w:rsidRPr="00077E78">
          <w:rPr>
            <w:rStyle w:val="NormalTok"/>
            <w:rFonts w:cs="Consolas"/>
            <w:rPrChange w:id="2926" w:author="Johannes Zauner" w:date="2025-12-12T21:05:00Z" w16du:dateUtc="2025-12-12T20:05:00Z">
              <w:rPr>
                <w:rStyle w:val="NormalTok"/>
                <w:rFonts w:ascii="Arial" w:hAnsi="Arial" w:cs="Arial"/>
              </w:rPr>
            </w:rPrChange>
          </w:rPr>
          <w:t>)</w:t>
        </w:r>
      </w:ins>
    </w:p>
    <w:bookmarkEnd w:id="2818"/>
    <w:p w14:paraId="176540F1" w14:textId="4A2CAE56" w:rsidR="007C0A0D" w:rsidRPr="0098570A" w:rsidDel="0098570A" w:rsidRDefault="007C0A0D" w:rsidP="007C0A0D">
      <w:pPr>
        <w:pStyle w:val="DefinitionTerm"/>
        <w:rPr>
          <w:ins w:id="2927" w:author="zusammenlegung" w:date="2025-12-12T19:01:00Z" w16du:dateUtc="2025-12-12T18:01:00Z"/>
          <w:del w:id="2928" w:author="Johannes Zauner" w:date="2025-12-12T20:27:00Z" w16du:dateUtc="2025-12-12T19:27:00Z"/>
          <w:rFonts w:ascii="Arial" w:hAnsi="Arial" w:cs="Arial"/>
          <w:b w:val="0"/>
          <w:bCs/>
          <w:rPrChange w:id="2929" w:author="Johannes Zauner" w:date="2025-12-12T20:27:00Z" w16du:dateUtc="2025-12-12T19:27:00Z">
            <w:rPr>
              <w:ins w:id="2930" w:author="zusammenlegung" w:date="2025-12-12T19:01:00Z" w16du:dateUtc="2025-12-12T18:01:00Z"/>
              <w:del w:id="2931" w:author="Johannes Zauner" w:date="2025-12-12T20:27:00Z" w16du:dateUtc="2025-12-12T19:27:00Z"/>
              <w:rFonts w:ascii="Arial" w:hAnsi="Arial" w:cs="Arial"/>
            </w:rPr>
          </w:rPrChange>
        </w:rPr>
      </w:pPr>
      <w:ins w:id="2932" w:author="zusammenlegung" w:date="2025-12-12T19:01:00Z" w16du:dateUtc="2025-12-12T18:01:00Z">
        <w:r w:rsidRPr="00C673E9">
          <w:rPr>
            <w:rFonts w:ascii="Arial" w:hAnsi="Arial" w:cs="Arial"/>
          </w:rPr>
          <w:t>Line 1</w:t>
        </w:r>
      </w:ins>
      <w:ins w:id="2933" w:author="Johannes Zauner" w:date="2025-12-12T20:27:00Z" w16du:dateUtc="2025-12-12T19:27:00Z">
        <w:r w:rsidR="0098570A">
          <w:rPr>
            <w:rFonts w:ascii="Arial" w:hAnsi="Arial" w:cs="Arial"/>
          </w:rPr>
          <w:t xml:space="preserve"> </w:t>
        </w:r>
      </w:ins>
    </w:p>
    <w:p w14:paraId="22792CE7" w14:textId="77777777" w:rsidR="007C0A0D" w:rsidRPr="005A2EDF" w:rsidRDefault="007C0A0D">
      <w:pPr>
        <w:pStyle w:val="DefinitionTerm"/>
        <w:rPr>
          <w:ins w:id="2934" w:author="zusammenlegung" w:date="2025-12-12T19:01:00Z" w16du:dateUtc="2025-12-12T18:01:00Z"/>
          <w:bCs/>
        </w:rPr>
        <w:pPrChange w:id="2935" w:author="Johannes Zauner" w:date="2025-12-12T20:27:00Z" w16du:dateUtc="2025-12-12T19:27:00Z">
          <w:pPr>
            <w:pStyle w:val="Definition"/>
          </w:pPr>
        </w:pPrChange>
      </w:pPr>
      <w:ins w:id="2936" w:author="zusammenlegung" w:date="2025-12-12T19:01:00Z" w16du:dateUtc="2025-12-12T18:01:00Z">
        <w:r w:rsidRPr="0098570A">
          <w:rPr>
            <w:b w:val="0"/>
            <w:bCs/>
            <w:rPrChange w:id="2937" w:author="Johannes Zauner" w:date="2025-12-12T20:27:00Z" w16du:dateUtc="2025-12-12T19:27:00Z">
              <w:rPr>
                <w:b/>
              </w:rPr>
            </w:rPrChange>
          </w:rPr>
          <w:t xml:space="preserve">Instead of </w:t>
        </w:r>
        <w:r w:rsidRPr="00FE3982">
          <w:rPr>
            <w:rStyle w:val="VerbatimChar"/>
            <w:rFonts w:cs="Consolas"/>
            <w:b w:val="0"/>
            <w:bCs/>
            <w:rPrChange w:id="2938" w:author="Johannes Zauner" w:date="2025-12-12T21:06:00Z" w16du:dateUtc="2025-12-12T20:06:00Z">
              <w:rPr>
                <w:rStyle w:val="VerbatimChar"/>
                <w:rFonts w:ascii="Arial" w:hAnsi="Arial" w:cs="Arial"/>
                <w:b/>
              </w:rPr>
            </w:rPrChange>
          </w:rPr>
          <w:t>dataVEET</w:t>
        </w:r>
        <w:r w:rsidRPr="0098570A">
          <w:rPr>
            <w:b w:val="0"/>
            <w:bCs/>
            <w:rPrChange w:id="2939" w:author="Johannes Zauner" w:date="2025-12-12T20:27:00Z" w16du:dateUtc="2025-12-12T19:27:00Z">
              <w:rPr>
                <w:b/>
              </w:rPr>
            </w:rPrChange>
          </w:rPr>
          <w:t xml:space="preserve"> we now supply the merged </w:t>
        </w:r>
        <w:r w:rsidRPr="00FE3982">
          <w:rPr>
            <w:rStyle w:val="VerbatimChar"/>
            <w:rFonts w:cs="Consolas"/>
            <w:b w:val="0"/>
            <w:bCs/>
            <w:rPrChange w:id="2940" w:author="Johannes Zauner" w:date="2025-12-12T21:06:00Z" w16du:dateUtc="2025-12-12T20:06:00Z">
              <w:rPr>
                <w:rStyle w:val="VerbatimChar"/>
                <w:rFonts w:ascii="Arial" w:hAnsi="Arial" w:cs="Arial"/>
                <w:b/>
              </w:rPr>
            </w:rPrChange>
          </w:rPr>
          <w:t>data</w:t>
        </w:r>
        <w:r w:rsidRPr="0098570A">
          <w:rPr>
            <w:b w:val="0"/>
            <w:bCs/>
            <w:rPrChange w:id="2941" w:author="Johannes Zauner" w:date="2025-12-12T20:27:00Z" w16du:dateUtc="2025-12-12T19:27:00Z">
              <w:rPr>
                <w:b/>
              </w:rPr>
            </w:rPrChange>
          </w:rPr>
          <w:t xml:space="preserve"> object</w:t>
        </w:r>
      </w:ins>
    </w:p>
    <w:p w14:paraId="1DBC5B1C" w14:textId="3A5DAB99" w:rsidR="007C0A0D" w:rsidRPr="0098570A" w:rsidDel="0098570A" w:rsidRDefault="007C0A0D" w:rsidP="007C0A0D">
      <w:pPr>
        <w:pStyle w:val="DefinitionTerm"/>
        <w:rPr>
          <w:ins w:id="2942" w:author="zusammenlegung" w:date="2025-12-12T19:01:00Z" w16du:dateUtc="2025-12-12T18:01:00Z"/>
          <w:del w:id="2943" w:author="Johannes Zauner" w:date="2025-12-12T20:27:00Z" w16du:dateUtc="2025-12-12T19:27:00Z"/>
          <w:rFonts w:ascii="Arial" w:hAnsi="Arial" w:cs="Arial"/>
          <w:b w:val="0"/>
          <w:bCs/>
          <w:rPrChange w:id="2944" w:author="Johannes Zauner" w:date="2025-12-12T20:27:00Z" w16du:dateUtc="2025-12-12T19:27:00Z">
            <w:rPr>
              <w:ins w:id="2945" w:author="zusammenlegung" w:date="2025-12-12T19:01:00Z" w16du:dateUtc="2025-12-12T18:01:00Z"/>
              <w:del w:id="2946" w:author="Johannes Zauner" w:date="2025-12-12T20:27:00Z" w16du:dateUtc="2025-12-12T19:27:00Z"/>
              <w:rFonts w:ascii="Arial" w:hAnsi="Arial" w:cs="Arial"/>
            </w:rPr>
          </w:rPrChange>
        </w:rPr>
      </w:pPr>
      <w:ins w:id="2947" w:author="zusammenlegung" w:date="2025-12-12T19:01:00Z" w16du:dateUtc="2025-12-12T18:01:00Z">
        <w:r w:rsidRPr="00C673E9">
          <w:rPr>
            <w:rFonts w:ascii="Arial" w:hAnsi="Arial" w:cs="Arial"/>
          </w:rPr>
          <w:t>Lines 2-8</w:t>
        </w:r>
      </w:ins>
      <w:ins w:id="2948" w:author="Johannes Zauner" w:date="2025-12-12T20:27:00Z" w16du:dateUtc="2025-12-12T19:27:00Z">
        <w:r w:rsidR="0098570A">
          <w:rPr>
            <w:rFonts w:ascii="Arial" w:hAnsi="Arial" w:cs="Arial"/>
          </w:rPr>
          <w:t xml:space="preserve"> </w:t>
        </w:r>
      </w:ins>
    </w:p>
    <w:p w14:paraId="5DFFF5B2" w14:textId="77777777" w:rsidR="007C0A0D" w:rsidRDefault="007C0A0D" w:rsidP="0098570A">
      <w:pPr>
        <w:pStyle w:val="DefinitionTerm"/>
        <w:rPr>
          <w:ins w:id="2949" w:author="Johannes Zauner" w:date="2025-12-12T20:27:00Z" w16du:dateUtc="2025-12-12T19:27:00Z"/>
          <w:b w:val="0"/>
          <w:bCs/>
        </w:rPr>
      </w:pPr>
      <w:ins w:id="2950" w:author="zusammenlegung" w:date="2025-12-12T19:01:00Z" w16du:dateUtc="2025-12-12T18:01:00Z">
        <w:r w:rsidRPr="0098570A">
          <w:rPr>
            <w:b w:val="0"/>
            <w:bCs/>
            <w:rPrChange w:id="2951" w:author="Johannes Zauner" w:date="2025-12-12T20:27:00Z" w16du:dateUtc="2025-12-12T19:27:00Z">
              <w:rPr/>
            </w:rPrChange>
          </w:rPr>
          <w:t xml:space="preserve">Verbatim from </w:t>
        </w:r>
        <w:r w:rsidRPr="0098570A">
          <w:rPr>
            <w:b w:val="0"/>
            <w:bCs/>
            <w:rPrChange w:id="2952" w:author="Johannes Zauner" w:date="2025-12-12T20:27:00Z" w16du:dateUtc="2025-12-12T19:27:00Z">
              <w:rPr/>
            </w:rPrChange>
          </w:rPr>
          <w:fldChar w:fldCharType="begin"/>
        </w:r>
        <w:r w:rsidRPr="0098570A">
          <w:rPr>
            <w:b w:val="0"/>
            <w:bCs/>
            <w:rPrChange w:id="2953" w:author="Johannes Zauner" w:date="2025-12-12T20:27:00Z" w16du:dateUtc="2025-12-12T19:27:00Z">
              <w:rPr/>
            </w:rPrChange>
          </w:rPr>
          <w:instrText>HYPERLINK \l "sec-avelight" \h</w:instrText>
        </w:r>
        <w:r w:rsidRPr="00111E56">
          <w:rPr>
            <w:b w:val="0"/>
            <w:bCs/>
          </w:rPr>
        </w:r>
        <w:r w:rsidRPr="0098570A">
          <w:rPr>
            <w:b w:val="0"/>
            <w:bCs/>
            <w:rPrChange w:id="2954" w:author="Johannes Zauner" w:date="2025-12-12T20:27:00Z" w16du:dateUtc="2025-12-12T19:27:00Z">
              <w:rPr/>
            </w:rPrChange>
          </w:rPr>
          <w:fldChar w:fldCharType="separate"/>
        </w:r>
        <w:r w:rsidRPr="0098570A">
          <w:rPr>
            <w:rStyle w:val="Hyperlink"/>
            <w:rFonts w:ascii="Arial" w:hAnsi="Arial" w:cs="Arial"/>
            <w:b w:val="0"/>
            <w:bCs/>
            <w:rPrChange w:id="2955" w:author="Johannes Zauner" w:date="2025-12-12T20:27:00Z" w16du:dateUtc="2025-12-12T19:27:00Z">
              <w:rPr>
                <w:rStyle w:val="Hyperlink"/>
                <w:rFonts w:ascii="Arial" w:hAnsi="Arial" w:cs="Arial"/>
              </w:rPr>
            </w:rPrChange>
          </w:rPr>
          <w:t>Section 3.2.1</w:t>
        </w:r>
        <w:r w:rsidRPr="0098570A">
          <w:rPr>
            <w:b w:val="0"/>
            <w:bCs/>
            <w:rPrChange w:id="2956" w:author="Johannes Zauner" w:date="2025-12-12T20:27:00Z" w16du:dateUtc="2025-12-12T19:27:00Z">
              <w:rPr/>
            </w:rPrChange>
          </w:rPr>
          <w:fldChar w:fldCharType="end"/>
        </w:r>
      </w:ins>
    </w:p>
    <w:p w14:paraId="406AE51D" w14:textId="77777777" w:rsidR="0098570A" w:rsidRPr="0098570A" w:rsidRDefault="0098570A" w:rsidP="0098570A">
      <w:pPr>
        <w:pStyle w:val="Definition"/>
        <w:rPr>
          <w:ins w:id="2957" w:author="zusammenlegung" w:date="2025-12-12T19:01:00Z" w16du:dateUtc="2025-12-12T18:01:00Z"/>
        </w:rPr>
      </w:pPr>
    </w:p>
    <w:tbl>
      <w:tblPr>
        <w:tblStyle w:val="Table"/>
        <w:tblW w:w="0" w:type="auto"/>
        <w:jc w:val="center"/>
        <w:tblCellMar>
          <w:left w:w="60" w:type="dxa"/>
          <w:right w:w="60" w:type="dxa"/>
        </w:tblCellMar>
        <w:tblLook w:val="0000" w:firstRow="0" w:lastRow="0" w:firstColumn="0" w:lastColumn="0" w:noHBand="0" w:noVBand="0"/>
      </w:tblPr>
      <w:tblGrid>
        <w:gridCol w:w="1088"/>
        <w:gridCol w:w="3043"/>
      </w:tblGrid>
      <w:tr w:rsidR="007C0A0D" w:rsidRPr="00C673E9" w14:paraId="3E4D15AE" w14:textId="77777777" w:rsidTr="00972588">
        <w:trPr>
          <w:cantSplit/>
          <w:tblHeader/>
          <w:jc w:val="center"/>
          <w:ins w:id="2958" w:author="zusammenlegung" w:date="2025-12-12T19:01:00Z"/>
        </w:trPr>
        <w:tc>
          <w:tcPr>
            <w:tcW w:w="0" w:type="auto"/>
            <w:tcBorders>
              <w:bottom w:val="single" w:sz="4" w:space="0" w:color="auto"/>
            </w:tcBorders>
          </w:tcPr>
          <w:p w14:paraId="3F81942B" w14:textId="3B7685F9" w:rsidR="007C0A0D" w:rsidRPr="00C673E9" w:rsidRDefault="007C0A0D" w:rsidP="0047611C">
            <w:pPr>
              <w:keepNext/>
              <w:spacing w:after="60"/>
              <w:rPr>
                <w:ins w:id="2959" w:author="zusammenlegung" w:date="2025-12-12T19:01:00Z" w16du:dateUtc="2025-12-12T18:01:00Z"/>
                <w:rFonts w:ascii="Arial" w:hAnsi="Arial" w:cs="Arial"/>
              </w:rPr>
            </w:pPr>
            <w:ins w:id="2960" w:author="zusammenlegung" w:date="2025-12-12T19:01:00Z" w16du:dateUtc="2025-12-12T18:01:00Z">
              <w:del w:id="2961" w:author="Johannes Zauner" w:date="2025-12-13T06:30:00Z" w16du:dateUtc="2025-12-13T05:30:00Z">
                <w:r w:rsidRPr="00C673E9" w:rsidDel="000D68A2">
                  <w:rPr>
                    <w:rFonts w:ascii="Arial" w:hAnsi="Arial" w:cs="Arial"/>
                  </w:rPr>
                  <w:delText>Date</w:delText>
                </w:r>
              </w:del>
            </w:ins>
          </w:p>
        </w:tc>
        <w:tc>
          <w:tcPr>
            <w:tcW w:w="0" w:type="auto"/>
            <w:tcBorders>
              <w:bottom w:val="single" w:sz="4" w:space="0" w:color="auto"/>
            </w:tcBorders>
          </w:tcPr>
          <w:p w14:paraId="691DFBAD" w14:textId="77777777" w:rsidR="007C0A0D" w:rsidRPr="000D68A2" w:rsidRDefault="007C0A0D" w:rsidP="0047611C">
            <w:pPr>
              <w:keepNext/>
              <w:spacing w:after="60"/>
              <w:jc w:val="right"/>
              <w:rPr>
                <w:ins w:id="2962" w:author="zusammenlegung" w:date="2025-12-12T19:01:00Z" w16du:dateUtc="2025-12-12T18:01:00Z"/>
                <w:rFonts w:ascii="Arial" w:hAnsi="Arial" w:cs="Arial"/>
                <w:b/>
                <w:bCs/>
                <w:rPrChange w:id="2963" w:author="Johannes Zauner" w:date="2025-12-13T06:30:00Z" w16du:dateUtc="2025-12-13T05:30:00Z">
                  <w:rPr>
                    <w:ins w:id="2964" w:author="zusammenlegung" w:date="2025-12-12T19:01:00Z" w16du:dateUtc="2025-12-12T18:01:00Z"/>
                    <w:rFonts w:ascii="Arial" w:hAnsi="Arial" w:cs="Arial"/>
                  </w:rPr>
                </w:rPrChange>
              </w:rPr>
            </w:pPr>
            <w:ins w:id="2965" w:author="zusammenlegung" w:date="2025-12-12T19:01:00Z" w16du:dateUtc="2025-12-12T18:01:00Z">
              <w:r w:rsidRPr="000D68A2">
                <w:rPr>
                  <w:rFonts w:ascii="Arial" w:hAnsi="Arial" w:cs="Arial"/>
                  <w:b/>
                  <w:bCs/>
                  <w:rPrChange w:id="2966" w:author="Johannes Zauner" w:date="2025-12-13T06:30:00Z" w16du:dateUtc="2025-12-13T05:30:00Z">
                    <w:rPr>
                      <w:rFonts w:ascii="Arial" w:hAnsi="Arial" w:cs="Arial"/>
                    </w:rPr>
                  </w:rPrChange>
                </w:rPr>
                <w:t>Mean photopic illuminance (lx)</w:t>
              </w:r>
            </w:ins>
          </w:p>
        </w:tc>
      </w:tr>
      <w:tr w:rsidR="007C0A0D" w:rsidRPr="00C673E9" w14:paraId="3F670360" w14:textId="77777777" w:rsidTr="00972588">
        <w:trPr>
          <w:cantSplit/>
          <w:jc w:val="center"/>
          <w:ins w:id="2967" w:author="zusammenlegung" w:date="2025-12-12T19:01:00Z"/>
        </w:trPr>
        <w:tc>
          <w:tcPr>
            <w:tcW w:w="0" w:type="auto"/>
            <w:gridSpan w:val="2"/>
            <w:tcBorders>
              <w:top w:val="single" w:sz="4" w:space="0" w:color="auto"/>
            </w:tcBorders>
            <w:tcMar>
              <w:top w:w="25" w:type="dxa"/>
            </w:tcMar>
          </w:tcPr>
          <w:p w14:paraId="2E459B63" w14:textId="77777777" w:rsidR="007C0A0D" w:rsidRPr="00C673E9" w:rsidRDefault="007C0A0D" w:rsidP="0047611C">
            <w:pPr>
              <w:keepNext/>
              <w:spacing w:after="60"/>
              <w:rPr>
                <w:ins w:id="2968" w:author="zusammenlegung" w:date="2025-12-12T19:01:00Z" w16du:dateUtc="2025-12-12T18:01:00Z"/>
                <w:rFonts w:ascii="Arial" w:hAnsi="Arial" w:cs="Arial"/>
              </w:rPr>
            </w:pPr>
            <w:ins w:id="2969" w:author="zusammenlegung" w:date="2025-12-12T19:01:00Z" w16du:dateUtc="2025-12-12T18:01:00Z">
              <w:r w:rsidRPr="00C673E9">
                <w:rPr>
                  <w:rFonts w:ascii="Arial" w:hAnsi="Arial" w:cs="Arial"/>
                </w:rPr>
                <w:t>Clouclip</w:t>
              </w:r>
            </w:ins>
          </w:p>
        </w:tc>
      </w:tr>
      <w:tr w:rsidR="007C0A0D" w:rsidRPr="00C673E9" w14:paraId="7F3A41FD" w14:textId="77777777" w:rsidTr="0047611C">
        <w:trPr>
          <w:cantSplit/>
          <w:jc w:val="center"/>
          <w:ins w:id="2970" w:author="zusammenlegung" w:date="2025-12-12T19:01:00Z"/>
        </w:trPr>
        <w:tc>
          <w:tcPr>
            <w:tcW w:w="0" w:type="auto"/>
          </w:tcPr>
          <w:p w14:paraId="6DF94E9E" w14:textId="77777777" w:rsidR="007C0A0D" w:rsidRPr="00C673E9" w:rsidRDefault="007C0A0D" w:rsidP="0047611C">
            <w:pPr>
              <w:keepNext/>
              <w:spacing w:after="60"/>
              <w:rPr>
                <w:ins w:id="2971" w:author="zusammenlegung" w:date="2025-12-12T19:01:00Z" w16du:dateUtc="2025-12-12T18:01:00Z"/>
                <w:rFonts w:ascii="Arial" w:hAnsi="Arial" w:cs="Arial"/>
              </w:rPr>
            </w:pPr>
            <w:ins w:id="2972" w:author="zusammenlegung" w:date="2025-12-12T19:01:00Z" w16du:dateUtc="2025-12-12T18:01:00Z">
              <w:r w:rsidRPr="00C673E9">
                <w:rPr>
                  <w:rFonts w:ascii="Arial" w:hAnsi="Arial" w:cs="Arial"/>
                </w:rPr>
                <w:t>Mean daily</w:t>
              </w:r>
            </w:ins>
          </w:p>
        </w:tc>
        <w:tc>
          <w:tcPr>
            <w:tcW w:w="0" w:type="auto"/>
          </w:tcPr>
          <w:p w14:paraId="1049EDF3" w14:textId="77777777" w:rsidR="007C0A0D" w:rsidRPr="00C673E9" w:rsidRDefault="007C0A0D" w:rsidP="0047611C">
            <w:pPr>
              <w:keepNext/>
              <w:spacing w:after="60"/>
              <w:jc w:val="right"/>
              <w:rPr>
                <w:ins w:id="2973" w:author="zusammenlegung" w:date="2025-12-12T19:01:00Z" w16du:dateUtc="2025-12-12T18:01:00Z"/>
                <w:rFonts w:ascii="Arial" w:hAnsi="Arial" w:cs="Arial"/>
              </w:rPr>
            </w:pPr>
            <w:ins w:id="2974" w:author="zusammenlegung" w:date="2025-12-12T19:01:00Z" w16du:dateUtc="2025-12-12T18:01:00Z">
              <w:r w:rsidRPr="00C673E9">
                <w:rPr>
                  <w:rFonts w:ascii="Arial" w:hAnsi="Arial" w:cs="Arial"/>
                </w:rPr>
                <w:t>17.6</w:t>
              </w:r>
            </w:ins>
          </w:p>
        </w:tc>
      </w:tr>
      <w:tr w:rsidR="007C0A0D" w:rsidRPr="00C673E9" w14:paraId="68E113DB" w14:textId="77777777" w:rsidTr="0047611C">
        <w:trPr>
          <w:cantSplit/>
          <w:jc w:val="center"/>
          <w:ins w:id="2975" w:author="zusammenlegung" w:date="2025-12-12T19:01:00Z"/>
        </w:trPr>
        <w:tc>
          <w:tcPr>
            <w:tcW w:w="0" w:type="auto"/>
          </w:tcPr>
          <w:p w14:paraId="79028862" w14:textId="77777777" w:rsidR="007C0A0D" w:rsidRPr="00C673E9" w:rsidRDefault="007C0A0D" w:rsidP="0047611C">
            <w:pPr>
              <w:keepNext/>
              <w:spacing w:after="60"/>
              <w:rPr>
                <w:ins w:id="2976" w:author="zusammenlegung" w:date="2025-12-12T19:01:00Z" w16du:dateUtc="2025-12-12T18:01:00Z"/>
                <w:rFonts w:ascii="Arial" w:hAnsi="Arial" w:cs="Arial"/>
              </w:rPr>
            </w:pPr>
            <w:ins w:id="2977" w:author="zusammenlegung" w:date="2025-12-12T19:01:00Z" w16du:dateUtc="2025-12-12T18:01:00Z">
              <w:r w:rsidRPr="00C673E9">
                <w:rPr>
                  <w:rFonts w:ascii="Arial" w:hAnsi="Arial" w:cs="Arial"/>
                </w:rPr>
                <w:t>Weekday</w:t>
              </w:r>
            </w:ins>
          </w:p>
        </w:tc>
        <w:tc>
          <w:tcPr>
            <w:tcW w:w="0" w:type="auto"/>
          </w:tcPr>
          <w:p w14:paraId="71371301" w14:textId="77777777" w:rsidR="007C0A0D" w:rsidRPr="00C673E9" w:rsidRDefault="007C0A0D" w:rsidP="0047611C">
            <w:pPr>
              <w:keepNext/>
              <w:spacing w:after="60"/>
              <w:jc w:val="right"/>
              <w:rPr>
                <w:ins w:id="2978" w:author="zusammenlegung" w:date="2025-12-12T19:01:00Z" w16du:dateUtc="2025-12-12T18:01:00Z"/>
                <w:rFonts w:ascii="Arial" w:hAnsi="Arial" w:cs="Arial"/>
              </w:rPr>
            </w:pPr>
            <w:ins w:id="2979" w:author="zusammenlegung" w:date="2025-12-12T19:01:00Z" w16du:dateUtc="2025-12-12T18:01:00Z">
              <w:r w:rsidRPr="00C673E9">
                <w:rPr>
                  <w:rFonts w:ascii="Arial" w:hAnsi="Arial" w:cs="Arial"/>
                </w:rPr>
                <w:t>18.6</w:t>
              </w:r>
            </w:ins>
          </w:p>
        </w:tc>
      </w:tr>
      <w:tr w:rsidR="007C0A0D" w:rsidRPr="00C673E9" w14:paraId="32FF825B" w14:textId="77777777" w:rsidTr="0047611C">
        <w:trPr>
          <w:cantSplit/>
          <w:jc w:val="center"/>
          <w:ins w:id="2980" w:author="zusammenlegung" w:date="2025-12-12T19:01:00Z"/>
        </w:trPr>
        <w:tc>
          <w:tcPr>
            <w:tcW w:w="0" w:type="auto"/>
          </w:tcPr>
          <w:p w14:paraId="1DC3BA90" w14:textId="77777777" w:rsidR="007C0A0D" w:rsidRPr="00C673E9" w:rsidRDefault="007C0A0D" w:rsidP="0047611C">
            <w:pPr>
              <w:keepNext/>
              <w:spacing w:after="60"/>
              <w:rPr>
                <w:ins w:id="2981" w:author="zusammenlegung" w:date="2025-12-12T19:01:00Z" w16du:dateUtc="2025-12-12T18:01:00Z"/>
                <w:rFonts w:ascii="Arial" w:hAnsi="Arial" w:cs="Arial"/>
              </w:rPr>
            </w:pPr>
            <w:ins w:id="2982" w:author="zusammenlegung" w:date="2025-12-12T19:01:00Z" w16du:dateUtc="2025-12-12T18:01:00Z">
              <w:r w:rsidRPr="00C673E9">
                <w:rPr>
                  <w:rFonts w:ascii="Arial" w:hAnsi="Arial" w:cs="Arial"/>
                </w:rPr>
                <w:t>Weekend</w:t>
              </w:r>
            </w:ins>
          </w:p>
        </w:tc>
        <w:tc>
          <w:tcPr>
            <w:tcW w:w="0" w:type="auto"/>
          </w:tcPr>
          <w:p w14:paraId="78D8DF68" w14:textId="77777777" w:rsidR="007C0A0D" w:rsidRPr="00C673E9" w:rsidRDefault="007C0A0D" w:rsidP="0047611C">
            <w:pPr>
              <w:keepNext/>
              <w:spacing w:after="60"/>
              <w:jc w:val="right"/>
              <w:rPr>
                <w:ins w:id="2983" w:author="zusammenlegung" w:date="2025-12-12T19:01:00Z" w16du:dateUtc="2025-12-12T18:01:00Z"/>
                <w:rFonts w:ascii="Arial" w:hAnsi="Arial" w:cs="Arial"/>
              </w:rPr>
            </w:pPr>
            <w:ins w:id="2984" w:author="zusammenlegung" w:date="2025-12-12T19:01:00Z" w16du:dateUtc="2025-12-12T18:01:00Z">
              <w:r w:rsidRPr="00C673E9">
                <w:rPr>
                  <w:rFonts w:ascii="Arial" w:hAnsi="Arial" w:cs="Arial"/>
                </w:rPr>
                <w:t>15.2</w:t>
              </w:r>
            </w:ins>
          </w:p>
        </w:tc>
      </w:tr>
      <w:tr w:rsidR="007C0A0D" w:rsidRPr="00C673E9" w14:paraId="0D6BABA1" w14:textId="77777777" w:rsidTr="0047611C">
        <w:trPr>
          <w:cantSplit/>
          <w:jc w:val="center"/>
          <w:ins w:id="2985" w:author="zusammenlegung" w:date="2025-12-12T19:01:00Z"/>
        </w:trPr>
        <w:tc>
          <w:tcPr>
            <w:tcW w:w="0" w:type="auto"/>
            <w:gridSpan w:val="2"/>
            <w:tcMar>
              <w:top w:w="25" w:type="dxa"/>
            </w:tcMar>
          </w:tcPr>
          <w:p w14:paraId="0F38B45A" w14:textId="77777777" w:rsidR="007C0A0D" w:rsidRPr="00C673E9" w:rsidRDefault="007C0A0D" w:rsidP="0047611C">
            <w:pPr>
              <w:keepNext/>
              <w:spacing w:after="60"/>
              <w:rPr>
                <w:ins w:id="2986" w:author="zusammenlegung" w:date="2025-12-12T19:01:00Z" w16du:dateUtc="2025-12-12T18:01:00Z"/>
                <w:rFonts w:ascii="Arial" w:hAnsi="Arial" w:cs="Arial"/>
              </w:rPr>
            </w:pPr>
            <w:ins w:id="2987" w:author="zusammenlegung" w:date="2025-12-12T19:01:00Z" w16du:dateUtc="2025-12-12T18:01:00Z">
              <w:r w:rsidRPr="00C673E9">
                <w:rPr>
                  <w:rFonts w:ascii="Arial" w:hAnsi="Arial" w:cs="Arial"/>
                </w:rPr>
                <w:t>VEET</w:t>
              </w:r>
            </w:ins>
          </w:p>
        </w:tc>
      </w:tr>
      <w:tr w:rsidR="007C0A0D" w:rsidRPr="00C673E9" w14:paraId="5D9B8FED" w14:textId="77777777" w:rsidTr="0047611C">
        <w:trPr>
          <w:cantSplit/>
          <w:jc w:val="center"/>
          <w:ins w:id="2988" w:author="zusammenlegung" w:date="2025-12-12T19:01:00Z"/>
        </w:trPr>
        <w:tc>
          <w:tcPr>
            <w:tcW w:w="0" w:type="auto"/>
          </w:tcPr>
          <w:p w14:paraId="76A3E52D" w14:textId="77777777" w:rsidR="007C0A0D" w:rsidRPr="00C673E9" w:rsidRDefault="007C0A0D" w:rsidP="0047611C">
            <w:pPr>
              <w:keepNext/>
              <w:spacing w:after="60"/>
              <w:rPr>
                <w:ins w:id="2989" w:author="zusammenlegung" w:date="2025-12-12T19:01:00Z" w16du:dateUtc="2025-12-12T18:01:00Z"/>
                <w:rFonts w:ascii="Arial" w:hAnsi="Arial" w:cs="Arial"/>
              </w:rPr>
            </w:pPr>
            <w:ins w:id="2990" w:author="zusammenlegung" w:date="2025-12-12T19:01:00Z" w16du:dateUtc="2025-12-12T18:01:00Z">
              <w:r w:rsidRPr="00C673E9">
                <w:rPr>
                  <w:rFonts w:ascii="Arial" w:hAnsi="Arial" w:cs="Arial"/>
                </w:rPr>
                <w:t>Mean daily</w:t>
              </w:r>
            </w:ins>
          </w:p>
        </w:tc>
        <w:tc>
          <w:tcPr>
            <w:tcW w:w="0" w:type="auto"/>
          </w:tcPr>
          <w:p w14:paraId="089BD734" w14:textId="77777777" w:rsidR="007C0A0D" w:rsidRPr="00C673E9" w:rsidRDefault="007C0A0D" w:rsidP="0047611C">
            <w:pPr>
              <w:keepNext/>
              <w:spacing w:after="60"/>
              <w:jc w:val="right"/>
              <w:rPr>
                <w:ins w:id="2991" w:author="zusammenlegung" w:date="2025-12-12T19:01:00Z" w16du:dateUtc="2025-12-12T18:01:00Z"/>
                <w:rFonts w:ascii="Arial" w:hAnsi="Arial" w:cs="Arial"/>
              </w:rPr>
            </w:pPr>
            <w:ins w:id="2992" w:author="zusammenlegung" w:date="2025-12-12T19:01:00Z" w16du:dateUtc="2025-12-12T18:01:00Z">
              <w:r w:rsidRPr="00C673E9">
                <w:rPr>
                  <w:rFonts w:ascii="Arial" w:hAnsi="Arial" w:cs="Arial"/>
                </w:rPr>
                <w:t>57.0</w:t>
              </w:r>
            </w:ins>
          </w:p>
        </w:tc>
      </w:tr>
      <w:tr w:rsidR="007C0A0D" w:rsidRPr="00C673E9" w14:paraId="6AF330E3" w14:textId="77777777" w:rsidTr="0047611C">
        <w:trPr>
          <w:cantSplit/>
          <w:jc w:val="center"/>
          <w:ins w:id="2993" w:author="zusammenlegung" w:date="2025-12-12T19:01:00Z"/>
        </w:trPr>
        <w:tc>
          <w:tcPr>
            <w:tcW w:w="0" w:type="auto"/>
          </w:tcPr>
          <w:p w14:paraId="33ED4D1E" w14:textId="77777777" w:rsidR="007C0A0D" w:rsidRPr="00C673E9" w:rsidRDefault="007C0A0D" w:rsidP="0047611C">
            <w:pPr>
              <w:keepNext/>
              <w:spacing w:after="60"/>
              <w:rPr>
                <w:ins w:id="2994" w:author="zusammenlegung" w:date="2025-12-12T19:01:00Z" w16du:dateUtc="2025-12-12T18:01:00Z"/>
                <w:rFonts w:ascii="Arial" w:hAnsi="Arial" w:cs="Arial"/>
              </w:rPr>
            </w:pPr>
            <w:ins w:id="2995" w:author="zusammenlegung" w:date="2025-12-12T19:01:00Z" w16du:dateUtc="2025-12-12T18:01:00Z">
              <w:r w:rsidRPr="00C673E9">
                <w:rPr>
                  <w:rFonts w:ascii="Arial" w:hAnsi="Arial" w:cs="Arial"/>
                </w:rPr>
                <w:t>Weekday</w:t>
              </w:r>
            </w:ins>
          </w:p>
        </w:tc>
        <w:tc>
          <w:tcPr>
            <w:tcW w:w="0" w:type="auto"/>
          </w:tcPr>
          <w:p w14:paraId="31B43F75" w14:textId="77777777" w:rsidR="007C0A0D" w:rsidRPr="00C673E9" w:rsidRDefault="007C0A0D" w:rsidP="0047611C">
            <w:pPr>
              <w:keepNext/>
              <w:spacing w:after="60"/>
              <w:jc w:val="right"/>
              <w:rPr>
                <w:ins w:id="2996" w:author="zusammenlegung" w:date="2025-12-12T19:01:00Z" w16du:dateUtc="2025-12-12T18:01:00Z"/>
                <w:rFonts w:ascii="Arial" w:hAnsi="Arial" w:cs="Arial"/>
              </w:rPr>
            </w:pPr>
            <w:ins w:id="2997" w:author="zusammenlegung" w:date="2025-12-12T19:01:00Z" w16du:dateUtc="2025-12-12T18:01:00Z">
              <w:r w:rsidRPr="00C673E9">
                <w:rPr>
                  <w:rFonts w:ascii="Arial" w:hAnsi="Arial" w:cs="Arial"/>
                </w:rPr>
                <w:t>70.1</w:t>
              </w:r>
            </w:ins>
          </w:p>
        </w:tc>
      </w:tr>
      <w:tr w:rsidR="007C0A0D" w:rsidRPr="00C673E9" w14:paraId="3E43AED6" w14:textId="77777777" w:rsidTr="0047611C">
        <w:trPr>
          <w:cantSplit/>
          <w:jc w:val="center"/>
          <w:ins w:id="2998" w:author="zusammenlegung" w:date="2025-12-12T19:01:00Z"/>
        </w:trPr>
        <w:tc>
          <w:tcPr>
            <w:tcW w:w="0" w:type="auto"/>
          </w:tcPr>
          <w:p w14:paraId="0EA755F3" w14:textId="77777777" w:rsidR="007C0A0D" w:rsidRPr="00C673E9" w:rsidRDefault="007C0A0D" w:rsidP="0047611C">
            <w:pPr>
              <w:keepNext/>
              <w:spacing w:after="60"/>
              <w:rPr>
                <w:ins w:id="2999" w:author="zusammenlegung" w:date="2025-12-12T19:01:00Z" w16du:dateUtc="2025-12-12T18:01:00Z"/>
                <w:rFonts w:ascii="Arial" w:hAnsi="Arial" w:cs="Arial"/>
              </w:rPr>
            </w:pPr>
            <w:ins w:id="3000" w:author="zusammenlegung" w:date="2025-12-12T19:01:00Z" w16du:dateUtc="2025-12-12T18:01:00Z">
              <w:r w:rsidRPr="00C673E9">
                <w:rPr>
                  <w:rFonts w:ascii="Arial" w:hAnsi="Arial" w:cs="Arial"/>
                </w:rPr>
                <w:t>Weekend</w:t>
              </w:r>
            </w:ins>
          </w:p>
        </w:tc>
        <w:tc>
          <w:tcPr>
            <w:tcW w:w="0" w:type="auto"/>
          </w:tcPr>
          <w:p w14:paraId="44990AE4" w14:textId="77777777" w:rsidR="007C0A0D" w:rsidRPr="00C673E9" w:rsidRDefault="007C0A0D" w:rsidP="0047611C">
            <w:pPr>
              <w:keepNext/>
              <w:spacing w:after="60"/>
              <w:jc w:val="right"/>
              <w:rPr>
                <w:ins w:id="3001" w:author="zusammenlegung" w:date="2025-12-12T19:01:00Z" w16du:dateUtc="2025-12-12T18:01:00Z"/>
                <w:rFonts w:ascii="Arial" w:hAnsi="Arial" w:cs="Arial"/>
              </w:rPr>
            </w:pPr>
            <w:ins w:id="3002" w:author="zusammenlegung" w:date="2025-12-12T19:01:00Z" w16du:dateUtc="2025-12-12T18:01:00Z">
              <w:r w:rsidRPr="00C673E9">
                <w:rPr>
                  <w:rFonts w:ascii="Arial" w:hAnsi="Arial" w:cs="Arial"/>
                </w:rPr>
                <w:t>33.9</w:t>
              </w:r>
            </w:ins>
          </w:p>
        </w:tc>
      </w:tr>
    </w:tbl>
    <w:p w14:paraId="5C95CE2D" w14:textId="0D44A15F" w:rsidR="00272363" w:rsidDel="00D845A8" w:rsidRDefault="00972588" w:rsidP="00272363">
      <w:pPr>
        <w:pStyle w:val="Textkrper"/>
        <w:rPr>
          <w:del w:id="3003" w:author="zusammenlegung" w:date="2025-12-12T19:01:00Z" w16du:dateUtc="2025-12-12T18:01:00Z"/>
        </w:rPr>
      </w:pPr>
      <w:bookmarkStart w:id="3004" w:name="spectrum"/>
      <w:bookmarkEnd w:id="2112"/>
      <w:bookmarkEnd w:id="2703"/>
      <w:r>
        <w:t xml:space="preserve">Table 16: Recalculation of </w:t>
      </w:r>
      <w:r w:rsidR="00272363">
        <w:t>the m</w:t>
      </w:r>
      <w:r w:rsidR="00272363" w:rsidRPr="00272363">
        <w:t>ean light exposure per day (after logarithmic transformation to account for zero inflation and skewness)</w:t>
      </w:r>
      <w:r w:rsidR="00272363">
        <w:t xml:space="preserve"> with the merged dataset</w:t>
      </w:r>
      <w:del w:id="3005" w:author="zusammenlegung" w:date="2025-12-12T19:01:00Z" w16du:dateUtc="2025-12-12T18:01:00Z">
        <w:r w:rsidR="00272363">
          <w:delText>Table 9: Mean light exposure (illuminance) per day</w:delText>
        </w:r>
      </w:del>
    </w:p>
    <w:p w14:paraId="5761AB6B" w14:textId="55DBC018" w:rsidR="00972588" w:rsidRDefault="00972588" w:rsidP="00972588">
      <w:pPr>
        <w:pStyle w:val="ImageCaption"/>
        <w:spacing w:before="200"/>
      </w:pPr>
    </w:p>
    <w:p w14:paraId="459711B2" w14:textId="43E8DC8B" w:rsidR="007C0A0D" w:rsidRPr="00E15C3C" w:rsidRDefault="007C0A0D" w:rsidP="007C0A0D">
      <w:pPr>
        <w:pStyle w:val="berschrift3"/>
      </w:pPr>
      <w:r w:rsidRPr="00E15C3C">
        <w:t>Spectrum</w:t>
      </w:r>
    </w:p>
    <w:p w14:paraId="4F8EBE38" w14:textId="596D6CE7" w:rsidR="007C0A0D" w:rsidRDefault="007C0A0D" w:rsidP="007C0A0D">
      <w:pPr>
        <w:pStyle w:val="FirstParagraph"/>
        <w:rPr>
          <w:ins w:id="3006" w:author="Johannes Zauner" w:date="2025-12-12T20:02:00Z" w16du:dateUtc="2025-12-12T19:02:00Z"/>
        </w:rPr>
      </w:pPr>
      <w:r w:rsidRPr="00E15C3C">
        <w:t xml:space="preserve">The </w:t>
      </w:r>
      <w:r w:rsidRPr="00E15C3C">
        <w:rPr>
          <w:rStyle w:val="VerbatimChar"/>
        </w:rPr>
        <w:t>VEET</w:t>
      </w:r>
      <w:r w:rsidRPr="00E15C3C">
        <w:t xml:space="preserve"> device’s spectral sensor provides </w:t>
      </w:r>
      <w:del w:id="3007" w:author="zusammenlegung" w:date="2025-12-12T19:01:00Z" w16du:dateUtc="2025-12-12T18:01:00Z">
        <w:r w:rsidR="00D03DDE">
          <w:delText>rich</w:delText>
        </w:r>
      </w:del>
      <w:ins w:id="3008" w:author="zusammenlegung" w:date="2025-12-12T19:01:00Z" w16du:dateUtc="2025-12-12T18:01:00Z">
        <w:r w:rsidRPr="00C673E9">
          <w:rPr>
            <w:rFonts w:ascii="Arial" w:hAnsi="Arial" w:cs="Arial"/>
          </w:rPr>
          <w:t>multimodal</w:t>
        </w:r>
      </w:ins>
      <w:r w:rsidRPr="00E15C3C">
        <w:t xml:space="preserve"> data beyond simple lux values, but it requires reconstruction of the actual light spectrum from raw sensor counts. We processed the spectral sensor data in order to compute two example spectrum-based metrics. Detailed data import, normalization, and spectral reconstruction steps are given in </w:t>
      </w:r>
      <w:del w:id="3009" w:author="zusammenlegung" w:date="2025-12-12T19:01:00Z" w16du:dateUtc="2025-12-12T18:01:00Z">
        <w:r w:rsidR="00D03DDE" w:rsidRPr="00D03DDE">
          <w:rPr>
            <w:b/>
            <w:bCs/>
          </w:rPr>
          <w:delText>Supplement 1</w:delText>
        </w:r>
        <w:r w:rsidR="00D03DDE">
          <w:delText>;</w:delText>
        </w:r>
      </w:del>
      <w:ins w:id="3010" w:author="zusammenlegung" w:date="2025-12-12T19:01:00Z" w16du:dateUtc="2025-12-12T18:01:00Z">
        <w:r w:rsidRPr="00C673E9">
          <w:rPr>
            <w:rFonts w:ascii="Arial" w:hAnsi="Arial" w:cs="Arial"/>
          </w:rPr>
          <w:fldChar w:fldCharType="begin"/>
        </w:r>
      </w:ins>
      <w:ins w:id="3011" w:author="Johannes Zauner" w:date="2025-12-15T12:21:00Z" w16du:dateUtc="2025-12-15T11:21:00Z">
        <w:r w:rsidR="007A19FF">
          <w:rPr>
            <w:rFonts w:ascii="Arial" w:hAnsi="Arial" w:cs="Arial"/>
          </w:rPr>
          <w:instrText xml:space="preserve">HYPERLINK "https://tscnlab.github.io/ZaunerEtAl_JVis_2026/supplement.html" \h </w:instrText>
        </w:r>
      </w:ins>
      <w:ins w:id="3012" w:author="zusammenlegung" w:date="2025-12-12T19:01:00Z" w16du:dateUtc="2025-12-12T18:01:00Z">
        <w:del w:id="3013" w:author="Johannes Zauner" w:date="2025-12-15T12:21:00Z" w16du:dateUtc="2025-12-15T11:21:00Z">
          <w:r w:rsidRPr="00C673E9" w:rsidDel="007A19FF">
            <w:rPr>
              <w:rFonts w:ascii="Arial" w:hAnsi="Arial" w:cs="Arial"/>
            </w:rPr>
            <w:delInstrText>HYPERLINK "supplement.qmd" \h</w:delInstrText>
          </w:r>
        </w:del>
        <w:r w:rsidRPr="00C673E9">
          <w:rPr>
            <w:rFonts w:ascii="Arial" w:hAnsi="Arial" w:cs="Arial"/>
          </w:rPr>
        </w:r>
        <w:r w:rsidRPr="00C673E9">
          <w:rPr>
            <w:rFonts w:ascii="Arial" w:hAnsi="Arial" w:cs="Arial"/>
          </w:rPr>
          <w:fldChar w:fldCharType="separate"/>
        </w:r>
        <w:r w:rsidRPr="00C673E9">
          <w:rPr>
            <w:rStyle w:val="Hyperlink"/>
            <w:rFonts w:ascii="Arial" w:hAnsi="Arial" w:cs="Arial"/>
          </w:rPr>
          <w:t>Supplement 1</w:t>
        </w:r>
        <w:r w:rsidRPr="00C673E9">
          <w:rPr>
            <w:rFonts w:ascii="Arial" w:hAnsi="Arial" w:cs="Arial"/>
          </w:rPr>
          <w:fldChar w:fldCharType="end"/>
        </w:r>
        <w:r w:rsidRPr="00C673E9">
          <w:rPr>
            <w:rFonts w:ascii="Arial" w:hAnsi="Arial" w:cs="Arial"/>
          </w:rPr>
          <w:t>;</w:t>
        </w:r>
      </w:ins>
      <w:r w:rsidRPr="00E15C3C">
        <w:t xml:space="preserve"> here we present the resulting metrics. Briefly, the </w:t>
      </w:r>
      <w:r w:rsidRPr="00E15C3C">
        <w:rPr>
          <w:rStyle w:val="VerbatimChar"/>
        </w:rPr>
        <w:t>VEET</w:t>
      </w:r>
      <w:r w:rsidRPr="00E15C3C">
        <w:t xml:space="preserve">’s spectral sensor recorded counts in </w:t>
      </w:r>
      <w:del w:id="3014" w:author="Johannes Zauner" w:date="2025-12-17T15:58:00Z" w16du:dateUtc="2025-12-17T14:58:00Z">
        <w:r w:rsidRPr="00E15C3C" w:rsidDel="009C390E">
          <w:delText xml:space="preserve">ten </w:delText>
        </w:r>
      </w:del>
      <w:ins w:id="3015" w:author="Johannes Zauner" w:date="2025-12-17T15:58:00Z" w16du:dateUtc="2025-12-17T14:58:00Z">
        <w:r w:rsidR="009C390E">
          <w:t>nine</w:t>
        </w:r>
        <w:r w:rsidR="009C390E" w:rsidRPr="00E15C3C">
          <w:t xml:space="preserve"> </w:t>
        </w:r>
      </w:ins>
      <w:r w:rsidRPr="00E15C3C">
        <w:t xml:space="preserve">wavelength bands (roughly 415 nm to 910 nm), plus a </w:t>
      </w:r>
      <w:r w:rsidRPr="00E15C3C">
        <w:rPr>
          <w:rStyle w:val="VerbatimChar"/>
        </w:rPr>
        <w:t>Dark</w:t>
      </w:r>
      <w:ins w:id="3016" w:author="Johannes Zauner" w:date="2025-12-18T11:33:00Z" w16du:dateUtc="2025-12-18T10:33:00Z">
        <w:r w:rsidR="00F02130">
          <w:t>,</w:t>
        </w:r>
      </w:ins>
      <w:del w:id="3017" w:author="Johannes Zauner" w:date="2025-12-18T11:33:00Z" w16du:dateUtc="2025-12-18T10:33:00Z">
        <w:r w:rsidRPr="00E15C3C" w:rsidDel="00F02130">
          <w:delText xml:space="preserve"> and</w:delText>
        </w:r>
      </w:del>
      <w:r w:rsidRPr="00E15C3C">
        <w:t xml:space="preserve"> a </w:t>
      </w:r>
      <w:r w:rsidRPr="00E15C3C">
        <w:rPr>
          <w:rStyle w:val="VerbatimChar"/>
        </w:rPr>
        <w:t>Clear</w:t>
      </w:r>
      <w:ins w:id="3018" w:author="Johannes Zauner" w:date="2025-12-18T11:33:00Z" w16du:dateUtc="2025-12-18T10:33:00Z">
        <w:r w:rsidR="00F02130">
          <w:t xml:space="preserve">, and a flicker detection </w:t>
        </w:r>
      </w:ins>
      <w:del w:id="3019" w:author="Johannes Zauner" w:date="2025-12-18T11:33:00Z" w16du:dateUtc="2025-12-18T10:33:00Z">
        <w:r w:rsidRPr="00E15C3C" w:rsidDel="00F02130">
          <w:lastRenderedPageBreak/>
          <w:delText xml:space="preserve"> </w:delText>
        </w:r>
      </w:del>
      <w:r w:rsidRPr="00E15C3C">
        <w:t>channel</w:t>
      </w:r>
      <w:ins w:id="3020" w:author="zusammenlegung" w:date="2025-12-12T19:01:00Z" w16du:dateUtc="2025-12-12T18:01:00Z">
        <w:r w:rsidRPr="00C673E9">
          <w:rPr>
            <w:rStyle w:val="Funotenzeichen"/>
            <w:rFonts w:ascii="Arial" w:hAnsi="Arial" w:cs="Arial"/>
          </w:rPr>
          <w:footnoteReference w:id="2"/>
        </w:r>
      </w:ins>
      <w:r w:rsidRPr="00E15C3C">
        <w:t xml:space="preserve">. After normalizing by sensor gain and applying the calibration matrix, we obtained an estimated spectral irradiance distribution for each </w:t>
      </w:r>
      <w:ins w:id="3022" w:author="zusammenlegung" w:date="2025-12-12T19:01:00Z" w16du:dateUtc="2025-12-12T18:01:00Z">
        <w:r w:rsidRPr="00C673E9">
          <w:rPr>
            <w:rFonts w:ascii="Arial" w:hAnsi="Arial" w:cs="Arial"/>
          </w:rPr>
          <w:t xml:space="preserve">5-minute </w:t>
        </w:r>
      </w:ins>
      <w:r w:rsidRPr="00E15C3C">
        <w:t>interval in the recording. With these reconstructed spectra, we can derive novel metrics that consider spectral content of the light.</w:t>
      </w:r>
    </w:p>
    <w:p w14:paraId="46203232" w14:textId="2FE12DFD" w:rsidR="00E15C3C" w:rsidRPr="00E15C3C" w:rsidRDefault="00E15C3C" w:rsidP="00E15C3C">
      <w:pPr>
        <w:pStyle w:val="FirstParagraph"/>
      </w:pPr>
      <w:ins w:id="3023" w:author="Johannes Zauner" w:date="2025-12-12T20:02:00Z">
        <w:r w:rsidRPr="00E15C3C">
          <w:t>Spectrum-based metrics in wearable data are relatively new and less established compared to distance or broadband light metrics. The following examples illustrate potential uses of spectral data in a theoretical sense, which can be adapted as needed for specific research questions.</w:t>
        </w:r>
      </w:ins>
    </w:p>
    <w:p w14:paraId="6089D890" w14:textId="77777777" w:rsidR="008871E2" w:rsidRDefault="008871E2" w:rsidP="008871E2">
      <w:pPr>
        <w:pStyle w:val="Textkrper"/>
        <w:rPr>
          <w:del w:id="3024" w:author="zusammenlegung" w:date="2025-12-12T19:01:00Z" w16du:dateUtc="2025-12-12T18:01:00Z"/>
        </w:rPr>
      </w:pPr>
      <w:del w:id="3025" w:author="zusammenlegung" w:date="2025-12-12T19:01:00Z" w16du:dateUtc="2025-12-12T18:01:00Z">
        <w:r>
          <w:delText>Note that spectrum-based metrics in wearable data are relatively new and less established compared to distance or broadband light metrics. The following examples illustrate potential uses of spectral data in a theoretical sense, which can be adapted as needed for specific research questions.</w:delText>
        </w:r>
      </w:del>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8986"/>
      </w:tblGrid>
      <w:tr w:rsidR="007C0A0D" w:rsidRPr="00C673E9" w:rsidDel="00E15C3C" w14:paraId="32F9E086" w14:textId="774B827C" w:rsidTr="0047611C">
        <w:trPr>
          <w:cantSplit/>
          <w:ins w:id="3026" w:author="zusammenlegung" w:date="2025-12-12T19:01:00Z"/>
          <w:del w:id="3027" w:author="Johannes Zauner" w:date="2025-12-12T20:02:00Z"/>
        </w:trPr>
        <w:tc>
          <w:tcPr>
            <w:tcW w:w="0" w:type="auto"/>
            <w:shd w:val="clear" w:color="auto" w:fill="DAE6FB"/>
            <w:tcMar>
              <w:top w:w="92" w:type="dxa"/>
              <w:bottom w:w="92" w:type="dxa"/>
            </w:tcMar>
          </w:tcPr>
          <w:p w14:paraId="32243B0B" w14:textId="04C43C57" w:rsidR="007C0A0D" w:rsidRPr="00C673E9" w:rsidDel="00E15C3C" w:rsidRDefault="007C0A0D" w:rsidP="0047611C">
            <w:pPr>
              <w:pStyle w:val="Textkrper"/>
              <w:spacing w:after="0"/>
              <w:textAlignment w:val="center"/>
              <w:rPr>
                <w:ins w:id="3028" w:author="zusammenlegung" w:date="2025-12-12T19:01:00Z" w16du:dateUtc="2025-12-12T18:01:00Z"/>
                <w:del w:id="3029" w:author="Johannes Zauner" w:date="2025-12-12T20:02:00Z" w16du:dateUtc="2025-12-12T19:02:00Z"/>
                <w:rFonts w:ascii="Arial" w:hAnsi="Arial" w:cs="Arial"/>
              </w:rPr>
            </w:pPr>
            <w:ins w:id="3030" w:author="zusammenlegung" w:date="2025-12-12T19:01:00Z" w16du:dateUtc="2025-12-12T18:01:00Z">
              <w:del w:id="3031" w:author="Johannes Zauner" w:date="2025-12-12T20:02:00Z" w16du:dateUtc="2025-12-12T19:02:00Z">
                <w:r w:rsidRPr="00C673E9" w:rsidDel="00E15C3C">
                  <w:rPr>
                    <w:rFonts w:ascii="Arial" w:hAnsi="Arial" w:cs="Arial"/>
                    <w:noProof/>
                  </w:rPr>
                  <w:drawing>
                    <wp:inline distT="0" distB="0" distL="0" distR="0" wp14:anchorId="2AD81508" wp14:editId="3EABA282">
                      <wp:extent cx="152400" cy="152400"/>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Applications/quarto/share/formats/docx/note.png"/>
                              <pic:cNvPicPr>
                                <a:picLocks noChangeAspect="1" noChangeArrowheads="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rsidRPr="00C673E9" w:rsidDel="00E15C3C">
                  <w:rPr>
                    <w:rFonts w:ascii="Arial" w:hAnsi="Arial" w:cs="Arial"/>
                  </w:rPr>
                  <w:delText xml:space="preserve">  Note</w:delText>
                </w:r>
              </w:del>
            </w:ins>
          </w:p>
        </w:tc>
      </w:tr>
      <w:tr w:rsidR="007C0A0D" w:rsidRPr="00C673E9" w:rsidDel="00E15C3C" w14:paraId="04183F0E" w14:textId="46FCA35F" w:rsidTr="0047611C">
        <w:trPr>
          <w:cantSplit/>
          <w:ins w:id="3032" w:author="zusammenlegung" w:date="2025-12-12T19:01:00Z"/>
          <w:del w:id="3033" w:author="Johannes Zauner" w:date="2025-12-12T20:02:00Z"/>
        </w:trPr>
        <w:tc>
          <w:tcPr>
            <w:tcW w:w="0" w:type="auto"/>
            <w:tcMar>
              <w:top w:w="108" w:type="dxa"/>
              <w:bottom w:w="108" w:type="dxa"/>
            </w:tcMar>
          </w:tcPr>
          <w:p w14:paraId="3727521E" w14:textId="0BCE48FD" w:rsidR="007C0A0D" w:rsidRPr="00C673E9" w:rsidDel="00E15C3C" w:rsidRDefault="007C0A0D" w:rsidP="0047611C">
            <w:pPr>
              <w:pStyle w:val="Textkrper"/>
              <w:spacing w:before="16" w:after="16"/>
              <w:rPr>
                <w:ins w:id="3034" w:author="zusammenlegung" w:date="2025-12-12T19:01:00Z" w16du:dateUtc="2025-12-12T18:01:00Z"/>
                <w:del w:id="3035" w:author="Johannes Zauner" w:date="2025-12-12T20:02:00Z" w16du:dateUtc="2025-12-12T19:02:00Z"/>
                <w:rFonts w:ascii="Arial" w:hAnsi="Arial" w:cs="Arial"/>
              </w:rPr>
            </w:pPr>
            <w:ins w:id="3036" w:author="zusammenlegung" w:date="2025-12-12T19:01:00Z" w16du:dateUtc="2025-12-12T18:01:00Z">
              <w:del w:id="3037" w:author="Johannes Zauner" w:date="2025-12-12T20:02:00Z" w16du:dateUtc="2025-12-12T19:02:00Z">
                <w:r w:rsidRPr="00C673E9" w:rsidDel="00E15C3C">
                  <w:rPr>
                    <w:rFonts w:ascii="Arial" w:hAnsi="Arial" w:cs="Arial"/>
                  </w:rPr>
                  <w:delText>Spectrum-based metrics in wearable data are relatively new and less established compared to distance or broadband light metrics. The following examples illustrate potential uses of spectral data in a theoretical sense, which can be adapted as needed for specific research questions.</w:delText>
                </w:r>
              </w:del>
            </w:ins>
          </w:p>
          <w:p w14:paraId="7A860FC7" w14:textId="03D2BF2C" w:rsidR="007C0A0D" w:rsidRPr="00C673E9" w:rsidDel="00E15C3C" w:rsidRDefault="007C0A0D" w:rsidP="0047611C">
            <w:pPr>
              <w:rPr>
                <w:ins w:id="3038" w:author="zusammenlegung" w:date="2025-12-12T19:01:00Z" w16du:dateUtc="2025-12-12T18:01:00Z"/>
                <w:del w:id="3039" w:author="Johannes Zauner" w:date="2025-12-12T20:02:00Z" w16du:dateUtc="2025-12-12T19:02:00Z"/>
                <w:rFonts w:ascii="Arial" w:hAnsi="Arial" w:cs="Arial"/>
              </w:rPr>
            </w:pPr>
          </w:p>
        </w:tc>
      </w:tr>
    </w:tbl>
    <w:p w14:paraId="3137B602" w14:textId="77777777" w:rsidR="007C0A0D" w:rsidRPr="00C673E9" w:rsidRDefault="007C0A0D" w:rsidP="007C0A0D">
      <w:pPr>
        <w:pStyle w:val="berschrift4"/>
      </w:pPr>
      <w:bookmarkStart w:id="3040" w:name="X24b5df65dc97622433e47bd208f253d49b66ef8"/>
      <w:r w:rsidRPr="00C673E9">
        <w:t>Ratio of short- vs. long-wavelength light</w:t>
      </w:r>
    </w:p>
    <w:p w14:paraId="414E2DDD" w14:textId="30B48642" w:rsidR="007C0A0D" w:rsidRPr="00E15C3C" w:rsidRDefault="007C0A0D" w:rsidP="007C0A0D">
      <w:pPr>
        <w:pStyle w:val="FirstParagraph"/>
        <w:rPr>
          <w:rStyle w:val="Hervorhebung"/>
          <w:i w:val="0"/>
        </w:rPr>
      </w:pPr>
      <w:r w:rsidRPr="00E15C3C">
        <w:t xml:space="preserve">Our first spectral metric is the ratio of short-wavelength light to long-wavelength light, which is relevant, for example, in assessing the blue-light content of exposure. We define “short” wavelengths </w:t>
      </w:r>
      <w:del w:id="3041" w:author="zusammenlegung" w:date="2025-12-12T19:01:00Z" w16du:dateUtc="2025-12-12T18:01:00Z">
        <w:r w:rsidR="005B35DB">
          <w:delText>here</w:delText>
        </w:r>
        <w:r w:rsidR="00D03DDE">
          <w:delText xml:space="preserve"> </w:delText>
        </w:r>
      </w:del>
      <w:r w:rsidRPr="00E15C3C">
        <w:t>as 400–500 nm and “long” as 600–700 nm</w:t>
      </w:r>
      <w:del w:id="3042" w:author="zusammenlegung" w:date="2025-12-12T19:01:00Z" w16du:dateUtc="2025-12-12T18:01:00Z">
        <w:r w:rsidR="00D03DDE">
          <w:delText>.</w:delText>
        </w:r>
      </w:del>
      <w:ins w:id="3043" w:author="zusammenlegung" w:date="2025-12-12T19:01:00Z" w16du:dateUtc="2025-12-12T18:01:00Z">
        <w:r w:rsidRPr="00C673E9">
          <w:rPr>
            <w:rFonts w:ascii="Arial" w:hAnsi="Arial" w:cs="Arial"/>
          </w:rPr>
          <w:t xml:space="preserve"> (which are not standardized threshold</w:t>
        </w:r>
      </w:ins>
      <w:ins w:id="3044" w:author="Johannes Zauner" w:date="2025-12-18T11:59:00Z" w16du:dateUtc="2025-12-18T10:59:00Z">
        <w:r w:rsidR="007B0156">
          <w:rPr>
            <w:rFonts w:ascii="Arial" w:hAnsi="Arial" w:cs="Arial"/>
          </w:rPr>
          <w:t>s</w:t>
        </w:r>
      </w:ins>
      <w:ins w:id="3045" w:author="zusammenlegung" w:date="2025-12-12T19:01:00Z" w16du:dateUtc="2025-12-12T18:01:00Z">
        <w:r w:rsidRPr="00C673E9">
          <w:rPr>
            <w:rFonts w:ascii="Arial" w:hAnsi="Arial" w:cs="Arial"/>
          </w:rPr>
          <w:t xml:space="preserve"> and can be freely adjusted).</w:t>
        </w:r>
      </w:ins>
      <w:r w:rsidRPr="00E15C3C">
        <w:t xml:space="preserve"> Using the list-column of spectra in our dataset, we integrate each spectrum over these ranges (using </w:t>
      </w:r>
      <w:hyperlink r:id="rId45">
        <w:r w:rsidRPr="00E15C3C">
          <w:rPr>
            <w:rStyle w:val="VerbatimChar"/>
          </w:rPr>
          <w:t>spectral_integration()</w:t>
        </w:r>
      </w:hyperlink>
      <w:r w:rsidRPr="00E15C3C">
        <w:t>), and then compute the ratio short/long for each time interval. We then summarize these ratios per day.</w:t>
      </w:r>
    </w:p>
    <w:p w14:paraId="6F424788" w14:textId="46441909" w:rsidR="007C0A0D" w:rsidRPr="00F61D20" w:rsidRDefault="00F61D20" w:rsidP="00F61D20">
      <w:pPr>
        <w:pStyle w:val="SourceCode"/>
        <w:spacing w:line="240" w:lineRule="auto"/>
        <w:rPr>
          <w:b/>
          <w:bCs/>
          <w:lang w:val="de-DE"/>
          <w:rPrChange w:id="3046" w:author="Johannes Zauner" w:date="2025-12-13T05:24:00Z" w16du:dateUtc="2025-12-13T04:24:00Z">
            <w:rPr>
              <w:rFonts w:cs="Consolas"/>
            </w:rPr>
          </w:rPrChange>
        </w:rPr>
      </w:pPr>
      <w:bookmarkStart w:id="3047" w:name="annotated-cell-23"/>
      <w:ins w:id="3048" w:author="Johannes Zauner" w:date="2025-12-13T05:24:00Z">
        <w:r w:rsidRPr="00F61D20">
          <w:rPr>
            <w:b/>
            <w:bCs/>
            <w:lang w:val="de-DE"/>
          </w:rPr>
          <w:t>Extract wavelength sections and integrate over them</w:t>
        </w:r>
      </w:ins>
      <w:ins w:id="3049" w:author="Johannes Zauner" w:date="2025-12-13T05:10:00Z" w16du:dateUtc="2025-12-13T04:10:00Z">
        <w:r w:rsidR="008C4DD3">
          <w:rPr>
            <w:rStyle w:val="NormalTok"/>
          </w:rPr>
          <w:br/>
        </w:r>
      </w:ins>
      <w:ins w:id="3050" w:author="Johannes Zauner" w:date="2025-12-12T21:06:00Z" w16du:dateUtc="2025-12-12T20:06:00Z">
        <w:r w:rsidR="005A2EF0">
          <w:rPr>
            <w:rStyle w:val="NormalTok"/>
          </w:rPr>
          <w:t>1</w:t>
        </w:r>
        <w:r w:rsidR="005A2EF0">
          <w:rPr>
            <w:rStyle w:val="NormalTok"/>
            <w:rFonts w:cs="Consolas"/>
          </w:rPr>
          <w:t xml:space="preserve"> </w:t>
        </w:r>
      </w:ins>
      <w:r w:rsidR="007C0A0D" w:rsidRPr="00E15C3C">
        <w:rPr>
          <w:rStyle w:val="NormalTok"/>
          <w:rFonts w:cs="Consolas"/>
        </w:rPr>
        <w:t xml:space="preserve">dataVEET </w:t>
      </w:r>
      <w:r w:rsidR="007C0A0D" w:rsidRPr="00E15C3C">
        <w:rPr>
          <w:rStyle w:val="OtherTok"/>
          <w:rFonts w:cs="Consolas"/>
        </w:rPr>
        <w:t>&lt;-</w:t>
      </w:r>
      <w:r w:rsidR="007C0A0D" w:rsidRPr="00E15C3C">
        <w:rPr>
          <w:rStyle w:val="NormalTok"/>
          <w:rFonts w:cs="Consolas"/>
        </w:rPr>
        <w:t xml:space="preserve"> dataVEET2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3051" w:author="Johannes Zauner" w:date="2025-12-12T21:07:00Z" w16du:dateUtc="2025-12-12T20:07:00Z">
        <w:r w:rsidR="005A2EF0">
          <w:rPr>
            <w:rStyle w:val="NormalTok"/>
          </w:rPr>
          <w:t>2</w:t>
        </w:r>
      </w:ins>
      <w:ins w:id="3052" w:author="Johannes Zauner" w:date="2025-12-12T21:06:00Z" w16du:dateUtc="2025-12-12T20:06:00Z">
        <w:r w:rsidR="005A2EF0">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select</w:t>
      </w:r>
      <w:r w:rsidR="007C0A0D" w:rsidRPr="00E15C3C">
        <w:rPr>
          <w:rStyle w:val="NormalTok"/>
          <w:rFonts w:cs="Consolas"/>
        </w:rPr>
        <w:t xml:space="preserve">(Id, Date, Datetime, Spectrum) </w:t>
      </w:r>
      <w:r w:rsidR="007C0A0D" w:rsidRPr="00E15C3C">
        <w:rPr>
          <w:rStyle w:val="SpecialCharTok"/>
          <w:rFonts w:cs="Consolas"/>
        </w:rPr>
        <w:t>|&gt;</w:t>
      </w:r>
      <w:del w:id="3053" w:author="zusammenlegung" w:date="2025-12-12T19:01:00Z" w16du:dateUtc="2025-12-12T18:01:00Z">
        <w:r w:rsidR="00E60097" w:rsidRPr="00E15C3C">
          <w:rPr>
            <w:rStyle w:val="NormalTok"/>
            <w:rFonts w:cs="Consolas"/>
            <w:color w:val="BFBFBF" w:themeColor="background1" w:themeShade="BF"/>
          </w:rPr>
          <w:delText xml:space="preserve"> </w:delText>
        </w:r>
        <w:r w:rsidR="00E60097" w:rsidRPr="00E15C3C">
          <w:rPr>
            <w:rStyle w:val="CommentTok"/>
            <w:rFonts w:cs="Consolas"/>
            <w:color w:val="BFBFBF" w:themeColor="background1" w:themeShade="BF"/>
          </w:rPr>
          <w:delText xml:space="preserve"># focus on </w:delText>
        </w:r>
        <w:r w:rsidR="00C3610A" w:rsidRPr="00E15C3C">
          <w:rPr>
            <w:rStyle w:val="CommentTok"/>
            <w:rFonts w:cs="Consolas"/>
            <w:color w:val="BFBFBF" w:themeColor="background1" w:themeShade="BF"/>
          </w:rPr>
          <w:delText>these variables</w:delText>
        </w:r>
      </w:del>
      <w:r w:rsidR="007C0A0D" w:rsidRPr="00E15C3C">
        <w:rPr>
          <w:rFonts w:cs="Consolas"/>
        </w:rPr>
        <w:br/>
      </w:r>
      <w:ins w:id="3054" w:author="Johannes Zauner" w:date="2025-12-12T21:07:00Z" w16du:dateUtc="2025-12-12T20:07:00Z">
        <w:r w:rsidR="005A2EF0">
          <w:rPr>
            <w:rStyle w:val="NormalTok"/>
          </w:rPr>
          <w:t>3</w:t>
        </w:r>
      </w:ins>
      <w:ins w:id="3055" w:author="Johannes Zauner" w:date="2025-12-12T21:06:00Z" w16du:dateUtc="2025-12-12T20:06:00Z">
        <w:r w:rsidR="005A2EF0">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mutate</w:t>
      </w:r>
      <w:r w:rsidR="007C0A0D" w:rsidRPr="00E15C3C">
        <w:rPr>
          <w:rStyle w:val="NormalTok"/>
          <w:rFonts w:cs="Consolas"/>
        </w:rPr>
        <w:t>(</w:t>
      </w:r>
      <w:r w:rsidR="007C0A0D" w:rsidRPr="00E15C3C">
        <w:rPr>
          <w:rFonts w:cs="Consolas"/>
        </w:rPr>
        <w:br/>
      </w:r>
      <w:ins w:id="3056" w:author="Johannes Zauner" w:date="2025-12-12T21:07:00Z" w16du:dateUtc="2025-12-12T20:07:00Z">
        <w:r w:rsidR="005A2EF0">
          <w:rPr>
            <w:rStyle w:val="NormalTok"/>
          </w:rPr>
          <w:t>4</w:t>
        </w:r>
      </w:ins>
      <w:ins w:id="3057" w:author="Johannes Zauner" w:date="2025-12-12T21:06:00Z" w16du:dateUtc="2025-12-12T20:06:00Z">
        <w:r w:rsidR="005A2EF0">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short =</w:t>
      </w:r>
      <w:r w:rsidR="007C0A0D" w:rsidRPr="00E15C3C">
        <w:rPr>
          <w:rStyle w:val="NormalTok"/>
          <w:rFonts w:cs="Consolas"/>
        </w:rPr>
        <w:t xml:space="preserve"> </w:t>
      </w:r>
      <w:ins w:id="3058" w:author="zusammenlegung" w:date="2025-12-12T19:01:00Z" w16du:dateUtc="2025-12-12T18:01:00Z">
        <w:r w:rsidR="007C0A0D" w:rsidRPr="00E15C3C">
          <w:rPr>
            <w:rFonts w:cs="Consolas"/>
          </w:rPr>
          <w:br/>
        </w:r>
      </w:ins>
      <w:ins w:id="3059" w:author="Johannes Zauner" w:date="2025-12-12T21:07:00Z" w16du:dateUtc="2025-12-12T20:07:00Z">
        <w:r w:rsidR="005A2EF0">
          <w:rPr>
            <w:rStyle w:val="NormalTok"/>
          </w:rPr>
          <w:t>5</w:t>
        </w:r>
      </w:ins>
      <w:ins w:id="3060" w:author="Johannes Zauner" w:date="2025-12-12T21:06:00Z" w16du:dateUtc="2025-12-12T20:06:00Z">
        <w:r w:rsidR="005A2EF0">
          <w:rPr>
            <w:rStyle w:val="NormalTok"/>
            <w:rFonts w:cs="Consolas"/>
          </w:rPr>
          <w:t xml:space="preserve"> </w:t>
        </w:r>
      </w:ins>
      <w:ins w:id="3061" w:author="zusammenlegung" w:date="2025-12-12T19:01:00Z" w16du:dateUtc="2025-12-12T18:01:00Z">
        <w:r w:rsidR="007C0A0D" w:rsidRPr="00E15C3C">
          <w:rPr>
            <w:rStyle w:val="NormalTok"/>
            <w:rFonts w:cs="Consolas"/>
          </w:rPr>
          <w:t xml:space="preserve">      </w:t>
        </w:r>
      </w:ins>
      <w:r w:rsidR="007C0A0D" w:rsidRPr="00E15C3C">
        <w:rPr>
          <w:rStyle w:val="NormalTok"/>
          <w:rFonts w:cs="Consolas"/>
        </w:rPr>
        <w:t xml:space="preserve">Spectrum </w:t>
      </w:r>
      <w:r w:rsidR="007C0A0D" w:rsidRPr="00E15C3C">
        <w:rPr>
          <w:rStyle w:val="SpecialCharTok"/>
          <w:rFonts w:cs="Consolas"/>
        </w:rPr>
        <w:t>|&gt;</w:t>
      </w:r>
      <w:r w:rsidR="007C0A0D" w:rsidRPr="00E15C3C">
        <w:rPr>
          <w:rStyle w:val="NormalTok"/>
          <w:rFonts w:cs="Consolas"/>
        </w:rPr>
        <w:t xml:space="preserve"> </w:t>
      </w:r>
      <w:ins w:id="3062" w:author="Johannes Zauner" w:date="2025-12-12T21:07:00Z" w16du:dateUtc="2025-12-12T20:07:00Z">
        <w:r w:rsidR="005A2EF0">
          <w:rPr>
            <w:rStyle w:val="NormalTok"/>
            <w:rFonts w:cs="Consolas"/>
          </w:rPr>
          <w:br/>
        </w:r>
        <w:r w:rsidR="005A2EF0">
          <w:rPr>
            <w:rStyle w:val="NormalTok"/>
          </w:rPr>
          <w:t>6</w:t>
        </w:r>
        <w:r w:rsidR="005A2EF0">
          <w:rPr>
            <w:rStyle w:val="NormalTok"/>
            <w:rFonts w:cs="Consolas"/>
          </w:rPr>
          <w:t xml:space="preserve">       </w:t>
        </w:r>
      </w:ins>
      <w:del w:id="3063" w:author="zusammenlegung" w:date="2025-12-12T19:01:00Z" w16du:dateUtc="2025-12-12T18:01:00Z">
        <w:r w:rsidR="00C3610A" w:rsidRPr="00E15C3C">
          <w:rPr>
            <w:rStyle w:val="NormalTok"/>
            <w:rFonts w:cs="Consolas"/>
          </w:rPr>
          <w:br/>
          <w:delText xml:space="preserve">            </w:delText>
        </w:r>
      </w:del>
      <w:r w:rsidR="007C0A0D" w:rsidRPr="00E15C3C">
        <w:rPr>
          <w:rStyle w:val="FunctionTok"/>
          <w:rFonts w:cs="Consolas"/>
        </w:rPr>
        <w:t>map_dbl</w:t>
      </w:r>
      <w:r w:rsidR="007C0A0D" w:rsidRPr="00E15C3C">
        <w:rPr>
          <w:rStyle w:val="NormalTok"/>
          <w:rFonts w:cs="Consolas"/>
        </w:rPr>
        <w:t xml:space="preserve">(spectral_integration, </w:t>
      </w:r>
      <w:r w:rsidR="007C0A0D" w:rsidRPr="00E15C3C">
        <w:rPr>
          <w:rStyle w:val="AttributeTok"/>
          <w:rFonts w:cs="Consolas"/>
        </w:rPr>
        <w:t>wavelength.range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DecValTok"/>
          <w:rFonts w:cs="Consolas"/>
        </w:rPr>
        <w:t>400</w:t>
      </w:r>
      <w:r w:rsidR="007C0A0D" w:rsidRPr="00E15C3C">
        <w:rPr>
          <w:rStyle w:val="NormalTok"/>
          <w:rFonts w:cs="Consolas"/>
        </w:rPr>
        <w:t xml:space="preserve">, </w:t>
      </w:r>
      <w:r w:rsidR="007C0A0D" w:rsidRPr="00E15C3C">
        <w:rPr>
          <w:rStyle w:val="DecValTok"/>
          <w:rFonts w:cs="Consolas"/>
        </w:rPr>
        <w:t>500</w:t>
      </w:r>
      <w:r w:rsidR="007C0A0D" w:rsidRPr="00E15C3C">
        <w:rPr>
          <w:rStyle w:val="NormalTok"/>
          <w:rFonts w:cs="Consolas"/>
        </w:rPr>
        <w:t>)),</w:t>
      </w:r>
      <w:r w:rsidR="007C0A0D" w:rsidRPr="00E15C3C">
        <w:rPr>
          <w:rFonts w:cs="Consolas"/>
        </w:rPr>
        <w:br/>
      </w:r>
      <w:ins w:id="3064" w:author="Johannes Zauner" w:date="2025-12-12T21:07:00Z" w16du:dateUtc="2025-12-12T20:07:00Z">
        <w:r w:rsidR="005A2EF0">
          <w:rPr>
            <w:rStyle w:val="NormalTok"/>
          </w:rPr>
          <w:t>7</w:t>
        </w:r>
      </w:ins>
      <w:ins w:id="3065" w:author="Johannes Zauner" w:date="2025-12-12T21:06:00Z" w16du:dateUtc="2025-12-12T20:06:00Z">
        <w:r w:rsidR="005A2EF0">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long  =</w:t>
      </w:r>
      <w:r w:rsidR="007C0A0D" w:rsidRPr="00E15C3C">
        <w:rPr>
          <w:rStyle w:val="NormalTok"/>
          <w:rFonts w:cs="Consolas"/>
        </w:rPr>
        <w:t xml:space="preserve"> </w:t>
      </w:r>
      <w:ins w:id="3066" w:author="zusammenlegung" w:date="2025-12-12T19:01:00Z" w16du:dateUtc="2025-12-12T18:01:00Z">
        <w:r w:rsidR="007C0A0D" w:rsidRPr="00E15C3C">
          <w:rPr>
            <w:rFonts w:cs="Consolas"/>
          </w:rPr>
          <w:br/>
        </w:r>
      </w:ins>
      <w:ins w:id="3067" w:author="Johannes Zauner" w:date="2025-12-12T21:07:00Z" w16du:dateUtc="2025-12-12T20:07:00Z">
        <w:r w:rsidR="005A2EF0">
          <w:rPr>
            <w:rStyle w:val="NormalTok"/>
          </w:rPr>
          <w:t>8</w:t>
        </w:r>
      </w:ins>
      <w:ins w:id="3068" w:author="Johannes Zauner" w:date="2025-12-12T21:06:00Z" w16du:dateUtc="2025-12-12T20:06:00Z">
        <w:r w:rsidR="005A2EF0">
          <w:rPr>
            <w:rStyle w:val="NormalTok"/>
            <w:rFonts w:cs="Consolas"/>
          </w:rPr>
          <w:t xml:space="preserve"> </w:t>
        </w:r>
      </w:ins>
      <w:ins w:id="3069" w:author="zusammenlegung" w:date="2025-12-12T19:01:00Z" w16du:dateUtc="2025-12-12T18:01:00Z">
        <w:r w:rsidR="007C0A0D" w:rsidRPr="00E15C3C">
          <w:rPr>
            <w:rStyle w:val="NormalTok"/>
            <w:rFonts w:cs="Consolas"/>
          </w:rPr>
          <w:t xml:space="preserve">      </w:t>
        </w:r>
      </w:ins>
      <w:r w:rsidR="007C0A0D" w:rsidRPr="00E15C3C">
        <w:rPr>
          <w:rStyle w:val="NormalTok"/>
          <w:rFonts w:cs="Consolas"/>
        </w:rPr>
        <w:t xml:space="preserve">Spectrum </w:t>
      </w:r>
      <w:r w:rsidR="007C0A0D" w:rsidRPr="00E15C3C">
        <w:rPr>
          <w:rStyle w:val="SpecialCharTok"/>
          <w:rFonts w:cs="Consolas"/>
        </w:rPr>
        <w:t>|&gt;</w:t>
      </w:r>
      <w:r w:rsidR="007C0A0D" w:rsidRPr="00E15C3C">
        <w:rPr>
          <w:rStyle w:val="NormalTok"/>
          <w:rFonts w:cs="Consolas"/>
        </w:rPr>
        <w:t xml:space="preserve"> </w:t>
      </w:r>
      <w:ins w:id="3070" w:author="Johannes Zauner" w:date="2025-12-12T21:07:00Z" w16du:dateUtc="2025-12-12T20:07:00Z">
        <w:r w:rsidR="005A2EF0">
          <w:rPr>
            <w:rStyle w:val="NormalTok"/>
            <w:rFonts w:cs="Consolas"/>
          </w:rPr>
          <w:br/>
        </w:r>
        <w:r w:rsidR="005A2EF0">
          <w:rPr>
            <w:rStyle w:val="NormalTok"/>
          </w:rPr>
          <w:t>9</w:t>
        </w:r>
        <w:r w:rsidR="005A2EF0">
          <w:rPr>
            <w:rStyle w:val="NormalTok"/>
            <w:rFonts w:cs="Consolas"/>
          </w:rPr>
          <w:t xml:space="preserve">       </w:t>
        </w:r>
      </w:ins>
      <w:del w:id="3071" w:author="zusammenlegung" w:date="2025-12-12T19:01:00Z" w16du:dateUtc="2025-12-12T18:01:00Z">
        <w:r w:rsidR="00C3610A" w:rsidRPr="00E15C3C">
          <w:rPr>
            <w:rStyle w:val="NormalTok"/>
            <w:rFonts w:cs="Consolas"/>
          </w:rPr>
          <w:br/>
          <w:delText xml:space="preserve">            </w:delText>
        </w:r>
      </w:del>
      <w:r w:rsidR="007C0A0D" w:rsidRPr="00E15C3C">
        <w:rPr>
          <w:rStyle w:val="FunctionTok"/>
          <w:rFonts w:cs="Consolas"/>
        </w:rPr>
        <w:t>map_dbl</w:t>
      </w:r>
      <w:r w:rsidR="007C0A0D" w:rsidRPr="00E15C3C">
        <w:rPr>
          <w:rStyle w:val="NormalTok"/>
          <w:rFonts w:cs="Consolas"/>
        </w:rPr>
        <w:t xml:space="preserve">(spectral_integration, </w:t>
      </w:r>
      <w:r w:rsidR="007C0A0D" w:rsidRPr="00E15C3C">
        <w:rPr>
          <w:rStyle w:val="AttributeTok"/>
          <w:rFonts w:cs="Consolas"/>
        </w:rPr>
        <w:t>wavelength.range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DecValTok"/>
          <w:rFonts w:cs="Consolas"/>
        </w:rPr>
        <w:t>600</w:t>
      </w:r>
      <w:r w:rsidR="007C0A0D" w:rsidRPr="00E15C3C">
        <w:rPr>
          <w:rStyle w:val="NormalTok"/>
          <w:rFonts w:cs="Consolas"/>
        </w:rPr>
        <w:t xml:space="preserve">, </w:t>
      </w:r>
      <w:r w:rsidR="007C0A0D" w:rsidRPr="00E15C3C">
        <w:rPr>
          <w:rStyle w:val="DecValTok"/>
          <w:rFonts w:cs="Consolas"/>
        </w:rPr>
        <w:t>700</w:t>
      </w:r>
      <w:r w:rsidR="007C0A0D" w:rsidRPr="00E15C3C">
        <w:rPr>
          <w:rStyle w:val="NormalTok"/>
          <w:rFonts w:cs="Consolas"/>
        </w:rPr>
        <w:t>)),</w:t>
      </w:r>
      <w:r w:rsidR="007C0A0D" w:rsidRPr="00E15C3C">
        <w:rPr>
          <w:rFonts w:cs="Consolas"/>
        </w:rPr>
        <w:br/>
      </w:r>
      <w:ins w:id="3072" w:author="Johannes Zauner" w:date="2025-12-12T21:06:00Z" w16du:dateUtc="2025-12-12T20:06:00Z">
        <w:r w:rsidR="005A2EF0">
          <w:rPr>
            <w:rStyle w:val="NormalTok"/>
          </w:rPr>
          <w:t>1</w:t>
        </w:r>
      </w:ins>
      <w:ins w:id="3073" w:author="Johannes Zauner" w:date="2025-12-12T21:07:00Z" w16du:dateUtc="2025-12-12T20:07:00Z">
        <w:r w:rsidR="005A2EF0">
          <w:rPr>
            <w:rStyle w:val="NormalTok"/>
            <w:rFonts w:cs="Consolas"/>
          </w:rPr>
          <w:t>0</w:t>
        </w:r>
      </w:ins>
      <w:r w:rsidR="007C0A0D" w:rsidRPr="00E15C3C">
        <w:rPr>
          <w:rStyle w:val="NormalTok"/>
          <w:rFonts w:cs="Consolas"/>
        </w:rPr>
        <w:t xml:space="preserve">    </w:t>
      </w:r>
      <w:r w:rsidR="007C0A0D" w:rsidRPr="00E15C3C">
        <w:rPr>
          <w:rStyle w:val="StringTok"/>
          <w:rFonts w:cs="Consolas"/>
        </w:rPr>
        <w:t>`</w:t>
      </w:r>
      <w:r w:rsidR="007C0A0D" w:rsidRPr="00E15C3C">
        <w:rPr>
          <w:rStyle w:val="AttributeTok"/>
          <w:rFonts w:cs="Consolas"/>
        </w:rPr>
        <w:t>sl ratio</w:t>
      </w:r>
      <w:r w:rsidR="007C0A0D" w:rsidRPr="00E15C3C">
        <w:rPr>
          <w:rStyle w:val="StringTok"/>
          <w:rFonts w:cs="Consolas"/>
        </w:rPr>
        <w:t>`</w:t>
      </w:r>
      <w:r w:rsidR="007C0A0D" w:rsidRPr="00E15C3C">
        <w:rPr>
          <w:rStyle w:val="NormalTok"/>
          <w:rFonts w:cs="Consolas"/>
        </w:rPr>
        <w:t xml:space="preserve"> </w:t>
      </w:r>
      <w:r w:rsidR="007C0A0D" w:rsidRPr="00E15C3C">
        <w:rPr>
          <w:rStyle w:val="OtherTok"/>
          <w:rFonts w:cs="Consolas"/>
        </w:rPr>
        <w:t>=</w:t>
      </w:r>
      <w:ins w:id="3074" w:author="zusammenlegung" w:date="2025-12-12T19:01:00Z" w16du:dateUtc="2025-12-12T18:01:00Z">
        <w:r w:rsidR="007C0A0D" w:rsidRPr="00E15C3C">
          <w:rPr>
            <w:rStyle w:val="NormalTok"/>
            <w:rFonts w:cs="Consolas"/>
          </w:rPr>
          <w:t xml:space="preserve"> </w:t>
        </w:r>
        <w:del w:id="3075" w:author="Johannes Zauner" w:date="2025-12-12T21:08:00Z" w16du:dateUtc="2025-12-12T20:08:00Z">
          <w:r w:rsidR="007C0A0D" w:rsidRPr="00E15C3C" w:rsidDel="00D5277E">
            <w:rPr>
              <w:rFonts w:cs="Consolas"/>
            </w:rPr>
            <w:br/>
          </w:r>
          <w:r w:rsidR="007C0A0D" w:rsidRPr="00E15C3C" w:rsidDel="00D5277E">
            <w:rPr>
              <w:rStyle w:val="NormalTok"/>
              <w:rFonts w:cs="Consolas"/>
            </w:rPr>
            <w:delText xml:space="preserve">     </w:delText>
          </w:r>
        </w:del>
      </w:ins>
      <w:del w:id="3076" w:author="Johannes Zauner" w:date="2025-12-12T21:08:00Z" w16du:dateUtc="2025-12-12T20:08:00Z">
        <w:r w:rsidR="007C0A0D" w:rsidRPr="00E15C3C" w:rsidDel="00D5277E">
          <w:rPr>
            <w:rStyle w:val="NormalTok"/>
            <w:rFonts w:cs="Consolas"/>
          </w:rPr>
          <w:delText xml:space="preserve"> </w:delText>
        </w:r>
      </w:del>
      <w:r w:rsidR="007C0A0D" w:rsidRPr="00E15C3C">
        <w:rPr>
          <w:rStyle w:val="FunctionTok"/>
          <w:rFonts w:cs="Consolas"/>
        </w:rPr>
        <w:t>ifelse</w:t>
      </w:r>
      <w:r w:rsidR="007C0A0D" w:rsidRPr="00E15C3C">
        <w:rPr>
          <w:rStyle w:val="NormalTok"/>
          <w:rFonts w:cs="Consolas"/>
        </w:rPr>
        <w:t>(</w:t>
      </w:r>
      <w:r w:rsidR="007C0A0D" w:rsidRPr="00E15C3C">
        <w:rPr>
          <w:rStyle w:val="FunctionTok"/>
          <w:rFonts w:cs="Consolas"/>
        </w:rPr>
        <w:t>is.nan</w:t>
      </w:r>
      <w:r w:rsidR="007C0A0D" w:rsidRPr="00E15C3C">
        <w:rPr>
          <w:rStyle w:val="NormalTok"/>
          <w:rFonts w:cs="Consolas"/>
        </w:rPr>
        <w:t xml:space="preserve">(short </w:t>
      </w:r>
      <w:r w:rsidR="007C0A0D" w:rsidRPr="00E15C3C">
        <w:rPr>
          <w:rStyle w:val="SpecialCharTok"/>
          <w:rFonts w:cs="Consolas"/>
        </w:rPr>
        <w:t>/</w:t>
      </w:r>
      <w:r w:rsidR="007C0A0D" w:rsidRPr="00E15C3C">
        <w:rPr>
          <w:rStyle w:val="NormalTok"/>
          <w:rFonts w:cs="Consolas"/>
        </w:rPr>
        <w:t xml:space="preserve"> long), </w:t>
      </w:r>
      <w:r w:rsidR="007C0A0D" w:rsidRPr="00E15C3C">
        <w:rPr>
          <w:rStyle w:val="ConstantTok"/>
          <w:rFonts w:cs="Consolas"/>
        </w:rPr>
        <w:t>NA</w:t>
      </w:r>
      <w:r w:rsidR="007C0A0D" w:rsidRPr="00E15C3C">
        <w:rPr>
          <w:rStyle w:val="NormalTok"/>
          <w:rFonts w:cs="Consolas"/>
        </w:rPr>
        <w:t xml:space="preserve">, short </w:t>
      </w:r>
      <w:r w:rsidR="007C0A0D" w:rsidRPr="00E15C3C">
        <w:rPr>
          <w:rStyle w:val="SpecialCharTok"/>
          <w:rFonts w:cs="Consolas"/>
        </w:rPr>
        <w:t>/</w:t>
      </w:r>
      <w:r w:rsidR="007C0A0D" w:rsidRPr="00E15C3C">
        <w:rPr>
          <w:rStyle w:val="NormalTok"/>
          <w:rFonts w:cs="Consolas"/>
        </w:rPr>
        <w:t xml:space="preserve"> long)</w:t>
      </w:r>
      <w:r w:rsidR="007C0A0D" w:rsidRPr="00E15C3C">
        <w:rPr>
          <w:rStyle w:val="NormalTok"/>
          <w:rFonts w:cs="Consolas"/>
        </w:rPr>
        <w:br/>
      </w:r>
      <w:ins w:id="3077" w:author="Johannes Zauner" w:date="2025-12-12T21:06:00Z" w16du:dateUtc="2025-12-12T20:06:00Z">
        <w:r w:rsidR="005A2EF0">
          <w:rPr>
            <w:rStyle w:val="NormalTok"/>
          </w:rPr>
          <w:t>1</w:t>
        </w:r>
      </w:ins>
      <w:ins w:id="3078" w:author="Johannes Zauner" w:date="2025-12-12T21:08:00Z" w16du:dateUtc="2025-12-12T20:08:00Z">
        <w:r w:rsidR="0043625F">
          <w:rPr>
            <w:rStyle w:val="NormalTok"/>
            <w:rFonts w:cs="Consolas"/>
          </w:rPr>
          <w:t>1</w:t>
        </w:r>
      </w:ins>
      <w:r w:rsidR="007C0A0D" w:rsidRPr="00E15C3C">
        <w:rPr>
          <w:rStyle w:val="NormalTok"/>
          <w:rFonts w:cs="Consolas"/>
        </w:rPr>
        <w:t xml:space="preserve">  )</w:t>
      </w:r>
    </w:p>
    <w:bookmarkEnd w:id="3047"/>
    <w:p w14:paraId="5CBF1AD9" w14:textId="1E8DDD68" w:rsidR="007C0A0D" w:rsidRPr="0098570A" w:rsidDel="0098570A" w:rsidRDefault="00C3610A" w:rsidP="00E15C3C">
      <w:pPr>
        <w:pStyle w:val="DefinitionTerm"/>
        <w:rPr>
          <w:ins w:id="3079" w:author="zusammenlegung" w:date="2025-12-12T19:01:00Z" w16du:dateUtc="2025-12-12T18:01:00Z"/>
          <w:del w:id="3080" w:author="Johannes Zauner" w:date="2025-12-12T20:27:00Z" w16du:dateUtc="2025-12-12T19:27:00Z"/>
          <w:rFonts w:ascii="Arial" w:hAnsi="Arial" w:cs="Arial"/>
          <w:b w:val="0"/>
          <w:bCs/>
          <w:rPrChange w:id="3081" w:author="Johannes Zauner" w:date="2025-12-12T20:27:00Z" w16du:dateUtc="2025-12-12T19:27:00Z">
            <w:rPr>
              <w:ins w:id="3082" w:author="zusammenlegung" w:date="2025-12-12T19:01:00Z" w16du:dateUtc="2025-12-12T18:01:00Z"/>
              <w:del w:id="3083" w:author="Johannes Zauner" w:date="2025-12-12T20:27:00Z" w16du:dateUtc="2025-12-12T19:27:00Z"/>
              <w:rFonts w:ascii="Arial" w:hAnsi="Arial" w:cs="Arial"/>
            </w:rPr>
          </w:rPrChange>
        </w:rPr>
      </w:pPr>
      <w:del w:id="3084" w:author="zusammenlegung" w:date="2025-12-12T19:01:00Z" w16du:dateUtc="2025-12-12T18:01:00Z">
        <w:r w:rsidRPr="00197960">
          <w:rPr>
            <w:bCs/>
          </w:rPr>
          <w:lastRenderedPageBreak/>
          <w:delText>Table 15</w:delText>
        </w:r>
      </w:del>
      <w:ins w:id="3085" w:author="zusammenlegung" w:date="2025-12-12T19:01:00Z" w16du:dateUtc="2025-12-12T18:01:00Z">
        <w:r w:rsidR="007C0A0D" w:rsidRPr="00C673E9">
          <w:rPr>
            <w:rFonts w:ascii="Arial" w:hAnsi="Arial" w:cs="Arial"/>
          </w:rPr>
          <w:t>Line 2</w:t>
        </w:r>
      </w:ins>
      <w:ins w:id="3086" w:author="Johannes Zauner" w:date="2025-12-12T20:27:00Z" w16du:dateUtc="2025-12-12T19:27:00Z">
        <w:r w:rsidR="0098570A">
          <w:rPr>
            <w:rFonts w:ascii="Arial" w:hAnsi="Arial" w:cs="Arial"/>
          </w:rPr>
          <w:t xml:space="preserve"> </w:t>
        </w:r>
      </w:ins>
    </w:p>
    <w:p w14:paraId="2A75ECFF" w14:textId="77777777" w:rsidR="007C0A0D" w:rsidRPr="005A2EDF" w:rsidRDefault="007C0A0D">
      <w:pPr>
        <w:pStyle w:val="DefinitionTerm"/>
        <w:rPr>
          <w:ins w:id="3087" w:author="zusammenlegung" w:date="2025-12-12T19:01:00Z" w16du:dateUtc="2025-12-12T18:01:00Z"/>
          <w:bCs/>
        </w:rPr>
        <w:pPrChange w:id="3088" w:author="Johannes Zauner" w:date="2025-12-12T20:27:00Z" w16du:dateUtc="2025-12-12T19:27:00Z">
          <w:pPr>
            <w:pStyle w:val="Definition"/>
            <w:spacing w:after="0"/>
          </w:pPr>
        </w:pPrChange>
      </w:pPr>
      <w:ins w:id="3089" w:author="zusammenlegung" w:date="2025-12-12T19:01:00Z" w16du:dateUtc="2025-12-12T18:01:00Z">
        <w:r w:rsidRPr="0098570A">
          <w:rPr>
            <w:b w:val="0"/>
            <w:bCs/>
            <w:rPrChange w:id="3090" w:author="Johannes Zauner" w:date="2025-12-12T20:27:00Z" w16du:dateUtc="2025-12-12T19:27:00Z">
              <w:rPr>
                <w:b/>
              </w:rPr>
            </w:rPrChange>
          </w:rPr>
          <w:t>Focus on ID, date, time, and spectrum</w:t>
        </w:r>
      </w:ins>
    </w:p>
    <w:p w14:paraId="0911B746" w14:textId="0B0EA5B0" w:rsidR="007C0A0D" w:rsidRPr="0098570A" w:rsidDel="0098570A" w:rsidRDefault="007C0A0D" w:rsidP="00E15C3C">
      <w:pPr>
        <w:pStyle w:val="DefinitionTerm"/>
        <w:rPr>
          <w:ins w:id="3091" w:author="zusammenlegung" w:date="2025-12-12T19:01:00Z" w16du:dateUtc="2025-12-12T18:01:00Z"/>
          <w:del w:id="3092" w:author="Johannes Zauner" w:date="2025-12-12T20:27:00Z" w16du:dateUtc="2025-12-12T19:27:00Z"/>
          <w:rFonts w:ascii="Arial" w:hAnsi="Arial" w:cs="Arial"/>
          <w:b w:val="0"/>
          <w:bCs/>
          <w:rPrChange w:id="3093" w:author="Johannes Zauner" w:date="2025-12-12T20:27:00Z" w16du:dateUtc="2025-12-12T19:27:00Z">
            <w:rPr>
              <w:ins w:id="3094" w:author="zusammenlegung" w:date="2025-12-12T19:01:00Z" w16du:dateUtc="2025-12-12T18:01:00Z"/>
              <w:del w:id="3095" w:author="Johannes Zauner" w:date="2025-12-12T20:27:00Z" w16du:dateUtc="2025-12-12T19:27:00Z"/>
              <w:rFonts w:ascii="Arial" w:hAnsi="Arial" w:cs="Arial"/>
            </w:rPr>
          </w:rPrChange>
        </w:rPr>
      </w:pPr>
      <w:ins w:id="3096" w:author="zusammenlegung" w:date="2025-12-12T19:01:00Z" w16du:dateUtc="2025-12-12T18:01:00Z">
        <w:r w:rsidRPr="00C673E9">
          <w:rPr>
            <w:rFonts w:ascii="Arial" w:hAnsi="Arial" w:cs="Arial"/>
          </w:rPr>
          <w:t xml:space="preserve">Line </w:t>
        </w:r>
        <w:del w:id="3097" w:author="Johannes Zauner" w:date="2025-12-12T21:07:00Z" w16du:dateUtc="2025-12-12T20:07:00Z">
          <w:r w:rsidRPr="00C673E9" w:rsidDel="005A2EF0">
            <w:rPr>
              <w:rFonts w:ascii="Arial" w:hAnsi="Arial" w:cs="Arial"/>
            </w:rPr>
            <w:delText>9</w:delText>
          </w:r>
        </w:del>
      </w:ins>
      <w:ins w:id="3098" w:author="Johannes Zauner" w:date="2025-12-12T21:07:00Z" w16du:dateUtc="2025-12-12T20:07:00Z">
        <w:r w:rsidR="005A2EF0">
          <w:rPr>
            <w:rFonts w:ascii="Arial" w:hAnsi="Arial" w:cs="Arial"/>
          </w:rPr>
          <w:t>10</w:t>
        </w:r>
      </w:ins>
      <w:ins w:id="3099" w:author="Johannes Zauner" w:date="2025-12-12T20:27:00Z" w16du:dateUtc="2025-12-12T19:27:00Z">
        <w:r w:rsidR="0098570A">
          <w:rPr>
            <w:rFonts w:ascii="Arial" w:hAnsi="Arial" w:cs="Arial"/>
          </w:rPr>
          <w:t xml:space="preserve"> </w:t>
        </w:r>
      </w:ins>
    </w:p>
    <w:p w14:paraId="07B0BA98" w14:textId="77777777" w:rsidR="007C0A0D" w:rsidRPr="005A2EDF" w:rsidRDefault="007C0A0D">
      <w:pPr>
        <w:pStyle w:val="DefinitionTerm"/>
        <w:rPr>
          <w:ins w:id="3100" w:author="zusammenlegung" w:date="2025-12-12T19:01:00Z" w16du:dateUtc="2025-12-12T18:01:00Z"/>
          <w:bCs/>
        </w:rPr>
        <w:pPrChange w:id="3101" w:author="Johannes Zauner" w:date="2025-12-12T20:27:00Z" w16du:dateUtc="2025-12-12T19:27:00Z">
          <w:pPr>
            <w:pStyle w:val="Definition"/>
            <w:spacing w:after="0"/>
          </w:pPr>
        </w:pPrChange>
      </w:pPr>
      <w:ins w:id="3102" w:author="zusammenlegung" w:date="2025-12-12T19:01:00Z" w16du:dateUtc="2025-12-12T18:01:00Z">
        <w:r w:rsidRPr="00272363">
          <w:rPr>
            <w:b w:val="0"/>
            <w:bCs/>
          </w:rPr>
          <w:t>Compute short-to-long wavelength ratio</w:t>
        </w:r>
      </w:ins>
    </w:p>
    <w:p w14:paraId="21F31B9B" w14:textId="4551D79E" w:rsidR="007C0A0D" w:rsidRPr="00E15C3C" w:rsidRDefault="00272363" w:rsidP="007C0A0D">
      <w:pPr>
        <w:pStyle w:val="FirstParagraph"/>
      </w:pPr>
      <w:r w:rsidRPr="00F066A6">
        <w:rPr>
          <w:rFonts w:ascii="Arial" w:hAnsi="Arial" w:cs="Arial"/>
          <w:b/>
          <w:bCs/>
        </w:rPr>
        <w:t>Table 17</w:t>
      </w:r>
      <w:r>
        <w:rPr>
          <w:rFonts w:ascii="Arial" w:hAnsi="Arial" w:cs="Arial"/>
        </w:rPr>
        <w:t xml:space="preserve"> </w:t>
      </w:r>
      <w:r w:rsidR="007C0A0D" w:rsidRPr="00E15C3C">
        <w:t>shows the average short/long wavelength ratio, averaged over each day (and then as weekday/weekend means if applicable). In this dataset, the values give an indication of the spectral balance of the light the individual was exposed to (higher values mean relatively more short-wavelength content).</w:t>
      </w:r>
    </w:p>
    <w:p w14:paraId="0676E09B" w14:textId="2AE3E2A5" w:rsidR="007C0A0D" w:rsidRPr="00F61D20" w:rsidRDefault="00F61D20" w:rsidP="00F61D20">
      <w:pPr>
        <w:pStyle w:val="SourceCode"/>
        <w:spacing w:line="240" w:lineRule="auto"/>
        <w:rPr>
          <w:b/>
          <w:bCs/>
          <w:lang w:val="de-DE"/>
          <w:rPrChange w:id="3103" w:author="Johannes Zauner" w:date="2025-12-13T05:24:00Z" w16du:dateUtc="2025-12-13T04:24:00Z">
            <w:rPr>
              <w:rFonts w:cs="Consolas"/>
            </w:rPr>
          </w:rPrChange>
        </w:rPr>
      </w:pPr>
      <w:ins w:id="3104" w:author="Johannes Zauner" w:date="2025-12-13T05:24:00Z">
        <w:r w:rsidRPr="00F61D20">
          <w:rPr>
            <w:b/>
            <w:bCs/>
            <w:lang w:val="de-DE"/>
          </w:rPr>
          <w:t>Calculate daily average values of short and long wavelength content</w:t>
        </w:r>
      </w:ins>
      <w:ins w:id="3105" w:author="Johannes Zauner" w:date="2025-12-13T05:10:00Z" w16du:dateUtc="2025-12-13T04:10:00Z">
        <w:r w:rsidR="008C4DD3">
          <w:rPr>
            <w:rStyle w:val="NormalTok"/>
          </w:rPr>
          <w:br/>
        </w:r>
      </w:ins>
      <w:ins w:id="3106" w:author="Johannes Zauner" w:date="2025-12-12T21:08:00Z" w16du:dateUtc="2025-12-12T20:08:00Z">
        <w:r w:rsidR="000A6CEF">
          <w:rPr>
            <w:rStyle w:val="NormalTok"/>
          </w:rPr>
          <w:t>1</w:t>
        </w:r>
        <w:r w:rsidR="000A6CEF">
          <w:rPr>
            <w:rStyle w:val="NormalTok"/>
            <w:rFonts w:cs="Consolas"/>
          </w:rPr>
          <w:t xml:space="preserve"> </w:t>
        </w:r>
      </w:ins>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3107" w:author="Johannes Zauner" w:date="2025-12-12T21:08:00Z" w16du:dateUtc="2025-12-12T20:08:00Z">
        <w:r w:rsidR="000A6CEF">
          <w:rPr>
            <w:rStyle w:val="NormalTok"/>
          </w:rPr>
          <w:t>2</w:t>
        </w:r>
        <w:r w:rsidR="000A6CEF">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summarize_numeric</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"Spectrum"</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del w:id="3108" w:author="zusammenlegung" w:date="2025-12-12T19:01:00Z" w16du:dateUtc="2025-12-12T18:01:00Z">
        <w:r w:rsidR="00C3610A" w:rsidRPr="00E15C3C">
          <w:rPr>
            <w:rFonts w:cs="Consolas"/>
          </w:rPr>
          <w:br/>
        </w:r>
        <w:r w:rsidR="00C3610A" w:rsidRPr="00E15C3C">
          <w:rPr>
            <w:rStyle w:val="NormalTok"/>
            <w:rFonts w:cs="Consolas"/>
          </w:rPr>
          <w:delText xml:space="preserve">  </w:delText>
        </w:r>
        <w:r w:rsidR="00C3610A" w:rsidRPr="00E15C3C">
          <w:rPr>
            <w:rStyle w:val="CommentTok"/>
            <w:rFonts w:cs="Consolas"/>
          </w:rPr>
          <w:delText># mean_daily(prefix = "") |&gt;</w:delText>
        </w:r>
      </w:del>
      <w:r w:rsidR="007C0A0D" w:rsidRPr="00E15C3C">
        <w:rPr>
          <w:rFonts w:cs="Consolas"/>
        </w:rPr>
        <w:br/>
      </w:r>
      <w:ins w:id="3109" w:author="Johannes Zauner" w:date="2025-12-12T21:08:00Z" w16du:dateUtc="2025-12-12T20:08:00Z">
        <w:r w:rsidR="000A6CEF">
          <w:rPr>
            <w:rStyle w:val="NormalTok"/>
          </w:rPr>
          <w:t>3</w:t>
        </w:r>
        <w:r w:rsidR="000A6CEF">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gt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d="3110" w:author="Johannes Zauner" w:date="2025-12-12T21:08:00Z" w16du:dateUtc="2025-12-12T20:08:00Z">
        <w:r w:rsidR="000A6CEF">
          <w:rPr>
            <w:rStyle w:val="NormalTok"/>
          </w:rPr>
          <w:t>4</w:t>
        </w:r>
        <w:r w:rsidR="000A6CEF">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fmt_number</w:t>
      </w:r>
      <w:r w:rsidR="007C0A0D" w:rsidRPr="00E15C3C">
        <w:rPr>
          <w:rStyle w:val="NormalTok"/>
          <w:rFonts w:cs="Consolas"/>
        </w:rPr>
        <w:t>(</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1</w:t>
      </w:r>
      <w:r w:rsidR="007C0A0D" w:rsidRPr="00E15C3C">
        <w:rPr>
          <w:rStyle w:val="NormalTok"/>
          <w:rFonts w:cs="Consolas"/>
        </w:rPr>
        <w:t xml:space="preserve">, </w:t>
      </w:r>
      <w:r w:rsidR="007C0A0D" w:rsidRPr="00E15C3C">
        <w:rPr>
          <w:rStyle w:val="AttributeTok"/>
          <w:rFonts w:cs="Consolas"/>
        </w:rPr>
        <w:t>scale_by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ins w:id="3111" w:author="Johannes Zauner" w:date="2025-12-12T21:08:00Z" w16du:dateUtc="2025-12-12T20:08:00Z">
        <w:r w:rsidR="000A6CEF">
          <w:rPr>
            <w:rStyle w:val="NormalTok"/>
          </w:rPr>
          <w:t>5</w:t>
        </w:r>
        <w:r w:rsidR="000A6CEF">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fmt_number</w:t>
      </w:r>
      <w:r w:rsidR="007C0A0D" w:rsidRPr="00E15C3C">
        <w:rPr>
          <w:rStyle w:val="NormalTok"/>
          <w:rFonts w:cs="Consolas"/>
        </w:rPr>
        <w:t>(</w:t>
      </w:r>
      <w:r w:rsidR="007C0A0D" w:rsidRPr="00E15C3C">
        <w:rPr>
          <w:rStyle w:val="StringTok"/>
          <w:rFonts w:cs="Consolas"/>
        </w:rPr>
        <w:t>`</w:t>
      </w:r>
      <w:r w:rsidR="007C0A0D" w:rsidRPr="00E15C3C">
        <w:rPr>
          <w:rStyle w:val="AttributeTok"/>
          <w:rFonts w:cs="Consolas"/>
        </w:rPr>
        <w:t>sl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3</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ins w:id="3112" w:author="Johannes Zauner" w:date="2025-12-12T21:08:00Z" w16du:dateUtc="2025-12-12T20:08:00Z">
        <w:r w:rsidR="000A6CEF">
          <w:rPr>
            <w:rStyle w:val="NormalTok"/>
          </w:rPr>
          <w:t>6</w:t>
        </w:r>
        <w:r w:rsidR="000A6CEF">
          <w:rPr>
            <w:rStyle w:val="NormalTok"/>
            <w:rFonts w:cs="Consolas"/>
          </w:rPr>
          <w:t xml:space="preserve"> </w:t>
        </w:r>
      </w:ins>
      <w:r w:rsidR="007C0A0D" w:rsidRPr="00E15C3C">
        <w:rPr>
          <w:rStyle w:val="NormalTok"/>
          <w:rFonts w:cs="Consolas"/>
        </w:rPr>
        <w:t xml:space="preserve">  </w:t>
      </w:r>
      <w:r w:rsidR="007C0A0D" w:rsidRPr="00E15C3C">
        <w:rPr>
          <w:rStyle w:val="FunctionTok"/>
          <w:rFonts w:cs="Consolas"/>
        </w:rPr>
        <w:t>cols_hide</w:t>
      </w:r>
      <w:r w:rsidR="007C0A0D" w:rsidRPr="00E15C3C">
        <w:rPr>
          <w:rStyle w:val="NormalTok"/>
          <w:rFonts w:cs="Consolas"/>
        </w:rPr>
        <w:t>(episodes)</w:t>
      </w:r>
    </w:p>
    <w:tbl>
      <w:tblPr>
        <w:tblStyle w:val="Table"/>
        <w:tblW w:w="0" w:type="auto"/>
        <w:jc w:val="center"/>
        <w:tblCellMar>
          <w:left w:w="60" w:type="dxa"/>
          <w:right w:w="60" w:type="dxa"/>
        </w:tblCellMar>
        <w:tblLook w:val="0000" w:firstRow="0" w:lastRow="0" w:firstColumn="0" w:lastColumn="0" w:noHBand="0" w:noVBand="0"/>
      </w:tblPr>
      <w:tblGrid>
        <w:gridCol w:w="1219"/>
        <w:gridCol w:w="1010"/>
        <w:gridCol w:w="899"/>
        <w:gridCol w:w="1121"/>
      </w:tblGrid>
      <w:tr w:rsidR="004132B6" w:rsidRPr="00197960" w14:paraId="208510BF" w14:textId="77777777" w:rsidTr="0047611C">
        <w:trPr>
          <w:cantSplit/>
          <w:tblHeader/>
          <w:jc w:val="center"/>
        </w:trPr>
        <w:tc>
          <w:tcPr>
            <w:tcW w:w="1219" w:type="dxa"/>
            <w:tcBorders>
              <w:bottom w:val="single" w:sz="4" w:space="0" w:color="auto"/>
            </w:tcBorders>
          </w:tcPr>
          <w:p w14:paraId="3C3E047D" w14:textId="77777777" w:rsidR="004132B6" w:rsidRPr="00197960" w:rsidRDefault="004132B6" w:rsidP="0047611C">
            <w:pPr>
              <w:rPr>
                <w:b/>
                <w:bCs/>
              </w:rPr>
            </w:pPr>
            <w:bookmarkStart w:id="3113" w:name="melanopic-daylight-efficacy-ratio-mder"/>
            <w:bookmarkEnd w:id="3040"/>
            <w:r>
              <w:rPr>
                <w:b/>
                <w:bCs/>
              </w:rPr>
              <w:t>date</w:t>
            </w:r>
          </w:p>
        </w:tc>
        <w:tc>
          <w:tcPr>
            <w:tcW w:w="766" w:type="dxa"/>
            <w:tcBorders>
              <w:bottom w:val="single" w:sz="4" w:space="0" w:color="auto"/>
            </w:tcBorders>
          </w:tcPr>
          <w:p w14:paraId="323F0BCC" w14:textId="77777777" w:rsidR="004132B6" w:rsidRPr="00197960" w:rsidRDefault="004132B6" w:rsidP="0047611C">
            <w:pPr>
              <w:rPr>
                <w:b/>
                <w:bCs/>
              </w:rPr>
            </w:pPr>
            <w:r w:rsidRPr="00197960">
              <w:rPr>
                <w:b/>
                <w:bCs/>
              </w:rPr>
              <w:t>short</w:t>
            </w:r>
          </w:p>
        </w:tc>
        <w:tc>
          <w:tcPr>
            <w:tcW w:w="709" w:type="dxa"/>
            <w:tcBorders>
              <w:bottom w:val="single" w:sz="4" w:space="0" w:color="auto"/>
            </w:tcBorders>
          </w:tcPr>
          <w:p w14:paraId="37B46987" w14:textId="77777777" w:rsidR="004132B6" w:rsidRPr="00197960" w:rsidRDefault="004132B6" w:rsidP="0047611C">
            <w:pPr>
              <w:rPr>
                <w:b/>
                <w:bCs/>
              </w:rPr>
            </w:pPr>
            <w:r w:rsidRPr="00197960">
              <w:rPr>
                <w:b/>
                <w:bCs/>
              </w:rPr>
              <w:t>long</w:t>
            </w:r>
          </w:p>
        </w:tc>
        <w:tc>
          <w:tcPr>
            <w:tcW w:w="968" w:type="dxa"/>
            <w:tcBorders>
              <w:bottom w:val="single" w:sz="4" w:space="0" w:color="auto"/>
            </w:tcBorders>
          </w:tcPr>
          <w:p w14:paraId="1F412069" w14:textId="77777777" w:rsidR="004132B6" w:rsidRPr="00197960" w:rsidRDefault="004132B6" w:rsidP="0047611C">
            <w:pPr>
              <w:rPr>
                <w:b/>
                <w:bCs/>
              </w:rPr>
            </w:pPr>
            <w:r w:rsidRPr="00197960">
              <w:rPr>
                <w:b/>
                <w:bCs/>
              </w:rPr>
              <w:t>sl</w:t>
            </w:r>
            <w:r>
              <w:rPr>
                <w:b/>
                <w:bCs/>
              </w:rPr>
              <w:t>-</w:t>
            </w:r>
            <w:r w:rsidRPr="00197960">
              <w:rPr>
                <w:b/>
                <w:bCs/>
              </w:rPr>
              <w:t>ratio</w:t>
            </w:r>
          </w:p>
        </w:tc>
      </w:tr>
      <w:tr w:rsidR="00DD525C" w:rsidRPr="00197960" w14:paraId="6B141ACC" w14:textId="77777777" w:rsidTr="0047611C">
        <w:trPr>
          <w:cantSplit/>
          <w:jc w:val="center"/>
        </w:trPr>
        <w:tc>
          <w:tcPr>
            <w:tcW w:w="1219" w:type="dxa"/>
          </w:tcPr>
          <w:p w14:paraId="2BE0367F" w14:textId="77777777" w:rsidR="00DD525C" w:rsidRPr="00197960" w:rsidRDefault="00DD525C" w:rsidP="00DD525C">
            <w:r w:rsidRPr="00197960">
              <w:t>2025-06-18</w:t>
            </w:r>
          </w:p>
        </w:tc>
        <w:tc>
          <w:tcPr>
            <w:tcW w:w="766" w:type="dxa"/>
          </w:tcPr>
          <w:p w14:paraId="53976813" w14:textId="279479D6" w:rsidR="00DD525C" w:rsidRPr="00DD525C" w:rsidRDefault="00DD525C" w:rsidP="00DD525C">
            <w:pPr>
              <w:jc w:val="center"/>
              <w:rPr>
                <w:rFonts w:ascii="Arial" w:hAnsi="Arial" w:cs="Arial"/>
                <w:rPrChange w:id="3114" w:author="Johannes Zauner" w:date="2025-12-13T06:33:00Z" w16du:dateUtc="2025-12-13T05:33:00Z">
                  <w:rPr/>
                </w:rPrChange>
              </w:rPr>
            </w:pPr>
            <w:ins w:id="3115" w:author="Johannes Zauner" w:date="2025-12-13T06:33:00Z" w16du:dateUtc="2025-12-13T05:33:00Z">
              <w:r w:rsidRPr="00DD525C">
                <w:rPr>
                  <w:rFonts w:ascii="Arial" w:hAnsi="Arial" w:cs="Arial"/>
                  <w:rPrChange w:id="3116" w:author="Johannes Zauner" w:date="2025-12-13T06:33:00Z" w16du:dateUtc="2025-12-13T05:33:00Z">
                    <w:rPr>
                      <w:rFonts w:ascii="Calibri" w:hAnsi="Calibri"/>
                    </w:rPr>
                  </w:rPrChange>
                </w:rPr>
                <w:t>83.7</w:t>
              </w:r>
            </w:ins>
            <w:del w:id="3117" w:author="Johannes Zauner" w:date="2025-12-13T06:33:00Z" w16du:dateUtc="2025-12-13T05:33:00Z">
              <w:r w:rsidRPr="00DD525C" w:rsidDel="00D656C1">
                <w:rPr>
                  <w:rFonts w:ascii="Arial" w:hAnsi="Arial" w:cs="Arial"/>
                  <w:rPrChange w:id="3118" w:author="Johannes Zauner" w:date="2025-12-13T06:33:00Z" w16du:dateUtc="2025-12-13T05:33:00Z">
                    <w:rPr/>
                  </w:rPrChange>
                </w:rPr>
                <w:delText>44.1</w:delText>
              </w:r>
            </w:del>
          </w:p>
        </w:tc>
        <w:tc>
          <w:tcPr>
            <w:tcW w:w="709" w:type="dxa"/>
          </w:tcPr>
          <w:p w14:paraId="728074BF" w14:textId="1B169EA2" w:rsidR="00DD525C" w:rsidRPr="00DD525C" w:rsidRDefault="00DD525C" w:rsidP="00DD525C">
            <w:pPr>
              <w:jc w:val="center"/>
              <w:rPr>
                <w:rFonts w:ascii="Arial" w:hAnsi="Arial" w:cs="Arial"/>
                <w:rPrChange w:id="3119" w:author="Johannes Zauner" w:date="2025-12-13T06:33:00Z" w16du:dateUtc="2025-12-13T05:33:00Z">
                  <w:rPr/>
                </w:rPrChange>
              </w:rPr>
            </w:pPr>
            <w:ins w:id="3120" w:author="Johannes Zauner" w:date="2025-12-13T06:33:00Z" w16du:dateUtc="2025-12-13T05:33:00Z">
              <w:r w:rsidRPr="00DD525C">
                <w:rPr>
                  <w:rFonts w:ascii="Arial" w:hAnsi="Arial" w:cs="Arial"/>
                  <w:rPrChange w:id="3121" w:author="Johannes Zauner" w:date="2025-12-13T06:33:00Z" w16du:dateUtc="2025-12-13T05:33:00Z">
                    <w:rPr>
                      <w:rFonts w:ascii="Calibri" w:hAnsi="Calibri"/>
                    </w:rPr>
                  </w:rPrChange>
                </w:rPr>
                <w:t>71.7</w:t>
              </w:r>
            </w:ins>
            <w:del w:id="3122" w:author="Johannes Zauner" w:date="2025-12-13T06:33:00Z" w16du:dateUtc="2025-12-13T05:33:00Z">
              <w:r w:rsidRPr="00DD525C" w:rsidDel="00D656C1">
                <w:rPr>
                  <w:rFonts w:ascii="Arial" w:hAnsi="Arial" w:cs="Arial"/>
                  <w:rPrChange w:id="3123" w:author="Johannes Zauner" w:date="2025-12-13T06:33:00Z" w16du:dateUtc="2025-12-13T05:33:00Z">
                    <w:rPr/>
                  </w:rPrChange>
                </w:rPr>
                <w:delText>42.2</w:delText>
              </w:r>
            </w:del>
          </w:p>
        </w:tc>
        <w:tc>
          <w:tcPr>
            <w:tcW w:w="968" w:type="dxa"/>
          </w:tcPr>
          <w:p w14:paraId="450BA70B" w14:textId="5192DF94" w:rsidR="00DD525C" w:rsidRPr="00DD525C" w:rsidRDefault="00DD525C" w:rsidP="00DD525C">
            <w:pPr>
              <w:jc w:val="center"/>
              <w:rPr>
                <w:rFonts w:ascii="Arial" w:hAnsi="Arial" w:cs="Arial"/>
                <w:rPrChange w:id="3124" w:author="Johannes Zauner" w:date="2025-12-13T06:33:00Z" w16du:dateUtc="2025-12-13T05:33:00Z">
                  <w:rPr/>
                </w:rPrChange>
              </w:rPr>
            </w:pPr>
            <w:ins w:id="3125" w:author="Johannes Zauner" w:date="2025-12-13T06:33:00Z" w16du:dateUtc="2025-12-13T05:33:00Z">
              <w:r w:rsidRPr="00DD525C">
                <w:rPr>
                  <w:rFonts w:ascii="Arial" w:hAnsi="Arial" w:cs="Arial"/>
                  <w:rPrChange w:id="3126" w:author="Johannes Zauner" w:date="2025-12-13T06:33:00Z" w16du:dateUtc="2025-12-13T05:33:00Z">
                    <w:rPr>
                      <w:rFonts w:ascii="Calibri" w:hAnsi="Calibri"/>
                    </w:rPr>
                  </w:rPrChange>
                </w:rPr>
                <w:t>0.610</w:t>
              </w:r>
            </w:ins>
            <w:del w:id="3127" w:author="Johannes Zauner" w:date="2025-12-13T06:33:00Z" w16du:dateUtc="2025-12-13T05:33:00Z">
              <w:r w:rsidRPr="00DD525C" w:rsidDel="00D656C1">
                <w:rPr>
                  <w:rFonts w:ascii="Arial" w:hAnsi="Arial" w:cs="Arial"/>
                  <w:rPrChange w:id="3128" w:author="Johannes Zauner" w:date="2025-12-13T06:33:00Z" w16du:dateUtc="2025-12-13T05:33:00Z">
                    <w:rPr/>
                  </w:rPrChange>
                </w:rPr>
                <w:delText>0.524</w:delText>
              </w:r>
            </w:del>
          </w:p>
        </w:tc>
      </w:tr>
      <w:tr w:rsidR="00DD525C" w:rsidRPr="00197960" w14:paraId="2ABB4109" w14:textId="77777777" w:rsidTr="0047611C">
        <w:trPr>
          <w:cantSplit/>
          <w:jc w:val="center"/>
        </w:trPr>
        <w:tc>
          <w:tcPr>
            <w:tcW w:w="1219" w:type="dxa"/>
          </w:tcPr>
          <w:p w14:paraId="7D550116" w14:textId="77777777" w:rsidR="00DD525C" w:rsidRPr="00197960" w:rsidRDefault="00DD525C" w:rsidP="00DD525C">
            <w:r w:rsidRPr="00197960">
              <w:t>2025-06-20</w:t>
            </w:r>
          </w:p>
        </w:tc>
        <w:tc>
          <w:tcPr>
            <w:tcW w:w="766" w:type="dxa"/>
          </w:tcPr>
          <w:p w14:paraId="4117A84C" w14:textId="07571CEA" w:rsidR="00DD525C" w:rsidRPr="00DD525C" w:rsidRDefault="00DD525C" w:rsidP="00DD525C">
            <w:pPr>
              <w:jc w:val="center"/>
              <w:rPr>
                <w:rFonts w:ascii="Arial" w:hAnsi="Arial" w:cs="Arial"/>
                <w:rPrChange w:id="3129" w:author="Johannes Zauner" w:date="2025-12-13T06:33:00Z" w16du:dateUtc="2025-12-13T05:33:00Z">
                  <w:rPr/>
                </w:rPrChange>
              </w:rPr>
            </w:pPr>
            <w:ins w:id="3130" w:author="Johannes Zauner" w:date="2025-12-13T06:33:00Z" w16du:dateUtc="2025-12-13T05:33:00Z">
              <w:r w:rsidRPr="00DD525C">
                <w:rPr>
                  <w:rFonts w:ascii="Arial" w:hAnsi="Arial" w:cs="Arial"/>
                  <w:rPrChange w:id="3131" w:author="Johannes Zauner" w:date="2025-12-13T06:33:00Z" w16du:dateUtc="2025-12-13T05:33:00Z">
                    <w:rPr>
                      <w:rFonts w:ascii="Calibri" w:hAnsi="Calibri"/>
                    </w:rPr>
                  </w:rPrChange>
                </w:rPr>
                <w:t>114.0</w:t>
              </w:r>
            </w:ins>
            <w:del w:id="3132" w:author="Johannes Zauner" w:date="2025-12-13T06:33:00Z" w16du:dateUtc="2025-12-13T05:33:00Z">
              <w:r w:rsidRPr="00DD525C" w:rsidDel="00D656C1">
                <w:rPr>
                  <w:rFonts w:ascii="Arial" w:hAnsi="Arial" w:cs="Arial"/>
                  <w:rPrChange w:id="3133" w:author="Johannes Zauner" w:date="2025-12-13T06:33:00Z" w16du:dateUtc="2025-12-13T05:33:00Z">
                    <w:rPr/>
                  </w:rPrChange>
                </w:rPr>
                <w:delText>69.2</w:delText>
              </w:r>
            </w:del>
          </w:p>
        </w:tc>
        <w:tc>
          <w:tcPr>
            <w:tcW w:w="709" w:type="dxa"/>
          </w:tcPr>
          <w:p w14:paraId="43A03676" w14:textId="0888E365" w:rsidR="00DD525C" w:rsidRPr="00DD525C" w:rsidRDefault="00DD525C" w:rsidP="00DD525C">
            <w:pPr>
              <w:jc w:val="center"/>
              <w:rPr>
                <w:rFonts w:ascii="Arial" w:hAnsi="Arial" w:cs="Arial"/>
                <w:rPrChange w:id="3134" w:author="Johannes Zauner" w:date="2025-12-13T06:33:00Z" w16du:dateUtc="2025-12-13T05:33:00Z">
                  <w:rPr/>
                </w:rPrChange>
              </w:rPr>
            </w:pPr>
            <w:ins w:id="3135" w:author="Johannes Zauner" w:date="2025-12-13T06:33:00Z" w16du:dateUtc="2025-12-13T05:33:00Z">
              <w:r w:rsidRPr="00DD525C">
                <w:rPr>
                  <w:rFonts w:ascii="Arial" w:hAnsi="Arial" w:cs="Arial"/>
                  <w:rPrChange w:id="3136" w:author="Johannes Zauner" w:date="2025-12-13T06:33:00Z" w16du:dateUtc="2025-12-13T05:33:00Z">
                    <w:rPr>
                      <w:rFonts w:ascii="Calibri" w:hAnsi="Calibri"/>
                    </w:rPr>
                  </w:rPrChange>
                </w:rPr>
                <w:t>81.6</w:t>
              </w:r>
            </w:ins>
            <w:del w:id="3137" w:author="Johannes Zauner" w:date="2025-12-13T06:33:00Z" w16du:dateUtc="2025-12-13T05:33:00Z">
              <w:r w:rsidRPr="00DD525C" w:rsidDel="00D656C1">
                <w:rPr>
                  <w:rFonts w:ascii="Arial" w:hAnsi="Arial" w:cs="Arial"/>
                  <w:rPrChange w:id="3138" w:author="Johannes Zauner" w:date="2025-12-13T06:33:00Z" w16du:dateUtc="2025-12-13T05:33:00Z">
                    <w:rPr/>
                  </w:rPrChange>
                </w:rPr>
                <w:delText>49.1</w:delText>
              </w:r>
            </w:del>
          </w:p>
        </w:tc>
        <w:tc>
          <w:tcPr>
            <w:tcW w:w="968" w:type="dxa"/>
          </w:tcPr>
          <w:p w14:paraId="74563850" w14:textId="38FC1A27" w:rsidR="00DD525C" w:rsidRPr="00DD525C" w:rsidRDefault="00DD525C" w:rsidP="00DD525C">
            <w:pPr>
              <w:jc w:val="center"/>
              <w:rPr>
                <w:rFonts w:ascii="Arial" w:hAnsi="Arial" w:cs="Arial"/>
                <w:rPrChange w:id="3139" w:author="Johannes Zauner" w:date="2025-12-13T06:33:00Z" w16du:dateUtc="2025-12-13T05:33:00Z">
                  <w:rPr/>
                </w:rPrChange>
              </w:rPr>
            </w:pPr>
            <w:ins w:id="3140" w:author="Johannes Zauner" w:date="2025-12-13T06:33:00Z" w16du:dateUtc="2025-12-13T05:33:00Z">
              <w:r w:rsidRPr="00DD525C">
                <w:rPr>
                  <w:rFonts w:ascii="Arial" w:hAnsi="Arial" w:cs="Arial"/>
                  <w:rPrChange w:id="3141" w:author="Johannes Zauner" w:date="2025-12-13T06:33:00Z" w16du:dateUtc="2025-12-13T05:33:00Z">
                    <w:rPr>
                      <w:rFonts w:ascii="Calibri" w:hAnsi="Calibri"/>
                    </w:rPr>
                  </w:rPrChange>
                </w:rPr>
                <w:t>0.372</w:t>
              </w:r>
            </w:ins>
            <w:del w:id="3142" w:author="Johannes Zauner" w:date="2025-12-13T06:33:00Z" w16du:dateUtc="2025-12-13T05:33:00Z">
              <w:r w:rsidRPr="00DD525C" w:rsidDel="00D656C1">
                <w:rPr>
                  <w:rFonts w:ascii="Arial" w:hAnsi="Arial" w:cs="Arial"/>
                  <w:rPrChange w:id="3143" w:author="Johannes Zauner" w:date="2025-12-13T06:33:00Z" w16du:dateUtc="2025-12-13T05:33:00Z">
                    <w:rPr/>
                  </w:rPrChange>
                </w:rPr>
                <w:delText>0.336</w:delText>
              </w:r>
            </w:del>
          </w:p>
        </w:tc>
      </w:tr>
    </w:tbl>
    <w:p w14:paraId="5BD28316" w14:textId="3FCE823A" w:rsidR="00E15C3C" w:rsidRDefault="004132B6" w:rsidP="004132B6">
      <w:pPr>
        <w:pStyle w:val="ImageCaption"/>
        <w:spacing w:before="200"/>
        <w:rPr>
          <w:ins w:id="3144" w:author="Johannes Zauner" w:date="2025-12-12T20:04:00Z" w16du:dateUtc="2025-12-12T19:04:00Z"/>
        </w:rPr>
      </w:pPr>
      <w:r>
        <w:t>Table 1</w:t>
      </w:r>
      <w:r w:rsidR="00F066A6">
        <w:t>7</w:t>
      </w:r>
      <w:r>
        <w:t>: Average (mW/m²) and ratio of short-wavelength (400–500 nm) to long-wavelength (600–700 nm) light</w:t>
      </w:r>
    </w:p>
    <w:p w14:paraId="4F7D62E5" w14:textId="59598F12" w:rsidR="007C0A0D" w:rsidRPr="00C673E9" w:rsidRDefault="00197960" w:rsidP="007C0A0D">
      <w:pPr>
        <w:pStyle w:val="berschrift4"/>
        <w:rPr>
          <w:ins w:id="3145" w:author="zusammenlegung" w:date="2025-12-12T19:01:00Z" w16du:dateUtc="2025-12-12T18:01:00Z"/>
        </w:rPr>
      </w:pPr>
      <w:del w:id="3146" w:author="zusammenlegung" w:date="2025-12-12T19:01:00Z" w16du:dateUtc="2025-12-12T18:01:00Z">
        <w:r>
          <w:delText xml:space="preserve">Table 15: Average (mW/m²) and </w:delText>
        </w:r>
      </w:del>
      <w:ins w:id="3147" w:author="zusammenlegung" w:date="2025-12-12T19:01:00Z" w16du:dateUtc="2025-12-12T18:01:00Z">
        <w:r w:rsidR="007C0A0D" w:rsidRPr="00C673E9">
          <w:t xml:space="preserve">Melanopic daylight efficacy </w:t>
        </w:r>
      </w:ins>
      <w:r w:rsidR="007C0A0D" w:rsidRPr="00C673E9">
        <w:t xml:space="preserve">ratio </w:t>
      </w:r>
      <w:ins w:id="3148" w:author="zusammenlegung" w:date="2025-12-12T19:01:00Z" w16du:dateUtc="2025-12-12T18:01:00Z">
        <w:r w:rsidR="007C0A0D" w:rsidRPr="00C673E9">
          <w:t>(MDER)</w:t>
        </w:r>
      </w:ins>
    </w:p>
    <w:p w14:paraId="1847D12C" w14:textId="1494EF74" w:rsidR="007C0A0D" w:rsidRPr="00C673E9" w:rsidRDefault="007C0A0D" w:rsidP="007C0A0D">
      <w:pPr>
        <w:pStyle w:val="FirstParagraph"/>
        <w:rPr>
          <w:ins w:id="3149" w:author="zusammenlegung" w:date="2025-12-12T19:01:00Z" w16du:dateUtc="2025-12-12T18:01:00Z"/>
          <w:rFonts w:ascii="Arial" w:hAnsi="Arial" w:cs="Arial"/>
        </w:rPr>
      </w:pPr>
      <w:ins w:id="3150" w:author="zusammenlegung" w:date="2025-12-12T19:01:00Z" w16du:dateUtc="2025-12-12T18:01:00Z">
        <w:r w:rsidRPr="00C673E9">
          <w:rPr>
            <w:rFonts w:ascii="Arial" w:hAnsi="Arial" w:cs="Arial"/>
          </w:rPr>
          <w:t xml:space="preserve">The same idea is behind calculating the melanopic daylight efficacy ratio (or MDER), which is defined by the CIE (“CIE System for Metrology </w:t>
        </w:r>
      </w:ins>
      <w:r w:rsidRPr="00E15C3C">
        <w:t xml:space="preserve">of </w:t>
      </w:r>
      <w:del w:id="3151" w:author="zusammenlegung" w:date="2025-12-12T19:01:00Z" w16du:dateUtc="2025-12-12T18:01:00Z">
        <w:r w:rsidR="00197960">
          <w:delText>short-</w:delText>
        </w:r>
      </w:del>
      <w:ins w:id="3152" w:author="zusammenlegung" w:date="2025-12-12T19:01:00Z" w16du:dateUtc="2025-12-12T18:01:00Z">
        <w:r w:rsidRPr="00C673E9">
          <w:rPr>
            <w:rFonts w:ascii="Arial" w:hAnsi="Arial" w:cs="Arial"/>
          </w:rPr>
          <w:t xml:space="preserve">Optical Radiation for ipRGC-Influenced Responses to Light” 2018) as the melanopic EDI divided by the photopic illuminance (Hartmeyer and Andersen 2023). Results are shown in </w:t>
        </w:r>
      </w:ins>
      <w:r w:rsidR="004132B6" w:rsidRPr="00F066A6">
        <w:rPr>
          <w:rFonts w:ascii="Arial" w:hAnsi="Arial" w:cs="Arial"/>
          <w:b/>
          <w:bCs/>
        </w:rPr>
        <w:t>Table 18</w:t>
      </w:r>
      <w:ins w:id="3153" w:author="zusammenlegung" w:date="2025-12-12T19:01:00Z" w16du:dateUtc="2025-12-12T18:01:00Z">
        <w:r w:rsidRPr="00C673E9">
          <w:rPr>
            <w:rFonts w:ascii="Arial" w:hAnsi="Arial" w:cs="Arial"/>
          </w:rPr>
          <w:t xml:space="preserve">. In this case, instead of a simple integration over a </w:t>
        </w:r>
      </w:ins>
      <w:r w:rsidRPr="00E15C3C">
        <w:t xml:space="preserve">wavelength </w:t>
      </w:r>
      <w:del w:id="3154" w:author="zusammenlegung" w:date="2025-12-12T19:01:00Z" w16du:dateUtc="2025-12-12T18:01:00Z">
        <w:r w:rsidR="00197960">
          <w:delText xml:space="preserve">(400–500 nm) to </w:delText>
        </w:r>
      </w:del>
      <w:ins w:id="3155" w:author="zusammenlegung" w:date="2025-12-12T19:01:00Z" w16du:dateUtc="2025-12-12T18:01:00Z">
        <w:r w:rsidRPr="00C673E9">
          <w:rPr>
            <w:rFonts w:ascii="Arial" w:hAnsi="Arial" w:cs="Arial"/>
          </w:rPr>
          <w:t xml:space="preserve">band, we apply an action spectrum to the spectral power distribution (SPD), integrate over the weighted SPD, and apply a correction factor. All alphaopic action spectra are implemented in the </w:t>
        </w:r>
        <w:r w:rsidRPr="00C673E9">
          <w:rPr>
            <w:rStyle w:val="VerbatimChar"/>
            <w:rFonts w:ascii="Arial" w:hAnsi="Arial" w:cs="Arial"/>
          </w:rPr>
          <w:t>spectral_integration()</w:t>
        </w:r>
        <w:r w:rsidRPr="00C673E9">
          <w:rPr>
            <w:rFonts w:ascii="Arial" w:hAnsi="Arial" w:cs="Arial"/>
          </w:rPr>
          <w:t xml:space="preserve"> function. These will result in photopic illuminance and melanopic equivalent daylight illuminance (melEDI)</w:t>
        </w:r>
      </w:ins>
    </w:p>
    <w:p w14:paraId="163040A1" w14:textId="46A32BDB" w:rsidR="007C0A0D" w:rsidRPr="00F61D20" w:rsidRDefault="00F61D20">
      <w:pPr>
        <w:pStyle w:val="SourceCode"/>
        <w:spacing w:line="240" w:lineRule="auto"/>
        <w:rPr>
          <w:b/>
          <w:bCs/>
          <w:lang w:val="de-DE"/>
          <w:rPrChange w:id="3156" w:author="Johannes Zauner" w:date="2025-12-13T05:25:00Z" w16du:dateUtc="2025-12-13T04:25:00Z">
            <w:rPr>
              <w:rFonts w:cs="Consolas"/>
            </w:rPr>
          </w:rPrChange>
        </w:rPr>
        <w:pPrChange w:id="3157" w:author="Johannes Zauner" w:date="2025-12-13T05:28:00Z" w16du:dateUtc="2025-12-13T04:28:00Z">
          <w:pPr>
            <w:pStyle w:val="SourceCode"/>
          </w:pPr>
        </w:pPrChange>
      </w:pPr>
      <w:bookmarkStart w:id="3158" w:name="annotated-cell-25"/>
      <w:ins w:id="3159" w:author="Johannes Zauner" w:date="2025-12-13T05:25:00Z">
        <w:r w:rsidRPr="00F61D20">
          <w:rPr>
            <w:b/>
            <w:bCs/>
            <w:lang w:val="de-DE"/>
          </w:rPr>
          <w:t>Calculate melEDI and illumiance</w:t>
        </w:r>
      </w:ins>
      <w:ins w:id="3160" w:author="Johannes Zauner" w:date="2025-12-13T05:10:00Z" w16du:dateUtc="2025-12-13T04:10:00Z">
        <w:r w:rsidR="008C4DD3">
          <w:rPr>
            <w:rStyle w:val="NormalTok"/>
          </w:rPr>
          <w:br/>
        </w:r>
      </w:ins>
      <w:ins w:id="3161" w:author="Johannes Zauner" w:date="2025-12-12T21:08:00Z" w16du:dateUtc="2025-12-12T20:08:00Z">
        <w:r w:rsidR="001176CA">
          <w:rPr>
            <w:rStyle w:val="NormalTok"/>
          </w:rPr>
          <w:t>1</w:t>
        </w:r>
        <w:r w:rsidR="001176CA">
          <w:rPr>
            <w:rStyle w:val="NormalTok"/>
            <w:rFonts w:cs="Consolas"/>
          </w:rPr>
          <w:t xml:space="preserve">  </w:t>
        </w:r>
      </w:ins>
      <w:ins w:id="3162" w:author="zusammenlegung" w:date="2025-12-12T19:01:00Z" w16du:dateUtc="2025-12-12T18:01:00Z">
        <w:r w:rsidR="007C0A0D" w:rsidRPr="001176CA">
          <w:rPr>
            <w:rStyle w:val="NormalTok"/>
            <w:rFonts w:cs="Consolas"/>
            <w:rPrChange w:id="3163" w:author="Johannes Zauner" w:date="2025-12-12T21:08:00Z" w16du:dateUtc="2025-12-12T20:08:00Z">
              <w:rPr>
                <w:rStyle w:val="NormalTok"/>
                <w:rFonts w:ascii="Arial" w:hAnsi="Arial" w:cs="Arial"/>
              </w:rPr>
            </w:rPrChange>
          </w:rPr>
          <w:t xml:space="preserve">dataVEET </w:t>
        </w:r>
        <w:r w:rsidR="007C0A0D" w:rsidRPr="001176CA">
          <w:rPr>
            <w:rStyle w:val="OtherTok"/>
            <w:rFonts w:cs="Consolas"/>
            <w:rPrChange w:id="3164" w:author="Johannes Zauner" w:date="2025-12-12T21:08:00Z" w16du:dateUtc="2025-12-12T20:08:00Z">
              <w:rPr>
                <w:rStyle w:val="OtherTok"/>
                <w:rFonts w:ascii="Arial" w:hAnsi="Arial" w:cs="Arial"/>
              </w:rPr>
            </w:rPrChange>
          </w:rPr>
          <w:t>&lt;-</w:t>
        </w:r>
        <w:r w:rsidR="007C0A0D" w:rsidRPr="001176CA">
          <w:rPr>
            <w:rStyle w:val="NormalTok"/>
            <w:rFonts w:cs="Consolas"/>
            <w:rPrChange w:id="3165" w:author="Johannes Zauner" w:date="2025-12-12T21:08:00Z" w16du:dateUtc="2025-12-12T20:08:00Z">
              <w:rPr>
                <w:rStyle w:val="NormalTok"/>
                <w:rFonts w:ascii="Arial" w:hAnsi="Arial" w:cs="Arial"/>
              </w:rPr>
            </w:rPrChange>
          </w:rPr>
          <w:t xml:space="preserve"> </w:t>
        </w:r>
        <w:r w:rsidR="007C0A0D" w:rsidRPr="001176CA">
          <w:rPr>
            <w:rFonts w:cs="Consolas"/>
            <w:rPrChange w:id="3166" w:author="Johannes Zauner" w:date="2025-12-12T21:08:00Z" w16du:dateUtc="2025-12-12T20:08:00Z">
              <w:rPr>
                <w:rFonts w:ascii="Arial" w:hAnsi="Arial" w:cs="Arial"/>
              </w:rPr>
            </w:rPrChange>
          </w:rPr>
          <w:br/>
        </w:r>
      </w:ins>
      <w:ins w:id="3167" w:author="Johannes Zauner" w:date="2025-12-12T21:09:00Z" w16du:dateUtc="2025-12-12T20:09:00Z">
        <w:r w:rsidR="001176CA">
          <w:rPr>
            <w:rStyle w:val="NormalTok"/>
          </w:rPr>
          <w:t>2</w:t>
        </w:r>
        <w:r w:rsidR="001176CA">
          <w:rPr>
            <w:rStyle w:val="NormalTok"/>
            <w:rFonts w:cs="Consolas"/>
          </w:rPr>
          <w:t xml:space="preserve">  </w:t>
        </w:r>
      </w:ins>
      <w:ins w:id="3168" w:author="zusammenlegung" w:date="2025-12-12T19:01:00Z" w16du:dateUtc="2025-12-12T18:01:00Z">
        <w:r w:rsidR="007C0A0D" w:rsidRPr="001176CA">
          <w:rPr>
            <w:rStyle w:val="NormalTok"/>
            <w:rFonts w:cs="Consolas"/>
            <w:rPrChange w:id="3169" w:author="Johannes Zauner" w:date="2025-12-12T21:08:00Z" w16du:dateUtc="2025-12-12T20:08:00Z">
              <w:rPr>
                <w:rStyle w:val="NormalTok"/>
                <w:rFonts w:ascii="Arial" w:hAnsi="Arial" w:cs="Arial"/>
              </w:rPr>
            </w:rPrChange>
          </w:rPr>
          <w:t xml:space="preserve">  dataVEET </w:t>
        </w:r>
        <w:r w:rsidR="007C0A0D" w:rsidRPr="001176CA">
          <w:rPr>
            <w:rStyle w:val="SpecialCharTok"/>
            <w:rFonts w:cs="Consolas"/>
            <w:rPrChange w:id="3170" w:author="Johannes Zauner" w:date="2025-12-12T21:08:00Z" w16du:dateUtc="2025-12-12T20:08:00Z">
              <w:rPr>
                <w:rStyle w:val="SpecialCharTok"/>
                <w:rFonts w:ascii="Arial" w:hAnsi="Arial" w:cs="Arial"/>
              </w:rPr>
            </w:rPrChange>
          </w:rPr>
          <w:t>|&gt;</w:t>
        </w:r>
        <w:r w:rsidR="007C0A0D" w:rsidRPr="001176CA">
          <w:rPr>
            <w:rStyle w:val="NormalTok"/>
            <w:rFonts w:cs="Consolas"/>
            <w:rPrChange w:id="3171" w:author="Johannes Zauner" w:date="2025-12-12T21:08:00Z" w16du:dateUtc="2025-12-12T20:08:00Z">
              <w:rPr>
                <w:rStyle w:val="NormalTok"/>
                <w:rFonts w:ascii="Arial" w:hAnsi="Arial" w:cs="Arial"/>
              </w:rPr>
            </w:rPrChange>
          </w:rPr>
          <w:t xml:space="preserve"> </w:t>
        </w:r>
        <w:r w:rsidR="007C0A0D" w:rsidRPr="001176CA">
          <w:rPr>
            <w:rFonts w:cs="Consolas"/>
            <w:rPrChange w:id="3172" w:author="Johannes Zauner" w:date="2025-12-12T21:08:00Z" w16du:dateUtc="2025-12-12T20:08:00Z">
              <w:rPr>
                <w:rFonts w:ascii="Arial" w:hAnsi="Arial" w:cs="Arial"/>
              </w:rPr>
            </w:rPrChange>
          </w:rPr>
          <w:br/>
        </w:r>
      </w:ins>
      <w:ins w:id="3173" w:author="Johannes Zauner" w:date="2025-12-12T21:09:00Z" w16du:dateUtc="2025-12-12T20:09:00Z">
        <w:r w:rsidR="001176CA">
          <w:rPr>
            <w:rStyle w:val="NormalTok"/>
          </w:rPr>
          <w:t>3</w:t>
        </w:r>
        <w:r w:rsidR="001176CA">
          <w:rPr>
            <w:rStyle w:val="NormalTok"/>
            <w:rFonts w:cs="Consolas"/>
          </w:rPr>
          <w:t xml:space="preserve">  </w:t>
        </w:r>
      </w:ins>
      <w:ins w:id="3174" w:author="zusammenlegung" w:date="2025-12-12T19:01:00Z" w16du:dateUtc="2025-12-12T18:01:00Z">
        <w:r w:rsidR="007C0A0D" w:rsidRPr="001176CA">
          <w:rPr>
            <w:rStyle w:val="NormalTok"/>
            <w:rFonts w:cs="Consolas"/>
            <w:rPrChange w:id="3175" w:author="Johannes Zauner" w:date="2025-12-12T21:08:00Z" w16du:dateUtc="2025-12-12T20:08:00Z">
              <w:rPr>
                <w:rStyle w:val="NormalTok"/>
                <w:rFonts w:ascii="Arial" w:hAnsi="Arial" w:cs="Arial"/>
              </w:rPr>
            </w:rPrChange>
          </w:rPr>
          <w:t xml:space="preserve">  </w:t>
        </w:r>
        <w:r w:rsidR="007C0A0D" w:rsidRPr="001176CA">
          <w:rPr>
            <w:rStyle w:val="FunctionTok"/>
            <w:rFonts w:cs="Consolas"/>
            <w:rPrChange w:id="3176" w:author="Johannes Zauner" w:date="2025-12-12T21:08:00Z" w16du:dateUtc="2025-12-12T20:08:00Z">
              <w:rPr>
                <w:rStyle w:val="FunctionTok"/>
                <w:rFonts w:ascii="Arial" w:hAnsi="Arial" w:cs="Arial"/>
              </w:rPr>
            </w:rPrChange>
          </w:rPr>
          <w:t>select</w:t>
        </w:r>
        <w:r w:rsidR="007C0A0D" w:rsidRPr="001176CA">
          <w:rPr>
            <w:rStyle w:val="NormalTok"/>
            <w:rFonts w:cs="Consolas"/>
            <w:rPrChange w:id="3177" w:author="Johannes Zauner" w:date="2025-12-12T21:08:00Z" w16du:dateUtc="2025-12-12T20:08:00Z">
              <w:rPr>
                <w:rStyle w:val="NormalTok"/>
                <w:rFonts w:ascii="Arial" w:hAnsi="Arial" w:cs="Arial"/>
              </w:rPr>
            </w:rPrChange>
          </w:rPr>
          <w:t xml:space="preserve">(Id, Date, Datetime, Spectrum, short, </w:t>
        </w:r>
      </w:ins>
      <w:r w:rsidR="007C0A0D" w:rsidRPr="001176CA">
        <w:rPr>
          <w:rFonts w:cs="Consolas"/>
        </w:rPr>
        <w:t>long</w:t>
      </w:r>
      <w:del w:id="3178" w:author="zusammenlegung" w:date="2025-12-12T19:01:00Z" w16du:dateUtc="2025-12-12T18:01:00Z">
        <w:r w:rsidR="00197960" w:rsidRPr="001176CA">
          <w:rPr>
            <w:rFonts w:cs="Consolas"/>
          </w:rPr>
          <w:delText>-wavelength (600–700 nm) light</w:delText>
        </w:r>
      </w:del>
      <w:ins w:id="3179" w:author="zusammenlegung" w:date="2025-12-12T19:01:00Z" w16du:dateUtc="2025-12-12T18:01:00Z">
        <w:r w:rsidR="007C0A0D" w:rsidRPr="001176CA">
          <w:rPr>
            <w:rStyle w:val="NormalTok"/>
            <w:rFonts w:cs="Consolas"/>
            <w:rPrChange w:id="3180" w:author="Johannes Zauner" w:date="2025-12-12T21:08:00Z" w16du:dateUtc="2025-12-12T20:08:00Z">
              <w:rPr>
                <w:rStyle w:val="NormalTok"/>
                <w:rFonts w:ascii="Arial" w:hAnsi="Arial" w:cs="Arial"/>
              </w:rPr>
            </w:rPrChange>
          </w:rPr>
          <w:t xml:space="preserve">, </w:t>
        </w:r>
        <w:r w:rsidR="007C0A0D" w:rsidRPr="001176CA">
          <w:rPr>
            <w:rStyle w:val="StringTok"/>
            <w:rFonts w:cs="Consolas"/>
            <w:rPrChange w:id="3181" w:author="Johannes Zauner" w:date="2025-12-12T21:08:00Z" w16du:dateUtc="2025-12-12T20:08:00Z">
              <w:rPr>
                <w:rStyle w:val="StringTok"/>
                <w:rFonts w:ascii="Arial" w:hAnsi="Arial" w:cs="Arial"/>
              </w:rPr>
            </w:rPrChange>
          </w:rPr>
          <w:t>`</w:t>
        </w:r>
        <w:r w:rsidR="007C0A0D" w:rsidRPr="001176CA">
          <w:rPr>
            <w:rStyle w:val="AttributeTok"/>
            <w:rFonts w:cs="Consolas"/>
            <w:rPrChange w:id="3182" w:author="Johannes Zauner" w:date="2025-12-12T21:08:00Z" w16du:dateUtc="2025-12-12T20:08:00Z">
              <w:rPr>
                <w:rStyle w:val="AttributeTok"/>
                <w:rFonts w:ascii="Arial" w:hAnsi="Arial" w:cs="Arial"/>
              </w:rPr>
            </w:rPrChange>
          </w:rPr>
          <w:t>sl ratio</w:t>
        </w:r>
        <w:r w:rsidR="007C0A0D" w:rsidRPr="001176CA">
          <w:rPr>
            <w:rStyle w:val="StringTok"/>
            <w:rFonts w:cs="Consolas"/>
            <w:rPrChange w:id="3183" w:author="Johannes Zauner" w:date="2025-12-12T21:08:00Z" w16du:dateUtc="2025-12-12T20:08:00Z">
              <w:rPr>
                <w:rStyle w:val="StringTok"/>
                <w:rFonts w:ascii="Arial" w:hAnsi="Arial" w:cs="Arial"/>
              </w:rPr>
            </w:rPrChange>
          </w:rPr>
          <w:t>`</w:t>
        </w:r>
        <w:r w:rsidR="007C0A0D" w:rsidRPr="001176CA">
          <w:rPr>
            <w:rStyle w:val="NormalTok"/>
            <w:rFonts w:cs="Consolas"/>
            <w:rPrChange w:id="3184" w:author="Johannes Zauner" w:date="2025-12-12T21:08:00Z" w16du:dateUtc="2025-12-12T20:08:00Z">
              <w:rPr>
                <w:rStyle w:val="NormalTok"/>
                <w:rFonts w:ascii="Arial" w:hAnsi="Arial" w:cs="Arial"/>
              </w:rPr>
            </w:rPrChange>
          </w:rPr>
          <w:t xml:space="preserve">) </w:t>
        </w:r>
        <w:r w:rsidR="007C0A0D" w:rsidRPr="001176CA">
          <w:rPr>
            <w:rStyle w:val="SpecialCharTok"/>
            <w:rFonts w:cs="Consolas"/>
            <w:rPrChange w:id="3185" w:author="Johannes Zauner" w:date="2025-12-12T21:08:00Z" w16du:dateUtc="2025-12-12T20:08:00Z">
              <w:rPr>
                <w:rStyle w:val="SpecialCharTok"/>
                <w:rFonts w:ascii="Arial" w:hAnsi="Arial" w:cs="Arial"/>
              </w:rPr>
            </w:rPrChange>
          </w:rPr>
          <w:t>|&gt;</w:t>
        </w:r>
        <w:r w:rsidR="007C0A0D" w:rsidRPr="001176CA">
          <w:rPr>
            <w:rFonts w:cs="Consolas"/>
            <w:rPrChange w:id="3186" w:author="Johannes Zauner" w:date="2025-12-12T21:08:00Z" w16du:dateUtc="2025-12-12T20:08:00Z">
              <w:rPr>
                <w:rFonts w:ascii="Arial" w:hAnsi="Arial" w:cs="Arial"/>
              </w:rPr>
            </w:rPrChange>
          </w:rPr>
          <w:br/>
        </w:r>
      </w:ins>
      <w:ins w:id="3187" w:author="Johannes Zauner" w:date="2025-12-12T21:09:00Z" w16du:dateUtc="2025-12-12T20:09:00Z">
        <w:r w:rsidR="001176CA">
          <w:rPr>
            <w:rStyle w:val="NormalTok"/>
          </w:rPr>
          <w:t>4</w:t>
        </w:r>
        <w:r w:rsidR="001176CA">
          <w:rPr>
            <w:rStyle w:val="NormalTok"/>
            <w:rFonts w:cs="Consolas"/>
          </w:rPr>
          <w:t xml:space="preserve">  </w:t>
        </w:r>
      </w:ins>
      <w:ins w:id="3188" w:author="zusammenlegung" w:date="2025-12-12T19:01:00Z" w16du:dateUtc="2025-12-12T18:01:00Z">
        <w:r w:rsidR="007C0A0D" w:rsidRPr="001176CA">
          <w:rPr>
            <w:rStyle w:val="NormalTok"/>
            <w:rFonts w:cs="Consolas"/>
            <w:rPrChange w:id="3189" w:author="Johannes Zauner" w:date="2025-12-12T21:08:00Z" w16du:dateUtc="2025-12-12T20:08:00Z">
              <w:rPr>
                <w:rStyle w:val="NormalTok"/>
                <w:rFonts w:ascii="Arial" w:hAnsi="Arial" w:cs="Arial"/>
              </w:rPr>
            </w:rPrChange>
          </w:rPr>
          <w:t xml:space="preserve">  </w:t>
        </w:r>
        <w:r w:rsidR="007C0A0D" w:rsidRPr="001176CA">
          <w:rPr>
            <w:rStyle w:val="FunctionTok"/>
            <w:rFonts w:cs="Consolas"/>
            <w:rPrChange w:id="3190" w:author="Johannes Zauner" w:date="2025-12-12T21:08:00Z" w16du:dateUtc="2025-12-12T20:08:00Z">
              <w:rPr>
                <w:rStyle w:val="FunctionTok"/>
                <w:rFonts w:ascii="Arial" w:hAnsi="Arial" w:cs="Arial"/>
              </w:rPr>
            </w:rPrChange>
          </w:rPr>
          <w:t>mutate</w:t>
        </w:r>
        <w:r w:rsidR="007C0A0D" w:rsidRPr="001176CA">
          <w:rPr>
            <w:rStyle w:val="NormalTok"/>
            <w:rFonts w:cs="Consolas"/>
            <w:rPrChange w:id="3191" w:author="Johannes Zauner" w:date="2025-12-12T21:08:00Z" w16du:dateUtc="2025-12-12T20:08:00Z">
              <w:rPr>
                <w:rStyle w:val="NormalTok"/>
                <w:rFonts w:ascii="Arial" w:hAnsi="Arial" w:cs="Arial"/>
              </w:rPr>
            </w:rPrChange>
          </w:rPr>
          <w:t>(</w:t>
        </w:r>
        <w:r w:rsidR="007C0A0D" w:rsidRPr="001176CA">
          <w:rPr>
            <w:rFonts w:cs="Consolas"/>
            <w:rPrChange w:id="3192" w:author="Johannes Zauner" w:date="2025-12-12T21:08:00Z" w16du:dateUtc="2025-12-12T20:08:00Z">
              <w:rPr>
                <w:rFonts w:ascii="Arial" w:hAnsi="Arial" w:cs="Arial"/>
              </w:rPr>
            </w:rPrChange>
          </w:rPr>
          <w:br/>
        </w:r>
      </w:ins>
      <w:ins w:id="3193" w:author="Johannes Zauner" w:date="2025-12-12T21:09:00Z" w16du:dateUtc="2025-12-12T20:09:00Z">
        <w:r w:rsidR="001176CA">
          <w:rPr>
            <w:rStyle w:val="NormalTok"/>
          </w:rPr>
          <w:t>5</w:t>
        </w:r>
        <w:r w:rsidR="001176CA">
          <w:rPr>
            <w:rStyle w:val="NormalTok"/>
            <w:rFonts w:cs="Consolas"/>
          </w:rPr>
          <w:t xml:space="preserve">  </w:t>
        </w:r>
      </w:ins>
      <w:ins w:id="3194" w:author="zusammenlegung" w:date="2025-12-12T19:01:00Z" w16du:dateUtc="2025-12-12T18:01:00Z">
        <w:r w:rsidR="007C0A0D" w:rsidRPr="001176CA">
          <w:rPr>
            <w:rStyle w:val="NormalTok"/>
            <w:rFonts w:cs="Consolas"/>
            <w:rPrChange w:id="3195" w:author="Johannes Zauner" w:date="2025-12-12T21:08:00Z" w16du:dateUtc="2025-12-12T20:08:00Z">
              <w:rPr>
                <w:rStyle w:val="NormalTok"/>
                <w:rFonts w:ascii="Arial" w:hAnsi="Arial" w:cs="Arial"/>
              </w:rPr>
            </w:rPrChange>
          </w:rPr>
          <w:t xml:space="preserve">    </w:t>
        </w:r>
        <w:r w:rsidR="007C0A0D" w:rsidRPr="001176CA">
          <w:rPr>
            <w:rStyle w:val="AttributeTok"/>
            <w:rFonts w:cs="Consolas"/>
            <w:rPrChange w:id="3196" w:author="Johannes Zauner" w:date="2025-12-12T21:08:00Z" w16du:dateUtc="2025-12-12T20:08:00Z">
              <w:rPr>
                <w:rStyle w:val="AttributeTok"/>
                <w:rFonts w:ascii="Arial" w:hAnsi="Arial" w:cs="Arial"/>
              </w:rPr>
            </w:rPrChange>
          </w:rPr>
          <w:t>melEDI =</w:t>
        </w:r>
        <w:r w:rsidR="007C0A0D" w:rsidRPr="001176CA">
          <w:rPr>
            <w:rFonts w:cs="Consolas"/>
            <w:rPrChange w:id="3197" w:author="Johannes Zauner" w:date="2025-12-12T21:08:00Z" w16du:dateUtc="2025-12-12T20:08:00Z">
              <w:rPr>
                <w:rFonts w:ascii="Arial" w:hAnsi="Arial" w:cs="Arial"/>
              </w:rPr>
            </w:rPrChange>
          </w:rPr>
          <w:br/>
        </w:r>
      </w:ins>
      <w:ins w:id="3198" w:author="Johannes Zauner" w:date="2025-12-12T21:09:00Z" w16du:dateUtc="2025-12-12T20:09:00Z">
        <w:r w:rsidR="001176CA">
          <w:rPr>
            <w:rStyle w:val="NormalTok"/>
          </w:rPr>
          <w:t>6</w:t>
        </w:r>
        <w:r w:rsidR="001176CA">
          <w:rPr>
            <w:rStyle w:val="NormalTok"/>
            <w:rFonts w:cs="Consolas"/>
          </w:rPr>
          <w:t xml:space="preserve"> </w:t>
        </w:r>
      </w:ins>
      <w:ins w:id="3199" w:author="zusammenlegung" w:date="2025-12-12T19:01:00Z" w16du:dateUtc="2025-12-12T18:01:00Z">
        <w:r w:rsidR="007C0A0D" w:rsidRPr="001176CA">
          <w:rPr>
            <w:rStyle w:val="NormalTok"/>
            <w:rFonts w:cs="Consolas"/>
            <w:rPrChange w:id="3200" w:author="Johannes Zauner" w:date="2025-12-12T21:08:00Z" w16du:dateUtc="2025-12-12T20:08:00Z">
              <w:rPr>
                <w:rStyle w:val="NormalTok"/>
                <w:rFonts w:ascii="Arial" w:hAnsi="Arial" w:cs="Arial"/>
              </w:rPr>
            </w:rPrChange>
          </w:rPr>
          <w:t xml:space="preserve">      Spectrum </w:t>
        </w:r>
        <w:r w:rsidR="007C0A0D" w:rsidRPr="001176CA">
          <w:rPr>
            <w:rStyle w:val="SpecialCharTok"/>
            <w:rFonts w:cs="Consolas"/>
            <w:rPrChange w:id="3201" w:author="Johannes Zauner" w:date="2025-12-12T21:08:00Z" w16du:dateUtc="2025-12-12T20:08:00Z">
              <w:rPr>
                <w:rStyle w:val="SpecialCharTok"/>
                <w:rFonts w:ascii="Arial" w:hAnsi="Arial" w:cs="Arial"/>
              </w:rPr>
            </w:rPrChange>
          </w:rPr>
          <w:t>|&gt;</w:t>
        </w:r>
        <w:r w:rsidR="007C0A0D" w:rsidRPr="001176CA">
          <w:rPr>
            <w:rStyle w:val="NormalTok"/>
            <w:rFonts w:cs="Consolas"/>
            <w:rPrChange w:id="3202" w:author="Johannes Zauner" w:date="2025-12-12T21:08:00Z" w16du:dateUtc="2025-12-12T20:08:00Z">
              <w:rPr>
                <w:rStyle w:val="NormalTok"/>
                <w:rFonts w:ascii="Arial" w:hAnsi="Arial" w:cs="Arial"/>
              </w:rPr>
            </w:rPrChange>
          </w:rPr>
          <w:t xml:space="preserve"> </w:t>
        </w:r>
      </w:ins>
      <w:ins w:id="3203" w:author="Johannes Zauner" w:date="2025-12-12T21:09:00Z" w16du:dateUtc="2025-12-12T20:09:00Z">
        <w:r w:rsidR="001176CA">
          <w:rPr>
            <w:rStyle w:val="NormalTok"/>
            <w:rFonts w:cs="Consolas"/>
          </w:rPr>
          <w:br/>
        </w:r>
        <w:r w:rsidR="001176CA">
          <w:rPr>
            <w:rStyle w:val="NormalTok"/>
          </w:rPr>
          <w:lastRenderedPageBreak/>
          <w:t>7</w:t>
        </w:r>
        <w:r w:rsidR="001176CA">
          <w:rPr>
            <w:rStyle w:val="NormalTok"/>
            <w:rFonts w:cs="Consolas"/>
          </w:rPr>
          <w:t xml:space="preserve">       </w:t>
        </w:r>
      </w:ins>
      <w:ins w:id="3204" w:author="zusammenlegung" w:date="2025-12-12T19:01:00Z" w16du:dateUtc="2025-12-12T18:01:00Z">
        <w:r w:rsidR="007C0A0D" w:rsidRPr="001176CA">
          <w:rPr>
            <w:rStyle w:val="FunctionTok"/>
            <w:rFonts w:cs="Consolas"/>
            <w:rPrChange w:id="3205" w:author="Johannes Zauner" w:date="2025-12-12T21:08:00Z" w16du:dateUtc="2025-12-12T20:08:00Z">
              <w:rPr>
                <w:rStyle w:val="FunctionTok"/>
                <w:rFonts w:ascii="Arial" w:hAnsi="Arial" w:cs="Arial"/>
              </w:rPr>
            </w:rPrChange>
          </w:rPr>
          <w:t>map_dbl</w:t>
        </w:r>
        <w:r w:rsidR="007C0A0D" w:rsidRPr="001176CA">
          <w:rPr>
            <w:rStyle w:val="NormalTok"/>
            <w:rFonts w:cs="Consolas"/>
            <w:rPrChange w:id="3206" w:author="Johannes Zauner" w:date="2025-12-12T21:08:00Z" w16du:dateUtc="2025-12-12T20:08:00Z">
              <w:rPr>
                <w:rStyle w:val="NormalTok"/>
                <w:rFonts w:ascii="Arial" w:hAnsi="Arial" w:cs="Arial"/>
              </w:rPr>
            </w:rPrChange>
          </w:rPr>
          <w:t xml:space="preserve">(spectral_integration, </w:t>
        </w:r>
        <w:r w:rsidR="007C0A0D" w:rsidRPr="001176CA">
          <w:rPr>
            <w:rStyle w:val="AttributeTok"/>
            <w:rFonts w:cs="Consolas"/>
            <w:rPrChange w:id="3207" w:author="Johannes Zauner" w:date="2025-12-12T21:08:00Z" w16du:dateUtc="2025-12-12T20:08:00Z">
              <w:rPr>
                <w:rStyle w:val="AttributeTok"/>
                <w:rFonts w:ascii="Arial" w:hAnsi="Arial" w:cs="Arial"/>
              </w:rPr>
            </w:rPrChange>
          </w:rPr>
          <w:t>action.spectrum =</w:t>
        </w:r>
        <w:r w:rsidR="007C0A0D" w:rsidRPr="001176CA">
          <w:rPr>
            <w:rStyle w:val="NormalTok"/>
            <w:rFonts w:cs="Consolas"/>
            <w:rPrChange w:id="3208" w:author="Johannes Zauner" w:date="2025-12-12T21:08:00Z" w16du:dateUtc="2025-12-12T20:08:00Z">
              <w:rPr>
                <w:rStyle w:val="NormalTok"/>
                <w:rFonts w:ascii="Arial" w:hAnsi="Arial" w:cs="Arial"/>
              </w:rPr>
            </w:rPrChange>
          </w:rPr>
          <w:t xml:space="preserve"> </w:t>
        </w:r>
        <w:r w:rsidR="007C0A0D" w:rsidRPr="001176CA">
          <w:rPr>
            <w:rStyle w:val="StringTok"/>
            <w:rFonts w:cs="Consolas"/>
            <w:rPrChange w:id="3209" w:author="Johannes Zauner" w:date="2025-12-12T21:08:00Z" w16du:dateUtc="2025-12-12T20:08:00Z">
              <w:rPr>
                <w:rStyle w:val="StringTok"/>
                <w:rFonts w:ascii="Arial" w:hAnsi="Arial" w:cs="Arial"/>
              </w:rPr>
            </w:rPrChange>
          </w:rPr>
          <w:t>"melanopic"</w:t>
        </w:r>
        <w:r w:rsidR="007C0A0D" w:rsidRPr="001176CA">
          <w:rPr>
            <w:rStyle w:val="NormalTok"/>
            <w:rFonts w:cs="Consolas"/>
            <w:rPrChange w:id="3210" w:author="Johannes Zauner" w:date="2025-12-12T21:08:00Z" w16du:dateUtc="2025-12-12T20:08:00Z">
              <w:rPr>
                <w:rStyle w:val="NormalTok"/>
                <w:rFonts w:ascii="Arial" w:hAnsi="Arial" w:cs="Arial"/>
              </w:rPr>
            </w:rPrChange>
          </w:rPr>
          <w:t>),</w:t>
        </w:r>
        <w:r w:rsidR="007C0A0D" w:rsidRPr="001176CA">
          <w:rPr>
            <w:rFonts w:cs="Consolas"/>
            <w:rPrChange w:id="3211" w:author="Johannes Zauner" w:date="2025-12-12T21:08:00Z" w16du:dateUtc="2025-12-12T20:08:00Z">
              <w:rPr>
                <w:rFonts w:ascii="Arial" w:hAnsi="Arial" w:cs="Arial"/>
              </w:rPr>
            </w:rPrChange>
          </w:rPr>
          <w:br/>
        </w:r>
      </w:ins>
      <w:ins w:id="3212" w:author="Johannes Zauner" w:date="2025-12-12T21:09:00Z" w16du:dateUtc="2025-12-12T20:09:00Z">
        <w:r w:rsidR="001176CA">
          <w:rPr>
            <w:rStyle w:val="NormalTok"/>
          </w:rPr>
          <w:t>8</w:t>
        </w:r>
        <w:r w:rsidR="001176CA">
          <w:rPr>
            <w:rStyle w:val="NormalTok"/>
            <w:rFonts w:cs="Consolas"/>
          </w:rPr>
          <w:t xml:space="preserve"> </w:t>
        </w:r>
      </w:ins>
      <w:ins w:id="3213" w:author="zusammenlegung" w:date="2025-12-12T19:01:00Z" w16du:dateUtc="2025-12-12T18:01:00Z">
        <w:r w:rsidR="007C0A0D" w:rsidRPr="001176CA">
          <w:rPr>
            <w:rStyle w:val="NormalTok"/>
            <w:rFonts w:cs="Consolas"/>
            <w:rPrChange w:id="3214" w:author="Johannes Zauner" w:date="2025-12-12T21:08:00Z" w16du:dateUtc="2025-12-12T20:08:00Z">
              <w:rPr>
                <w:rStyle w:val="NormalTok"/>
                <w:rFonts w:ascii="Arial" w:hAnsi="Arial" w:cs="Arial"/>
              </w:rPr>
            </w:rPrChange>
          </w:rPr>
          <w:t xml:space="preserve"> </w:t>
        </w:r>
      </w:ins>
      <w:ins w:id="3215" w:author="Johannes Zauner" w:date="2025-12-12T21:09:00Z" w16du:dateUtc="2025-12-12T20:09:00Z">
        <w:r w:rsidR="001176CA">
          <w:rPr>
            <w:rStyle w:val="NormalTok"/>
            <w:rFonts w:cs="Consolas"/>
          </w:rPr>
          <w:t xml:space="preserve"> </w:t>
        </w:r>
      </w:ins>
      <w:ins w:id="3216" w:author="zusammenlegung" w:date="2025-12-12T19:01:00Z" w16du:dateUtc="2025-12-12T18:01:00Z">
        <w:r w:rsidR="007C0A0D" w:rsidRPr="001176CA">
          <w:rPr>
            <w:rStyle w:val="NormalTok"/>
            <w:rFonts w:cs="Consolas"/>
            <w:rPrChange w:id="3217" w:author="Johannes Zauner" w:date="2025-12-12T21:08:00Z" w16du:dateUtc="2025-12-12T20:08:00Z">
              <w:rPr>
                <w:rStyle w:val="NormalTok"/>
                <w:rFonts w:ascii="Arial" w:hAnsi="Arial" w:cs="Arial"/>
              </w:rPr>
            </w:rPrChange>
          </w:rPr>
          <w:t xml:space="preserve">   </w:t>
        </w:r>
        <w:r w:rsidR="007C0A0D" w:rsidRPr="001176CA">
          <w:rPr>
            <w:rStyle w:val="AttributeTok"/>
            <w:rFonts w:cs="Consolas"/>
            <w:rPrChange w:id="3218" w:author="Johannes Zauner" w:date="2025-12-12T21:08:00Z" w16du:dateUtc="2025-12-12T20:08:00Z">
              <w:rPr>
                <w:rStyle w:val="AttributeTok"/>
                <w:rFonts w:ascii="Arial" w:hAnsi="Arial" w:cs="Arial"/>
              </w:rPr>
            </w:rPrChange>
          </w:rPr>
          <w:t>illuminance  =</w:t>
        </w:r>
        <w:r w:rsidR="007C0A0D" w:rsidRPr="001176CA">
          <w:rPr>
            <w:rFonts w:cs="Consolas"/>
            <w:rPrChange w:id="3219" w:author="Johannes Zauner" w:date="2025-12-12T21:08:00Z" w16du:dateUtc="2025-12-12T20:08:00Z">
              <w:rPr>
                <w:rFonts w:ascii="Arial" w:hAnsi="Arial" w:cs="Arial"/>
              </w:rPr>
            </w:rPrChange>
          </w:rPr>
          <w:br/>
        </w:r>
      </w:ins>
      <w:ins w:id="3220" w:author="Johannes Zauner" w:date="2025-12-12T21:09:00Z" w16du:dateUtc="2025-12-12T20:09:00Z">
        <w:r w:rsidR="001176CA">
          <w:rPr>
            <w:rStyle w:val="NormalTok"/>
          </w:rPr>
          <w:t>9</w:t>
        </w:r>
        <w:r w:rsidR="001176CA">
          <w:rPr>
            <w:rStyle w:val="NormalTok"/>
            <w:rFonts w:cs="Consolas"/>
          </w:rPr>
          <w:t xml:space="preserve"> </w:t>
        </w:r>
      </w:ins>
      <w:ins w:id="3221" w:author="zusammenlegung" w:date="2025-12-12T19:01:00Z" w16du:dateUtc="2025-12-12T18:01:00Z">
        <w:r w:rsidR="007C0A0D" w:rsidRPr="001176CA">
          <w:rPr>
            <w:rStyle w:val="NormalTok"/>
            <w:rFonts w:cs="Consolas"/>
            <w:rPrChange w:id="3222" w:author="Johannes Zauner" w:date="2025-12-12T21:08:00Z" w16du:dateUtc="2025-12-12T20:08:00Z">
              <w:rPr>
                <w:rStyle w:val="NormalTok"/>
                <w:rFonts w:ascii="Arial" w:hAnsi="Arial" w:cs="Arial"/>
              </w:rPr>
            </w:rPrChange>
          </w:rPr>
          <w:t xml:space="preserve">      Spectrum </w:t>
        </w:r>
        <w:r w:rsidR="007C0A0D" w:rsidRPr="001176CA">
          <w:rPr>
            <w:rStyle w:val="SpecialCharTok"/>
            <w:rFonts w:cs="Consolas"/>
            <w:rPrChange w:id="3223" w:author="Johannes Zauner" w:date="2025-12-12T21:08:00Z" w16du:dateUtc="2025-12-12T20:08:00Z">
              <w:rPr>
                <w:rStyle w:val="SpecialCharTok"/>
                <w:rFonts w:ascii="Arial" w:hAnsi="Arial" w:cs="Arial"/>
              </w:rPr>
            </w:rPrChange>
          </w:rPr>
          <w:t>|&gt;</w:t>
        </w:r>
        <w:r w:rsidR="007C0A0D" w:rsidRPr="001176CA">
          <w:rPr>
            <w:rStyle w:val="NormalTok"/>
            <w:rFonts w:cs="Consolas"/>
            <w:rPrChange w:id="3224" w:author="Johannes Zauner" w:date="2025-12-12T21:08:00Z" w16du:dateUtc="2025-12-12T20:08:00Z">
              <w:rPr>
                <w:rStyle w:val="NormalTok"/>
                <w:rFonts w:ascii="Arial" w:hAnsi="Arial" w:cs="Arial"/>
              </w:rPr>
            </w:rPrChange>
          </w:rPr>
          <w:t xml:space="preserve"> </w:t>
        </w:r>
      </w:ins>
      <w:ins w:id="3225" w:author="Johannes Zauner" w:date="2025-12-12T21:09:00Z" w16du:dateUtc="2025-12-12T20:09:00Z">
        <w:r w:rsidR="001176CA">
          <w:rPr>
            <w:rStyle w:val="NormalTok"/>
            <w:rFonts w:cs="Consolas"/>
          </w:rPr>
          <w:br/>
        </w:r>
        <w:r w:rsidR="001176CA">
          <w:rPr>
            <w:rStyle w:val="NormalTok"/>
          </w:rPr>
          <w:t>1</w:t>
        </w:r>
        <w:r w:rsidR="001176CA">
          <w:rPr>
            <w:rStyle w:val="NormalTok"/>
            <w:rFonts w:cs="Consolas"/>
          </w:rPr>
          <w:t xml:space="preserve">0      </w:t>
        </w:r>
      </w:ins>
      <w:ins w:id="3226" w:author="zusammenlegung" w:date="2025-12-12T19:01:00Z" w16du:dateUtc="2025-12-12T18:01:00Z">
        <w:r w:rsidR="007C0A0D" w:rsidRPr="001176CA">
          <w:rPr>
            <w:rStyle w:val="FunctionTok"/>
            <w:rFonts w:cs="Consolas"/>
            <w:rPrChange w:id="3227" w:author="Johannes Zauner" w:date="2025-12-12T21:08:00Z" w16du:dateUtc="2025-12-12T20:08:00Z">
              <w:rPr>
                <w:rStyle w:val="FunctionTok"/>
                <w:rFonts w:ascii="Arial" w:hAnsi="Arial" w:cs="Arial"/>
              </w:rPr>
            </w:rPrChange>
          </w:rPr>
          <w:t>map_dbl</w:t>
        </w:r>
        <w:r w:rsidR="007C0A0D" w:rsidRPr="001176CA">
          <w:rPr>
            <w:rStyle w:val="NormalTok"/>
            <w:rFonts w:cs="Consolas"/>
            <w:rPrChange w:id="3228" w:author="Johannes Zauner" w:date="2025-12-12T21:08:00Z" w16du:dateUtc="2025-12-12T20:08:00Z">
              <w:rPr>
                <w:rStyle w:val="NormalTok"/>
                <w:rFonts w:ascii="Arial" w:hAnsi="Arial" w:cs="Arial"/>
              </w:rPr>
            </w:rPrChange>
          </w:rPr>
          <w:t xml:space="preserve">(spectral_integration, </w:t>
        </w:r>
        <w:r w:rsidR="007C0A0D" w:rsidRPr="001176CA">
          <w:rPr>
            <w:rStyle w:val="AttributeTok"/>
            <w:rFonts w:cs="Consolas"/>
            <w:rPrChange w:id="3229" w:author="Johannes Zauner" w:date="2025-12-12T21:08:00Z" w16du:dateUtc="2025-12-12T20:08:00Z">
              <w:rPr>
                <w:rStyle w:val="AttributeTok"/>
                <w:rFonts w:ascii="Arial" w:hAnsi="Arial" w:cs="Arial"/>
              </w:rPr>
            </w:rPrChange>
          </w:rPr>
          <w:t>action.spectrum =</w:t>
        </w:r>
        <w:r w:rsidR="007C0A0D" w:rsidRPr="001176CA">
          <w:rPr>
            <w:rStyle w:val="NormalTok"/>
            <w:rFonts w:cs="Consolas"/>
            <w:rPrChange w:id="3230" w:author="Johannes Zauner" w:date="2025-12-12T21:08:00Z" w16du:dateUtc="2025-12-12T20:08:00Z">
              <w:rPr>
                <w:rStyle w:val="NormalTok"/>
                <w:rFonts w:ascii="Arial" w:hAnsi="Arial" w:cs="Arial"/>
              </w:rPr>
            </w:rPrChange>
          </w:rPr>
          <w:t xml:space="preserve"> </w:t>
        </w:r>
        <w:r w:rsidR="007C0A0D" w:rsidRPr="001176CA">
          <w:rPr>
            <w:rStyle w:val="StringTok"/>
            <w:rFonts w:cs="Consolas"/>
            <w:rPrChange w:id="3231" w:author="Johannes Zauner" w:date="2025-12-12T21:08:00Z" w16du:dateUtc="2025-12-12T20:08:00Z">
              <w:rPr>
                <w:rStyle w:val="StringTok"/>
                <w:rFonts w:ascii="Arial" w:hAnsi="Arial" w:cs="Arial"/>
              </w:rPr>
            </w:rPrChange>
          </w:rPr>
          <w:t>"photopic"</w:t>
        </w:r>
        <w:r w:rsidR="007C0A0D" w:rsidRPr="001176CA">
          <w:rPr>
            <w:rStyle w:val="NormalTok"/>
            <w:rFonts w:cs="Consolas"/>
            <w:rPrChange w:id="3232" w:author="Johannes Zauner" w:date="2025-12-12T21:08:00Z" w16du:dateUtc="2025-12-12T20:08:00Z">
              <w:rPr>
                <w:rStyle w:val="NormalTok"/>
                <w:rFonts w:ascii="Arial" w:hAnsi="Arial" w:cs="Arial"/>
              </w:rPr>
            </w:rPrChange>
          </w:rPr>
          <w:t>)</w:t>
        </w:r>
        <w:r w:rsidR="007C0A0D" w:rsidRPr="001176CA">
          <w:rPr>
            <w:rFonts w:cs="Consolas"/>
            <w:rPrChange w:id="3233" w:author="Johannes Zauner" w:date="2025-12-12T21:08:00Z" w16du:dateUtc="2025-12-12T20:08:00Z">
              <w:rPr>
                <w:rFonts w:ascii="Arial" w:hAnsi="Arial" w:cs="Arial"/>
              </w:rPr>
            </w:rPrChange>
          </w:rPr>
          <w:br/>
        </w:r>
      </w:ins>
      <w:ins w:id="3234" w:author="Johannes Zauner" w:date="2025-12-12T21:09:00Z" w16du:dateUtc="2025-12-12T20:09:00Z">
        <w:r w:rsidR="001176CA">
          <w:rPr>
            <w:rStyle w:val="NormalTok"/>
          </w:rPr>
          <w:t>11</w:t>
        </w:r>
      </w:ins>
      <w:ins w:id="3235" w:author="zusammenlegung" w:date="2025-12-12T19:01:00Z" w16du:dateUtc="2025-12-12T18:01:00Z">
        <w:r w:rsidR="007C0A0D" w:rsidRPr="001176CA">
          <w:rPr>
            <w:rStyle w:val="NormalTok"/>
            <w:rFonts w:cs="Consolas"/>
            <w:rPrChange w:id="3236" w:author="Johannes Zauner" w:date="2025-12-12T21:08:00Z" w16du:dateUtc="2025-12-12T20:08:00Z">
              <w:rPr>
                <w:rStyle w:val="NormalTok"/>
                <w:rFonts w:ascii="Arial" w:hAnsi="Arial" w:cs="Arial"/>
              </w:rPr>
            </w:rPrChange>
          </w:rPr>
          <w:t xml:space="preserve">  )</w:t>
        </w:r>
      </w:ins>
    </w:p>
    <w:bookmarkEnd w:id="3158"/>
    <w:p w14:paraId="542C2A71" w14:textId="69B00812" w:rsidR="007C0A0D" w:rsidRPr="0098570A" w:rsidDel="0098570A" w:rsidRDefault="007C0A0D" w:rsidP="007C0A0D">
      <w:pPr>
        <w:pStyle w:val="DefinitionTerm"/>
        <w:rPr>
          <w:ins w:id="3237" w:author="zusammenlegung" w:date="2025-12-12T19:01:00Z" w16du:dateUtc="2025-12-12T18:01:00Z"/>
          <w:del w:id="3238" w:author="Johannes Zauner" w:date="2025-12-12T20:27:00Z" w16du:dateUtc="2025-12-12T19:27:00Z"/>
          <w:rFonts w:ascii="Arial" w:hAnsi="Arial" w:cs="Arial"/>
          <w:b w:val="0"/>
          <w:bCs/>
          <w:rPrChange w:id="3239" w:author="Johannes Zauner" w:date="2025-12-12T20:27:00Z" w16du:dateUtc="2025-12-12T19:27:00Z">
            <w:rPr>
              <w:ins w:id="3240" w:author="zusammenlegung" w:date="2025-12-12T19:01:00Z" w16du:dateUtc="2025-12-12T18:01:00Z"/>
              <w:del w:id="3241" w:author="Johannes Zauner" w:date="2025-12-12T20:27:00Z" w16du:dateUtc="2025-12-12T19:27:00Z"/>
              <w:rFonts w:ascii="Arial" w:hAnsi="Arial" w:cs="Arial"/>
            </w:rPr>
          </w:rPrChange>
        </w:rPr>
      </w:pPr>
      <w:ins w:id="3242" w:author="zusammenlegung" w:date="2025-12-12T19:01:00Z" w16du:dateUtc="2025-12-12T18:01:00Z">
        <w:r w:rsidRPr="00C673E9">
          <w:rPr>
            <w:rFonts w:ascii="Arial" w:hAnsi="Arial" w:cs="Arial"/>
          </w:rPr>
          <w:t>Lines 5-</w:t>
        </w:r>
        <w:del w:id="3243" w:author="Johannes Zauner" w:date="2025-12-12T21:10:00Z" w16du:dateUtc="2025-12-12T20:10:00Z">
          <w:r w:rsidRPr="00C673E9" w:rsidDel="001176CA">
            <w:rPr>
              <w:rFonts w:ascii="Arial" w:hAnsi="Arial" w:cs="Arial"/>
            </w:rPr>
            <w:delText>6</w:delText>
          </w:r>
        </w:del>
      </w:ins>
      <w:ins w:id="3244" w:author="Johannes Zauner" w:date="2025-12-12T21:10:00Z" w16du:dateUtc="2025-12-12T20:10:00Z">
        <w:r w:rsidR="001176CA">
          <w:rPr>
            <w:rFonts w:ascii="Arial" w:hAnsi="Arial" w:cs="Arial"/>
          </w:rPr>
          <w:t>7</w:t>
        </w:r>
      </w:ins>
      <w:ins w:id="3245" w:author="Johannes Zauner" w:date="2025-12-12T20:27:00Z" w16du:dateUtc="2025-12-12T19:27:00Z">
        <w:r w:rsidR="0098570A">
          <w:rPr>
            <w:rFonts w:ascii="Arial" w:hAnsi="Arial" w:cs="Arial"/>
          </w:rPr>
          <w:t xml:space="preserve"> </w:t>
        </w:r>
      </w:ins>
    </w:p>
    <w:p w14:paraId="3D65159B" w14:textId="233A0F4A" w:rsidR="007C0A0D" w:rsidRPr="005A2EDF" w:rsidRDefault="007C0A0D">
      <w:pPr>
        <w:pStyle w:val="DefinitionTerm"/>
        <w:rPr>
          <w:ins w:id="3246" w:author="zusammenlegung" w:date="2025-12-12T19:01:00Z" w16du:dateUtc="2025-12-12T18:01:00Z"/>
          <w:bCs/>
        </w:rPr>
        <w:pPrChange w:id="3247" w:author="Johannes Zauner" w:date="2025-12-12T20:27:00Z" w16du:dateUtc="2025-12-12T19:27:00Z">
          <w:pPr>
            <w:pStyle w:val="Definition"/>
          </w:pPr>
        </w:pPrChange>
      </w:pPr>
      <w:ins w:id="3248" w:author="zusammenlegung" w:date="2025-12-12T19:01:00Z" w16du:dateUtc="2025-12-12T18:01:00Z">
        <w:r w:rsidRPr="0098570A">
          <w:rPr>
            <w:b w:val="0"/>
            <w:bCs/>
            <w:rPrChange w:id="3249" w:author="Johannes Zauner" w:date="2025-12-12T20:27:00Z" w16du:dateUtc="2025-12-12T19:27:00Z">
              <w:rPr>
                <w:b/>
              </w:rPr>
            </w:rPrChange>
          </w:rPr>
          <w:t xml:space="preserve">Calculate melanopic EDI by applying the </w:t>
        </w:r>
      </w:ins>
      <m:oMath>
        <m:sSub>
          <m:sSubPr>
            <m:ctrlPr>
              <w:ins w:id="3250" w:author="zusammenlegung" w:date="2025-12-12T19:01:00Z" w16du:dateUtc="2025-12-12T18:01:00Z">
                <w:rPr>
                  <w:rFonts w:ascii="Cambria Math" w:hAnsi="Cambria Math"/>
                  <w:b w:val="0"/>
                  <w:bCs/>
                </w:rPr>
              </w:ins>
            </m:ctrlPr>
          </m:sSubPr>
          <m:e>
            <m:r>
              <w:ins w:id="3251" w:author="zusammenlegung" w:date="2025-12-12T19:01:00Z" w16du:dateUtc="2025-12-12T18:01:00Z">
                <m:rPr>
                  <m:sty m:val="bi"/>
                </m:rPr>
                <w:rPr>
                  <w:rFonts w:ascii="Cambria Math" w:hAnsi="Cambria Math"/>
                </w:rPr>
                <m:t>s</m:t>
              </w:ins>
            </m:r>
          </m:e>
          <m:sub>
            <m:r>
              <w:ins w:id="3252" w:author="zusammenlegung" w:date="2025-12-12T19:01:00Z" w16du:dateUtc="2025-12-12T18:01:00Z">
                <m:rPr>
                  <m:sty m:val="bi"/>
                </m:rPr>
                <w:rPr>
                  <w:rFonts w:ascii="Cambria Math" w:hAnsi="Cambria Math"/>
                </w:rPr>
                <m:t>mel</m:t>
              </w:ins>
            </m:r>
            <m:d>
              <m:dPr>
                <m:ctrlPr>
                  <w:ins w:id="3253" w:author="zusammenlegung" w:date="2025-12-12T19:01:00Z" w16du:dateUtc="2025-12-12T18:01:00Z">
                    <w:rPr>
                      <w:rFonts w:ascii="Cambria Math" w:hAnsi="Cambria Math"/>
                      <w:b w:val="0"/>
                      <w:bCs/>
                    </w:rPr>
                  </w:ins>
                </m:ctrlPr>
              </m:dPr>
              <m:e>
                <m:r>
                  <w:ins w:id="3254" w:author="zusammenlegung" w:date="2025-12-12T19:01:00Z" w16du:dateUtc="2025-12-12T18:01:00Z">
                    <m:rPr>
                      <m:sty m:val="bi"/>
                    </m:rPr>
                    <w:rPr>
                      <w:rFonts w:ascii="Cambria Math" w:hAnsi="Cambria Math"/>
                    </w:rPr>
                    <m:t>λ</m:t>
                  </w:ins>
                </m:r>
              </m:e>
            </m:d>
          </m:sub>
        </m:sSub>
      </m:oMath>
      <w:ins w:id="3255" w:author="zusammenlegung" w:date="2025-12-12T19:01:00Z" w16du:dateUtc="2025-12-12T18:01:00Z">
        <w:r w:rsidRPr="0098570A">
          <w:rPr>
            <w:b w:val="0"/>
            <w:bCs/>
            <w:rPrChange w:id="3256" w:author="Johannes Zauner" w:date="2025-12-12T20:27:00Z" w16du:dateUtc="2025-12-12T19:27:00Z">
              <w:rPr>
                <w:b/>
              </w:rPr>
            </w:rPrChange>
          </w:rPr>
          <w:t xml:space="preserve"> action spectrum, integrating, and weighing</w:t>
        </w:r>
      </w:ins>
    </w:p>
    <w:p w14:paraId="69FAAC01" w14:textId="0B9AE7D8" w:rsidR="007C0A0D" w:rsidRPr="0098570A" w:rsidDel="0098570A" w:rsidRDefault="007C0A0D" w:rsidP="007C0A0D">
      <w:pPr>
        <w:pStyle w:val="DefinitionTerm"/>
        <w:rPr>
          <w:ins w:id="3257" w:author="zusammenlegung" w:date="2025-12-12T19:01:00Z" w16du:dateUtc="2025-12-12T18:01:00Z"/>
          <w:del w:id="3258" w:author="Johannes Zauner" w:date="2025-12-12T20:28:00Z" w16du:dateUtc="2025-12-12T19:28:00Z"/>
          <w:rFonts w:ascii="Arial" w:hAnsi="Arial" w:cs="Arial"/>
          <w:b w:val="0"/>
          <w:bCs/>
          <w:rPrChange w:id="3259" w:author="Johannes Zauner" w:date="2025-12-12T20:28:00Z" w16du:dateUtc="2025-12-12T19:28:00Z">
            <w:rPr>
              <w:ins w:id="3260" w:author="zusammenlegung" w:date="2025-12-12T19:01:00Z" w16du:dateUtc="2025-12-12T18:01:00Z"/>
              <w:del w:id="3261" w:author="Johannes Zauner" w:date="2025-12-12T20:28:00Z" w16du:dateUtc="2025-12-12T19:28:00Z"/>
              <w:rFonts w:ascii="Arial" w:hAnsi="Arial" w:cs="Arial"/>
            </w:rPr>
          </w:rPrChange>
        </w:rPr>
      </w:pPr>
      <w:ins w:id="3262" w:author="zusammenlegung" w:date="2025-12-12T19:01:00Z" w16du:dateUtc="2025-12-12T18:01:00Z">
        <w:r w:rsidRPr="00C673E9">
          <w:rPr>
            <w:rFonts w:ascii="Arial" w:hAnsi="Arial" w:cs="Arial"/>
          </w:rPr>
          <w:t xml:space="preserve">Lines </w:t>
        </w:r>
        <w:del w:id="3263" w:author="Johannes Zauner" w:date="2025-12-12T21:10:00Z" w16du:dateUtc="2025-12-12T20:10:00Z">
          <w:r w:rsidRPr="00C673E9" w:rsidDel="001176CA">
            <w:rPr>
              <w:rFonts w:ascii="Arial" w:hAnsi="Arial" w:cs="Arial"/>
            </w:rPr>
            <w:delText>7</w:delText>
          </w:r>
        </w:del>
      </w:ins>
      <w:ins w:id="3264" w:author="Johannes Zauner" w:date="2025-12-12T21:10:00Z" w16du:dateUtc="2025-12-12T20:10:00Z">
        <w:r w:rsidR="001176CA">
          <w:rPr>
            <w:rFonts w:ascii="Arial" w:hAnsi="Arial" w:cs="Arial"/>
          </w:rPr>
          <w:t>8</w:t>
        </w:r>
      </w:ins>
      <w:ins w:id="3265" w:author="zusammenlegung" w:date="2025-12-12T19:01:00Z" w16du:dateUtc="2025-12-12T18:01:00Z">
        <w:r w:rsidRPr="00C673E9">
          <w:rPr>
            <w:rFonts w:ascii="Arial" w:hAnsi="Arial" w:cs="Arial"/>
          </w:rPr>
          <w:t>-</w:t>
        </w:r>
        <w:del w:id="3266" w:author="Johannes Zauner" w:date="2025-12-12T21:10:00Z" w16du:dateUtc="2025-12-12T20:10:00Z">
          <w:r w:rsidRPr="00C673E9" w:rsidDel="001176CA">
            <w:rPr>
              <w:rFonts w:ascii="Arial" w:hAnsi="Arial" w:cs="Arial"/>
            </w:rPr>
            <w:delText>8</w:delText>
          </w:r>
        </w:del>
      </w:ins>
      <w:ins w:id="3267" w:author="Johannes Zauner" w:date="2025-12-12T21:10:00Z" w16du:dateUtc="2025-12-12T20:10:00Z">
        <w:r w:rsidR="001176CA">
          <w:rPr>
            <w:rFonts w:ascii="Arial" w:hAnsi="Arial" w:cs="Arial"/>
          </w:rPr>
          <w:t>10</w:t>
        </w:r>
      </w:ins>
      <w:ins w:id="3268" w:author="Johannes Zauner" w:date="2025-12-12T20:28:00Z" w16du:dateUtc="2025-12-12T19:28:00Z">
        <w:r w:rsidR="0098570A">
          <w:rPr>
            <w:rFonts w:ascii="Arial" w:hAnsi="Arial" w:cs="Arial"/>
          </w:rPr>
          <w:t xml:space="preserve"> </w:t>
        </w:r>
      </w:ins>
    </w:p>
    <w:p w14:paraId="50A59441" w14:textId="2069DBCE" w:rsidR="007C0A0D" w:rsidRDefault="007C0A0D" w:rsidP="0098570A">
      <w:pPr>
        <w:pStyle w:val="DefinitionTerm"/>
        <w:rPr>
          <w:ins w:id="3269" w:author="Johannes Zauner" w:date="2025-12-12T20:28:00Z" w16du:dateUtc="2025-12-12T19:28:00Z"/>
          <w:b w:val="0"/>
          <w:bCs/>
        </w:rPr>
      </w:pPr>
      <w:ins w:id="3270" w:author="zusammenlegung" w:date="2025-12-12T19:01:00Z" w16du:dateUtc="2025-12-12T18:01:00Z">
        <w:r w:rsidRPr="0098570A">
          <w:rPr>
            <w:b w:val="0"/>
            <w:bCs/>
            <w:rPrChange w:id="3271" w:author="Johannes Zauner" w:date="2025-12-12T20:28:00Z" w16du:dateUtc="2025-12-12T19:28:00Z">
              <w:rPr/>
            </w:rPrChange>
          </w:rPr>
          <w:t xml:space="preserve">Calculate photopic illuminance by applying the </w:t>
        </w:r>
      </w:ins>
      <m:oMath>
        <m:sSub>
          <m:sSubPr>
            <m:ctrlPr>
              <w:ins w:id="3272" w:author="zusammenlegung" w:date="2025-12-12T19:01:00Z" w16du:dateUtc="2025-12-12T18:01:00Z">
                <w:rPr>
                  <w:rFonts w:ascii="Cambria Math" w:hAnsi="Cambria Math"/>
                  <w:b w:val="0"/>
                  <w:bCs/>
                </w:rPr>
              </w:ins>
            </m:ctrlPr>
          </m:sSubPr>
          <m:e>
            <m:r>
              <w:ins w:id="3273" w:author="zusammenlegung" w:date="2025-12-12T19:01:00Z" w16du:dateUtc="2025-12-12T18:01:00Z">
                <m:rPr>
                  <m:sty m:val="bi"/>
                </m:rPr>
                <w:rPr>
                  <w:rFonts w:ascii="Cambria Math" w:hAnsi="Cambria Math"/>
                </w:rPr>
                <m:t>V</m:t>
              </w:ins>
            </m:r>
          </m:e>
          <m:sub>
            <m:d>
              <m:dPr>
                <m:ctrlPr>
                  <w:ins w:id="3274" w:author="zusammenlegung" w:date="2025-12-12T19:01:00Z" w16du:dateUtc="2025-12-12T18:01:00Z">
                    <w:rPr>
                      <w:rFonts w:ascii="Cambria Math" w:hAnsi="Cambria Math"/>
                      <w:b w:val="0"/>
                      <w:bCs/>
                    </w:rPr>
                  </w:ins>
                </m:ctrlPr>
              </m:dPr>
              <m:e>
                <m:r>
                  <w:ins w:id="3275" w:author="zusammenlegung" w:date="2025-12-12T19:01:00Z" w16du:dateUtc="2025-12-12T18:01:00Z">
                    <m:rPr>
                      <m:sty m:val="bi"/>
                    </m:rPr>
                    <w:rPr>
                      <w:rFonts w:ascii="Cambria Math" w:hAnsi="Cambria Math"/>
                    </w:rPr>
                    <m:t>λ</m:t>
                  </w:ins>
                </m:r>
              </m:e>
            </m:d>
          </m:sub>
        </m:sSub>
      </m:oMath>
      <w:ins w:id="3276" w:author="zusammenlegung" w:date="2025-12-12T19:01:00Z" w16du:dateUtc="2025-12-12T18:01:00Z">
        <w:r w:rsidRPr="0098570A">
          <w:rPr>
            <w:b w:val="0"/>
            <w:bCs/>
            <w:rPrChange w:id="3277" w:author="Johannes Zauner" w:date="2025-12-12T20:28:00Z" w16du:dateUtc="2025-12-12T19:28:00Z">
              <w:rPr/>
            </w:rPrChange>
          </w:rPr>
          <w:t xml:space="preserve"> action spectrum, integrating, and weighing</w:t>
        </w:r>
      </w:ins>
    </w:p>
    <w:p w14:paraId="347B8DAA" w14:textId="77777777" w:rsidR="0098570A" w:rsidRPr="0098570A" w:rsidRDefault="0098570A" w:rsidP="0098570A">
      <w:pPr>
        <w:pStyle w:val="Definition"/>
        <w:rPr>
          <w:ins w:id="3278" w:author="zusammenlegung" w:date="2025-12-12T19:01:00Z" w16du:dateUtc="2025-12-12T18:01:00Z"/>
        </w:rPr>
      </w:pPr>
    </w:p>
    <w:p w14:paraId="7B355F0C" w14:textId="1E64D9A3" w:rsidR="007C0A0D" w:rsidRPr="00F61D20" w:rsidRDefault="00F61D20">
      <w:pPr>
        <w:pStyle w:val="SourceCode"/>
        <w:spacing w:line="240" w:lineRule="auto"/>
        <w:rPr>
          <w:ins w:id="3279" w:author="zusammenlegung" w:date="2025-12-12T19:01:00Z" w16du:dateUtc="2025-12-12T18:01:00Z"/>
          <w:b/>
          <w:bCs/>
          <w:lang w:val="de-DE"/>
          <w:rPrChange w:id="3280" w:author="Johannes Zauner" w:date="2025-12-13T05:25:00Z" w16du:dateUtc="2025-12-13T04:25:00Z">
            <w:rPr>
              <w:ins w:id="3281" w:author="zusammenlegung" w:date="2025-12-12T19:01:00Z" w16du:dateUtc="2025-12-12T18:01:00Z"/>
              <w:rFonts w:cs="Consolas"/>
            </w:rPr>
          </w:rPrChange>
        </w:rPr>
        <w:pPrChange w:id="3282" w:author="Johannes Zauner" w:date="2025-12-13T05:28:00Z" w16du:dateUtc="2025-12-13T04:28:00Z">
          <w:pPr>
            <w:pStyle w:val="SourceCode"/>
          </w:pPr>
        </w:pPrChange>
      </w:pPr>
      <w:ins w:id="3283" w:author="Johannes Zauner" w:date="2025-12-13T05:25:00Z">
        <w:r w:rsidRPr="00F61D20">
          <w:rPr>
            <w:b/>
            <w:bCs/>
            <w:lang w:val="de-DE"/>
          </w:rPr>
          <w:t>Calculate MDER</w:t>
        </w:r>
      </w:ins>
      <w:ins w:id="3284" w:author="Johannes Zauner" w:date="2025-12-13T05:10:00Z" w16du:dateUtc="2025-12-13T04:10:00Z">
        <w:r w:rsidR="008C4DD3">
          <w:rPr>
            <w:rStyle w:val="NormalTok"/>
          </w:rPr>
          <w:br/>
        </w:r>
      </w:ins>
      <w:ins w:id="3285" w:author="Johannes Zauner" w:date="2025-12-12T21:10:00Z" w16du:dateUtc="2025-12-12T20:10:00Z">
        <w:r w:rsidR="00017A44">
          <w:rPr>
            <w:rStyle w:val="NormalTok"/>
          </w:rPr>
          <w:t>1</w:t>
        </w:r>
        <w:r w:rsidR="00017A44">
          <w:rPr>
            <w:rStyle w:val="NormalTok"/>
            <w:rFonts w:cs="Consolas"/>
          </w:rPr>
          <w:t xml:space="preserve"> </w:t>
        </w:r>
        <w:r w:rsidR="00171274">
          <w:rPr>
            <w:rStyle w:val="NormalTok"/>
            <w:rFonts w:cs="Consolas"/>
          </w:rPr>
          <w:t xml:space="preserve"> </w:t>
        </w:r>
      </w:ins>
      <w:ins w:id="3286" w:author="zusammenlegung" w:date="2025-12-12T19:01:00Z" w16du:dateUtc="2025-12-12T18:01:00Z">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ns w:id="3287" w:author="Johannes Zauner" w:date="2025-12-12T21:10:00Z" w16du:dateUtc="2025-12-12T20:10:00Z">
        <w:r w:rsidR="00017A44">
          <w:rPr>
            <w:rStyle w:val="NormalTok"/>
          </w:rPr>
          <w:t>2</w:t>
        </w:r>
        <w:r w:rsidR="00017A44">
          <w:rPr>
            <w:rStyle w:val="NormalTok"/>
            <w:rFonts w:cs="Consolas"/>
          </w:rPr>
          <w:t xml:space="preserve"> </w:t>
        </w:r>
        <w:r w:rsidR="00171274">
          <w:rPr>
            <w:rStyle w:val="NormalTok"/>
            <w:rFonts w:cs="Consolas"/>
          </w:rPr>
          <w:t xml:space="preserve"> </w:t>
        </w:r>
      </w:ins>
      <w:ins w:id="3288" w:author="zusammenlegung" w:date="2025-12-12T19:01:00Z" w16du:dateUtc="2025-12-12T18:01:00Z">
        <w:r w:rsidR="007C0A0D" w:rsidRPr="00E15C3C">
          <w:rPr>
            <w:rStyle w:val="NormalTok"/>
            <w:rFonts w:cs="Consolas"/>
          </w:rPr>
          <w:t xml:space="preserve">  </w:t>
        </w:r>
        <w:r w:rsidR="007C0A0D" w:rsidRPr="00E15C3C">
          <w:rPr>
            <w:rStyle w:val="FunctionTok"/>
            <w:rFonts w:cs="Consolas"/>
          </w:rPr>
          <w:t>summarize_numeric</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"Spectrum"</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ns w:id="3289" w:author="Johannes Zauner" w:date="2025-12-12T21:10:00Z" w16du:dateUtc="2025-12-12T20:10:00Z">
        <w:r w:rsidR="00017A44">
          <w:rPr>
            <w:rStyle w:val="NormalTok"/>
          </w:rPr>
          <w:t>3</w:t>
        </w:r>
        <w:r w:rsidR="00017A44">
          <w:rPr>
            <w:rStyle w:val="NormalTok"/>
            <w:rFonts w:cs="Consolas"/>
          </w:rPr>
          <w:t xml:space="preserve"> </w:t>
        </w:r>
      </w:ins>
      <w:ins w:id="3290" w:author="zusammenlegung" w:date="2025-12-12T19:01:00Z" w16du:dateUtc="2025-12-12T18:01:00Z">
        <w:r w:rsidR="007C0A0D" w:rsidRPr="00E15C3C">
          <w:rPr>
            <w:rStyle w:val="NormalTok"/>
            <w:rFonts w:cs="Consolas"/>
          </w:rPr>
          <w:t xml:space="preserve"> </w:t>
        </w:r>
      </w:ins>
      <w:ins w:id="3291" w:author="Johannes Zauner" w:date="2025-12-12T21:10:00Z" w16du:dateUtc="2025-12-12T20:10:00Z">
        <w:r w:rsidR="00171274">
          <w:rPr>
            <w:rStyle w:val="NormalTok"/>
            <w:rFonts w:cs="Consolas"/>
          </w:rPr>
          <w:t xml:space="preserve"> </w:t>
        </w:r>
      </w:ins>
      <w:ins w:id="3292" w:author="zusammenlegung" w:date="2025-12-12T19:01:00Z" w16du:dateUtc="2025-12-12T18:01:00Z">
        <w:r w:rsidR="007C0A0D" w:rsidRPr="00E15C3C">
          <w:rPr>
            <w:rStyle w:val="NormalTok"/>
            <w:rFonts w:cs="Consolas"/>
          </w:rPr>
          <w:t xml:space="preserve"> </w:t>
        </w:r>
        <w:r w:rsidR="007C0A0D" w:rsidRPr="00E15C3C">
          <w:rPr>
            <w:rStyle w:val="FunctionTok"/>
            <w:rFonts w:cs="Consolas"/>
          </w:rPr>
          <w:t>mutate</w:t>
        </w:r>
        <w:r w:rsidR="007C0A0D" w:rsidRPr="00E15C3C">
          <w:rPr>
            <w:rStyle w:val="NormalTok"/>
            <w:rFonts w:cs="Consolas"/>
          </w:rPr>
          <w:t>(</w:t>
        </w:r>
        <w:r w:rsidR="007C0A0D" w:rsidRPr="00E15C3C">
          <w:rPr>
            <w:rStyle w:val="AttributeTok"/>
            <w:rFonts w:cs="Consolas"/>
          </w:rPr>
          <w:t>MDER =</w:t>
        </w:r>
        <w:r w:rsidR="007C0A0D" w:rsidRPr="00E15C3C">
          <w:rPr>
            <w:rStyle w:val="NormalTok"/>
            <w:rFonts w:cs="Consolas"/>
          </w:rPr>
          <w:t xml:space="preserve"> melEDI </w:t>
        </w:r>
        <w:r w:rsidR="007C0A0D" w:rsidRPr="00E15C3C">
          <w:rPr>
            <w:rStyle w:val="SpecialCharTok"/>
            <w:rFonts w:cs="Consolas"/>
          </w:rPr>
          <w:t>/</w:t>
        </w:r>
        <w:r w:rsidR="007C0A0D" w:rsidRPr="00E15C3C">
          <w:rPr>
            <w:rStyle w:val="NormalTok"/>
            <w:rFonts w:cs="Consolas"/>
          </w:rPr>
          <w:t xml:space="preserve"> illuminance) </w:t>
        </w:r>
        <w:r w:rsidR="007C0A0D" w:rsidRPr="00E15C3C">
          <w:rPr>
            <w:rStyle w:val="SpecialCharTok"/>
            <w:rFonts w:cs="Consolas"/>
          </w:rPr>
          <w:t>|&gt;</w:t>
        </w:r>
        <w:r w:rsidR="007C0A0D" w:rsidRPr="00E15C3C">
          <w:rPr>
            <w:rFonts w:cs="Consolas"/>
          </w:rPr>
          <w:br/>
        </w:r>
      </w:ins>
      <w:ins w:id="3293" w:author="Johannes Zauner" w:date="2025-12-12T21:10:00Z" w16du:dateUtc="2025-12-12T20:10:00Z">
        <w:r w:rsidR="00017A44">
          <w:rPr>
            <w:rStyle w:val="NormalTok"/>
          </w:rPr>
          <w:t>4</w:t>
        </w:r>
        <w:r w:rsidR="00017A44">
          <w:rPr>
            <w:rStyle w:val="NormalTok"/>
            <w:rFonts w:cs="Consolas"/>
          </w:rPr>
          <w:t xml:space="preserve"> </w:t>
        </w:r>
        <w:r w:rsidR="00171274">
          <w:rPr>
            <w:rStyle w:val="NormalTok"/>
            <w:rFonts w:cs="Consolas"/>
          </w:rPr>
          <w:t xml:space="preserve"> </w:t>
        </w:r>
      </w:ins>
      <w:ins w:id="3294" w:author="zusammenlegung" w:date="2025-12-12T19:01:00Z" w16du:dateUtc="2025-12-12T18:01:00Z">
        <w:r w:rsidR="007C0A0D" w:rsidRPr="00E15C3C">
          <w:rPr>
            <w:rStyle w:val="NormalTok"/>
            <w:rFonts w:cs="Consolas"/>
          </w:rPr>
          <w:t xml:space="preserve">  </w:t>
        </w:r>
        <w:r w:rsidR="007C0A0D" w:rsidRPr="00E15C3C">
          <w:rPr>
            <w:rStyle w:val="FunctionTok"/>
            <w:rFonts w:cs="Consolas"/>
          </w:rPr>
          <w:t>gt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ins>
      <w:ins w:id="3295" w:author="Johannes Zauner" w:date="2025-12-12T21:10:00Z" w16du:dateUtc="2025-12-12T20:10:00Z">
        <w:r w:rsidR="00017A44">
          <w:rPr>
            <w:rStyle w:val="NormalTok"/>
          </w:rPr>
          <w:t>5</w:t>
        </w:r>
        <w:r w:rsidR="00017A44">
          <w:rPr>
            <w:rStyle w:val="NormalTok"/>
            <w:rFonts w:cs="Consolas"/>
          </w:rPr>
          <w:t xml:space="preserve"> </w:t>
        </w:r>
        <w:r w:rsidR="00171274">
          <w:rPr>
            <w:rStyle w:val="NormalTok"/>
            <w:rFonts w:cs="Consolas"/>
          </w:rPr>
          <w:t xml:space="preserve"> </w:t>
        </w:r>
      </w:ins>
      <w:ins w:id="3296" w:author="zusammenlegung" w:date="2025-12-12T19:01:00Z" w16du:dateUtc="2025-12-12T18:01:00Z">
        <w:r w:rsidR="007C0A0D" w:rsidRPr="00E15C3C">
          <w:rPr>
            <w:rStyle w:val="NormalTok"/>
            <w:rFonts w:cs="Consolas"/>
          </w:rPr>
          <w:t xml:space="preserve">  </w:t>
        </w:r>
        <w:r w:rsidR="007C0A0D" w:rsidRPr="00E15C3C">
          <w:rPr>
            <w:rStyle w:val="FunctionTok"/>
            <w:rFonts w:cs="Consolas"/>
          </w:rPr>
          <w:t>fmt_number</w:t>
        </w:r>
        <w:r w:rsidR="007C0A0D" w:rsidRPr="00E15C3C">
          <w:rPr>
            <w:rStyle w:val="NormalTok"/>
            <w:rFonts w:cs="Consolas"/>
          </w:rPr>
          <w:t>(</w:t>
        </w:r>
        <w:r w:rsidR="007C0A0D" w:rsidRPr="00E15C3C">
          <w:rPr>
            <w:rStyle w:val="SpecialCharTok"/>
            <w:rFonts w:cs="Consolas"/>
          </w:rPr>
          <w:t>-</w:t>
        </w:r>
        <w:r w:rsidR="007C0A0D" w:rsidRPr="00E15C3C">
          <w:rPr>
            <w:rStyle w:val="StringTok"/>
            <w:rFonts w:cs="Consolas"/>
          </w:rPr>
          <w:t>`</w:t>
        </w:r>
        <w:r w:rsidR="007C0A0D" w:rsidRPr="00E15C3C">
          <w:rPr>
            <w:rStyle w:val="AttributeTok"/>
            <w:rFonts w:cs="Consolas"/>
          </w:rPr>
          <w:t>sl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1</w:t>
        </w:r>
        <w:r w:rsidR="007C0A0D" w:rsidRPr="00E15C3C">
          <w:rPr>
            <w:rStyle w:val="NormalTok"/>
            <w:rFonts w:cs="Consolas"/>
          </w:rPr>
          <w:t xml:space="preserve">, </w:t>
        </w:r>
        <w:r w:rsidR="007C0A0D" w:rsidRPr="00E15C3C">
          <w:rPr>
            <w:rStyle w:val="AttributeTok"/>
            <w:rFonts w:cs="Consolas"/>
          </w:rPr>
          <w:t>scale_by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ins>
      <w:ins w:id="3297" w:author="Johannes Zauner" w:date="2025-12-12T21:10:00Z" w16du:dateUtc="2025-12-12T20:10:00Z">
        <w:r w:rsidR="00017A44">
          <w:rPr>
            <w:rStyle w:val="NormalTok"/>
          </w:rPr>
          <w:t>6</w:t>
        </w:r>
        <w:r w:rsidR="00017A44">
          <w:rPr>
            <w:rStyle w:val="NormalTok"/>
            <w:rFonts w:cs="Consolas"/>
          </w:rPr>
          <w:t xml:space="preserve"> </w:t>
        </w:r>
        <w:r w:rsidR="00171274">
          <w:rPr>
            <w:rStyle w:val="NormalTok"/>
            <w:rFonts w:cs="Consolas"/>
          </w:rPr>
          <w:t xml:space="preserve"> </w:t>
        </w:r>
      </w:ins>
      <w:ins w:id="3298" w:author="zusammenlegung" w:date="2025-12-12T19:01:00Z" w16du:dateUtc="2025-12-12T18:01:00Z">
        <w:r w:rsidR="007C0A0D" w:rsidRPr="00E15C3C">
          <w:rPr>
            <w:rStyle w:val="NormalTok"/>
            <w:rFonts w:cs="Consolas"/>
          </w:rPr>
          <w:t xml:space="preserve">  </w:t>
        </w:r>
        <w:r w:rsidR="007C0A0D" w:rsidRPr="00E15C3C">
          <w:rPr>
            <w:rStyle w:val="FunctionTok"/>
            <w:rFonts w:cs="Consolas"/>
          </w:rPr>
          <w:t>fmt_number</w:t>
        </w:r>
        <w:r w:rsidR="007C0A0D" w:rsidRPr="00E15C3C">
          <w:rPr>
            <w:rStyle w:val="NormalTok"/>
            <w:rFonts w:cs="Consolas"/>
          </w:rPr>
          <w:t>(</w:t>
        </w:r>
        <w:r w:rsidR="007C0A0D" w:rsidRPr="00E15C3C">
          <w:rPr>
            <w:rStyle w:val="FunctionTok"/>
            <w:rFonts w:cs="Consolas"/>
          </w:rPr>
          <w:t>c</w:t>
        </w:r>
        <w:r w:rsidR="007C0A0D" w:rsidRPr="00E15C3C">
          <w:rPr>
            <w:rStyle w:val="NormalTok"/>
            <w:rFonts w:cs="Consolas"/>
          </w:rPr>
          <w:t xml:space="preserve">(MDER, </w:t>
        </w:r>
        <w:r w:rsidR="007C0A0D" w:rsidRPr="00E15C3C">
          <w:rPr>
            <w:rStyle w:val="StringTok"/>
            <w:rFonts w:cs="Consolas"/>
          </w:rPr>
          <w:t>`</w:t>
        </w:r>
        <w:r w:rsidR="007C0A0D" w:rsidRPr="00E15C3C">
          <w:rPr>
            <w:rStyle w:val="AttributeTok"/>
            <w:rFonts w:cs="Consolas"/>
          </w:rPr>
          <w:t>sl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3</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ins>
      <w:ins w:id="3299" w:author="Johannes Zauner" w:date="2025-12-12T21:10:00Z" w16du:dateUtc="2025-12-12T20:10:00Z">
        <w:r w:rsidR="00017A44">
          <w:rPr>
            <w:rStyle w:val="NormalTok"/>
          </w:rPr>
          <w:t>7</w:t>
        </w:r>
        <w:r w:rsidR="00017A44">
          <w:rPr>
            <w:rStyle w:val="NormalTok"/>
            <w:rFonts w:cs="Consolas"/>
          </w:rPr>
          <w:t xml:space="preserve"> </w:t>
        </w:r>
      </w:ins>
      <w:ins w:id="3300" w:author="zusammenlegung" w:date="2025-12-12T19:01:00Z" w16du:dateUtc="2025-12-12T18:01:00Z">
        <w:r w:rsidR="007C0A0D" w:rsidRPr="00E15C3C">
          <w:rPr>
            <w:rStyle w:val="NormalTok"/>
            <w:rFonts w:cs="Consolas"/>
          </w:rPr>
          <w:t xml:space="preserve"> </w:t>
        </w:r>
      </w:ins>
      <w:ins w:id="3301" w:author="Johannes Zauner" w:date="2025-12-12T21:10:00Z" w16du:dateUtc="2025-12-12T20:10:00Z">
        <w:r w:rsidR="00171274">
          <w:rPr>
            <w:rStyle w:val="NormalTok"/>
            <w:rFonts w:cs="Consolas"/>
          </w:rPr>
          <w:t xml:space="preserve"> </w:t>
        </w:r>
      </w:ins>
      <w:ins w:id="3302" w:author="zusammenlegung" w:date="2025-12-12T19:01:00Z" w16du:dateUtc="2025-12-12T18:01:00Z">
        <w:r w:rsidR="007C0A0D" w:rsidRPr="00E15C3C">
          <w:rPr>
            <w:rStyle w:val="NormalTok"/>
            <w:rFonts w:cs="Consolas"/>
          </w:rPr>
          <w:t xml:space="preserve"> </w:t>
        </w:r>
        <w:r w:rsidR="007C0A0D" w:rsidRPr="00E15C3C">
          <w:rPr>
            <w:rStyle w:val="FunctionTok"/>
            <w:rFonts w:cs="Consolas"/>
          </w:rPr>
          <w:t>cols_hide</w:t>
        </w:r>
        <w:r w:rsidR="007C0A0D" w:rsidRPr="00E15C3C">
          <w:rPr>
            <w:rStyle w:val="NormalTok"/>
            <w:rFonts w:cs="Consolas"/>
          </w:rPr>
          <w:t>(episodes)</w:t>
        </w:r>
      </w:ins>
    </w:p>
    <w:tbl>
      <w:tblPr>
        <w:tblStyle w:val="Table"/>
        <w:tblW w:w="0" w:type="auto"/>
        <w:jc w:val="center"/>
        <w:tblCellMar>
          <w:left w:w="60" w:type="dxa"/>
          <w:right w:w="60" w:type="dxa"/>
        </w:tblCellMar>
        <w:tblLook w:val="0000" w:firstRow="0" w:lastRow="0" w:firstColumn="0" w:lastColumn="0" w:noHBand="0" w:noVBand="0"/>
        <w:tblPrChange w:id="3303" w:author="Johannes Zauner" w:date="2025-12-13T06:35:00Z" w16du:dateUtc="2025-12-13T05:35:00Z">
          <w:tblPr>
            <w:tblStyle w:val="Table"/>
            <w:tblW w:w="0" w:type="auto"/>
            <w:jc w:val="center"/>
            <w:tblCellMar>
              <w:left w:w="60" w:type="dxa"/>
              <w:right w:w="60" w:type="dxa"/>
            </w:tblCellMar>
            <w:tblLook w:val="0000" w:firstRow="0" w:lastRow="0" w:firstColumn="0" w:lastColumn="0" w:noHBand="0" w:noVBand="0"/>
          </w:tblPr>
        </w:tblPrChange>
      </w:tblPr>
      <w:tblGrid>
        <w:gridCol w:w="1276"/>
        <w:gridCol w:w="2268"/>
        <w:gridCol w:w="2268"/>
        <w:gridCol w:w="2268"/>
        <w:tblGridChange w:id="3304">
          <w:tblGrid>
            <w:gridCol w:w="1276"/>
            <w:gridCol w:w="2268"/>
            <w:gridCol w:w="2268"/>
            <w:gridCol w:w="2268"/>
          </w:tblGrid>
        </w:tblGridChange>
      </w:tblGrid>
      <w:tr w:rsidR="00AC4923" w:rsidRPr="00FE298F" w14:paraId="3825806C" w14:textId="62EF9C9B" w:rsidTr="00AC4923">
        <w:trPr>
          <w:cantSplit/>
          <w:tblHeader/>
          <w:jc w:val="center"/>
          <w:trPrChange w:id="3305" w:author="Johannes Zauner" w:date="2025-12-13T06:35:00Z" w16du:dateUtc="2025-12-13T05:35:00Z">
            <w:trPr>
              <w:cantSplit/>
              <w:tblHeader/>
              <w:jc w:val="center"/>
            </w:trPr>
          </w:trPrChange>
        </w:trPr>
        <w:tc>
          <w:tcPr>
            <w:tcW w:w="1276" w:type="dxa"/>
            <w:tcBorders>
              <w:bottom w:val="single" w:sz="4" w:space="0" w:color="auto"/>
            </w:tcBorders>
            <w:tcPrChange w:id="3306" w:author="Johannes Zauner" w:date="2025-12-13T06:35:00Z" w16du:dateUtc="2025-12-13T05:35:00Z">
              <w:tcPr>
                <w:tcW w:w="1276" w:type="dxa"/>
                <w:tcBorders>
                  <w:bottom w:val="single" w:sz="4" w:space="0" w:color="auto"/>
                </w:tcBorders>
              </w:tcPr>
            </w:tcPrChange>
          </w:tcPr>
          <w:p w14:paraId="29556292" w14:textId="77777777" w:rsidR="00AC4923" w:rsidRPr="00FE298F" w:rsidRDefault="00AC4923" w:rsidP="00AC4923">
            <w:pPr>
              <w:rPr>
                <w:b/>
                <w:bCs/>
              </w:rPr>
            </w:pPr>
            <w:bookmarkStart w:id="3307" w:name="X278511e4af72fc2282d4de0a913d2d77ed2a0b8"/>
            <w:bookmarkEnd w:id="3113"/>
            <w:r w:rsidRPr="00FE298F">
              <w:rPr>
                <w:b/>
                <w:bCs/>
              </w:rPr>
              <w:t>Date</w:t>
            </w:r>
          </w:p>
        </w:tc>
        <w:tc>
          <w:tcPr>
            <w:tcW w:w="2268" w:type="dxa"/>
            <w:tcBorders>
              <w:bottom w:val="single" w:sz="4" w:space="0" w:color="auto"/>
            </w:tcBorders>
            <w:tcPrChange w:id="3308" w:author="Johannes Zauner" w:date="2025-12-13T06:35:00Z" w16du:dateUtc="2025-12-13T05:35:00Z">
              <w:tcPr>
                <w:tcW w:w="2268" w:type="dxa"/>
                <w:tcBorders>
                  <w:bottom w:val="single" w:sz="4" w:space="0" w:color="auto"/>
                </w:tcBorders>
              </w:tcPr>
            </w:tcPrChange>
          </w:tcPr>
          <w:p w14:paraId="4BB349DD" w14:textId="7B07642D" w:rsidR="00AC4923" w:rsidRPr="00AC4923" w:rsidRDefault="00AC4923">
            <w:pPr>
              <w:jc w:val="center"/>
              <w:rPr>
                <w:rFonts w:ascii="Arial" w:hAnsi="Arial" w:cs="Arial"/>
                <w:b/>
                <w:bCs/>
                <w:rPrChange w:id="3309" w:author="Johannes Zauner" w:date="2025-12-13T06:34:00Z" w16du:dateUtc="2025-12-13T05:34:00Z">
                  <w:rPr>
                    <w:b/>
                    <w:bCs/>
                  </w:rPr>
                </w:rPrChange>
              </w:rPr>
              <w:pPrChange w:id="3310" w:author="Johannes Zauner" w:date="2025-12-13T06:35:00Z" w16du:dateUtc="2025-12-13T05:35:00Z">
                <w:pPr/>
              </w:pPrChange>
            </w:pPr>
            <w:ins w:id="3311" w:author="Johannes Zauner" w:date="2025-12-13T06:34:00Z" w16du:dateUtc="2025-12-13T05:34:00Z">
              <w:r w:rsidRPr="00AC4923">
                <w:rPr>
                  <w:rFonts w:ascii="Arial" w:hAnsi="Arial" w:cs="Arial"/>
                  <w:b/>
                  <w:bCs/>
                  <w:rPrChange w:id="3312" w:author="Johannes Zauner" w:date="2025-12-13T06:34:00Z" w16du:dateUtc="2025-12-13T05:34:00Z">
                    <w:rPr>
                      <w:rFonts w:ascii="Calibri" w:hAnsi="Calibri"/>
                    </w:rPr>
                  </w:rPrChange>
                </w:rPr>
                <w:t>melEDI</w:t>
              </w:r>
            </w:ins>
            <w:del w:id="3313" w:author="Johannes Zauner" w:date="2025-12-13T06:34:00Z" w16du:dateUtc="2025-12-13T05:34:00Z">
              <w:r w:rsidRPr="00AC4923" w:rsidDel="005601F1">
                <w:rPr>
                  <w:rFonts w:ascii="Arial" w:hAnsi="Arial" w:cs="Arial"/>
                  <w:b/>
                  <w:bCs/>
                  <w:rPrChange w:id="3314" w:author="Johannes Zauner" w:date="2025-12-13T06:34:00Z" w16du:dateUtc="2025-12-13T05:34:00Z">
                    <w:rPr>
                      <w:b/>
                      <w:bCs/>
                    </w:rPr>
                  </w:rPrChange>
                </w:rPr>
                <w:delText>Short-wavelength irradiance (mW/m²)</w:delText>
              </w:r>
            </w:del>
          </w:p>
        </w:tc>
        <w:tc>
          <w:tcPr>
            <w:tcW w:w="2268" w:type="dxa"/>
            <w:tcBorders>
              <w:bottom w:val="single" w:sz="4" w:space="0" w:color="auto"/>
            </w:tcBorders>
            <w:tcPrChange w:id="3315" w:author="Johannes Zauner" w:date="2025-12-13T06:35:00Z" w16du:dateUtc="2025-12-13T05:35:00Z">
              <w:tcPr>
                <w:tcW w:w="2268" w:type="dxa"/>
              </w:tcPr>
            </w:tcPrChange>
          </w:tcPr>
          <w:p w14:paraId="1623C259" w14:textId="4672B1D8" w:rsidR="00AC4923" w:rsidRPr="00AC4923" w:rsidRDefault="00AC4923">
            <w:pPr>
              <w:jc w:val="center"/>
              <w:rPr>
                <w:rFonts w:ascii="Arial" w:hAnsi="Arial" w:cs="Arial"/>
                <w:b/>
                <w:bCs/>
                <w:rPrChange w:id="3316" w:author="Johannes Zauner" w:date="2025-12-13T06:34:00Z" w16du:dateUtc="2025-12-13T05:34:00Z">
                  <w:rPr>
                    <w:b/>
                    <w:bCs/>
                  </w:rPr>
                </w:rPrChange>
              </w:rPr>
              <w:pPrChange w:id="3317" w:author="Johannes Zauner" w:date="2025-12-13T06:35:00Z" w16du:dateUtc="2025-12-13T05:35:00Z">
                <w:pPr/>
              </w:pPrChange>
            </w:pPr>
            <w:ins w:id="3318" w:author="Johannes Zauner" w:date="2025-12-13T06:34:00Z" w16du:dateUtc="2025-12-13T05:34:00Z">
              <w:r>
                <w:rPr>
                  <w:rFonts w:ascii="Arial" w:hAnsi="Arial" w:cs="Arial"/>
                  <w:b/>
                  <w:bCs/>
                </w:rPr>
                <w:t>I</w:t>
              </w:r>
              <w:r w:rsidRPr="00AC4923">
                <w:rPr>
                  <w:rFonts w:ascii="Arial" w:hAnsi="Arial" w:cs="Arial"/>
                  <w:b/>
                  <w:bCs/>
                  <w:rPrChange w:id="3319" w:author="Johannes Zauner" w:date="2025-12-13T06:34:00Z" w16du:dateUtc="2025-12-13T05:34:00Z">
                    <w:rPr>
                      <w:rFonts w:ascii="Calibri" w:hAnsi="Calibri"/>
                    </w:rPr>
                  </w:rPrChange>
                </w:rPr>
                <w:t>lluminance</w:t>
              </w:r>
            </w:ins>
          </w:p>
        </w:tc>
        <w:tc>
          <w:tcPr>
            <w:tcW w:w="2268" w:type="dxa"/>
            <w:tcBorders>
              <w:bottom w:val="single" w:sz="4" w:space="0" w:color="auto"/>
            </w:tcBorders>
            <w:tcPrChange w:id="3320" w:author="Johannes Zauner" w:date="2025-12-13T06:35:00Z" w16du:dateUtc="2025-12-13T05:35:00Z">
              <w:tcPr>
                <w:tcW w:w="2268" w:type="dxa"/>
              </w:tcPr>
            </w:tcPrChange>
          </w:tcPr>
          <w:p w14:paraId="1D57BEBA" w14:textId="057D46EE" w:rsidR="00AC4923" w:rsidRPr="00AC4923" w:rsidRDefault="00AC4923">
            <w:pPr>
              <w:jc w:val="center"/>
              <w:rPr>
                <w:rFonts w:ascii="Arial" w:hAnsi="Arial" w:cs="Arial"/>
                <w:b/>
                <w:bCs/>
                <w:rPrChange w:id="3321" w:author="Johannes Zauner" w:date="2025-12-13T06:34:00Z" w16du:dateUtc="2025-12-13T05:34:00Z">
                  <w:rPr>
                    <w:b/>
                    <w:bCs/>
                  </w:rPr>
                </w:rPrChange>
              </w:rPr>
              <w:pPrChange w:id="3322" w:author="Johannes Zauner" w:date="2025-12-13T06:35:00Z" w16du:dateUtc="2025-12-13T05:35:00Z">
                <w:pPr/>
              </w:pPrChange>
            </w:pPr>
            <w:ins w:id="3323" w:author="Johannes Zauner" w:date="2025-12-13T06:34:00Z" w16du:dateUtc="2025-12-13T05:34:00Z">
              <w:r w:rsidRPr="00AC4923">
                <w:rPr>
                  <w:rFonts w:ascii="Arial" w:hAnsi="Arial" w:cs="Arial"/>
                  <w:b/>
                  <w:bCs/>
                  <w:rPrChange w:id="3324" w:author="Johannes Zauner" w:date="2025-12-13T06:34:00Z" w16du:dateUtc="2025-12-13T05:34:00Z">
                    <w:rPr>
                      <w:rFonts w:ascii="Calibri" w:hAnsi="Calibri"/>
                    </w:rPr>
                  </w:rPrChange>
                </w:rPr>
                <w:t>MDER</w:t>
              </w:r>
            </w:ins>
          </w:p>
        </w:tc>
      </w:tr>
      <w:tr w:rsidR="00AC4923" w:rsidRPr="00FE298F" w14:paraId="6B277625" w14:textId="4A3CA5EF" w:rsidTr="00AC4923">
        <w:trPr>
          <w:cantSplit/>
          <w:jc w:val="center"/>
          <w:trPrChange w:id="3325" w:author="Johannes Zauner" w:date="2025-12-13T06:35:00Z" w16du:dateUtc="2025-12-13T05:35:00Z">
            <w:trPr>
              <w:cantSplit/>
              <w:jc w:val="center"/>
            </w:trPr>
          </w:trPrChange>
        </w:trPr>
        <w:tc>
          <w:tcPr>
            <w:tcW w:w="1276" w:type="dxa"/>
            <w:tcPrChange w:id="3326" w:author="Johannes Zauner" w:date="2025-12-13T06:35:00Z" w16du:dateUtc="2025-12-13T05:35:00Z">
              <w:tcPr>
                <w:tcW w:w="1276" w:type="dxa"/>
              </w:tcPr>
            </w:tcPrChange>
          </w:tcPr>
          <w:p w14:paraId="11BC809C" w14:textId="77777777" w:rsidR="00AC4923" w:rsidRPr="00FE298F" w:rsidRDefault="00AC4923" w:rsidP="00AC4923">
            <w:r w:rsidRPr="00FE298F">
              <w:t>2025-06-18</w:t>
            </w:r>
          </w:p>
        </w:tc>
        <w:tc>
          <w:tcPr>
            <w:tcW w:w="2268" w:type="dxa"/>
            <w:tcPrChange w:id="3327" w:author="Johannes Zauner" w:date="2025-12-13T06:35:00Z" w16du:dateUtc="2025-12-13T05:35:00Z">
              <w:tcPr>
                <w:tcW w:w="2268" w:type="dxa"/>
              </w:tcPr>
            </w:tcPrChange>
          </w:tcPr>
          <w:p w14:paraId="079E9E31" w14:textId="718F9E9D" w:rsidR="00AC4923" w:rsidRPr="00AC4923" w:rsidRDefault="00AC4923" w:rsidP="00AC4923">
            <w:pPr>
              <w:jc w:val="center"/>
              <w:rPr>
                <w:rFonts w:ascii="Arial" w:hAnsi="Arial" w:cs="Arial"/>
                <w:rPrChange w:id="3328" w:author="Johannes Zauner" w:date="2025-12-13T06:35:00Z" w16du:dateUtc="2025-12-13T05:35:00Z">
                  <w:rPr/>
                </w:rPrChange>
              </w:rPr>
            </w:pPr>
            <w:ins w:id="3329" w:author="Johannes Zauner" w:date="2025-12-13T06:35:00Z" w16du:dateUtc="2025-12-13T05:35:00Z">
              <w:r w:rsidRPr="00AC4923">
                <w:rPr>
                  <w:rFonts w:ascii="Arial" w:hAnsi="Arial" w:cs="Arial"/>
                  <w:rPrChange w:id="3330" w:author="Johannes Zauner" w:date="2025-12-13T06:35:00Z" w16du:dateUtc="2025-12-13T05:35:00Z">
                    <w:rPr>
                      <w:rFonts w:ascii="Calibri" w:hAnsi="Calibri"/>
                    </w:rPr>
                  </w:rPrChange>
                </w:rPr>
                <w:t>80.6</w:t>
              </w:r>
            </w:ins>
            <w:del w:id="3331" w:author="Johannes Zauner" w:date="2025-12-13T06:35:00Z" w16du:dateUtc="2025-12-13T05:35:00Z">
              <w:r w:rsidRPr="00AC4923" w:rsidDel="008C53AD">
                <w:rPr>
                  <w:rFonts w:ascii="Arial" w:hAnsi="Arial" w:cs="Arial"/>
                  <w:rPrChange w:id="3332" w:author="Johannes Zauner" w:date="2025-12-13T06:35:00Z" w16du:dateUtc="2025-12-13T05:35:00Z">
                    <w:rPr/>
                  </w:rPrChange>
                </w:rPr>
                <w:delText>5.44</w:delText>
              </w:r>
            </w:del>
          </w:p>
        </w:tc>
        <w:tc>
          <w:tcPr>
            <w:tcW w:w="2268" w:type="dxa"/>
            <w:tcBorders>
              <w:top w:val="single" w:sz="4" w:space="0" w:color="auto"/>
            </w:tcBorders>
            <w:tcPrChange w:id="3333" w:author="Johannes Zauner" w:date="2025-12-13T06:35:00Z" w16du:dateUtc="2025-12-13T05:35:00Z">
              <w:tcPr>
                <w:tcW w:w="2268" w:type="dxa"/>
              </w:tcPr>
            </w:tcPrChange>
          </w:tcPr>
          <w:p w14:paraId="57A069BB" w14:textId="2DC4F063" w:rsidR="00AC4923" w:rsidRPr="00AC4923" w:rsidRDefault="00AC4923" w:rsidP="00AC4923">
            <w:pPr>
              <w:jc w:val="center"/>
              <w:rPr>
                <w:rFonts w:ascii="Arial" w:hAnsi="Arial" w:cs="Arial"/>
                <w:rPrChange w:id="3334" w:author="Johannes Zauner" w:date="2025-12-13T06:35:00Z" w16du:dateUtc="2025-12-13T05:35:00Z">
                  <w:rPr/>
                </w:rPrChange>
              </w:rPr>
            </w:pPr>
            <w:ins w:id="3335" w:author="Johannes Zauner" w:date="2025-12-13T06:35:00Z" w16du:dateUtc="2025-12-13T05:35:00Z">
              <w:r w:rsidRPr="00AC4923">
                <w:rPr>
                  <w:rFonts w:ascii="Arial" w:hAnsi="Arial" w:cs="Arial"/>
                  <w:rPrChange w:id="3336" w:author="Johannes Zauner" w:date="2025-12-13T06:35:00Z" w16du:dateUtc="2025-12-13T05:35:00Z">
                    <w:rPr>
                      <w:rFonts w:ascii="Calibri" w:hAnsi="Calibri"/>
                    </w:rPr>
                  </w:rPrChange>
                </w:rPr>
                <w:t>103.7</w:t>
              </w:r>
            </w:ins>
          </w:p>
        </w:tc>
        <w:tc>
          <w:tcPr>
            <w:tcW w:w="2268" w:type="dxa"/>
            <w:tcBorders>
              <w:top w:val="single" w:sz="4" w:space="0" w:color="auto"/>
            </w:tcBorders>
            <w:tcPrChange w:id="3337" w:author="Johannes Zauner" w:date="2025-12-13T06:35:00Z" w16du:dateUtc="2025-12-13T05:35:00Z">
              <w:tcPr>
                <w:tcW w:w="2268" w:type="dxa"/>
              </w:tcPr>
            </w:tcPrChange>
          </w:tcPr>
          <w:p w14:paraId="13B69CCA" w14:textId="7746C979" w:rsidR="00AC4923" w:rsidRPr="00AC4923" w:rsidRDefault="00AC4923" w:rsidP="00AC4923">
            <w:pPr>
              <w:jc w:val="center"/>
              <w:rPr>
                <w:rFonts w:ascii="Arial" w:hAnsi="Arial" w:cs="Arial"/>
                <w:rPrChange w:id="3338" w:author="Johannes Zauner" w:date="2025-12-13T06:35:00Z" w16du:dateUtc="2025-12-13T05:35:00Z">
                  <w:rPr/>
                </w:rPrChange>
              </w:rPr>
            </w:pPr>
            <w:ins w:id="3339" w:author="Johannes Zauner" w:date="2025-12-13T06:35:00Z" w16du:dateUtc="2025-12-13T05:35:00Z">
              <w:r w:rsidRPr="00AC4923">
                <w:rPr>
                  <w:rFonts w:ascii="Arial" w:hAnsi="Arial" w:cs="Arial"/>
                  <w:rPrChange w:id="3340" w:author="Johannes Zauner" w:date="2025-12-13T06:35:00Z" w16du:dateUtc="2025-12-13T05:35:00Z">
                    <w:rPr>
                      <w:rFonts w:ascii="Calibri" w:hAnsi="Calibri"/>
                    </w:rPr>
                  </w:rPrChange>
                </w:rPr>
                <w:t>0.777</w:t>
              </w:r>
            </w:ins>
          </w:p>
        </w:tc>
      </w:tr>
      <w:tr w:rsidR="00AC4923" w:rsidRPr="00FE298F" w14:paraId="465A270A" w14:textId="5FA9B87D" w:rsidTr="002B252A">
        <w:trPr>
          <w:cantSplit/>
          <w:jc w:val="center"/>
        </w:trPr>
        <w:tc>
          <w:tcPr>
            <w:tcW w:w="1276" w:type="dxa"/>
          </w:tcPr>
          <w:p w14:paraId="63EC5A0F" w14:textId="77777777" w:rsidR="00AC4923" w:rsidRPr="00FE298F" w:rsidRDefault="00AC4923" w:rsidP="00AC4923">
            <w:r w:rsidRPr="00FE298F">
              <w:t>2025-06-20</w:t>
            </w:r>
          </w:p>
        </w:tc>
        <w:tc>
          <w:tcPr>
            <w:tcW w:w="2268" w:type="dxa"/>
          </w:tcPr>
          <w:p w14:paraId="7D47CB96" w14:textId="72701832" w:rsidR="00AC4923" w:rsidRPr="00AC4923" w:rsidRDefault="00AC4923" w:rsidP="00AC4923">
            <w:pPr>
              <w:jc w:val="center"/>
              <w:rPr>
                <w:rFonts w:ascii="Arial" w:hAnsi="Arial" w:cs="Arial"/>
                <w:rPrChange w:id="3341" w:author="Johannes Zauner" w:date="2025-12-13T06:35:00Z" w16du:dateUtc="2025-12-13T05:35:00Z">
                  <w:rPr/>
                </w:rPrChange>
              </w:rPr>
            </w:pPr>
            <w:ins w:id="3342" w:author="Johannes Zauner" w:date="2025-12-13T06:35:00Z" w16du:dateUtc="2025-12-13T05:35:00Z">
              <w:r w:rsidRPr="00AC4923">
                <w:rPr>
                  <w:rFonts w:ascii="Arial" w:hAnsi="Arial" w:cs="Arial"/>
                  <w:rPrChange w:id="3343" w:author="Johannes Zauner" w:date="2025-12-13T06:35:00Z" w16du:dateUtc="2025-12-13T05:35:00Z">
                    <w:rPr>
                      <w:rFonts w:ascii="Calibri" w:hAnsi="Calibri"/>
                    </w:rPr>
                  </w:rPrChange>
                </w:rPr>
                <w:t>108.0</w:t>
              </w:r>
            </w:ins>
            <w:del w:id="3344" w:author="Johannes Zauner" w:date="2025-12-13T06:35:00Z" w16du:dateUtc="2025-12-13T05:35:00Z">
              <w:r w:rsidRPr="00AC4923" w:rsidDel="008C53AD">
                <w:rPr>
                  <w:rFonts w:ascii="Arial" w:hAnsi="Arial" w:cs="Arial"/>
                  <w:rPrChange w:id="3345" w:author="Johannes Zauner" w:date="2025-12-13T06:35:00Z" w16du:dateUtc="2025-12-13T05:35:00Z">
                    <w:rPr/>
                  </w:rPrChange>
                </w:rPr>
                <w:delText>0.95</w:delText>
              </w:r>
            </w:del>
          </w:p>
        </w:tc>
        <w:tc>
          <w:tcPr>
            <w:tcW w:w="2268" w:type="dxa"/>
          </w:tcPr>
          <w:p w14:paraId="1EBF8D22" w14:textId="515D2E46" w:rsidR="00AC4923" w:rsidRPr="00AC4923" w:rsidRDefault="00AC4923" w:rsidP="00AC4923">
            <w:pPr>
              <w:jc w:val="center"/>
              <w:rPr>
                <w:rFonts w:ascii="Arial" w:hAnsi="Arial" w:cs="Arial"/>
                <w:rPrChange w:id="3346" w:author="Johannes Zauner" w:date="2025-12-13T06:35:00Z" w16du:dateUtc="2025-12-13T05:35:00Z">
                  <w:rPr/>
                </w:rPrChange>
              </w:rPr>
            </w:pPr>
            <w:ins w:id="3347" w:author="Johannes Zauner" w:date="2025-12-13T06:35:00Z" w16du:dateUtc="2025-12-13T05:35:00Z">
              <w:r w:rsidRPr="00AC4923">
                <w:rPr>
                  <w:rFonts w:ascii="Arial" w:hAnsi="Arial" w:cs="Arial"/>
                  <w:rPrChange w:id="3348" w:author="Johannes Zauner" w:date="2025-12-13T06:35:00Z" w16du:dateUtc="2025-12-13T05:35:00Z">
                    <w:rPr>
                      <w:rFonts w:ascii="Calibri" w:hAnsi="Calibri"/>
                    </w:rPr>
                  </w:rPrChange>
                </w:rPr>
                <w:t>123.9</w:t>
              </w:r>
            </w:ins>
          </w:p>
        </w:tc>
        <w:tc>
          <w:tcPr>
            <w:tcW w:w="2268" w:type="dxa"/>
          </w:tcPr>
          <w:p w14:paraId="0D177BB7" w14:textId="7EC513DC" w:rsidR="00AC4923" w:rsidRPr="00AC4923" w:rsidRDefault="00AC4923" w:rsidP="00AC4923">
            <w:pPr>
              <w:jc w:val="center"/>
              <w:rPr>
                <w:rFonts w:ascii="Arial" w:hAnsi="Arial" w:cs="Arial"/>
                <w:rPrChange w:id="3349" w:author="Johannes Zauner" w:date="2025-12-13T06:35:00Z" w16du:dateUtc="2025-12-13T05:35:00Z">
                  <w:rPr/>
                </w:rPrChange>
              </w:rPr>
            </w:pPr>
            <w:ins w:id="3350" w:author="Johannes Zauner" w:date="2025-12-13T06:35:00Z" w16du:dateUtc="2025-12-13T05:35:00Z">
              <w:r w:rsidRPr="00AC4923">
                <w:rPr>
                  <w:rFonts w:ascii="Arial" w:hAnsi="Arial" w:cs="Arial"/>
                  <w:rPrChange w:id="3351" w:author="Johannes Zauner" w:date="2025-12-13T06:35:00Z" w16du:dateUtc="2025-12-13T05:35:00Z">
                    <w:rPr>
                      <w:rFonts w:ascii="Calibri" w:hAnsi="Calibri"/>
                    </w:rPr>
                  </w:rPrChange>
                </w:rPr>
                <w:t>0.871</w:t>
              </w:r>
            </w:ins>
          </w:p>
        </w:tc>
      </w:tr>
    </w:tbl>
    <w:p w14:paraId="4EE4F020" w14:textId="18F86251" w:rsidR="00B75A9F" w:rsidRDefault="00F066A6" w:rsidP="00F066A6">
      <w:pPr>
        <w:pStyle w:val="ImageCaption"/>
        <w:spacing w:before="200"/>
        <w:rPr>
          <w:ins w:id="3352" w:author="Johannes Zauner" w:date="2025-12-12T20:45:00Z" w16du:dateUtc="2025-12-12T19:45:00Z"/>
        </w:rPr>
      </w:pPr>
      <w:r>
        <w:t xml:space="preserve">Table 18: </w:t>
      </w:r>
      <w:ins w:id="3353" w:author="Johannes Zauner" w:date="2025-12-13T06:34:00Z">
        <w:r w:rsidR="00DD525C" w:rsidRPr="00DD525C">
          <w:t>Average melanopic daylight efficacy ratio (MDER)</w:t>
        </w:r>
      </w:ins>
      <w:del w:id="3354" w:author="Johannes Zauner" w:date="2025-12-13T06:34:00Z" w16du:dateUtc="2025-12-13T05:34:00Z">
        <w:r w:rsidR="00B75A9F" w:rsidRPr="00B75A9F" w:rsidDel="00DD525C">
          <w:delText>Average (mW/m²) and ratio of short-wavelength (400–500 nm) to long-wavelength (600–700 nm) light</w:delText>
        </w:r>
      </w:del>
    </w:p>
    <w:p w14:paraId="116AF1FE" w14:textId="219BCF18" w:rsidR="007C0A0D" w:rsidRPr="00C673E9" w:rsidRDefault="007C0A0D" w:rsidP="007C0A0D">
      <w:pPr>
        <w:pStyle w:val="berschrift4"/>
      </w:pPr>
      <w:r w:rsidRPr="00C673E9">
        <w:t>Short-wavelength light at specific times of day</w:t>
      </w:r>
    </w:p>
    <w:p w14:paraId="4ED25AB7" w14:textId="5046ED2D" w:rsidR="007C0A0D" w:rsidRPr="00F36FDB" w:rsidRDefault="007C0A0D" w:rsidP="007C0A0D">
      <w:pPr>
        <w:pStyle w:val="FirstParagraph"/>
      </w:pPr>
      <w:r w:rsidRPr="00F36FDB">
        <w:t xml:space="preserve">The </w:t>
      </w:r>
      <w:del w:id="3355" w:author="zusammenlegung" w:date="2025-12-12T19:01:00Z" w16du:dateUtc="2025-12-12T18:01:00Z">
        <w:r w:rsidR="00784D43">
          <w:delText>second</w:delText>
        </w:r>
      </w:del>
      <w:ins w:id="3356" w:author="zusammenlegung" w:date="2025-12-12T19:01:00Z" w16du:dateUtc="2025-12-12T18:01:00Z">
        <w:r w:rsidRPr="00C673E9">
          <w:rPr>
            <w:rFonts w:ascii="Arial" w:hAnsi="Arial" w:cs="Arial"/>
          </w:rPr>
          <w:t>third</w:t>
        </w:r>
      </w:ins>
      <w:r w:rsidRPr="00F36FDB">
        <w:t xml:space="preserve"> spectral example examines short-wavelength light exposure as a function of time of day. Certain studies might be interested in, for instance, blue-light exposure during midday versus morning or night. We demonstrate three approaches: (a) filtering the data to a specific local time window, and (b) aggregating by hour of day to see a daily profile of short-wavelength exposure. Additionally, we (c) look at differences between day and night periods.</w:t>
      </w:r>
    </w:p>
    <w:bookmarkEnd w:id="3307"/>
    <w:p w14:paraId="76EEF638" w14:textId="77777777" w:rsidR="007C0A0D" w:rsidRPr="00C673E9" w:rsidRDefault="007C0A0D" w:rsidP="00F36FDB">
      <w:pPr>
        <w:pStyle w:val="berschrift5"/>
        <w:rPr>
          <w:rFonts w:ascii="Arial" w:hAnsi="Arial" w:cs="Arial"/>
        </w:rPr>
      </w:pPr>
      <w:r w:rsidRPr="00C673E9">
        <w:rPr>
          <w:rFonts w:ascii="Arial" w:hAnsi="Arial" w:cs="Arial"/>
        </w:rPr>
        <w:t>Local morning exposure</w:t>
      </w:r>
    </w:p>
    <w:p w14:paraId="4868B715" w14:textId="75DA1835" w:rsidR="007C0A0D" w:rsidRPr="00F36FDB" w:rsidRDefault="0086047A" w:rsidP="007C0A0D">
      <w:pPr>
        <w:pStyle w:val="FirstParagraph"/>
      </w:pPr>
      <w:del w:id="3357" w:author="zusammenlegung" w:date="2025-12-12T19:01:00Z" w16du:dateUtc="2025-12-12T18:01:00Z">
        <w:r w:rsidRPr="00784D43">
          <w:rPr>
            <w:b/>
            <w:bCs/>
          </w:rPr>
          <w:delText>Table 16</w:delText>
        </w:r>
      </w:del>
      <w:r w:rsidR="00F066A6">
        <w:rPr>
          <w:b/>
          <w:bCs/>
        </w:rPr>
        <w:t xml:space="preserve">Table 19 </w:t>
      </w:r>
      <w:r w:rsidR="007C0A0D" w:rsidRPr="00F36FDB">
        <w:t>isolates the time window between 7:00 and 11:00 each day and computes the average short-wavelength irradiance in that interval. This represents a straightforward query: “How much blue light does the subject get in the morning on average?”</w:t>
      </w:r>
    </w:p>
    <w:p w14:paraId="74447A51" w14:textId="03E3C371" w:rsidR="007C0A0D" w:rsidRPr="00F61D20" w:rsidRDefault="00F61D20" w:rsidP="00F61D20">
      <w:pPr>
        <w:pStyle w:val="SourceCode"/>
        <w:spacing w:line="240" w:lineRule="auto"/>
        <w:rPr>
          <w:b/>
          <w:bCs/>
          <w:lang w:val="de-DE"/>
          <w:rPrChange w:id="3358" w:author="Johannes Zauner" w:date="2025-12-13T05:25:00Z" w16du:dateUtc="2025-12-13T04:25:00Z">
            <w:rPr>
              <w:rFonts w:cs="Consolas"/>
            </w:rPr>
          </w:rPrChange>
        </w:rPr>
      </w:pPr>
      <w:bookmarkStart w:id="3359" w:name="annotated-cell-40"/>
      <w:ins w:id="3360" w:author="Johannes Zauner" w:date="2025-12-13T05:25:00Z">
        <w:r w:rsidRPr="00F61D20">
          <w:rPr>
            <w:b/>
            <w:bCs/>
            <w:lang w:val="de-DE"/>
          </w:rPr>
          <w:lastRenderedPageBreak/>
          <w:t>Calculate short-wavelength light before noon</w:t>
        </w:r>
      </w:ins>
      <w:ins w:id="3361" w:author="Johannes Zauner" w:date="2025-12-13T05:11:00Z" w16du:dateUtc="2025-12-13T04:11:00Z">
        <w:r w:rsidR="008C4DD3">
          <w:rPr>
            <w:rStyle w:val="NormalTok"/>
          </w:rPr>
          <w:br/>
        </w:r>
      </w:ins>
      <w:ins w:id="3362" w:author="Johannes Zauner" w:date="2025-12-12T21:10:00Z" w16du:dateUtc="2025-12-12T20:10:00Z">
        <w:r w:rsidR="006C49F5">
          <w:rPr>
            <w:rStyle w:val="NormalTok"/>
          </w:rPr>
          <w:t>1</w:t>
        </w:r>
        <w:r w:rsidR="006C49F5">
          <w:rPr>
            <w:rStyle w:val="NormalTok"/>
            <w:rFonts w:cs="Consolas"/>
          </w:rPr>
          <w:t xml:space="preserve"> </w:t>
        </w:r>
      </w:ins>
      <w:r w:rsidR="007C0A0D" w:rsidRPr="00F36FDB">
        <w:rPr>
          <w:rStyle w:val="NormalTok"/>
          <w:rFonts w:cs="Consolas"/>
        </w:rPr>
        <w:t xml:space="preserve">dataVEET </w:t>
      </w:r>
      <w:r w:rsidR="007C0A0D" w:rsidRPr="00F36FDB">
        <w:rPr>
          <w:rStyle w:val="SpecialCharTok"/>
          <w:rFonts w:cs="Consolas"/>
        </w:rPr>
        <w:t>|&gt;</w:t>
      </w:r>
      <w:r w:rsidR="007C0A0D" w:rsidRPr="00F36FDB">
        <w:rPr>
          <w:rStyle w:val="NormalTok"/>
          <w:rFonts w:cs="Consolas"/>
        </w:rPr>
        <w:t xml:space="preserve"> </w:t>
      </w:r>
      <w:r w:rsidR="007C0A0D" w:rsidRPr="00F36FDB">
        <w:rPr>
          <w:rFonts w:cs="Consolas"/>
        </w:rPr>
        <w:br/>
      </w:r>
      <w:ins w:id="3363" w:author="Johannes Zauner" w:date="2025-12-12T21:11:00Z" w16du:dateUtc="2025-12-12T20:11:00Z">
        <w:r w:rsidR="006C49F5">
          <w:rPr>
            <w:rStyle w:val="NormalTok"/>
          </w:rPr>
          <w:t>2</w:t>
        </w:r>
      </w:ins>
      <w:ins w:id="3364" w:author="Johannes Zauner" w:date="2025-12-12T21:10:00Z" w16du:dateUtc="2025-12-12T20:10:00Z">
        <w:r w:rsidR="006C49F5">
          <w:rPr>
            <w:rStyle w:val="NormalTok"/>
            <w:rFonts w:cs="Consolas"/>
          </w:rPr>
          <w:t xml:space="preserve"> </w:t>
        </w:r>
      </w:ins>
      <w:r w:rsidR="007C0A0D" w:rsidRPr="00F36FDB">
        <w:rPr>
          <w:rStyle w:val="NormalTok"/>
          <w:rFonts w:cs="Consolas"/>
        </w:rPr>
        <w:t xml:space="preserve">  </w:t>
      </w:r>
      <w:r w:rsidR="007C0A0D" w:rsidRPr="00F36FDB">
        <w:rPr>
          <w:rStyle w:val="FunctionTok"/>
          <w:rFonts w:cs="Consolas"/>
        </w:rPr>
        <w:t>filter_Time</w:t>
      </w:r>
      <w:r w:rsidR="007C0A0D" w:rsidRPr="00F36FDB">
        <w:rPr>
          <w:rStyle w:val="NormalTok"/>
          <w:rFonts w:cs="Consolas"/>
        </w:rPr>
        <w:t>(</w:t>
      </w:r>
      <w:r w:rsidR="007C0A0D" w:rsidRPr="00F36FDB">
        <w:rPr>
          <w:rStyle w:val="AttributeTok"/>
          <w:rFonts w:cs="Consolas"/>
        </w:rPr>
        <w:t>start =</w:t>
      </w:r>
      <w:r w:rsidR="007C0A0D" w:rsidRPr="00F36FDB">
        <w:rPr>
          <w:rStyle w:val="NormalTok"/>
          <w:rFonts w:cs="Consolas"/>
        </w:rPr>
        <w:t xml:space="preserve"> </w:t>
      </w:r>
      <w:r w:rsidR="007C0A0D" w:rsidRPr="00F36FDB">
        <w:rPr>
          <w:rStyle w:val="StringTok"/>
          <w:rFonts w:cs="Consolas"/>
        </w:rPr>
        <w:t>"7:00:00"</w:t>
      </w:r>
      <w:r w:rsidR="007C0A0D" w:rsidRPr="00F36FDB">
        <w:rPr>
          <w:rStyle w:val="NormalTok"/>
          <w:rFonts w:cs="Consolas"/>
        </w:rPr>
        <w:t xml:space="preserve">, </w:t>
      </w:r>
      <w:r w:rsidR="007C0A0D" w:rsidRPr="00F36FDB">
        <w:rPr>
          <w:rStyle w:val="AttributeTok"/>
          <w:rFonts w:cs="Consolas"/>
        </w:rPr>
        <w:t>end =</w:t>
      </w:r>
      <w:r w:rsidR="007C0A0D" w:rsidRPr="00F36FDB">
        <w:rPr>
          <w:rStyle w:val="NormalTok"/>
          <w:rFonts w:cs="Consolas"/>
        </w:rPr>
        <w:t xml:space="preserve"> </w:t>
      </w:r>
      <w:r w:rsidR="007C0A0D" w:rsidRPr="00F36FDB">
        <w:rPr>
          <w:rStyle w:val="StringTok"/>
          <w:rFonts w:cs="Consolas"/>
        </w:rPr>
        <w:t>"11:00:00"</w:t>
      </w:r>
      <w:r w:rsidR="007C0A0D" w:rsidRPr="00F36FDB">
        <w:rPr>
          <w:rStyle w:val="NormalTok"/>
          <w:rFonts w:cs="Consolas"/>
        </w:rPr>
        <w:t xml:space="preserve">) </w:t>
      </w:r>
      <w:r w:rsidR="007C0A0D" w:rsidRPr="00F36FDB">
        <w:rPr>
          <w:rStyle w:val="SpecialCharTok"/>
          <w:rFonts w:cs="Consolas"/>
        </w:rPr>
        <w:t>|&gt;</w:t>
      </w:r>
      <w:del w:id="3365" w:author="zusammenlegung" w:date="2025-12-12T19:01:00Z" w16du:dateUtc="2025-12-12T18:01:00Z">
        <w:r w:rsidR="0086047A" w:rsidRPr="00F36FDB">
          <w:rPr>
            <w:rStyle w:val="NormalTok"/>
            <w:rFonts w:cs="Consolas"/>
          </w:rPr>
          <w:delText xml:space="preserve">  </w:delText>
        </w:r>
        <w:r w:rsidR="0086047A" w:rsidRPr="00F36FDB">
          <w:rPr>
            <w:rStyle w:val="CommentTok"/>
            <w:rFonts w:cs="Consolas"/>
          </w:rPr>
          <w:delText xml:space="preserve"># filter </w:delText>
        </w:r>
        <w:r w:rsidR="00FE298F" w:rsidRPr="00F36FDB">
          <w:rPr>
            <w:rStyle w:val="CommentTok"/>
            <w:rFonts w:cs="Consolas"/>
          </w:rPr>
          <w:delText>times</w:delText>
        </w:r>
      </w:del>
      <w:r w:rsidR="007C0A0D" w:rsidRPr="00F36FDB">
        <w:rPr>
          <w:rStyle w:val="CommentTok"/>
          <w:rFonts w:cs="Consolas"/>
        </w:rPr>
        <w:br/>
      </w:r>
      <w:ins w:id="3366" w:author="Johannes Zauner" w:date="2025-12-12T21:11:00Z" w16du:dateUtc="2025-12-12T20:11:00Z">
        <w:r w:rsidR="006C49F5">
          <w:rPr>
            <w:rStyle w:val="NormalTok"/>
          </w:rPr>
          <w:t>3</w:t>
        </w:r>
      </w:ins>
      <w:ins w:id="3367" w:author="Johannes Zauner" w:date="2025-12-12T21:10:00Z" w16du:dateUtc="2025-12-12T20:10:00Z">
        <w:r w:rsidR="006C49F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select</w:t>
      </w:r>
      <w:del w:id="3368" w:author="zusammenlegung" w:date="2025-12-12T19:01:00Z" w16du:dateUtc="2025-12-12T18:01:00Z">
        <w:r w:rsidR="0086047A" w:rsidRPr="00F36FDB">
          <w:rPr>
            <w:rStyle w:val="NormalTok"/>
            <w:rFonts w:cs="Consolas"/>
            <w:color w:val="BFBFBF" w:themeColor="background1" w:themeShade="BF"/>
          </w:rPr>
          <w:delText>(</w:delText>
        </w:r>
        <w:r w:rsidR="0086047A" w:rsidRPr="00F36FDB">
          <w:rPr>
            <w:rStyle w:val="SpecialCharTok"/>
            <w:rFonts w:cs="Consolas"/>
            <w:color w:val="BFBFBF" w:themeColor="background1" w:themeShade="BF"/>
          </w:rPr>
          <w:delText>-</w:delText>
        </w:r>
      </w:del>
      <w:ins w:id="3369" w:author="zusammenlegung" w:date="2025-12-12T19:01:00Z" w16du:dateUtc="2025-12-12T18:01:00Z">
        <w:r w:rsidR="007C0A0D" w:rsidRPr="00103545">
          <w:rPr>
            <w:rStyle w:val="NormalTok"/>
            <w:rFonts w:cs="Consolas"/>
          </w:rPr>
          <w:t>(</w:t>
        </w:r>
      </w:ins>
      <w:r w:rsidR="007C0A0D" w:rsidRPr="00103545">
        <w:rPr>
          <w:rStyle w:val="FunctionTok"/>
          <w:rFonts w:cs="Consolas"/>
        </w:rPr>
        <w:t>c</w:t>
      </w:r>
      <w:r w:rsidR="007C0A0D" w:rsidRPr="00103545">
        <w:rPr>
          <w:rStyle w:val="NormalTok"/>
          <w:rFonts w:cs="Consolas"/>
        </w:rPr>
        <w:t>(</w:t>
      </w:r>
      <w:del w:id="3370" w:author="zusammenlegung" w:date="2025-12-12T19:01:00Z" w16du:dateUtc="2025-12-12T18:01:00Z">
        <w:r w:rsidR="0086047A" w:rsidRPr="00F36FDB">
          <w:rPr>
            <w:rStyle w:val="NormalTok"/>
            <w:rFonts w:cs="Consolas"/>
            <w:color w:val="BFBFBF" w:themeColor="background1" w:themeShade="BF"/>
          </w:rPr>
          <w:delText xml:space="preserve">Spectrum, long, </w:delText>
        </w:r>
        <w:r w:rsidR="0086047A" w:rsidRPr="00F36FDB">
          <w:rPr>
            <w:rStyle w:val="StringTok"/>
            <w:rFonts w:cs="Consolas"/>
            <w:color w:val="BFBFBF" w:themeColor="background1" w:themeShade="BF"/>
          </w:rPr>
          <w:delText>`</w:delText>
        </w:r>
        <w:r w:rsidR="0086047A" w:rsidRPr="00F36FDB">
          <w:rPr>
            <w:rStyle w:val="AttributeTok"/>
            <w:rFonts w:cs="Consolas"/>
            <w:color w:val="BFBFBF" w:themeColor="background1" w:themeShade="BF"/>
          </w:rPr>
          <w:delText>sl ratio</w:delText>
        </w:r>
        <w:r w:rsidR="0086047A" w:rsidRPr="00F36FDB">
          <w:rPr>
            <w:rStyle w:val="StringTok"/>
            <w:rFonts w:cs="Consolas"/>
            <w:color w:val="BFBFBF" w:themeColor="background1" w:themeShade="BF"/>
          </w:rPr>
          <w:delText>`</w:delText>
        </w:r>
        <w:r w:rsidR="0086047A" w:rsidRPr="00F36FDB">
          <w:rPr>
            <w:rStyle w:val="NormalTok"/>
            <w:rFonts w:cs="Consolas"/>
            <w:color w:val="BFBFBF" w:themeColor="background1" w:themeShade="BF"/>
          </w:rPr>
          <w:delText>, Time, Datetime</w:delText>
        </w:r>
      </w:del>
      <w:ins w:id="3371" w:author="zusammenlegung" w:date="2025-12-12T19:01:00Z" w16du:dateUtc="2025-12-12T18:01:00Z">
        <w:r w:rsidR="007C0A0D" w:rsidRPr="00103545">
          <w:rPr>
            <w:rStyle w:val="NormalTok"/>
            <w:rFonts w:cs="Consolas"/>
          </w:rPr>
          <w:t>Id, Date, short</w:t>
        </w:r>
      </w:ins>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ins w:id="3372" w:author="Johannes Zauner" w:date="2025-12-12T21:11:00Z" w16du:dateUtc="2025-12-12T20:11:00Z">
        <w:r w:rsidR="006C49F5">
          <w:rPr>
            <w:rStyle w:val="NormalTok"/>
          </w:rPr>
          <w:t>4</w:t>
        </w:r>
      </w:ins>
      <w:ins w:id="3373" w:author="Johannes Zauner" w:date="2025-12-12T21:10:00Z" w16du:dateUtc="2025-12-12T20:10:00Z">
        <w:r w:rsidR="006C49F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summarize_numeric</w:t>
      </w:r>
      <w:r w:rsidR="007C0A0D" w:rsidRPr="00103545">
        <w:rPr>
          <w:rStyle w:val="NormalTok"/>
          <w:rFonts w:cs="Consolas"/>
        </w:rPr>
        <w:t>(</w:t>
      </w:r>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3374" w:author="Johannes Zauner" w:date="2025-12-12T21:11:00Z" w16du:dateUtc="2025-12-12T20:11:00Z">
        <w:r w:rsidR="006C49F5">
          <w:rPr>
            <w:rStyle w:val="NormalTok"/>
          </w:rPr>
          <w:t>5</w:t>
        </w:r>
      </w:ins>
      <w:ins w:id="3375" w:author="Johannes Zauner" w:date="2025-12-12T21:10:00Z" w16du:dateUtc="2025-12-12T20:10:00Z">
        <w:r w:rsidR="006C49F5">
          <w:rPr>
            <w:rStyle w:val="NormalTok"/>
            <w:rFonts w:cs="Consolas"/>
          </w:rPr>
          <w:t xml:space="preserve"> </w:t>
        </w:r>
      </w:ins>
      <w:r w:rsidR="007C0A0D" w:rsidRPr="00103545">
        <w:rPr>
          <w:rStyle w:val="NormalTok"/>
          <w:rFonts w:cs="Consolas"/>
        </w:rPr>
        <w:t xml:space="preserve">  </w:t>
      </w:r>
      <w:del w:id="3376" w:author="zusammenlegung" w:date="2025-12-12T19:01:00Z" w16du:dateUtc="2025-12-12T18:01:00Z">
        <w:r w:rsidR="0086047A" w:rsidRPr="00F36FDB">
          <w:rPr>
            <w:rStyle w:val="CommentTok"/>
            <w:rFonts w:cs="Consolas"/>
          </w:rPr>
          <w:delText># mean_daily(</w:delText>
        </w:r>
        <w:r w:rsidR="00B92189" w:rsidRPr="00F36FDB">
          <w:rPr>
            <w:rStyle w:val="CommentTok"/>
            <w:rFonts w:cs="Consolas"/>
          </w:rPr>
          <w:delText>)</w:delText>
        </w:r>
        <w:r w:rsidR="0086047A" w:rsidRPr="00F36FDB">
          <w:rPr>
            <w:rStyle w:val="CommentTok"/>
            <w:rFonts w:cs="Consolas"/>
          </w:rPr>
          <w:delText xml:space="preserve">|&gt; </w:delText>
        </w:r>
        <w:r w:rsidR="00B92189" w:rsidRPr="00F36FDB">
          <w:rPr>
            <w:rStyle w:val="CommentTok"/>
            <w:rFonts w:cs="Consolas"/>
          </w:rPr>
          <w:delText xml:space="preserve"># not used, as </w:delText>
        </w:r>
        <w:r w:rsidR="003F593B" w:rsidRPr="00F36FDB">
          <w:rPr>
            <w:rStyle w:val="CommentTok"/>
            <w:rFonts w:cs="Consolas"/>
          </w:rPr>
          <w:delText>these</w:delText>
        </w:r>
        <w:r w:rsidR="00B92189" w:rsidRPr="00F36FDB">
          <w:rPr>
            <w:rStyle w:val="CommentTok"/>
            <w:rFonts w:cs="Consolas"/>
          </w:rPr>
          <w:delText xml:space="preserve"> data </w:delText>
        </w:r>
        <w:r w:rsidR="003F593B" w:rsidRPr="00F36FDB">
          <w:rPr>
            <w:rStyle w:val="CommentTok"/>
            <w:rFonts w:cs="Consolas"/>
          </w:rPr>
          <w:delText>d</w:delText>
        </w:r>
        <w:r w:rsidR="00B92189" w:rsidRPr="00F36FDB">
          <w:rPr>
            <w:rStyle w:val="CommentTok"/>
            <w:rFonts w:cs="Consolas"/>
          </w:rPr>
          <w:delText xml:space="preserve">o not cover </w:delText>
        </w:r>
        <w:r w:rsidR="003F593B" w:rsidRPr="00F36FDB">
          <w:rPr>
            <w:rStyle w:val="CommentTok"/>
            <w:rFonts w:cs="Consolas"/>
          </w:rPr>
          <w:delText>weekends</w:delText>
        </w:r>
        <w:r w:rsidR="0086047A" w:rsidRPr="00F36FDB">
          <w:rPr>
            <w:rFonts w:cs="Consolas"/>
          </w:rPr>
          <w:br/>
        </w:r>
        <w:r w:rsidR="0086047A" w:rsidRPr="00F36FDB">
          <w:rPr>
            <w:rStyle w:val="NormalTok"/>
            <w:rFonts w:cs="Consolas"/>
            <w:color w:val="BFBFBF" w:themeColor="background1" w:themeShade="BF"/>
          </w:rPr>
          <w:delText xml:space="preserve">  </w:delText>
        </w:r>
      </w:del>
      <w:r w:rsidR="007C0A0D" w:rsidRPr="00103545">
        <w:rPr>
          <w:rStyle w:val="FunctionTok"/>
          <w:rFonts w:cs="Consolas"/>
        </w:rPr>
        <w:t>gt</w:t>
      </w:r>
      <w:r w:rsidR="007C0A0D" w:rsidRPr="00103545">
        <w:rPr>
          <w:rStyle w:val="NormalTok"/>
          <w:rFonts w:cs="Consolas"/>
        </w:rPr>
        <w:t xml:space="preserve">() </w:t>
      </w:r>
      <w:r w:rsidR="007C0A0D" w:rsidRPr="00103545">
        <w:rPr>
          <w:rStyle w:val="SpecialCharTok"/>
          <w:rFonts w:cs="Consolas"/>
        </w:rPr>
        <w:t>|&gt;</w:t>
      </w:r>
      <w:ins w:id="3377" w:author="zusammenlegung" w:date="2025-12-12T19:01:00Z" w16du:dateUtc="2025-12-12T18:01:00Z">
        <w:r w:rsidR="007C0A0D" w:rsidRPr="00103545">
          <w:rPr>
            <w:rStyle w:val="NormalTok"/>
            <w:rFonts w:cs="Consolas"/>
          </w:rPr>
          <w:t xml:space="preserve"> </w:t>
        </w:r>
        <w:r w:rsidR="007C0A0D" w:rsidRPr="00103545">
          <w:rPr>
            <w:rFonts w:cs="Consolas"/>
          </w:rPr>
          <w:br/>
        </w:r>
      </w:ins>
      <w:ins w:id="3378" w:author="Johannes Zauner" w:date="2025-12-12T21:11:00Z" w16du:dateUtc="2025-12-12T20:11:00Z">
        <w:r w:rsidR="006C49F5">
          <w:rPr>
            <w:rStyle w:val="NormalTok"/>
          </w:rPr>
          <w:t>6</w:t>
        </w:r>
      </w:ins>
      <w:ins w:id="3379" w:author="Johannes Zauner" w:date="2025-12-12T21:10:00Z" w16du:dateUtc="2025-12-12T20:10:00Z">
        <w:r w:rsidR="006C49F5">
          <w:rPr>
            <w:rStyle w:val="NormalTok"/>
            <w:rFonts w:cs="Consolas"/>
          </w:rPr>
          <w:t xml:space="preserve"> </w:t>
        </w:r>
      </w:ins>
      <w:ins w:id="3380" w:author="zusammenlegung" w:date="2025-12-12T19:01:00Z" w16du:dateUtc="2025-12-12T18:01:00Z">
        <w:r w:rsidR="007C0A0D" w:rsidRPr="0010354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fmt_number</w:t>
      </w:r>
      <w:r w:rsidR="007C0A0D" w:rsidRPr="00103545">
        <w:rPr>
          <w:rStyle w:val="NormalTok"/>
          <w:rFonts w:cs="Consolas"/>
        </w:rPr>
        <w:t xml:space="preserve">(short, </w:t>
      </w:r>
      <w:r w:rsidR="007C0A0D" w:rsidRPr="00103545">
        <w:rPr>
          <w:rStyle w:val="AttributeTok"/>
          <w:rFonts w:cs="Consolas"/>
        </w:rPr>
        <w:t>scale_by =</w:t>
      </w:r>
      <w:r w:rsidR="007C0A0D" w:rsidRPr="00103545">
        <w:rPr>
          <w:rStyle w:val="NormalTok"/>
          <w:rFonts w:cs="Consolas"/>
        </w:rPr>
        <w:t xml:space="preserve"> </w:t>
      </w:r>
      <w:r w:rsidR="007C0A0D" w:rsidRPr="00103545">
        <w:rPr>
          <w:rStyle w:val="DecValTok"/>
          <w:rFonts w:cs="Consolas"/>
        </w:rPr>
        <w:t>1000</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3381" w:author="Johannes Zauner" w:date="2025-12-12T21:11:00Z" w16du:dateUtc="2025-12-12T20:11:00Z">
        <w:r w:rsidR="006C49F5">
          <w:rPr>
            <w:rStyle w:val="NormalTok"/>
          </w:rPr>
          <w:t>7</w:t>
        </w:r>
      </w:ins>
      <w:ins w:id="3382" w:author="Johannes Zauner" w:date="2025-12-12T21:10:00Z" w16du:dateUtc="2025-12-12T20:10:00Z">
        <w:r w:rsidR="006C49F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cols_label</w:t>
      </w:r>
      <w:r w:rsidR="007C0A0D" w:rsidRPr="00103545">
        <w:rPr>
          <w:rStyle w:val="NormalTok"/>
          <w:rFonts w:cs="Consolas"/>
        </w:rPr>
        <w:t>(</w:t>
      </w:r>
      <w:r w:rsidR="007C0A0D" w:rsidRPr="00103545">
        <w:rPr>
          <w:rStyle w:val="AttributeTok"/>
          <w:rFonts w:cs="Consolas"/>
        </w:rPr>
        <w:t>short =</w:t>
      </w:r>
      <w:r w:rsidR="007C0A0D" w:rsidRPr="00103545">
        <w:rPr>
          <w:rStyle w:val="NormalTok"/>
          <w:rFonts w:cs="Consolas"/>
        </w:rPr>
        <w:t xml:space="preserve"> </w:t>
      </w:r>
      <w:r w:rsidR="007C0A0D" w:rsidRPr="00103545">
        <w:rPr>
          <w:rStyle w:val="StringTok"/>
          <w:rFonts w:cs="Consolas"/>
        </w:rPr>
        <w:t>"Short-wavelength irradiance (mW/m²)"</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3383" w:author="Johannes Zauner" w:date="2025-12-12T21:11:00Z" w16du:dateUtc="2025-12-12T20:11:00Z">
        <w:r w:rsidR="006C49F5">
          <w:rPr>
            <w:rStyle w:val="NormalTok"/>
          </w:rPr>
          <w:t>8</w:t>
        </w:r>
      </w:ins>
      <w:ins w:id="3384" w:author="Johannes Zauner" w:date="2025-12-12T21:10:00Z" w16du:dateUtc="2025-12-12T20:10:00Z">
        <w:r w:rsidR="006C49F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cols_hide</w:t>
      </w:r>
      <w:r w:rsidR="007C0A0D" w:rsidRPr="00103545">
        <w:rPr>
          <w:rStyle w:val="NormalTok"/>
          <w:rFonts w:cs="Consolas"/>
        </w:rPr>
        <w:t>(episodes)</w:t>
      </w:r>
    </w:p>
    <w:bookmarkEnd w:id="3359"/>
    <w:p w14:paraId="02155F87" w14:textId="60229ECC" w:rsidR="007C0A0D" w:rsidRPr="0098570A" w:rsidDel="0098570A" w:rsidRDefault="007C0A0D" w:rsidP="007C0A0D">
      <w:pPr>
        <w:pStyle w:val="DefinitionTerm"/>
        <w:rPr>
          <w:ins w:id="3385" w:author="zusammenlegung" w:date="2025-12-12T19:01:00Z" w16du:dateUtc="2025-12-12T18:01:00Z"/>
          <w:del w:id="3386" w:author="Johannes Zauner" w:date="2025-12-12T20:28:00Z" w16du:dateUtc="2025-12-12T19:28:00Z"/>
          <w:rFonts w:ascii="Arial" w:hAnsi="Arial" w:cs="Arial"/>
          <w:b w:val="0"/>
          <w:bCs/>
          <w:rPrChange w:id="3387" w:author="Johannes Zauner" w:date="2025-12-12T20:28:00Z" w16du:dateUtc="2025-12-12T19:28:00Z">
            <w:rPr>
              <w:ins w:id="3388" w:author="zusammenlegung" w:date="2025-12-12T19:01:00Z" w16du:dateUtc="2025-12-12T18:01:00Z"/>
              <w:del w:id="3389" w:author="Johannes Zauner" w:date="2025-12-12T20:28:00Z" w16du:dateUtc="2025-12-12T19:28:00Z"/>
              <w:rFonts w:ascii="Arial" w:hAnsi="Arial" w:cs="Arial"/>
            </w:rPr>
          </w:rPrChange>
        </w:rPr>
      </w:pPr>
      <w:ins w:id="3390" w:author="zusammenlegung" w:date="2025-12-12T19:01:00Z" w16du:dateUtc="2025-12-12T18:01:00Z">
        <w:r w:rsidRPr="00C673E9">
          <w:rPr>
            <w:rFonts w:ascii="Arial" w:hAnsi="Arial" w:cs="Arial"/>
          </w:rPr>
          <w:t>Line 2</w:t>
        </w:r>
      </w:ins>
      <w:ins w:id="3391" w:author="Johannes Zauner" w:date="2025-12-12T20:28:00Z" w16du:dateUtc="2025-12-12T19:28:00Z">
        <w:r w:rsidR="0098570A">
          <w:rPr>
            <w:rFonts w:ascii="Arial" w:hAnsi="Arial" w:cs="Arial"/>
          </w:rPr>
          <w:t xml:space="preserve"> </w:t>
        </w:r>
      </w:ins>
    </w:p>
    <w:p w14:paraId="08FE7951" w14:textId="77777777" w:rsidR="007C0A0D" w:rsidRDefault="007C0A0D" w:rsidP="0098570A">
      <w:pPr>
        <w:pStyle w:val="DefinitionTerm"/>
        <w:rPr>
          <w:ins w:id="3392" w:author="Johannes Zauner" w:date="2025-12-12T20:28:00Z" w16du:dateUtc="2025-12-12T19:28:00Z"/>
          <w:b w:val="0"/>
          <w:bCs/>
        </w:rPr>
      </w:pPr>
      <w:ins w:id="3393" w:author="zusammenlegung" w:date="2025-12-12T19:01:00Z" w16du:dateUtc="2025-12-12T18:01:00Z">
        <w:r w:rsidRPr="0098570A">
          <w:rPr>
            <w:b w:val="0"/>
            <w:bCs/>
            <w:rPrChange w:id="3394" w:author="Johannes Zauner" w:date="2025-12-12T20:28:00Z" w16du:dateUtc="2025-12-12T19:28:00Z">
              <w:rPr/>
            </w:rPrChange>
          </w:rPr>
          <w:t>Filter data to local 7am–11am</w:t>
        </w:r>
      </w:ins>
    </w:p>
    <w:p w14:paraId="7365E85A" w14:textId="77777777" w:rsidR="0098570A" w:rsidRPr="0098570A" w:rsidRDefault="0098570A" w:rsidP="0098570A">
      <w:pPr>
        <w:pStyle w:val="Definition"/>
        <w:rPr>
          <w:ins w:id="3395" w:author="zusammenlegung" w:date="2025-12-12T19:01:00Z" w16du:dateUtc="2025-12-12T18:01:00Z"/>
        </w:rPr>
      </w:pPr>
    </w:p>
    <w:tbl>
      <w:tblPr>
        <w:tblStyle w:val="Table"/>
        <w:tblW w:w="0" w:type="auto"/>
        <w:jc w:val="center"/>
        <w:tblCellMar>
          <w:left w:w="60" w:type="dxa"/>
          <w:right w:w="60" w:type="dxa"/>
        </w:tblCellMar>
        <w:tblLook w:val="0000" w:firstRow="0" w:lastRow="0" w:firstColumn="0" w:lastColumn="0" w:noHBand="0" w:noVBand="0"/>
      </w:tblPr>
      <w:tblGrid>
        <w:gridCol w:w="1276"/>
        <w:gridCol w:w="2268"/>
      </w:tblGrid>
      <w:tr w:rsidR="00B75A9F" w:rsidRPr="00FE298F" w14:paraId="3065C876" w14:textId="77777777" w:rsidTr="0047611C">
        <w:trPr>
          <w:cantSplit/>
          <w:tblHeader/>
          <w:jc w:val="center"/>
        </w:trPr>
        <w:tc>
          <w:tcPr>
            <w:tcW w:w="1276" w:type="dxa"/>
            <w:tcBorders>
              <w:bottom w:val="single" w:sz="4" w:space="0" w:color="auto"/>
            </w:tcBorders>
          </w:tcPr>
          <w:p w14:paraId="2907F72C" w14:textId="77777777" w:rsidR="00B75A9F" w:rsidRPr="00FE298F" w:rsidRDefault="00B75A9F" w:rsidP="0047611C">
            <w:pPr>
              <w:rPr>
                <w:b/>
                <w:bCs/>
              </w:rPr>
            </w:pPr>
            <w:r w:rsidRPr="00FE298F">
              <w:rPr>
                <w:b/>
                <w:bCs/>
              </w:rPr>
              <w:t>Date</w:t>
            </w:r>
          </w:p>
        </w:tc>
        <w:tc>
          <w:tcPr>
            <w:tcW w:w="2268" w:type="dxa"/>
            <w:tcBorders>
              <w:bottom w:val="single" w:sz="4" w:space="0" w:color="auto"/>
            </w:tcBorders>
          </w:tcPr>
          <w:p w14:paraId="31A209FC" w14:textId="77777777" w:rsidR="00B75A9F" w:rsidRPr="00FE298F" w:rsidRDefault="00B75A9F" w:rsidP="0047611C">
            <w:pPr>
              <w:rPr>
                <w:b/>
                <w:bCs/>
              </w:rPr>
            </w:pPr>
            <w:r w:rsidRPr="00FE298F">
              <w:rPr>
                <w:b/>
                <w:bCs/>
              </w:rPr>
              <w:t>Short-wavelength irradiance (mW/m²)</w:t>
            </w:r>
          </w:p>
        </w:tc>
      </w:tr>
      <w:tr w:rsidR="00B75A9F" w:rsidRPr="00FE298F" w14:paraId="277C9961" w14:textId="77777777" w:rsidTr="0047611C">
        <w:trPr>
          <w:cantSplit/>
          <w:jc w:val="center"/>
        </w:trPr>
        <w:tc>
          <w:tcPr>
            <w:tcW w:w="1276" w:type="dxa"/>
          </w:tcPr>
          <w:p w14:paraId="4BC82E62" w14:textId="77777777" w:rsidR="00B75A9F" w:rsidRPr="00FE298F" w:rsidRDefault="00B75A9F" w:rsidP="0047611C">
            <w:r w:rsidRPr="00FE298F">
              <w:t>2025-06-18</w:t>
            </w:r>
          </w:p>
        </w:tc>
        <w:tc>
          <w:tcPr>
            <w:tcW w:w="2268" w:type="dxa"/>
          </w:tcPr>
          <w:p w14:paraId="59A8456F" w14:textId="77777777" w:rsidR="00B75A9F" w:rsidRPr="00FE298F" w:rsidRDefault="00B75A9F" w:rsidP="0047611C">
            <w:pPr>
              <w:jc w:val="center"/>
            </w:pPr>
            <w:r w:rsidRPr="00FE298F">
              <w:t>5.44</w:t>
            </w:r>
          </w:p>
        </w:tc>
      </w:tr>
      <w:tr w:rsidR="00B75A9F" w:rsidRPr="00FE298F" w14:paraId="5519DE78" w14:textId="77777777" w:rsidTr="0047611C">
        <w:trPr>
          <w:cantSplit/>
          <w:jc w:val="center"/>
        </w:trPr>
        <w:tc>
          <w:tcPr>
            <w:tcW w:w="1276" w:type="dxa"/>
          </w:tcPr>
          <w:p w14:paraId="7214E0D9" w14:textId="77777777" w:rsidR="00B75A9F" w:rsidRPr="00FE298F" w:rsidRDefault="00B75A9F" w:rsidP="0047611C">
            <w:r w:rsidRPr="00FE298F">
              <w:t>2025-06-20</w:t>
            </w:r>
          </w:p>
        </w:tc>
        <w:tc>
          <w:tcPr>
            <w:tcW w:w="2268" w:type="dxa"/>
          </w:tcPr>
          <w:p w14:paraId="2602D108" w14:textId="77777777" w:rsidR="00B75A9F" w:rsidRPr="00FE298F" w:rsidRDefault="00B75A9F" w:rsidP="0047611C">
            <w:pPr>
              <w:jc w:val="center"/>
            </w:pPr>
            <w:r w:rsidRPr="00FE298F">
              <w:t>0.95</w:t>
            </w:r>
          </w:p>
        </w:tc>
      </w:tr>
    </w:tbl>
    <w:p w14:paraId="014EEA2A" w14:textId="01E67DA3" w:rsidR="00103545" w:rsidRPr="00103545" w:rsidRDefault="00B75A9F" w:rsidP="00B75A9F">
      <w:pPr>
        <w:pStyle w:val="ImageCaption"/>
        <w:spacing w:before="200"/>
        <w:rPr>
          <w:ins w:id="3396" w:author="Johannes Zauner" w:date="2025-12-12T20:05:00Z" w16du:dateUtc="2025-12-12T19:05:00Z"/>
        </w:rPr>
      </w:pPr>
      <w:r>
        <w:t>Table 19: Average short-wavelength light (400–500 nm) exposure between 7:00 and 11:00 each day</w:t>
      </w:r>
    </w:p>
    <w:p w14:paraId="60BF268C" w14:textId="77777777" w:rsidR="007C0A0D" w:rsidRPr="00C673E9" w:rsidRDefault="007C0A0D" w:rsidP="00103545">
      <w:pPr>
        <w:pStyle w:val="berschrift5"/>
        <w:rPr>
          <w:rFonts w:ascii="Arial" w:hAnsi="Arial" w:cs="Arial"/>
        </w:rPr>
      </w:pPr>
      <w:r w:rsidRPr="00C673E9">
        <w:rPr>
          <w:rFonts w:ascii="Arial" w:hAnsi="Arial" w:cs="Arial"/>
        </w:rPr>
        <w:t>Hourly profile across the day</w:t>
      </w:r>
    </w:p>
    <w:p w14:paraId="2036A985" w14:textId="3D6AA240" w:rsidR="007C0A0D" w:rsidRPr="00103545" w:rsidRDefault="007C0A0D" w:rsidP="007C0A0D">
      <w:pPr>
        <w:pStyle w:val="FirstParagraph"/>
      </w:pPr>
      <w:r w:rsidRPr="00103545">
        <w:t xml:space="preserve">To visualize short-wavelength exposure over the course of a day, we aggregate the data into hourly bins. We cut the timeline into 1-hour segments (using local time), compute the mean short-wavelength irradiance in each hour for each day. </w:t>
      </w:r>
      <w:del w:id="3397" w:author="zusammenlegung" w:date="2025-12-12T19:01:00Z" w16du:dateUtc="2025-12-12T18:01:00Z">
        <w:r w:rsidR="003F593B" w:rsidRPr="00282E6A">
          <w:rPr>
            <w:b/>
            <w:bCs/>
          </w:rPr>
          <w:delText>Figure 9</w:delText>
        </w:r>
      </w:del>
      <w:ins w:id="3398" w:author="zusammenlegung" w:date="2025-12-12T19:01:00Z" w16du:dateUtc="2025-12-12T18:01:00Z">
        <w:del w:id="3399" w:author="Johannes Zauner" w:date="2025-12-15T12:29:00Z" w16du:dateUtc="2025-12-15T11:29:00Z">
          <w:r w:rsidRPr="00282E6A" w:rsidDel="00282E6A">
            <w:rPr>
              <w:rFonts w:ascii="Arial" w:hAnsi="Arial" w:cs="Arial"/>
              <w:b/>
              <w:bCs/>
              <w:rPrChange w:id="3400" w:author="Johannes Zauner" w:date="2025-12-15T12:29:00Z" w16du:dateUtc="2025-12-15T11:29:00Z">
                <w:rPr>
                  <w:rFonts w:ascii="Arial" w:hAnsi="Arial" w:cs="Arial"/>
                </w:rPr>
              </w:rPrChange>
            </w:rPr>
            <w:fldChar w:fldCharType="begin"/>
          </w:r>
          <w:r w:rsidRPr="00282E6A" w:rsidDel="00282E6A">
            <w:rPr>
              <w:rFonts w:ascii="Arial" w:hAnsi="Arial" w:cs="Arial"/>
              <w:b/>
              <w:bCs/>
              <w:rPrChange w:id="3401" w:author="Johannes Zauner" w:date="2025-12-15T12:29:00Z" w16du:dateUtc="2025-12-15T11:29:00Z">
                <w:rPr>
                  <w:rFonts w:ascii="Arial" w:hAnsi="Arial" w:cs="Arial"/>
                </w:rPr>
              </w:rPrChange>
            </w:rPr>
            <w:delInstrText>HYPERLINK \l "fig-shorttime" \h</w:delInstrText>
          </w:r>
          <w:r w:rsidRPr="00111E56" w:rsidDel="00282E6A">
            <w:rPr>
              <w:rFonts w:ascii="Arial" w:hAnsi="Arial" w:cs="Arial"/>
              <w:b/>
              <w:bCs/>
            </w:rPr>
          </w:r>
          <w:r w:rsidRPr="00282E6A" w:rsidDel="00282E6A">
            <w:rPr>
              <w:rFonts w:ascii="Arial" w:hAnsi="Arial" w:cs="Arial"/>
              <w:b/>
              <w:bCs/>
              <w:rPrChange w:id="3402" w:author="Johannes Zauner" w:date="2025-12-15T12:29:00Z" w16du:dateUtc="2025-12-15T11:29:00Z">
                <w:rPr>
                  <w:rFonts w:ascii="Arial" w:hAnsi="Arial" w:cs="Arial"/>
                </w:rPr>
              </w:rPrChange>
            </w:rPr>
            <w:fldChar w:fldCharType="separate"/>
          </w:r>
          <w:r w:rsidRPr="00282E6A" w:rsidDel="00282E6A">
            <w:rPr>
              <w:b/>
              <w:bCs/>
              <w:rPrChange w:id="3403" w:author="Johannes Zauner" w:date="2025-12-15T12:29:00Z" w16du:dateUtc="2025-12-15T11:29:00Z">
                <w:rPr>
                  <w:rStyle w:val="Hyperlink"/>
                  <w:rFonts w:ascii="Arial" w:hAnsi="Arial" w:cs="Arial"/>
                </w:rPr>
              </w:rPrChange>
            </w:rPr>
            <w:delText>Figure 9</w:delText>
          </w:r>
          <w:r w:rsidRPr="00282E6A" w:rsidDel="00282E6A">
            <w:rPr>
              <w:rFonts w:ascii="Arial" w:hAnsi="Arial" w:cs="Arial"/>
              <w:b/>
              <w:bCs/>
              <w:rPrChange w:id="3404" w:author="Johannes Zauner" w:date="2025-12-15T12:29:00Z" w16du:dateUtc="2025-12-15T11:29:00Z">
                <w:rPr>
                  <w:rFonts w:ascii="Arial" w:hAnsi="Arial" w:cs="Arial"/>
                </w:rPr>
              </w:rPrChange>
            </w:rPr>
            <w:fldChar w:fldCharType="end"/>
          </w:r>
        </w:del>
      </w:ins>
      <w:ins w:id="3405" w:author="Johannes Zauner" w:date="2025-12-15T12:29:00Z" w16du:dateUtc="2025-12-15T11:29:00Z">
        <w:r w:rsidR="00282E6A" w:rsidRPr="00282E6A">
          <w:rPr>
            <w:b/>
            <w:bCs/>
            <w:rPrChange w:id="3406" w:author="Johannes Zauner" w:date="2025-12-15T12:29:00Z" w16du:dateUtc="2025-12-15T11:29:00Z">
              <w:rPr>
                <w:rStyle w:val="Hyperlink"/>
                <w:rFonts w:ascii="Arial" w:hAnsi="Arial" w:cs="Arial"/>
              </w:rPr>
            </w:rPrChange>
          </w:rPr>
          <w:t>Figure </w:t>
        </w:r>
      </w:ins>
      <w:ins w:id="3407" w:author="Johannes Zauner" w:date="2025-12-19T11:24:00Z" w16du:dateUtc="2025-12-19T10:24:00Z">
        <w:r w:rsidR="008068B9">
          <w:rPr>
            <w:b/>
            <w:bCs/>
          </w:rPr>
          <w:t>11</w:t>
        </w:r>
      </w:ins>
      <w:r w:rsidRPr="00103545">
        <w:t xml:space="preserve"> shows the resulting diurnal profile, with short-wavelength exposure expressed as a fraction of the daily maximum for easier comparison.</w:t>
      </w:r>
    </w:p>
    <w:p w14:paraId="6C1212EE" w14:textId="68B80428" w:rsidR="007C0A0D" w:rsidRPr="00F61D20" w:rsidRDefault="00F61D20" w:rsidP="00F61D20">
      <w:pPr>
        <w:pStyle w:val="SourceCode"/>
        <w:spacing w:line="240" w:lineRule="auto"/>
        <w:rPr>
          <w:b/>
          <w:bCs/>
          <w:lang w:val="de-DE"/>
          <w:rPrChange w:id="3408" w:author="Johannes Zauner" w:date="2025-12-13T05:25:00Z" w16du:dateUtc="2025-12-13T04:25:00Z">
            <w:rPr>
              <w:rFonts w:cs="Consolas"/>
            </w:rPr>
          </w:rPrChange>
        </w:rPr>
      </w:pPr>
      <w:bookmarkStart w:id="3409" w:name="annotated-cell-41"/>
      <w:ins w:id="3410" w:author="Johannes Zauner" w:date="2025-12-13T05:25:00Z">
        <w:r w:rsidRPr="00F61D20">
          <w:rPr>
            <w:b/>
            <w:bCs/>
            <w:lang w:val="de-DE"/>
          </w:rPr>
          <w:t>Plot a diurnal profile</w:t>
        </w:r>
      </w:ins>
      <w:ins w:id="3411" w:author="Johannes Zauner" w:date="2025-12-13T05:11:00Z" w16du:dateUtc="2025-12-13T04:11:00Z">
        <w:r w:rsidR="008C4DD3">
          <w:rPr>
            <w:rStyle w:val="NormalTok"/>
          </w:rPr>
          <w:br/>
        </w:r>
      </w:ins>
      <w:ins w:id="3412" w:author="Johannes Zauner" w:date="2025-12-12T21:11:00Z" w16du:dateUtc="2025-12-12T20:11:00Z">
        <w:r w:rsidR="005E4BD5">
          <w:rPr>
            <w:rStyle w:val="NormalTok"/>
          </w:rPr>
          <w:t>1</w:t>
        </w:r>
      </w:ins>
      <w:ins w:id="3413" w:author="Johannes Zauner" w:date="2025-12-12T21:12:00Z" w16du:dateUtc="2025-12-12T20:12:00Z">
        <w:r w:rsidR="00B31C06">
          <w:rPr>
            <w:rStyle w:val="NormalTok"/>
          </w:rPr>
          <w:t xml:space="preserve"> </w:t>
        </w:r>
      </w:ins>
      <w:ins w:id="3414" w:author="Johannes Zauner" w:date="2025-12-12T21:11:00Z" w16du:dateUtc="2025-12-12T20:11:00Z">
        <w:r w:rsidR="005E4BD5">
          <w:rPr>
            <w:rStyle w:val="NormalTok"/>
            <w:rFonts w:cs="Consolas"/>
          </w:rPr>
          <w:t xml:space="preserve"> </w:t>
        </w:r>
      </w:ins>
      <w:r w:rsidR="007C0A0D" w:rsidRPr="00103545">
        <w:rPr>
          <w:rStyle w:val="NormalTok"/>
          <w:rFonts w:cs="Consolas"/>
        </w:rPr>
        <w:t xml:space="preserve">dataVEETtime </w:t>
      </w:r>
      <w:r w:rsidR="007C0A0D" w:rsidRPr="00103545">
        <w:rPr>
          <w:rStyle w:val="OtherTok"/>
          <w:rFonts w:cs="Consolas"/>
        </w:rPr>
        <w:t>&lt;-</w:t>
      </w:r>
      <w:r w:rsidR="007C0A0D" w:rsidRPr="00103545">
        <w:rPr>
          <w:rStyle w:val="NormalTok"/>
          <w:rFonts w:cs="Consolas"/>
        </w:rPr>
        <w:t xml:space="preserve"> dataVEET </w:t>
      </w:r>
      <w:r w:rsidR="007C0A0D" w:rsidRPr="00103545">
        <w:rPr>
          <w:rStyle w:val="SpecialCharTok"/>
          <w:rFonts w:cs="Consolas"/>
        </w:rPr>
        <w:t>|&gt;</w:t>
      </w:r>
      <w:r w:rsidR="007C0A0D" w:rsidRPr="00103545">
        <w:rPr>
          <w:rFonts w:cs="Consolas"/>
        </w:rPr>
        <w:br/>
      </w:r>
      <w:ins w:id="3415" w:author="Johannes Zauner" w:date="2025-12-12T21:12:00Z" w16du:dateUtc="2025-12-12T20:12:00Z">
        <w:r w:rsidR="00B31C06">
          <w:rPr>
            <w:rStyle w:val="NormalTok"/>
          </w:rPr>
          <w:t xml:space="preserve">2 </w:t>
        </w:r>
      </w:ins>
      <w:ins w:id="3416" w:author="Johannes Zauner" w:date="2025-12-12T21:11:00Z" w16du:dateUtc="2025-12-12T20:11:00Z">
        <w:r w:rsidR="005E4BD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cut_Datetime</w:t>
      </w:r>
      <w:r w:rsidR="007C0A0D" w:rsidRPr="00103545">
        <w:rPr>
          <w:rStyle w:val="NormalTok"/>
          <w:rFonts w:cs="Consolas"/>
        </w:rPr>
        <w:t>(</w:t>
      </w:r>
      <w:r w:rsidR="007C0A0D" w:rsidRPr="00103545">
        <w:rPr>
          <w:rStyle w:val="AttributeTok"/>
          <w:rFonts w:cs="Consolas"/>
        </w:rPr>
        <w:t>unit =</w:t>
      </w:r>
      <w:r w:rsidR="007C0A0D" w:rsidRPr="00103545">
        <w:rPr>
          <w:rStyle w:val="NormalTok"/>
          <w:rFonts w:cs="Consolas"/>
        </w:rPr>
        <w:t xml:space="preserve"> </w:t>
      </w:r>
      <w:r w:rsidR="007C0A0D" w:rsidRPr="00103545">
        <w:rPr>
          <w:rStyle w:val="StringTok"/>
          <w:rFonts w:cs="Consolas"/>
        </w:rPr>
        <w:t>"1 hour"</w:t>
      </w:r>
      <w:r w:rsidR="007C0A0D" w:rsidRPr="00103545">
        <w:rPr>
          <w:rStyle w:val="NormalTok"/>
          <w:rFonts w:cs="Consolas"/>
        </w:rPr>
        <w:t xml:space="preserve">, </w:t>
      </w:r>
      <w:r w:rsidR="007C0A0D" w:rsidRPr="00103545">
        <w:rPr>
          <w:rStyle w:val="AttributeTok"/>
          <w:rFonts w:cs="Consolas"/>
        </w:rPr>
        <w:t>type =</w:t>
      </w:r>
      <w:r w:rsidR="007C0A0D" w:rsidRPr="00103545">
        <w:rPr>
          <w:rStyle w:val="NormalTok"/>
          <w:rFonts w:cs="Consolas"/>
        </w:rPr>
        <w:t xml:space="preserve"> </w:t>
      </w:r>
      <w:r w:rsidR="007C0A0D" w:rsidRPr="00103545">
        <w:rPr>
          <w:rStyle w:val="StringTok"/>
          <w:rFonts w:cs="Consolas"/>
        </w:rPr>
        <w:t>"floor"</w:t>
      </w:r>
      <w:r w:rsidR="007C0A0D" w:rsidRPr="00103545">
        <w:rPr>
          <w:rStyle w:val="NormalTok"/>
          <w:rFonts w:cs="Consolas"/>
        </w:rPr>
        <w:t xml:space="preserve">, </w:t>
      </w:r>
      <w:r w:rsidR="007C0A0D" w:rsidRPr="00103545">
        <w:rPr>
          <w:rStyle w:val="AttributeTok"/>
          <w:rFonts w:cs="Consolas"/>
        </w:rPr>
        <w:t>group_by =</w:t>
      </w:r>
      <w:r w:rsidR="007C0A0D" w:rsidRPr="00103545">
        <w:rPr>
          <w:rStyle w:val="NormalTok"/>
          <w:rFonts w:cs="Consolas"/>
        </w:rPr>
        <w:t xml:space="preserve"> </w:t>
      </w:r>
      <w:r w:rsidR="007C0A0D" w:rsidRPr="00103545">
        <w:rPr>
          <w:rStyle w:val="ConstantTok"/>
          <w:rFonts w:cs="Consolas"/>
        </w:rPr>
        <w:t>TRUE</w:t>
      </w:r>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ins w:id="3417" w:author="Johannes Zauner" w:date="2025-12-12T21:12:00Z" w16du:dateUtc="2025-12-12T20:12:00Z">
        <w:r w:rsidR="00B31C06">
          <w:rPr>
            <w:rStyle w:val="NormalTok"/>
          </w:rPr>
          <w:t>3</w:t>
        </w:r>
      </w:ins>
      <w:ins w:id="3418" w:author="Johannes Zauner" w:date="2025-12-12T21:11:00Z" w16du:dateUtc="2025-12-12T20:11:00Z">
        <w:r w:rsidR="005E4BD5">
          <w:rPr>
            <w:rStyle w:val="NormalTok"/>
            <w:rFonts w:cs="Consolas"/>
          </w:rPr>
          <w:t xml:space="preserve"> </w:t>
        </w:r>
      </w:ins>
      <w:ins w:id="3419" w:author="Johannes Zauner" w:date="2025-12-12T21:12:00Z" w16du:dateUtc="2025-12-12T20:12:00Z">
        <w:r w:rsidR="00B31C06">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FunctionTok"/>
          <w:rFonts w:cs="Consolas"/>
        </w:rPr>
        <w:t>c</w:t>
      </w:r>
      <w:r w:rsidR="007C0A0D" w:rsidRPr="00103545">
        <w:rPr>
          <w:rStyle w:val="NormalTok"/>
          <w:rFonts w:cs="Consolas"/>
        </w:rPr>
        <w:t xml:space="preserve">(Spectrum, long, Datetime)) </w:t>
      </w:r>
      <w:r w:rsidR="007C0A0D" w:rsidRPr="00103545">
        <w:rPr>
          <w:rStyle w:val="SpecialCharTok"/>
          <w:rFonts w:cs="Consolas"/>
        </w:rPr>
        <w:t>|&gt;</w:t>
      </w:r>
      <w:r w:rsidR="007C0A0D" w:rsidRPr="00103545">
        <w:rPr>
          <w:rFonts w:cs="Consolas"/>
        </w:rPr>
        <w:br/>
      </w:r>
      <w:ins w:id="3420" w:author="Johannes Zauner" w:date="2025-12-12T21:12:00Z" w16du:dateUtc="2025-12-12T20:12:00Z">
        <w:r w:rsidR="00B31C06">
          <w:rPr>
            <w:rStyle w:val="NormalTok"/>
          </w:rPr>
          <w:t>4</w:t>
        </w:r>
      </w:ins>
      <w:ins w:id="3421" w:author="Johannes Zauner" w:date="2025-12-12T21:11:00Z" w16du:dateUtc="2025-12-12T20:11:00Z">
        <w:r w:rsidR="005E4BD5">
          <w:rPr>
            <w:rStyle w:val="NormalTok"/>
            <w:rFonts w:cs="Consolas"/>
          </w:rPr>
          <w:t xml:space="preserve"> </w:t>
        </w:r>
      </w:ins>
      <w:r w:rsidR="007C0A0D" w:rsidRPr="00103545">
        <w:rPr>
          <w:rStyle w:val="NormalTok"/>
          <w:rFonts w:cs="Consolas"/>
        </w:rPr>
        <w:t xml:space="preserve"> </w:t>
      </w:r>
      <w:ins w:id="3422" w:author="Johannes Zauner" w:date="2025-12-12T21:12:00Z" w16du:dateUtc="2025-12-12T20:12:00Z">
        <w:r w:rsidR="00B31C06">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summarize_numeric</w:t>
      </w:r>
      <w:r w:rsidR="007C0A0D" w:rsidRPr="00103545">
        <w:rPr>
          <w:rStyle w:val="NormalTok"/>
          <w:rFonts w:cs="Consolas"/>
        </w:rPr>
        <w:t>(</w:t>
      </w:r>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3423" w:author="Johannes Zauner" w:date="2025-12-12T21:12:00Z" w16du:dateUtc="2025-12-12T20:12:00Z">
        <w:r w:rsidR="00B31C06">
          <w:rPr>
            <w:rStyle w:val="NormalTok"/>
          </w:rPr>
          <w:t xml:space="preserve">5 </w:t>
        </w:r>
      </w:ins>
      <w:ins w:id="3424" w:author="Johannes Zauner" w:date="2025-12-12T21:11:00Z" w16du:dateUtc="2025-12-12T20:11:00Z">
        <w:r w:rsidR="005E4BD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add_Time_col</w:t>
      </w:r>
      <w:r w:rsidR="007C0A0D" w:rsidRPr="00103545">
        <w:rPr>
          <w:rStyle w:val="NormalTok"/>
          <w:rFonts w:cs="Consolas"/>
        </w:rPr>
        <w:t xml:space="preserve">(Datetime.rounded)  </w:t>
      </w:r>
      <w:r w:rsidR="007C0A0D" w:rsidRPr="00103545">
        <w:rPr>
          <w:rStyle w:val="SpecialCharTok"/>
          <w:rFonts w:cs="Consolas"/>
        </w:rPr>
        <w:t>|&gt;</w:t>
      </w:r>
      <w:r w:rsidR="007C0A0D" w:rsidRPr="00103545">
        <w:rPr>
          <w:rFonts w:cs="Consolas"/>
        </w:rPr>
        <w:br/>
      </w:r>
      <w:ins w:id="3425" w:author="Johannes Zauner" w:date="2025-12-12T21:12:00Z" w16du:dateUtc="2025-12-12T20:12:00Z">
        <w:r w:rsidR="00B31C06">
          <w:rPr>
            <w:rStyle w:val="NormalTok"/>
          </w:rPr>
          <w:t>6</w:t>
        </w:r>
      </w:ins>
      <w:ins w:id="3426" w:author="Johannes Zauner" w:date="2025-12-12T21:11:00Z" w16du:dateUtc="2025-12-12T20:11:00Z">
        <w:r w:rsidR="005E4BD5">
          <w:rPr>
            <w:rStyle w:val="NormalTok"/>
            <w:rFonts w:cs="Consolas"/>
          </w:rPr>
          <w:t xml:space="preserve"> </w:t>
        </w:r>
      </w:ins>
      <w:ins w:id="3427" w:author="Johannes Zauner" w:date="2025-12-12T21:12:00Z" w16du:dateUtc="2025-12-12T20:12:00Z">
        <w:r w:rsidR="00B31C06">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mutate</w:t>
      </w:r>
      <w:r w:rsidR="007C0A0D" w:rsidRPr="00103545">
        <w:rPr>
          <w:rStyle w:val="NormalTok"/>
          <w:rFonts w:cs="Consolas"/>
        </w:rPr>
        <w:t>(</w:t>
      </w:r>
      <w:r w:rsidR="007C0A0D" w:rsidRPr="00103545">
        <w:rPr>
          <w:rStyle w:val="AttributeTok"/>
          <w:rFonts w:cs="Consolas"/>
        </w:rPr>
        <w:t>rel_short =</w:t>
      </w:r>
      <w:r w:rsidR="007C0A0D" w:rsidRPr="00103545">
        <w:rPr>
          <w:rStyle w:val="NormalTok"/>
          <w:rFonts w:cs="Consolas"/>
        </w:rPr>
        <w:t xml:space="preserve"> short </w:t>
      </w:r>
      <w:r w:rsidR="007C0A0D" w:rsidRPr="00103545">
        <w:rPr>
          <w:rStyle w:val="SpecialCharTok"/>
          <w:rFonts w:cs="Consolas"/>
        </w:rPr>
        <w:t>/</w:t>
      </w:r>
      <w:r w:rsidR="007C0A0D" w:rsidRPr="00103545">
        <w:rPr>
          <w:rStyle w:val="NormalTok"/>
          <w:rFonts w:cs="Consolas"/>
        </w:rPr>
        <w:t xml:space="preserve"> </w:t>
      </w:r>
      <w:r w:rsidR="007C0A0D" w:rsidRPr="00103545">
        <w:rPr>
          <w:rStyle w:val="FunctionTok"/>
          <w:rFonts w:cs="Consolas"/>
        </w:rPr>
        <w:t>max</w:t>
      </w:r>
      <w:r w:rsidR="007C0A0D" w:rsidRPr="00103545">
        <w:rPr>
          <w:rStyle w:val="NormalTok"/>
          <w:rFonts w:cs="Consolas"/>
        </w:rPr>
        <w:t>(short))</w:t>
      </w:r>
      <w:r w:rsidR="007C0A0D" w:rsidRPr="00103545">
        <w:rPr>
          <w:rFonts w:cs="Consolas"/>
        </w:rPr>
        <w:br/>
      </w:r>
      <w:ins w:id="3428" w:author="Johannes Zauner" w:date="2025-12-12T21:12:00Z" w16du:dateUtc="2025-12-12T20:12:00Z">
        <w:r w:rsidR="00B31C06">
          <w:rPr>
            <w:rStyle w:val="NormalTok"/>
          </w:rPr>
          <w:t>7</w:t>
        </w:r>
      </w:ins>
      <w:r w:rsidR="007C0A0D" w:rsidRPr="00103545">
        <w:rPr>
          <w:rFonts w:cs="Consolas"/>
        </w:rPr>
        <w:br/>
      </w:r>
      <w:ins w:id="3429" w:author="Johannes Zauner" w:date="2025-12-12T21:12:00Z" w16du:dateUtc="2025-12-12T20:12:00Z">
        <w:r w:rsidR="00B31C06">
          <w:rPr>
            <w:rStyle w:val="NormalTok"/>
          </w:rPr>
          <w:t xml:space="preserve">8 </w:t>
        </w:r>
      </w:ins>
      <w:ins w:id="3430" w:author="Johannes Zauner" w:date="2025-12-12T21:11:00Z" w16du:dateUtc="2025-12-12T20:11:00Z">
        <w:r w:rsidR="005E4BD5">
          <w:rPr>
            <w:rStyle w:val="NormalTok"/>
            <w:rFonts w:cs="Consolas"/>
          </w:rPr>
          <w:t xml:space="preserve"> </w:t>
        </w:r>
      </w:ins>
      <w:r w:rsidR="007C0A0D" w:rsidRPr="00103545">
        <w:rPr>
          <w:rStyle w:val="NormalTok"/>
          <w:rFonts w:cs="Consolas"/>
        </w:rPr>
        <w:t xml:space="preserve">dataVEETtime </w:t>
      </w:r>
      <w:r w:rsidR="007C0A0D" w:rsidRPr="00103545">
        <w:rPr>
          <w:rStyle w:val="SpecialCharTok"/>
          <w:rFonts w:cs="Consolas"/>
        </w:rPr>
        <w:t>|&gt;</w:t>
      </w:r>
      <w:r w:rsidR="007C0A0D" w:rsidRPr="00103545">
        <w:rPr>
          <w:rFonts w:cs="Consolas"/>
        </w:rPr>
        <w:br/>
      </w:r>
      <w:ins w:id="3431" w:author="Johannes Zauner" w:date="2025-12-12T21:12:00Z" w16du:dateUtc="2025-12-12T20:12:00Z">
        <w:r w:rsidR="00B31C06">
          <w:rPr>
            <w:rStyle w:val="NormalTok"/>
          </w:rPr>
          <w:t xml:space="preserve">9 </w:t>
        </w:r>
      </w:ins>
      <w:ins w:id="3432" w:author="Johannes Zauner" w:date="2025-12-12T21:11:00Z" w16du:dateUtc="2025-12-12T20:11:00Z">
        <w:r w:rsidR="005E4BD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ggplot</w:t>
      </w:r>
      <w:r w:rsidR="007C0A0D" w:rsidRPr="00103545">
        <w:rPr>
          <w:rStyle w:val="NormalTok"/>
          <w:rFonts w:cs="Consolas"/>
        </w:rPr>
        <w:t>(</w:t>
      </w:r>
      <w:r w:rsidR="007C0A0D" w:rsidRPr="00103545">
        <w:rPr>
          <w:rStyle w:val="FunctionTok"/>
          <w:rFonts w:cs="Consolas"/>
        </w:rPr>
        <w:t>aes</w:t>
      </w:r>
      <w:r w:rsidR="007C0A0D" w:rsidRPr="00103545">
        <w:rPr>
          <w:rStyle w:val="NormalTok"/>
          <w:rFonts w:cs="Consolas"/>
        </w:rPr>
        <w:t>(</w:t>
      </w:r>
      <w:r w:rsidR="007C0A0D" w:rsidRPr="00103545">
        <w:rPr>
          <w:rStyle w:val="AttributeTok"/>
          <w:rFonts w:cs="Consolas"/>
        </w:rPr>
        <w:t>x=</w:t>
      </w:r>
      <w:r w:rsidR="007C0A0D" w:rsidRPr="00103545">
        <w:rPr>
          <w:rStyle w:val="NormalTok"/>
          <w:rFonts w:cs="Consolas"/>
        </w:rPr>
        <w:t xml:space="preserve">Time, </w:t>
      </w:r>
      <w:r w:rsidR="007C0A0D" w:rsidRPr="00103545">
        <w:rPr>
          <w:rStyle w:val="AttributeTok"/>
          <w:rFonts w:cs="Consolas"/>
        </w:rPr>
        <w:t>y =</w:t>
      </w:r>
      <w:r w:rsidR="007C0A0D" w:rsidRPr="00103545">
        <w:rPr>
          <w:rStyle w:val="NormalTok"/>
          <w:rFonts w:cs="Consolas"/>
        </w:rPr>
        <w:t xml:space="preserve"> rel_short)) </w:t>
      </w:r>
      <w:r w:rsidR="007C0A0D" w:rsidRPr="00103545">
        <w:rPr>
          <w:rStyle w:val="SpecialCharTok"/>
          <w:rFonts w:cs="Consolas"/>
        </w:rPr>
        <w:t>+</w:t>
      </w:r>
      <w:r w:rsidR="007C0A0D" w:rsidRPr="00103545">
        <w:rPr>
          <w:rFonts w:cs="Consolas"/>
        </w:rPr>
        <w:br/>
      </w:r>
      <w:ins w:id="3433" w:author="Johannes Zauner" w:date="2025-12-12T21:11:00Z" w16du:dateUtc="2025-12-12T20:11:00Z">
        <w:r w:rsidR="005E4BD5">
          <w:rPr>
            <w:rStyle w:val="NormalTok"/>
          </w:rPr>
          <w:t>1</w:t>
        </w:r>
      </w:ins>
      <w:ins w:id="3434" w:author="Johannes Zauner" w:date="2025-12-12T21:12:00Z" w16du:dateUtc="2025-12-12T20:12:00Z">
        <w:r w:rsidR="00B31C06">
          <w:rPr>
            <w:rStyle w:val="NormalTok"/>
            <w:rFonts w:cs="Consolas"/>
          </w:rPr>
          <w:t xml:space="preserve">0 </w:t>
        </w:r>
      </w:ins>
      <w:r w:rsidR="007C0A0D" w:rsidRPr="00103545">
        <w:rPr>
          <w:rStyle w:val="NormalTok"/>
          <w:rFonts w:cs="Consolas"/>
        </w:rPr>
        <w:t xml:space="preserve">  </w:t>
      </w:r>
      <w:r w:rsidR="007C0A0D" w:rsidRPr="00103545">
        <w:rPr>
          <w:rStyle w:val="FunctionTok"/>
          <w:rFonts w:cs="Consolas"/>
        </w:rPr>
        <w:t>geom_col</w:t>
      </w:r>
      <w:r w:rsidR="007C0A0D" w:rsidRPr="00103545">
        <w:rPr>
          <w:rStyle w:val="NormalTok"/>
          <w:rFonts w:cs="Consolas"/>
        </w:rPr>
        <w:t>(</w:t>
      </w:r>
      <w:r w:rsidR="007C0A0D" w:rsidRPr="00103545">
        <w:rPr>
          <w:rStyle w:val="FunctionTok"/>
          <w:rFonts w:cs="Consolas"/>
        </w:rPr>
        <w:t>aes</w:t>
      </w:r>
      <w:r w:rsidR="007C0A0D" w:rsidRPr="00103545">
        <w:rPr>
          <w:rStyle w:val="NormalTok"/>
          <w:rFonts w:cs="Consolas"/>
        </w:rPr>
        <w:t>(</w:t>
      </w:r>
      <w:r w:rsidR="007C0A0D" w:rsidRPr="00103545">
        <w:rPr>
          <w:rStyle w:val="AttributeTok"/>
          <w:rFonts w:cs="Consolas"/>
        </w:rPr>
        <w:t>fill =</w:t>
      </w:r>
      <w:r w:rsidR="007C0A0D" w:rsidRPr="00103545">
        <w:rPr>
          <w:rStyle w:val="NormalTok"/>
          <w:rFonts w:cs="Consolas"/>
        </w:rPr>
        <w:t xml:space="preserve"> </w:t>
      </w:r>
      <w:r w:rsidR="007C0A0D" w:rsidRPr="00103545">
        <w:rPr>
          <w:rStyle w:val="FunctionTok"/>
          <w:rFonts w:cs="Consolas"/>
        </w:rPr>
        <w:t>factor</w:t>
      </w:r>
      <w:r w:rsidR="007C0A0D" w:rsidRPr="00103545">
        <w:rPr>
          <w:rStyle w:val="NormalTok"/>
          <w:rFonts w:cs="Consolas"/>
        </w:rPr>
        <w:t xml:space="preserve">(Date)), </w:t>
      </w:r>
      <w:r w:rsidR="007C0A0D" w:rsidRPr="00103545">
        <w:rPr>
          <w:rStyle w:val="AttributeTok"/>
          <w:rFonts w:cs="Consolas"/>
        </w:rPr>
        <w:t>position =</w:t>
      </w:r>
      <w:r w:rsidR="007C0A0D" w:rsidRPr="00103545">
        <w:rPr>
          <w:rStyle w:val="NormalTok"/>
          <w:rFonts w:cs="Consolas"/>
        </w:rPr>
        <w:t xml:space="preserve"> </w:t>
      </w:r>
      <w:r w:rsidR="007C0A0D" w:rsidRPr="00103545">
        <w:rPr>
          <w:rStyle w:val="StringTok"/>
          <w:rFonts w:cs="Consolas"/>
        </w:rPr>
        <w:t>"dodge"</w:t>
      </w:r>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ins w:id="3435" w:author="Johannes Zauner" w:date="2025-12-12T21:11:00Z" w16du:dateUtc="2025-12-12T20:11:00Z">
        <w:r w:rsidR="005E4BD5">
          <w:rPr>
            <w:rStyle w:val="NormalTok"/>
          </w:rPr>
          <w:t>1</w:t>
        </w:r>
      </w:ins>
      <w:ins w:id="3436" w:author="Johannes Zauner" w:date="2025-12-12T21:12:00Z" w16du:dateUtc="2025-12-12T20:12:00Z">
        <w:r w:rsidR="00B31C06">
          <w:rPr>
            <w:rStyle w:val="NormalTok"/>
            <w:rFonts w:cs="Consolas"/>
          </w:rPr>
          <w:t>1</w:t>
        </w:r>
      </w:ins>
      <w:r w:rsidR="007C0A0D" w:rsidRPr="00103545">
        <w:rPr>
          <w:rStyle w:val="NormalTok"/>
          <w:rFonts w:cs="Consolas"/>
        </w:rPr>
        <w:t xml:space="preserve"> </w:t>
      </w:r>
      <w:ins w:id="3437" w:author="Johannes Zauner" w:date="2025-12-12T21:12:00Z" w16du:dateUtc="2025-12-12T20:12:00Z">
        <w:r w:rsidR="00B31C06">
          <w:rPr>
            <w:rStyle w:val="NormalTok"/>
            <w:rFonts w:cs="Consolas"/>
          </w:rPr>
          <w:t xml:space="preserve"> </w:t>
        </w:r>
      </w:ins>
      <w:r w:rsidR="007C0A0D" w:rsidRPr="00103545">
        <w:rPr>
          <w:rStyle w:val="NormalTok"/>
          <w:rFonts w:cs="Consolas"/>
        </w:rPr>
        <w:t xml:space="preserve"> ggsci</w:t>
      </w:r>
      <w:r w:rsidR="007C0A0D" w:rsidRPr="00103545">
        <w:rPr>
          <w:rStyle w:val="SpecialCharTok"/>
          <w:rFonts w:cs="Consolas"/>
        </w:rPr>
        <w:t>::</w:t>
      </w:r>
      <w:r w:rsidR="007C0A0D" w:rsidRPr="00103545">
        <w:rPr>
          <w:rStyle w:val="FunctionTok"/>
          <w:rFonts w:cs="Consolas"/>
        </w:rPr>
        <w:t>scale_fill_jco</w:t>
      </w:r>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ins w:id="3438" w:author="Johannes Zauner" w:date="2025-12-12T21:11:00Z" w16du:dateUtc="2025-12-12T20:11:00Z">
        <w:r w:rsidR="005E4BD5">
          <w:rPr>
            <w:rStyle w:val="NormalTok"/>
          </w:rPr>
          <w:t>1</w:t>
        </w:r>
      </w:ins>
      <w:ins w:id="3439" w:author="Johannes Zauner" w:date="2025-12-12T21:12:00Z" w16du:dateUtc="2025-12-12T20:12:00Z">
        <w:r w:rsidR="00B31C06">
          <w:rPr>
            <w:rStyle w:val="NormalTok"/>
          </w:rPr>
          <w:t>2</w:t>
        </w:r>
      </w:ins>
      <w:ins w:id="3440" w:author="Johannes Zauner" w:date="2025-12-12T21:11:00Z" w16du:dateUtc="2025-12-12T20:11:00Z">
        <w:r w:rsidR="005E4BD5">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theme_minimal</w:t>
      </w:r>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ins w:id="3441" w:author="Johannes Zauner" w:date="2025-12-12T21:11:00Z" w16du:dateUtc="2025-12-12T20:11:00Z">
        <w:r w:rsidR="005E4BD5">
          <w:rPr>
            <w:rStyle w:val="NormalTok"/>
          </w:rPr>
          <w:t>1</w:t>
        </w:r>
      </w:ins>
      <w:ins w:id="3442" w:author="Johannes Zauner" w:date="2025-12-12T21:12:00Z" w16du:dateUtc="2025-12-12T20:12:00Z">
        <w:r w:rsidR="00B31C06">
          <w:rPr>
            <w:rStyle w:val="NormalTok"/>
            <w:rFonts w:cs="Consolas"/>
          </w:rPr>
          <w:t xml:space="preserve">3 </w:t>
        </w:r>
      </w:ins>
      <w:r w:rsidR="007C0A0D" w:rsidRPr="00103545">
        <w:rPr>
          <w:rStyle w:val="NormalTok"/>
          <w:rFonts w:cs="Consolas"/>
        </w:rPr>
        <w:t xml:space="preserve">  </w:t>
      </w:r>
      <w:r w:rsidR="007C0A0D" w:rsidRPr="00103545">
        <w:rPr>
          <w:rStyle w:val="FunctionTok"/>
          <w:rFonts w:cs="Consolas"/>
        </w:rPr>
        <w:t>labs</w:t>
      </w:r>
      <w:r w:rsidR="007C0A0D" w:rsidRPr="00103545">
        <w:rPr>
          <w:rStyle w:val="NormalTok"/>
          <w:rFonts w:cs="Consolas"/>
        </w:rPr>
        <w:t>(</w:t>
      </w:r>
      <w:r w:rsidR="007C0A0D" w:rsidRPr="00103545">
        <w:rPr>
          <w:rStyle w:val="AttributeTok"/>
          <w:rFonts w:cs="Consolas"/>
        </w:rPr>
        <w:t>y =</w:t>
      </w:r>
      <w:r w:rsidR="007C0A0D" w:rsidRPr="00103545">
        <w:rPr>
          <w:rStyle w:val="NormalTok"/>
          <w:rFonts w:cs="Consolas"/>
        </w:rPr>
        <w:t xml:space="preserve"> </w:t>
      </w:r>
      <w:r w:rsidR="007C0A0D" w:rsidRPr="00103545">
        <w:rPr>
          <w:rStyle w:val="StringTok"/>
          <w:rFonts w:cs="Consolas"/>
        </w:rPr>
        <w:t>"Normalized short-wavelength irradiance"</w:t>
      </w:r>
      <w:r w:rsidR="007C0A0D" w:rsidRPr="00103545">
        <w:rPr>
          <w:rStyle w:val="NormalTok"/>
          <w:rFonts w:cs="Consolas"/>
        </w:rPr>
        <w:t xml:space="preserve">, </w:t>
      </w:r>
      <w:r w:rsidR="007C0A0D" w:rsidRPr="00103545">
        <w:rPr>
          <w:rFonts w:cs="Consolas"/>
        </w:rPr>
        <w:br/>
      </w:r>
      <w:ins w:id="3443" w:author="Johannes Zauner" w:date="2025-12-12T21:11:00Z" w16du:dateUtc="2025-12-12T20:11:00Z">
        <w:r w:rsidR="005E4BD5">
          <w:rPr>
            <w:rStyle w:val="NormalTok"/>
          </w:rPr>
          <w:t>1</w:t>
        </w:r>
      </w:ins>
      <w:ins w:id="3444" w:author="Johannes Zauner" w:date="2025-12-12T21:12:00Z" w16du:dateUtc="2025-12-12T20:12:00Z">
        <w:r w:rsidR="00B31C06">
          <w:rPr>
            <w:rStyle w:val="NormalTok"/>
            <w:rFonts w:cs="Consolas"/>
          </w:rPr>
          <w:t>4</w:t>
        </w:r>
      </w:ins>
      <w:r w:rsidR="007C0A0D" w:rsidRPr="00103545">
        <w:rPr>
          <w:rStyle w:val="NormalTok"/>
          <w:rFonts w:cs="Consolas"/>
        </w:rPr>
        <w:t xml:space="preserve"> </w:t>
      </w:r>
      <w:ins w:id="3445" w:author="Johannes Zauner" w:date="2025-12-12T21:12:00Z" w16du:dateUtc="2025-12-12T20:12:00Z">
        <w:r w:rsidR="00B31C06">
          <w:rPr>
            <w:rStyle w:val="NormalTok"/>
            <w:rFonts w:cs="Consolas"/>
          </w:rPr>
          <w:t xml:space="preserve"> </w:t>
        </w:r>
      </w:ins>
      <w:r w:rsidR="007C0A0D" w:rsidRPr="00103545">
        <w:rPr>
          <w:rStyle w:val="NormalTok"/>
          <w:rFonts w:cs="Consolas"/>
        </w:rPr>
        <w:t xml:space="preserve">      </w:t>
      </w:r>
      <w:r w:rsidR="007C0A0D" w:rsidRPr="00103545">
        <w:rPr>
          <w:rStyle w:val="AttributeTok"/>
          <w:rFonts w:cs="Consolas"/>
        </w:rPr>
        <w:t>x =</w:t>
      </w:r>
      <w:r w:rsidR="007C0A0D" w:rsidRPr="00103545">
        <w:rPr>
          <w:rStyle w:val="NormalTok"/>
          <w:rFonts w:cs="Consolas"/>
        </w:rPr>
        <w:t xml:space="preserve"> </w:t>
      </w:r>
      <w:r w:rsidR="007C0A0D" w:rsidRPr="00103545">
        <w:rPr>
          <w:rStyle w:val="StringTok"/>
          <w:rFonts w:cs="Consolas"/>
        </w:rPr>
        <w:t>"Local time (HH:MM)"</w:t>
      </w:r>
      <w:r w:rsidR="007C0A0D" w:rsidRPr="00103545">
        <w:rPr>
          <w:rStyle w:val="NormalTok"/>
          <w:rFonts w:cs="Consolas"/>
        </w:rPr>
        <w:t>,</w:t>
      </w:r>
      <w:r w:rsidR="007C0A0D" w:rsidRPr="00103545">
        <w:rPr>
          <w:rFonts w:cs="Consolas"/>
        </w:rPr>
        <w:br/>
      </w:r>
      <w:ins w:id="3446" w:author="Johannes Zauner" w:date="2025-12-12T21:12:00Z" w16du:dateUtc="2025-12-12T20:12:00Z">
        <w:r w:rsidR="00B31C06">
          <w:rPr>
            <w:rStyle w:val="NormalTok"/>
          </w:rPr>
          <w:t>1</w:t>
        </w:r>
        <w:r w:rsidR="00B31C06">
          <w:rPr>
            <w:rStyle w:val="NormalTok"/>
            <w:rFonts w:cs="Consolas"/>
          </w:rPr>
          <w:t>5</w:t>
        </w:r>
      </w:ins>
      <w:r w:rsidR="007C0A0D" w:rsidRPr="00103545">
        <w:rPr>
          <w:rStyle w:val="NormalTok"/>
          <w:rFonts w:cs="Consolas"/>
        </w:rPr>
        <w:t xml:space="preserve">  </w:t>
      </w:r>
      <w:ins w:id="3447" w:author="Johannes Zauner" w:date="2025-12-12T21:12:00Z" w16du:dateUtc="2025-12-12T20:12:00Z">
        <w:r w:rsidR="00B31C06">
          <w:rPr>
            <w:rStyle w:val="NormalTok"/>
            <w:rFonts w:cs="Consolas"/>
          </w:rPr>
          <w:t xml:space="preserve"> </w:t>
        </w:r>
      </w:ins>
      <w:r w:rsidR="007C0A0D" w:rsidRPr="00103545">
        <w:rPr>
          <w:rStyle w:val="NormalTok"/>
          <w:rFonts w:cs="Consolas"/>
        </w:rPr>
        <w:t xml:space="preserve">     </w:t>
      </w:r>
      <w:r w:rsidR="007C0A0D" w:rsidRPr="00103545">
        <w:rPr>
          <w:rStyle w:val="AttributeTok"/>
          <w:rFonts w:cs="Consolas"/>
        </w:rPr>
        <w:t>fill =</w:t>
      </w:r>
      <w:r w:rsidR="007C0A0D" w:rsidRPr="00103545">
        <w:rPr>
          <w:rStyle w:val="NormalTok"/>
          <w:rFonts w:cs="Consolas"/>
        </w:rPr>
        <w:t xml:space="preserve"> </w:t>
      </w:r>
      <w:r w:rsidR="007C0A0D" w:rsidRPr="00103545">
        <w:rPr>
          <w:rStyle w:val="StringTok"/>
          <w:rFonts w:cs="Consolas"/>
        </w:rPr>
        <w:t>"Date"</w:t>
      </w:r>
      <w:r w:rsidR="007C0A0D" w:rsidRPr="00103545">
        <w:rPr>
          <w:rStyle w:val="NormalTok"/>
          <w:rFonts w:cs="Consolas"/>
        </w:rPr>
        <w:t xml:space="preserve">) </w:t>
      </w:r>
      <w:r w:rsidR="007C0A0D" w:rsidRPr="00103545">
        <w:rPr>
          <w:rStyle w:val="SpecialCharTok"/>
          <w:rFonts w:cs="Consolas"/>
        </w:rPr>
        <w:t>+</w:t>
      </w:r>
      <w:r w:rsidR="007C0A0D" w:rsidRPr="00103545">
        <w:rPr>
          <w:rStyle w:val="NormalTok"/>
          <w:rFonts w:cs="Consolas"/>
        </w:rPr>
        <w:t xml:space="preserve"> </w:t>
      </w:r>
      <w:r w:rsidR="007C0A0D" w:rsidRPr="00103545">
        <w:rPr>
          <w:rFonts w:cs="Consolas"/>
        </w:rPr>
        <w:br/>
      </w:r>
      <w:ins w:id="3448" w:author="Johannes Zauner" w:date="2025-12-12T21:11:00Z" w16du:dateUtc="2025-12-12T20:11:00Z">
        <w:r w:rsidR="005E4BD5">
          <w:rPr>
            <w:rStyle w:val="NormalTok"/>
          </w:rPr>
          <w:lastRenderedPageBreak/>
          <w:t>1</w:t>
        </w:r>
      </w:ins>
      <w:ins w:id="3449" w:author="Johannes Zauner" w:date="2025-12-12T21:12:00Z" w16du:dateUtc="2025-12-12T20:12:00Z">
        <w:r w:rsidR="00B31C06">
          <w:rPr>
            <w:rStyle w:val="NormalTok"/>
            <w:rFonts w:cs="Consolas"/>
          </w:rPr>
          <w:t xml:space="preserve">6 </w:t>
        </w:r>
      </w:ins>
      <w:r w:rsidR="007C0A0D" w:rsidRPr="00103545">
        <w:rPr>
          <w:rStyle w:val="NormalTok"/>
          <w:rFonts w:cs="Consolas"/>
        </w:rPr>
        <w:t xml:space="preserve">  </w:t>
      </w:r>
      <w:r w:rsidR="007C0A0D" w:rsidRPr="00103545">
        <w:rPr>
          <w:rStyle w:val="FunctionTok"/>
          <w:rFonts w:cs="Consolas"/>
        </w:rPr>
        <w:t>scale_y_continuous</w:t>
      </w:r>
      <w:r w:rsidR="007C0A0D" w:rsidRPr="00103545">
        <w:rPr>
          <w:rStyle w:val="NormalTok"/>
          <w:rFonts w:cs="Consolas"/>
        </w:rPr>
        <w:t>(</w:t>
      </w:r>
      <w:r w:rsidR="007C0A0D" w:rsidRPr="00103545">
        <w:rPr>
          <w:rStyle w:val="AttributeTok"/>
          <w:rFonts w:cs="Consolas"/>
        </w:rPr>
        <w:t>labels =</w:t>
      </w:r>
      <w:r w:rsidR="007C0A0D" w:rsidRPr="00103545">
        <w:rPr>
          <w:rStyle w:val="NormalTok"/>
          <w:rFonts w:cs="Consolas"/>
        </w:rPr>
        <w:t xml:space="preserve"> scales</w:t>
      </w:r>
      <w:r w:rsidR="007C0A0D" w:rsidRPr="00103545">
        <w:rPr>
          <w:rStyle w:val="SpecialCharTok"/>
          <w:rFonts w:cs="Consolas"/>
        </w:rPr>
        <w:t>::</w:t>
      </w:r>
      <w:r w:rsidR="007C0A0D" w:rsidRPr="00103545">
        <w:rPr>
          <w:rStyle w:val="FunctionTok"/>
          <w:rFonts w:cs="Consolas"/>
        </w:rPr>
        <w:t>label_percent</w:t>
      </w:r>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ins w:id="3450" w:author="Johannes Zauner" w:date="2025-12-12T21:11:00Z" w16du:dateUtc="2025-12-12T20:11:00Z">
        <w:r w:rsidR="005E4BD5">
          <w:rPr>
            <w:rStyle w:val="NormalTok"/>
          </w:rPr>
          <w:t>1</w:t>
        </w:r>
      </w:ins>
      <w:ins w:id="3451" w:author="Johannes Zauner" w:date="2025-12-12T21:12:00Z" w16du:dateUtc="2025-12-12T20:12:00Z">
        <w:r w:rsidR="00B31C06">
          <w:rPr>
            <w:rStyle w:val="NormalTok"/>
            <w:rFonts w:cs="Consolas"/>
          </w:rPr>
          <w:t>7</w:t>
        </w:r>
      </w:ins>
      <w:r w:rsidR="007C0A0D" w:rsidRPr="00103545">
        <w:rPr>
          <w:rStyle w:val="NormalTok"/>
          <w:rFonts w:cs="Consolas"/>
        </w:rPr>
        <w:t xml:space="preserve"> </w:t>
      </w:r>
      <w:ins w:id="3452" w:author="Johannes Zauner" w:date="2025-12-12T21:12:00Z" w16du:dateUtc="2025-12-12T20:12:00Z">
        <w:r w:rsidR="00B31C06">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scale_x_time</w:t>
      </w:r>
      <w:r w:rsidR="007C0A0D" w:rsidRPr="00103545">
        <w:rPr>
          <w:rStyle w:val="NormalTok"/>
          <w:rFonts w:cs="Consolas"/>
        </w:rPr>
        <w:t>(</w:t>
      </w:r>
      <w:r w:rsidR="007C0A0D" w:rsidRPr="00103545">
        <w:rPr>
          <w:rStyle w:val="AttributeTok"/>
          <w:rFonts w:cs="Consolas"/>
        </w:rPr>
        <w:t>labels =</w:t>
      </w:r>
      <w:r w:rsidR="007C0A0D" w:rsidRPr="00103545">
        <w:rPr>
          <w:rStyle w:val="NormalTok"/>
          <w:rFonts w:cs="Consolas"/>
        </w:rPr>
        <w:t xml:space="preserve"> scales</w:t>
      </w:r>
      <w:r w:rsidR="007C0A0D" w:rsidRPr="00103545">
        <w:rPr>
          <w:rStyle w:val="SpecialCharTok"/>
          <w:rFonts w:cs="Consolas"/>
        </w:rPr>
        <w:t>::</w:t>
      </w:r>
      <w:r w:rsidR="007C0A0D" w:rsidRPr="00103545">
        <w:rPr>
          <w:rStyle w:val="FunctionTok"/>
          <w:rFonts w:cs="Consolas"/>
        </w:rPr>
        <w:t>label_time</w:t>
      </w:r>
      <w:r w:rsidR="007C0A0D" w:rsidRPr="00103545">
        <w:rPr>
          <w:rStyle w:val="NormalTok"/>
          <w:rFonts w:cs="Consolas"/>
        </w:rPr>
        <w:t>(</w:t>
      </w:r>
      <w:r w:rsidR="007C0A0D" w:rsidRPr="00103545">
        <w:rPr>
          <w:rStyle w:val="AttributeTok"/>
          <w:rFonts w:cs="Consolas"/>
        </w:rPr>
        <w:t>format =</w:t>
      </w:r>
      <w:r w:rsidR="007C0A0D" w:rsidRPr="00103545">
        <w:rPr>
          <w:rStyle w:val="NormalTok"/>
          <w:rFonts w:cs="Consolas"/>
        </w:rPr>
        <w:t xml:space="preserve"> </w:t>
      </w:r>
      <w:r w:rsidR="007C0A0D" w:rsidRPr="00103545">
        <w:rPr>
          <w:rStyle w:val="StringTok"/>
          <w:rFonts w:cs="Consolas"/>
        </w:rPr>
        <w:t>"%H:%M"</w:t>
      </w:r>
      <w:r w:rsidR="007C0A0D" w:rsidRPr="00103545">
        <w:rPr>
          <w:rStyle w:val="NormalTok"/>
          <w:rFonts w:cs="Consolas"/>
        </w:rPr>
        <w:t>))</w:t>
      </w:r>
      <w:del w:id="3453" w:author="Johannes Zauner" w:date="2025-12-12T21:11:00Z" w16du:dateUtc="2025-12-12T20:11:00Z">
        <w:r w:rsidR="007C0A0D" w:rsidRPr="00103545" w:rsidDel="005E4BD5">
          <w:rPr>
            <w:rFonts w:cs="Consolas"/>
          </w:rPr>
          <w:br/>
        </w:r>
        <w:r w:rsidR="007C0A0D" w:rsidRPr="00103545" w:rsidDel="005E4BD5">
          <w:rPr>
            <w:rStyle w:val="FunctionTok"/>
            <w:rFonts w:cs="Consolas"/>
          </w:rPr>
          <w:delText>ggsave</w:delText>
        </w:r>
        <w:r w:rsidR="007C0A0D" w:rsidRPr="00103545" w:rsidDel="005E4BD5">
          <w:rPr>
            <w:rStyle w:val="NormalTok"/>
            <w:rFonts w:cs="Consolas"/>
          </w:rPr>
          <w:delText>(</w:delText>
        </w:r>
        <w:r w:rsidR="007C0A0D" w:rsidRPr="00103545" w:rsidDel="005E4BD5">
          <w:rPr>
            <w:rStyle w:val="StringTok"/>
            <w:rFonts w:cs="Consolas"/>
          </w:rPr>
          <w:delText>"manuscript/figures/Figure9.png"</w:delText>
        </w:r>
        <w:r w:rsidR="007C0A0D" w:rsidRPr="00103545" w:rsidDel="005E4BD5">
          <w:rPr>
            <w:rStyle w:val="NormalTok"/>
            <w:rFonts w:cs="Consolas"/>
          </w:rPr>
          <w:delText>,</w:delText>
        </w:r>
        <w:r w:rsidR="007C0A0D" w:rsidRPr="00103545" w:rsidDel="005E4BD5">
          <w:rPr>
            <w:rFonts w:cs="Consolas"/>
          </w:rPr>
          <w:br/>
        </w:r>
        <w:r w:rsidR="007C0A0D" w:rsidRPr="00103545" w:rsidDel="005E4BD5">
          <w:rPr>
            <w:rStyle w:val="NormalTok"/>
            <w:rFonts w:cs="Consolas"/>
          </w:rPr>
          <w:delText xml:space="preserve">                </w:delText>
        </w:r>
        <w:r w:rsidR="007C0A0D" w:rsidRPr="00103545" w:rsidDel="005E4BD5">
          <w:rPr>
            <w:rStyle w:val="AttributeTok"/>
            <w:rFonts w:cs="Consolas"/>
          </w:rPr>
          <w:delText>width =</w:delText>
        </w:r>
        <w:r w:rsidR="007C0A0D" w:rsidRPr="00103545" w:rsidDel="005E4BD5">
          <w:rPr>
            <w:rStyle w:val="NormalTok"/>
            <w:rFonts w:cs="Consolas"/>
          </w:rPr>
          <w:delText xml:space="preserve"> </w:delText>
        </w:r>
        <w:r w:rsidR="007C0A0D" w:rsidRPr="00103545" w:rsidDel="005E4BD5">
          <w:rPr>
            <w:rStyle w:val="DecValTok"/>
            <w:rFonts w:cs="Consolas"/>
          </w:rPr>
          <w:delText>5</w:delText>
        </w:r>
        <w:r w:rsidR="007C0A0D" w:rsidRPr="00103545" w:rsidDel="005E4BD5">
          <w:rPr>
            <w:rStyle w:val="NormalTok"/>
            <w:rFonts w:cs="Consolas"/>
          </w:rPr>
          <w:delText>,</w:delText>
        </w:r>
        <w:r w:rsidR="007C0A0D" w:rsidRPr="00103545" w:rsidDel="005E4BD5">
          <w:rPr>
            <w:rFonts w:cs="Consolas"/>
          </w:rPr>
          <w:br/>
        </w:r>
        <w:r w:rsidR="007C0A0D" w:rsidRPr="00103545" w:rsidDel="005E4BD5">
          <w:rPr>
            <w:rStyle w:val="NormalTok"/>
            <w:rFonts w:cs="Consolas"/>
          </w:rPr>
          <w:delText xml:space="preserve">                </w:delText>
        </w:r>
        <w:r w:rsidR="007C0A0D" w:rsidRPr="00103545" w:rsidDel="005E4BD5">
          <w:rPr>
            <w:rStyle w:val="AttributeTok"/>
            <w:rFonts w:cs="Consolas"/>
          </w:rPr>
          <w:delText>height =</w:delText>
        </w:r>
        <w:r w:rsidR="007C0A0D" w:rsidRPr="00103545" w:rsidDel="005E4BD5">
          <w:rPr>
            <w:rStyle w:val="NormalTok"/>
            <w:rFonts w:cs="Consolas"/>
          </w:rPr>
          <w:delText xml:space="preserve"> </w:delText>
        </w:r>
        <w:r w:rsidR="007C0A0D" w:rsidRPr="00103545" w:rsidDel="005E4BD5">
          <w:rPr>
            <w:rStyle w:val="DecValTok"/>
            <w:rFonts w:cs="Consolas"/>
          </w:rPr>
          <w:delText>4</w:delText>
        </w:r>
        <w:r w:rsidR="007C0A0D" w:rsidRPr="00103545" w:rsidDel="005E4BD5">
          <w:rPr>
            <w:rStyle w:val="NormalTok"/>
            <w:rFonts w:cs="Consolas"/>
          </w:rPr>
          <w:delText>)</w:delText>
        </w:r>
      </w:del>
    </w:p>
    <w:bookmarkEnd w:id="3409"/>
    <w:p w14:paraId="0C6D1678" w14:textId="4605E8FA" w:rsidR="007C0A0D" w:rsidRPr="00B31C06" w:rsidDel="0098570A" w:rsidRDefault="007C0A0D">
      <w:pPr>
        <w:pStyle w:val="DefinitionTerm"/>
        <w:rPr>
          <w:ins w:id="3454" w:author="zusammenlegung" w:date="2025-12-12T19:01:00Z" w16du:dateUtc="2025-12-12T18:01:00Z"/>
          <w:del w:id="3455" w:author="Johannes Zauner" w:date="2025-12-12T20:28:00Z" w16du:dateUtc="2025-12-12T19:28:00Z"/>
          <w:rFonts w:ascii="Arial" w:hAnsi="Arial" w:cs="Arial"/>
          <w:b w:val="0"/>
          <w:bCs/>
          <w:rPrChange w:id="3456" w:author="Johannes Zauner" w:date="2025-12-12T21:13:00Z" w16du:dateUtc="2025-12-12T20:13:00Z">
            <w:rPr>
              <w:ins w:id="3457" w:author="zusammenlegung" w:date="2025-12-12T19:01:00Z" w16du:dateUtc="2025-12-12T18:01:00Z"/>
              <w:del w:id="3458" w:author="Johannes Zauner" w:date="2025-12-12T20:28:00Z" w16du:dateUtc="2025-12-12T19:28:00Z"/>
              <w:rFonts w:ascii="Arial" w:hAnsi="Arial" w:cs="Arial"/>
            </w:rPr>
          </w:rPrChange>
        </w:rPr>
      </w:pPr>
      <w:ins w:id="3459" w:author="zusammenlegung" w:date="2025-12-12T19:01:00Z" w16du:dateUtc="2025-12-12T18:01:00Z">
        <w:r w:rsidRPr="00F9173B">
          <w:rPr>
            <w:rFonts w:ascii="Arial" w:hAnsi="Arial" w:cs="Arial"/>
          </w:rPr>
          <w:t>Line 1</w:t>
        </w:r>
      </w:ins>
      <w:ins w:id="3460" w:author="Johannes Zauner" w:date="2025-12-12T20:28:00Z" w16du:dateUtc="2025-12-12T19:28:00Z">
        <w:r w:rsidR="0098570A" w:rsidRPr="00C272DD">
          <w:rPr>
            <w:rFonts w:ascii="Arial" w:hAnsi="Arial" w:cs="Arial"/>
          </w:rPr>
          <w:t xml:space="preserve"> </w:t>
        </w:r>
      </w:ins>
    </w:p>
    <w:p w14:paraId="7AE9F272" w14:textId="77777777" w:rsidR="00F9173B" w:rsidRPr="005A2EDF" w:rsidRDefault="007C0A0D">
      <w:pPr>
        <w:pStyle w:val="DefinitionTerm"/>
        <w:rPr>
          <w:ins w:id="3461" w:author="Johannes Zauner" w:date="2025-12-12T20:46:00Z" w16du:dateUtc="2025-12-12T19:46:00Z"/>
          <w:rFonts w:ascii="Arial" w:hAnsi="Arial" w:cs="Arial"/>
          <w:bCs/>
        </w:rPr>
        <w:pPrChange w:id="3462" w:author="Johannes Zauner" w:date="2025-12-12T20:46:00Z" w16du:dateUtc="2025-12-12T19:46:00Z">
          <w:pPr>
            <w:pStyle w:val="Textkrper"/>
            <w:spacing w:after="0"/>
          </w:pPr>
        </w:pPrChange>
      </w:pPr>
      <w:r w:rsidRPr="00B31C06">
        <w:rPr>
          <w:rFonts w:ascii="Arial" w:hAnsi="Arial" w:cs="Arial"/>
          <w:b w:val="0"/>
          <w:bCs/>
          <w:rPrChange w:id="3463" w:author="Johannes Zauner" w:date="2025-12-12T21:13:00Z" w16du:dateUtc="2025-12-12T20:13:00Z">
            <w:rPr>
              <w:rFonts w:ascii="Arial" w:hAnsi="Arial" w:cs="Arial"/>
            </w:rPr>
          </w:rPrChange>
        </w:rPr>
        <w:t>Prepare hourly binned data</w:t>
      </w:r>
    </w:p>
    <w:p w14:paraId="5854AA1A" w14:textId="77777777" w:rsidR="00F9173B" w:rsidRPr="0047611C" w:rsidRDefault="00F9173B" w:rsidP="00F9173B">
      <w:pPr>
        <w:pStyle w:val="DefinitionTerm"/>
        <w:rPr>
          <w:ins w:id="3464" w:author="Johannes Zauner" w:date="2025-12-12T20:46:00Z" w16du:dateUtc="2025-12-12T19:46:00Z"/>
          <w:b w:val="0"/>
          <w:bCs/>
        </w:rPr>
      </w:pPr>
      <w:ins w:id="3465" w:author="Johannes Zauner" w:date="2025-12-12T20:46:00Z" w16du:dateUtc="2025-12-12T19:46:00Z">
        <w:r w:rsidRPr="00C673E9">
          <w:rPr>
            <w:rFonts w:ascii="Arial" w:hAnsi="Arial" w:cs="Arial"/>
          </w:rPr>
          <w:t>Line 2</w:t>
        </w:r>
        <w:r>
          <w:rPr>
            <w:rFonts w:ascii="Arial" w:hAnsi="Arial" w:cs="Arial"/>
          </w:rPr>
          <w:t xml:space="preserve"> </w:t>
        </w:r>
        <w:r w:rsidRPr="0047611C">
          <w:rPr>
            <w:b w:val="0"/>
            <w:bCs/>
          </w:rPr>
          <w:t>Bin timestamps by hour</w:t>
        </w:r>
      </w:ins>
    </w:p>
    <w:p w14:paraId="430E9EBB" w14:textId="77777777" w:rsidR="00F9173B" w:rsidRPr="0047611C" w:rsidRDefault="00F9173B" w:rsidP="00F9173B">
      <w:pPr>
        <w:pStyle w:val="DefinitionTerm"/>
        <w:rPr>
          <w:ins w:id="3466" w:author="Johannes Zauner" w:date="2025-12-12T20:46:00Z" w16du:dateUtc="2025-12-12T19:46:00Z"/>
          <w:b w:val="0"/>
          <w:bCs/>
        </w:rPr>
      </w:pPr>
      <w:ins w:id="3467" w:author="Johannes Zauner" w:date="2025-12-12T20:46:00Z" w16du:dateUtc="2025-12-12T19:46:00Z">
        <w:r w:rsidRPr="00C673E9">
          <w:rPr>
            <w:rFonts w:ascii="Arial" w:hAnsi="Arial" w:cs="Arial"/>
          </w:rPr>
          <w:t>Line 5</w:t>
        </w:r>
        <w:r>
          <w:rPr>
            <w:rFonts w:ascii="Arial" w:hAnsi="Arial" w:cs="Arial"/>
          </w:rPr>
          <w:t xml:space="preserve"> </w:t>
        </w:r>
        <w:r w:rsidRPr="0047611C">
          <w:rPr>
            <w:b w:val="0"/>
            <w:bCs/>
          </w:rPr>
          <w:t>Add a Time column (hour of day)</w:t>
        </w:r>
      </w:ins>
    </w:p>
    <w:p w14:paraId="22EC4C5E" w14:textId="5A482ECF" w:rsidR="00F9173B" w:rsidRDefault="00F9173B" w:rsidP="00F9173B">
      <w:pPr>
        <w:pStyle w:val="DefinitionTerm"/>
        <w:rPr>
          <w:ins w:id="3468" w:author="Johannes Zauner" w:date="2025-12-12T20:46:00Z" w16du:dateUtc="2025-12-12T19:46:00Z"/>
          <w:b w:val="0"/>
          <w:bCs/>
        </w:rPr>
      </w:pPr>
      <w:ins w:id="3469" w:author="Johannes Zauner" w:date="2025-12-12T20:46:00Z" w16du:dateUtc="2025-12-12T19:46:00Z">
        <w:r w:rsidRPr="00C673E9">
          <w:rPr>
            <w:rFonts w:ascii="Arial" w:hAnsi="Arial" w:cs="Arial"/>
          </w:rPr>
          <w:t>Line 8</w:t>
        </w:r>
      </w:ins>
      <w:ins w:id="3470" w:author="Johannes Zauner" w:date="2025-12-12T21:13:00Z" w16du:dateUtc="2025-12-12T20:13:00Z">
        <w:r w:rsidR="00592A7A">
          <w:rPr>
            <w:rFonts w:ascii="Arial" w:hAnsi="Arial" w:cs="Arial"/>
          </w:rPr>
          <w:t>-17</w:t>
        </w:r>
      </w:ins>
      <w:ins w:id="3471" w:author="Johannes Zauner" w:date="2025-12-12T20:46:00Z" w16du:dateUtc="2025-12-12T19:46:00Z">
        <w:r>
          <w:rPr>
            <w:rFonts w:ascii="Arial" w:hAnsi="Arial" w:cs="Arial"/>
          </w:rPr>
          <w:t xml:space="preserve"> </w:t>
        </w:r>
        <w:r w:rsidRPr="0047611C">
          <w:rPr>
            <w:b w:val="0"/>
            <w:bCs/>
          </w:rPr>
          <w:t>Creating the plot</w:t>
        </w:r>
      </w:ins>
    </w:p>
    <w:p w14:paraId="4E9CED4F" w14:textId="77777777" w:rsidR="00F9173B" w:rsidRDefault="00F9173B" w:rsidP="00103545">
      <w:pPr>
        <w:pStyle w:val="Textkrper"/>
        <w:spacing w:after="0"/>
        <w:rPr>
          <w:ins w:id="3472" w:author="Johannes Zauner" w:date="2025-12-12T20:46:00Z" w16du:dateUtc="2025-12-12T19:46:00Z"/>
          <w:rFonts w:ascii="Arial" w:hAnsi="Arial"/>
          <w:bCs/>
        </w:rPr>
      </w:pPr>
    </w:p>
    <w:p w14:paraId="20550A25" w14:textId="2678949C" w:rsidR="00784D43" w:rsidRPr="00F9173B" w:rsidRDefault="006B2402" w:rsidP="00103545">
      <w:pPr>
        <w:pStyle w:val="Textkrper"/>
        <w:spacing w:after="0"/>
        <w:rPr>
          <w:bCs/>
        </w:rPr>
      </w:pPr>
      <w:r w:rsidRPr="00F9173B">
        <w:rPr>
          <w:bCs/>
          <w:noProof/>
        </w:rPr>
        <w:drawing>
          <wp:inline distT="0" distB="0" distL="0" distR="0" wp14:anchorId="66CE12ED" wp14:editId="03CF89A9">
            <wp:extent cx="4572000" cy="3657600"/>
            <wp:effectExtent l="0" t="0" r="0" b="0"/>
            <wp:docPr id="252604899"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04899" name="Grafik 1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72000" cy="3657600"/>
                    </a:xfrm>
                    <a:prstGeom prst="rect">
                      <a:avLst/>
                    </a:prstGeom>
                  </pic:spPr>
                </pic:pic>
              </a:graphicData>
            </a:graphic>
          </wp:inline>
        </w:drawing>
      </w:r>
    </w:p>
    <w:p w14:paraId="7972F944" w14:textId="3F2EB581" w:rsidR="00BF057A" w:rsidRPr="00E20337" w:rsidRDefault="00BF057A" w:rsidP="00103545">
      <w:pPr>
        <w:pStyle w:val="Textkrper"/>
        <w:spacing w:after="0"/>
        <w:rPr>
          <w:rStyle w:val="Hervorhebung"/>
        </w:rPr>
      </w:pPr>
      <w:r w:rsidRPr="00E20337">
        <w:rPr>
          <w:rStyle w:val="Hervorhebung"/>
        </w:rPr>
        <w:t>Figure </w:t>
      </w:r>
      <w:del w:id="3473" w:author="Johannes Zauner" w:date="2025-12-19T11:24:00Z" w16du:dateUtc="2025-12-19T10:24:00Z">
        <w:r w:rsidRPr="00E20337" w:rsidDel="008068B9">
          <w:rPr>
            <w:rStyle w:val="Hervorhebung"/>
          </w:rPr>
          <w:delText>9</w:delText>
        </w:r>
      </w:del>
      <w:ins w:id="3474" w:author="Johannes Zauner" w:date="2025-12-19T11:24:00Z" w16du:dateUtc="2025-12-19T10:24:00Z">
        <w:r w:rsidR="008068B9">
          <w:rPr>
            <w:rStyle w:val="Hervorhebung"/>
          </w:rPr>
          <w:t>11</w:t>
        </w:r>
      </w:ins>
      <w:r w:rsidRPr="00E20337">
        <w:rPr>
          <w:rStyle w:val="Hervorhebung"/>
        </w:rPr>
        <w:t xml:space="preserve">: Diurnal profile of short-wavelength light exposure. Each </w:t>
      </w:r>
      <w:r w:rsidR="00E20337">
        <w:rPr>
          <w:rStyle w:val="Hervorhebung"/>
        </w:rPr>
        <w:t>bar</w:t>
      </w:r>
      <w:r w:rsidRPr="00E20337">
        <w:rPr>
          <w:rStyle w:val="Hervorhebung"/>
        </w:rPr>
        <w:t xml:space="preserve"> represents the average short-wavelength irradiance at that hour of the day (0–23 h), normalized to the daily maximum.</w:t>
      </w:r>
    </w:p>
    <w:p w14:paraId="5003C38C" w14:textId="4AD19F03" w:rsidR="007C0A0D" w:rsidRPr="00C673E9" w:rsidDel="00F61D20" w:rsidRDefault="007C0A0D">
      <w:pPr>
        <w:pStyle w:val="DefinitionTerm"/>
        <w:rPr>
          <w:ins w:id="3475" w:author="zusammenlegung" w:date="2025-12-12T19:01:00Z" w16du:dateUtc="2025-12-12T18:01:00Z"/>
          <w:del w:id="3476" w:author="Johannes Zauner" w:date="2025-12-13T05:26:00Z" w16du:dateUtc="2025-12-13T04:26:00Z"/>
        </w:rPr>
        <w:pPrChange w:id="3477" w:author="Johannes Zauner" w:date="2025-12-12T20:28:00Z" w16du:dateUtc="2025-12-12T19:28:00Z">
          <w:pPr>
            <w:pStyle w:val="Definition"/>
            <w:spacing w:after="0"/>
          </w:pPr>
        </w:pPrChange>
      </w:pPr>
    </w:p>
    <w:p w14:paraId="3B71B66A" w14:textId="09CF969D" w:rsidR="007C0A0D" w:rsidRPr="00F9173B" w:rsidDel="0098570A" w:rsidRDefault="007C0A0D" w:rsidP="00103545">
      <w:pPr>
        <w:pStyle w:val="DefinitionTerm"/>
        <w:rPr>
          <w:ins w:id="3478" w:author="zusammenlegung" w:date="2025-12-12T19:01:00Z" w16du:dateUtc="2025-12-12T18:01:00Z"/>
          <w:del w:id="3479" w:author="Johannes Zauner" w:date="2025-12-12T20:28:00Z" w16du:dateUtc="2025-12-12T19:28:00Z"/>
          <w:rFonts w:ascii="Arial" w:hAnsi="Arial" w:cs="Arial"/>
          <w:b w:val="0"/>
          <w:bCs/>
        </w:rPr>
      </w:pPr>
      <w:ins w:id="3480" w:author="zusammenlegung" w:date="2025-12-12T19:01:00Z" w16du:dateUtc="2025-12-12T18:01:00Z">
        <w:del w:id="3481" w:author="Johannes Zauner" w:date="2025-12-12T20:46:00Z" w16du:dateUtc="2025-12-12T19:46:00Z">
          <w:r w:rsidRPr="00C673E9" w:rsidDel="00F9173B">
            <w:rPr>
              <w:rFonts w:ascii="Arial" w:hAnsi="Arial" w:cs="Arial"/>
            </w:rPr>
            <w:delText>Line 2</w:delText>
          </w:r>
        </w:del>
      </w:ins>
    </w:p>
    <w:p w14:paraId="146FD135" w14:textId="372A7091" w:rsidR="007C0A0D" w:rsidRPr="00F9173B" w:rsidDel="00F9173B" w:rsidRDefault="007C0A0D">
      <w:pPr>
        <w:pStyle w:val="DefinitionTerm"/>
        <w:rPr>
          <w:ins w:id="3482" w:author="zusammenlegung" w:date="2025-12-12T19:01:00Z" w16du:dateUtc="2025-12-12T18:01:00Z"/>
          <w:del w:id="3483" w:author="Johannes Zauner" w:date="2025-12-12T20:46:00Z" w16du:dateUtc="2025-12-12T19:46:00Z"/>
          <w:bCs/>
        </w:rPr>
        <w:pPrChange w:id="3484" w:author="Johannes Zauner" w:date="2025-12-12T20:28:00Z" w16du:dateUtc="2025-12-12T19:28:00Z">
          <w:pPr>
            <w:pStyle w:val="Definition"/>
            <w:spacing w:after="0"/>
          </w:pPr>
        </w:pPrChange>
      </w:pPr>
      <w:ins w:id="3485" w:author="zusammenlegung" w:date="2025-12-12T19:01:00Z" w16du:dateUtc="2025-12-12T18:01:00Z">
        <w:del w:id="3486" w:author="Johannes Zauner" w:date="2025-12-12T20:46:00Z" w16du:dateUtc="2025-12-12T19:46:00Z">
          <w:r w:rsidRPr="00F9173B" w:rsidDel="00F9173B">
            <w:rPr>
              <w:b w:val="0"/>
              <w:bCs/>
            </w:rPr>
            <w:delText>Bin timestamps by hour</w:delText>
          </w:r>
        </w:del>
      </w:ins>
    </w:p>
    <w:p w14:paraId="20B9A9C9" w14:textId="4A2F35B7" w:rsidR="007C0A0D" w:rsidRPr="00F9173B" w:rsidDel="0098570A" w:rsidRDefault="007C0A0D" w:rsidP="00103545">
      <w:pPr>
        <w:pStyle w:val="DefinitionTerm"/>
        <w:rPr>
          <w:ins w:id="3487" w:author="zusammenlegung" w:date="2025-12-12T19:01:00Z" w16du:dateUtc="2025-12-12T18:01:00Z"/>
          <w:del w:id="3488" w:author="Johannes Zauner" w:date="2025-12-12T20:28:00Z" w16du:dateUtc="2025-12-12T19:28:00Z"/>
          <w:rFonts w:ascii="Arial" w:hAnsi="Arial" w:cs="Arial"/>
          <w:b w:val="0"/>
          <w:bCs/>
        </w:rPr>
      </w:pPr>
      <w:ins w:id="3489" w:author="zusammenlegung" w:date="2025-12-12T19:01:00Z" w16du:dateUtc="2025-12-12T18:01:00Z">
        <w:del w:id="3490" w:author="Johannes Zauner" w:date="2025-12-12T20:46:00Z" w16du:dateUtc="2025-12-12T19:46:00Z">
          <w:r w:rsidRPr="00C673E9" w:rsidDel="00F9173B">
            <w:rPr>
              <w:rFonts w:ascii="Arial" w:hAnsi="Arial" w:cs="Arial"/>
            </w:rPr>
            <w:delText>Line 5</w:delText>
          </w:r>
        </w:del>
      </w:ins>
    </w:p>
    <w:p w14:paraId="0DB33B18" w14:textId="18F99353" w:rsidR="007C0A0D" w:rsidRPr="00F9173B" w:rsidDel="00F9173B" w:rsidRDefault="007C0A0D">
      <w:pPr>
        <w:pStyle w:val="DefinitionTerm"/>
        <w:rPr>
          <w:ins w:id="3491" w:author="zusammenlegung" w:date="2025-12-12T19:01:00Z" w16du:dateUtc="2025-12-12T18:01:00Z"/>
          <w:del w:id="3492" w:author="Johannes Zauner" w:date="2025-12-12T20:46:00Z" w16du:dateUtc="2025-12-12T19:46:00Z"/>
          <w:bCs/>
        </w:rPr>
        <w:pPrChange w:id="3493" w:author="Johannes Zauner" w:date="2025-12-12T20:28:00Z" w16du:dateUtc="2025-12-12T19:28:00Z">
          <w:pPr>
            <w:pStyle w:val="Definition"/>
            <w:spacing w:after="0"/>
          </w:pPr>
        </w:pPrChange>
      </w:pPr>
      <w:ins w:id="3494" w:author="zusammenlegung" w:date="2025-12-12T19:01:00Z" w16du:dateUtc="2025-12-12T18:01:00Z">
        <w:del w:id="3495" w:author="Johannes Zauner" w:date="2025-12-12T20:46:00Z" w16du:dateUtc="2025-12-12T19:46:00Z">
          <w:r w:rsidRPr="00F9173B" w:rsidDel="00F9173B">
            <w:rPr>
              <w:b w:val="0"/>
              <w:bCs/>
            </w:rPr>
            <w:delText>Add a Time column (hour of day)</w:delText>
          </w:r>
        </w:del>
      </w:ins>
    </w:p>
    <w:p w14:paraId="2FEECE9A" w14:textId="39784E36" w:rsidR="007C0A0D" w:rsidRPr="00F9173B" w:rsidDel="0098570A" w:rsidRDefault="007C0A0D" w:rsidP="00103545">
      <w:pPr>
        <w:pStyle w:val="DefinitionTerm"/>
        <w:rPr>
          <w:ins w:id="3496" w:author="zusammenlegung" w:date="2025-12-12T19:01:00Z" w16du:dateUtc="2025-12-12T18:01:00Z"/>
          <w:del w:id="3497" w:author="Johannes Zauner" w:date="2025-12-12T20:28:00Z" w16du:dateUtc="2025-12-12T19:28:00Z"/>
          <w:rFonts w:ascii="Arial" w:hAnsi="Arial" w:cs="Arial"/>
          <w:b w:val="0"/>
          <w:bCs/>
        </w:rPr>
      </w:pPr>
      <w:ins w:id="3498" w:author="zusammenlegung" w:date="2025-12-12T19:01:00Z" w16du:dateUtc="2025-12-12T18:01:00Z">
        <w:del w:id="3499" w:author="Johannes Zauner" w:date="2025-12-12T20:46:00Z" w16du:dateUtc="2025-12-12T19:46:00Z">
          <w:r w:rsidRPr="00C673E9" w:rsidDel="00F9173B">
            <w:rPr>
              <w:rFonts w:ascii="Arial" w:hAnsi="Arial" w:cs="Arial"/>
            </w:rPr>
            <w:delText>Line 8</w:delText>
          </w:r>
        </w:del>
      </w:ins>
    </w:p>
    <w:p w14:paraId="09315AB2" w14:textId="30D02213" w:rsidR="00F9173B" w:rsidRPr="00F9173B" w:rsidRDefault="007C0A0D">
      <w:pPr>
        <w:pStyle w:val="Definition"/>
        <w:rPr>
          <w:ins w:id="3500" w:author="Johannes Zauner" w:date="2025-12-12T20:29:00Z" w16du:dateUtc="2025-12-12T19:29:00Z"/>
        </w:rPr>
        <w:pPrChange w:id="3501" w:author="Johannes Zauner" w:date="2025-12-12T20:46:00Z" w16du:dateUtc="2025-12-12T19:46:00Z">
          <w:pPr>
            <w:pStyle w:val="DefinitionTerm"/>
          </w:pPr>
        </w:pPrChange>
      </w:pPr>
      <w:ins w:id="3502" w:author="zusammenlegung" w:date="2025-12-12T19:01:00Z" w16du:dateUtc="2025-12-12T18:01:00Z">
        <w:del w:id="3503" w:author="Johannes Zauner" w:date="2025-12-12T20:46:00Z" w16du:dateUtc="2025-12-12T19:46:00Z">
          <w:r w:rsidRPr="00F9173B" w:rsidDel="00F9173B">
            <w:rPr>
              <w:bCs/>
            </w:rPr>
            <w:delText>Creating the plot</w:delText>
          </w:r>
        </w:del>
      </w:ins>
    </w:p>
    <w:p w14:paraId="3C4C8AEF" w14:textId="77777777" w:rsidR="007C0A0D" w:rsidRPr="00C673E9" w:rsidRDefault="007C0A0D" w:rsidP="00103545">
      <w:pPr>
        <w:pStyle w:val="berschrift5"/>
        <w:rPr>
          <w:rFonts w:ascii="Arial" w:hAnsi="Arial" w:cs="Arial"/>
        </w:rPr>
      </w:pPr>
      <w:r w:rsidRPr="00C673E9">
        <w:rPr>
          <w:rFonts w:ascii="Arial" w:hAnsi="Arial" w:cs="Arial"/>
        </w:rPr>
        <w:t>Day vs. night (photoperiod)</w:t>
      </w:r>
    </w:p>
    <w:p w14:paraId="5F7AC206" w14:textId="6CC05965" w:rsidR="007C0A0D" w:rsidRPr="00103545" w:rsidRDefault="007C0A0D" w:rsidP="007C0A0D">
      <w:pPr>
        <w:pStyle w:val="FirstParagraph"/>
      </w:pPr>
      <w:r w:rsidRPr="00103545">
        <w:t>Finally, we compare short-wavelength exposure during daytime vs.</w:t>
      </w:r>
      <w:del w:id="3504" w:author="zusammenlegung" w:date="2025-12-12T19:01:00Z" w16du:dateUtc="2025-12-12T18:01:00Z">
        <w:r w:rsidR="003819FD">
          <w:delText xml:space="preserve"> </w:delText>
        </w:r>
      </w:del>
      <w:ins w:id="3505" w:author="zusammenlegung" w:date="2025-12-12T19:01:00Z" w16du:dateUtc="2025-12-12T18:01:00Z">
        <w:r w:rsidRPr="00C673E9">
          <w:rPr>
            <w:rFonts w:ascii="Arial" w:hAnsi="Arial" w:cs="Arial"/>
          </w:rPr>
          <w:t> </w:t>
        </w:r>
      </w:ins>
      <w:r w:rsidRPr="00103545">
        <w:t xml:space="preserve">nighttime. Using civil dawn and dusk information (based on geographic coordinates, here set for Houston, TX, USA), we label each measurement as day or night and then compute the total short-wavelength exposure in each period. </w:t>
      </w:r>
      <w:del w:id="3506" w:author="zusammenlegung" w:date="2025-12-12T19:01:00Z" w16du:dateUtc="2025-12-12T18:01:00Z">
        <w:r w:rsidR="00E20337" w:rsidRPr="003819FD">
          <w:rPr>
            <w:b/>
            <w:bCs/>
          </w:rPr>
          <w:delText>Table 17</w:delText>
        </w:r>
      </w:del>
      <w:del w:id="3507" w:author="Johannes Zauner" w:date="2025-12-15T12:24:00Z" w16du:dateUtc="2025-12-15T11:24:00Z">
        <w:r w:rsidR="009357CE" w:rsidDel="00383602">
          <w:rPr>
            <w:b/>
            <w:bCs/>
          </w:rPr>
          <w:delText>Table 2</w:delText>
        </w:r>
      </w:del>
      <w:ins w:id="3508" w:author="Johannes Zauner" w:date="2025-12-15T12:24:00Z" w16du:dateUtc="2025-12-15T11:24:00Z">
        <w:r w:rsidR="00383602">
          <w:rPr>
            <w:b/>
            <w:bCs/>
          </w:rPr>
          <w:t>Table 2</w:t>
        </w:r>
      </w:ins>
      <w:r w:rsidR="009357CE">
        <w:rPr>
          <w:b/>
          <w:bCs/>
        </w:rPr>
        <w:t>0</w:t>
      </w:r>
      <w:r w:rsidRPr="00103545">
        <w:t xml:space="preserve"> summarizes the daily short-wavelength dose received during the day vs. during the night.</w:t>
      </w:r>
    </w:p>
    <w:p w14:paraId="037239CC" w14:textId="346C7CF3" w:rsidR="007C0A0D" w:rsidRPr="00F61D20" w:rsidRDefault="00F61D20" w:rsidP="00F61D20">
      <w:pPr>
        <w:pStyle w:val="SourceCode"/>
        <w:spacing w:line="240" w:lineRule="auto"/>
        <w:rPr>
          <w:b/>
          <w:bCs/>
          <w:lang w:val="de-DE"/>
          <w:rPrChange w:id="3509" w:author="Johannes Zauner" w:date="2025-12-13T05:26:00Z" w16du:dateUtc="2025-12-13T04:26:00Z">
            <w:rPr>
              <w:rFonts w:cs="Consolas"/>
            </w:rPr>
          </w:rPrChange>
        </w:rPr>
      </w:pPr>
      <w:ins w:id="3510" w:author="Johannes Zauner" w:date="2025-12-13T05:26:00Z">
        <w:r w:rsidRPr="00F61D20">
          <w:rPr>
            <w:b/>
            <w:bCs/>
            <w:lang w:val="de-DE"/>
          </w:rPr>
          <w:t>Calculate photoperiod dependent measures</w:t>
        </w:r>
      </w:ins>
      <w:ins w:id="3511" w:author="Johannes Zauner" w:date="2025-12-13T05:11:00Z" w16du:dateUtc="2025-12-13T04:11:00Z">
        <w:r w:rsidR="008C4DD3">
          <w:rPr>
            <w:rStyle w:val="NormalTok"/>
          </w:rPr>
          <w:br/>
        </w:r>
      </w:ins>
      <w:ins w:id="3512" w:author="Johannes Zauner" w:date="2025-12-13T06:36:00Z" w16du:dateUtc="2025-12-13T05:36:00Z">
        <w:r w:rsidR="002362D3">
          <w:rPr>
            <w:rStyle w:val="NormalTok"/>
          </w:rPr>
          <w:t>1</w:t>
        </w:r>
      </w:ins>
      <w:ins w:id="3513" w:author="Johannes Zauner" w:date="2025-12-12T21:13:00Z" w16du:dateUtc="2025-12-12T20:13:00Z">
        <w:r w:rsidR="004C4E04">
          <w:rPr>
            <w:rStyle w:val="NormalTok"/>
            <w:rFonts w:cs="Consolas"/>
          </w:rPr>
          <w:t xml:space="preserve">  </w:t>
        </w:r>
      </w:ins>
      <w:r w:rsidR="007C0A0D" w:rsidRPr="00103545">
        <w:rPr>
          <w:rStyle w:val="NormalTok"/>
          <w:rFonts w:cs="Consolas"/>
        </w:rPr>
        <w:t xml:space="preserve">dataVEET </w:t>
      </w:r>
      <w:r w:rsidR="007C0A0D" w:rsidRPr="00103545">
        <w:rPr>
          <w:rStyle w:val="SpecialCharTok"/>
          <w:rFonts w:cs="Consolas"/>
        </w:rPr>
        <w:t>|&gt;</w:t>
      </w:r>
      <w:r w:rsidR="007C0A0D" w:rsidRPr="00103545">
        <w:rPr>
          <w:rFonts w:cs="Consolas"/>
        </w:rPr>
        <w:br/>
      </w:r>
      <w:ins w:id="3514" w:author="Johannes Zauner" w:date="2025-12-12T21:14:00Z" w16du:dateUtc="2025-12-12T20:14:00Z">
        <w:r w:rsidR="00BA0A1D">
          <w:rPr>
            <w:rStyle w:val="NormalTok"/>
          </w:rPr>
          <w:t>2</w:t>
        </w:r>
      </w:ins>
      <w:ins w:id="3515" w:author="Johannes Zauner" w:date="2025-12-12T21:13:00Z" w16du:dateUtc="2025-12-12T20:13:00Z">
        <w:r w:rsidR="004C4E04">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FunctionTok"/>
          <w:rFonts w:cs="Consolas"/>
        </w:rPr>
        <w:t>c</w:t>
      </w:r>
      <w:r w:rsidR="007C0A0D" w:rsidRPr="00103545">
        <w:rPr>
          <w:rStyle w:val="NormalTok"/>
          <w:rFonts w:cs="Consolas"/>
        </w:rPr>
        <w:t xml:space="preserve">(Spectrum, long, </w:t>
      </w:r>
      <w:r w:rsidR="007C0A0D" w:rsidRPr="00103545">
        <w:rPr>
          <w:rStyle w:val="StringTok"/>
          <w:rFonts w:cs="Consolas"/>
        </w:rPr>
        <w:t>`</w:t>
      </w:r>
      <w:r w:rsidR="007C0A0D" w:rsidRPr="00103545">
        <w:rPr>
          <w:rStyle w:val="AttributeTok"/>
          <w:rFonts w:cs="Consolas"/>
        </w:rPr>
        <w:t>sl ratio</w:t>
      </w:r>
      <w:r w:rsidR="007C0A0D" w:rsidRPr="00103545">
        <w:rPr>
          <w:rStyle w:val="StringTok"/>
          <w:rFonts w:cs="Consolas"/>
        </w:rPr>
        <w:t>`</w:t>
      </w:r>
      <w:r w:rsidR="007C0A0D" w:rsidRPr="00103545">
        <w:rPr>
          <w:rStyle w:val="NormalTok"/>
          <w:rFonts w:cs="Consolas"/>
        </w:rPr>
        <w:t xml:space="preserve">, melEDI, illuminance)) </w:t>
      </w:r>
      <w:r w:rsidR="007C0A0D" w:rsidRPr="00103545">
        <w:rPr>
          <w:rStyle w:val="SpecialCharTok"/>
          <w:rFonts w:cs="Consolas"/>
        </w:rPr>
        <w:t>|&gt;</w:t>
      </w:r>
      <w:r w:rsidR="007C0A0D" w:rsidRPr="00103545">
        <w:rPr>
          <w:rFonts w:cs="Consolas"/>
        </w:rPr>
        <w:br/>
      </w:r>
      <w:ins w:id="3516" w:author="Johannes Zauner" w:date="2025-12-12T21:14:00Z" w16du:dateUtc="2025-12-12T20:14:00Z">
        <w:r w:rsidR="00BA0A1D">
          <w:rPr>
            <w:rStyle w:val="NormalTok"/>
          </w:rPr>
          <w:lastRenderedPageBreak/>
          <w:t>3</w:t>
        </w:r>
      </w:ins>
      <w:ins w:id="3517" w:author="Johannes Zauner" w:date="2025-12-12T21:13:00Z" w16du:dateUtc="2025-12-12T20:13:00Z">
        <w:r w:rsidR="004C4E04">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add_photoperiod</w:t>
      </w:r>
      <w:r w:rsidR="007C0A0D" w:rsidRPr="00103545">
        <w:rPr>
          <w:rStyle w:val="NormalTok"/>
          <w:rFonts w:cs="Consolas"/>
        </w:rPr>
        <w:t xml:space="preserve">(coordinates)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3518" w:author="Johannes Zauner" w:date="2025-12-12T21:14:00Z" w16du:dateUtc="2025-12-12T20:14:00Z">
        <w:r w:rsidR="00BA0A1D">
          <w:rPr>
            <w:rStyle w:val="NormalTok"/>
          </w:rPr>
          <w:t>4</w:t>
        </w:r>
      </w:ins>
      <w:ins w:id="3519" w:author="Johannes Zauner" w:date="2025-12-12T21:13:00Z" w16du:dateUtc="2025-12-12T20:13:00Z">
        <w:r w:rsidR="004C4E04">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group_by</w:t>
      </w:r>
      <w:r w:rsidR="007C0A0D" w:rsidRPr="00103545">
        <w:rPr>
          <w:rStyle w:val="NormalTok"/>
          <w:rFonts w:cs="Consolas"/>
        </w:rPr>
        <w:t xml:space="preserve">(photoperiod.state, </w:t>
      </w:r>
      <w:r w:rsidR="007C0A0D" w:rsidRPr="00103545">
        <w:rPr>
          <w:rStyle w:val="AttributeTok"/>
          <w:rFonts w:cs="Consolas"/>
        </w:rPr>
        <w:t>.add =</w:t>
      </w:r>
      <w:r w:rsidR="007C0A0D" w:rsidRPr="00103545">
        <w:rPr>
          <w:rStyle w:val="NormalTok"/>
          <w:rFonts w:cs="Consolas"/>
        </w:rPr>
        <w:t xml:space="preserve"> </w:t>
      </w:r>
      <w:r w:rsidR="007C0A0D" w:rsidRPr="00103545">
        <w:rPr>
          <w:rStyle w:val="ConstantTok"/>
          <w:rFonts w:cs="Consolas"/>
        </w:rPr>
        <w:t>TRUE</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3520" w:author="Johannes Zauner" w:date="2025-12-12T21:14:00Z" w16du:dateUtc="2025-12-12T20:14:00Z">
        <w:r w:rsidR="00BA0A1D">
          <w:rPr>
            <w:rStyle w:val="NormalTok"/>
          </w:rPr>
          <w:t>5</w:t>
        </w:r>
      </w:ins>
      <w:ins w:id="3521" w:author="Johannes Zauner" w:date="2025-12-12T21:13:00Z" w16du:dateUtc="2025-12-12T20:13:00Z">
        <w:r w:rsidR="004C4E04">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summarize_numeric</w:t>
      </w:r>
      <w:r w:rsidR="007C0A0D" w:rsidRPr="00103545">
        <w:rPr>
          <w:rStyle w:val="NormalTok"/>
          <w:rFonts w:cs="Consolas"/>
        </w:rPr>
        <w:t>(</w:t>
      </w:r>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Fonts w:cs="Consolas"/>
        </w:rPr>
        <w:br/>
      </w:r>
      <w:ins w:id="3522" w:author="Johannes Zauner" w:date="2025-12-12T21:14:00Z" w16du:dateUtc="2025-12-12T20:14:00Z">
        <w:r w:rsidR="00BA0A1D">
          <w:rPr>
            <w:rStyle w:val="NormalTok"/>
          </w:rPr>
          <w:t>6</w:t>
        </w:r>
      </w:ins>
      <w:ins w:id="3523" w:author="Johannes Zauner" w:date="2025-12-12T21:13:00Z" w16du:dateUtc="2025-12-12T20:13:00Z">
        <w:r w:rsidR="004C4E04">
          <w:rPr>
            <w:rStyle w:val="NormalTok"/>
            <w:rFonts w:cs="Consolas"/>
          </w:rPr>
          <w:t xml:space="preserve">  </w:t>
        </w:r>
      </w:ins>
      <w:r w:rsidR="007C0A0D" w:rsidRPr="00103545">
        <w:rPr>
          <w:rStyle w:val="NormalTok"/>
          <w:rFonts w:cs="Consolas"/>
        </w:rPr>
        <w:t xml:space="preserve">                    </w:t>
      </w:r>
      <w:r w:rsidR="007C0A0D" w:rsidRPr="00103545">
        <w:rPr>
          <w:rStyle w:val="AttributeTok"/>
          <w:rFonts w:cs="Consolas"/>
        </w:rPr>
        <w:t>remove =</w:t>
      </w:r>
      <w:r w:rsidR="007C0A0D" w:rsidRPr="00103545">
        <w:rPr>
          <w:rStyle w:val="NormalTok"/>
          <w:rFonts w:cs="Consolas"/>
        </w:rPr>
        <w:t xml:space="preserve"> </w:t>
      </w:r>
      <w:ins w:id="3524" w:author="Johannes Zauner" w:date="2025-12-12T21:13:00Z" w16du:dateUtc="2025-12-12T20:13:00Z">
        <w:r w:rsidR="004C4E04">
          <w:rPr>
            <w:rStyle w:val="NormalTok"/>
            <w:rFonts w:cs="Consolas"/>
          </w:rPr>
          <w:br/>
        </w:r>
      </w:ins>
      <w:ins w:id="3525" w:author="Johannes Zauner" w:date="2025-12-12T21:14:00Z" w16du:dateUtc="2025-12-12T20:14:00Z">
        <w:r w:rsidR="00BA0A1D">
          <w:rPr>
            <w:rStyle w:val="NormalTok"/>
          </w:rPr>
          <w:t>7</w:t>
        </w:r>
      </w:ins>
      <w:ins w:id="3526" w:author="Johannes Zauner" w:date="2025-12-12T21:13:00Z" w16du:dateUtc="2025-12-12T20:13:00Z">
        <w:r w:rsidR="004C4E04">
          <w:rPr>
            <w:rStyle w:val="NormalTok"/>
            <w:rFonts w:cs="Consolas"/>
          </w:rPr>
          <w:t xml:space="preserve">                        </w:t>
        </w:r>
      </w:ins>
      <w:r w:rsidR="007C0A0D" w:rsidRPr="00103545">
        <w:rPr>
          <w:rStyle w:val="FunctionTok"/>
          <w:rFonts w:cs="Consolas"/>
        </w:rPr>
        <w:t>c</w:t>
      </w:r>
      <w:r w:rsidR="007C0A0D" w:rsidRPr="00103545">
        <w:rPr>
          <w:rStyle w:val="NormalTok"/>
          <w:rFonts w:cs="Consolas"/>
        </w:rPr>
        <w:t>(</w:t>
      </w:r>
      <w:r w:rsidR="007C0A0D" w:rsidRPr="00103545">
        <w:rPr>
          <w:rStyle w:val="StringTok"/>
          <w:rFonts w:cs="Consolas"/>
        </w:rPr>
        <w:t>"dawn"</w:t>
      </w:r>
      <w:r w:rsidR="007C0A0D" w:rsidRPr="00103545">
        <w:rPr>
          <w:rStyle w:val="NormalTok"/>
          <w:rFonts w:cs="Consolas"/>
        </w:rPr>
        <w:t xml:space="preserve">, </w:t>
      </w:r>
      <w:r w:rsidR="007C0A0D" w:rsidRPr="00103545">
        <w:rPr>
          <w:rStyle w:val="StringTok"/>
          <w:rFonts w:cs="Consolas"/>
        </w:rPr>
        <w:t>"dusk"</w:t>
      </w:r>
      <w:r w:rsidR="007C0A0D" w:rsidRPr="00103545">
        <w:rPr>
          <w:rStyle w:val="NormalTok"/>
          <w:rFonts w:cs="Consolas"/>
        </w:rPr>
        <w:t xml:space="preserve">, </w:t>
      </w:r>
      <w:r w:rsidR="007C0A0D" w:rsidRPr="00103545">
        <w:rPr>
          <w:rStyle w:val="StringTok"/>
          <w:rFonts w:cs="Consolas"/>
        </w:rPr>
        <w:t>"photoperiod"</w:t>
      </w:r>
      <w:r w:rsidR="007C0A0D" w:rsidRPr="00103545">
        <w:rPr>
          <w:rStyle w:val="NormalTok"/>
          <w:rFonts w:cs="Consolas"/>
        </w:rPr>
        <w:t xml:space="preserve">, </w:t>
      </w:r>
      <w:r w:rsidR="007C0A0D" w:rsidRPr="00103545">
        <w:rPr>
          <w:rStyle w:val="StringTok"/>
          <w:rFonts w:cs="Consolas"/>
        </w:rPr>
        <w:t>"Datetime"</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3527" w:author="Johannes Zauner" w:date="2025-12-12T21:14:00Z" w16du:dateUtc="2025-12-12T20:14:00Z">
        <w:r w:rsidR="00BA0A1D">
          <w:rPr>
            <w:rStyle w:val="NormalTok"/>
          </w:rPr>
          <w:t>8</w:t>
        </w:r>
      </w:ins>
      <w:ins w:id="3528" w:author="Johannes Zauner" w:date="2025-12-12T21:13:00Z" w16du:dateUtc="2025-12-12T20:13:00Z">
        <w:r w:rsidR="004C4E04">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group_by</w:t>
      </w:r>
      <w:r w:rsidR="007C0A0D" w:rsidRPr="00103545">
        <w:rPr>
          <w:rStyle w:val="NormalTok"/>
          <w:rFonts w:cs="Consolas"/>
        </w:rPr>
        <w:t xml:space="preserve">(Id, photoperiod.state)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3529" w:author="Johannes Zauner" w:date="2025-12-12T21:14:00Z" w16du:dateUtc="2025-12-12T20:14:00Z">
        <w:r w:rsidR="00BA0A1D">
          <w:rPr>
            <w:rStyle w:val="NormalTok"/>
          </w:rPr>
          <w:t>9</w:t>
        </w:r>
      </w:ins>
      <w:ins w:id="3530" w:author="Johannes Zauner" w:date="2025-12-12T21:13:00Z" w16du:dateUtc="2025-12-12T20:13:00Z">
        <w:r w:rsidR="004C4E04">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NormalTok"/>
          <w:rFonts w:cs="Consolas"/>
        </w:rPr>
        <w:t xml:space="preserve">episodes)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3531" w:author="Johannes Zauner" w:date="2025-12-12T21:13:00Z" w16du:dateUtc="2025-12-12T20:13:00Z">
        <w:r w:rsidR="004C4E04">
          <w:rPr>
            <w:rStyle w:val="NormalTok"/>
          </w:rPr>
          <w:t>1</w:t>
        </w:r>
      </w:ins>
      <w:ins w:id="3532" w:author="Johannes Zauner" w:date="2025-12-12T21:14:00Z" w16du:dateUtc="2025-12-12T20:14:00Z">
        <w:r w:rsidR="00BA0A1D">
          <w:rPr>
            <w:rStyle w:val="NormalTok"/>
            <w:rFonts w:cs="Consolas"/>
          </w:rPr>
          <w:t>0</w:t>
        </w:r>
      </w:ins>
      <w:ins w:id="3533" w:author="Johannes Zauner" w:date="2025-12-12T21:13:00Z" w16du:dateUtc="2025-12-12T20:13:00Z">
        <w:r w:rsidR="004C4E04">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pivot_wider</w:t>
      </w:r>
      <w:r w:rsidR="007C0A0D" w:rsidRPr="00103545">
        <w:rPr>
          <w:rStyle w:val="NormalTok"/>
          <w:rFonts w:cs="Consolas"/>
        </w:rPr>
        <w:t>(</w:t>
      </w:r>
      <w:r w:rsidR="007C0A0D" w:rsidRPr="00103545">
        <w:rPr>
          <w:rStyle w:val="AttributeTok"/>
          <w:rFonts w:cs="Consolas"/>
        </w:rPr>
        <w:t>names_from =</w:t>
      </w:r>
      <w:r w:rsidR="007C0A0D" w:rsidRPr="00103545">
        <w:rPr>
          <w:rStyle w:val="NormalTok"/>
          <w:rFonts w:cs="Consolas"/>
        </w:rPr>
        <w:t xml:space="preserve">photoperiod.state, </w:t>
      </w:r>
      <w:r w:rsidR="007C0A0D" w:rsidRPr="00103545">
        <w:rPr>
          <w:rStyle w:val="AttributeTok"/>
          <w:rFonts w:cs="Consolas"/>
        </w:rPr>
        <w:t>values_from =</w:t>
      </w:r>
      <w:r w:rsidR="007C0A0D" w:rsidRPr="00103545">
        <w:rPr>
          <w:rStyle w:val="NormalTok"/>
          <w:rFonts w:cs="Consolas"/>
        </w:rPr>
        <w:t xml:space="preserve"> short)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3534" w:author="Johannes Zauner" w:date="2025-12-12T21:13:00Z" w16du:dateUtc="2025-12-12T20:13:00Z">
        <w:r w:rsidR="004C4E04">
          <w:rPr>
            <w:rStyle w:val="NormalTok"/>
          </w:rPr>
          <w:t>1</w:t>
        </w:r>
      </w:ins>
      <w:ins w:id="3535" w:author="Johannes Zauner" w:date="2025-12-12T21:14:00Z" w16du:dateUtc="2025-12-12T20:14:00Z">
        <w:r w:rsidR="00BA0A1D">
          <w:rPr>
            <w:rStyle w:val="NormalTok"/>
            <w:rFonts w:cs="Consolas"/>
          </w:rPr>
          <w:t>1</w:t>
        </w:r>
      </w:ins>
      <w:ins w:id="3536" w:author="Johannes Zauner" w:date="2025-12-12T21:13:00Z" w16du:dateUtc="2025-12-12T20:13:00Z">
        <w:r w:rsidR="004C4E04">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gt</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ins w:id="3537" w:author="Johannes Zauner" w:date="2025-12-12T21:13:00Z" w16du:dateUtc="2025-12-12T20:13:00Z">
        <w:r w:rsidR="004C4E04">
          <w:rPr>
            <w:rStyle w:val="NormalTok"/>
          </w:rPr>
          <w:t>1</w:t>
        </w:r>
      </w:ins>
      <w:ins w:id="3538" w:author="Johannes Zauner" w:date="2025-12-12T21:14:00Z" w16du:dateUtc="2025-12-12T20:14:00Z">
        <w:r w:rsidR="00BA0A1D">
          <w:rPr>
            <w:rStyle w:val="NormalTok"/>
            <w:rFonts w:cs="Consolas"/>
          </w:rPr>
          <w:t>2</w:t>
        </w:r>
        <w:r w:rsidR="004C4E04">
          <w:rPr>
            <w:rStyle w:val="NormalTok"/>
            <w:rFonts w:cs="Consolas"/>
          </w:rPr>
          <w:t xml:space="preserve"> </w:t>
        </w:r>
      </w:ins>
      <w:r w:rsidR="007C0A0D" w:rsidRPr="00103545">
        <w:rPr>
          <w:rStyle w:val="NormalTok"/>
          <w:rFonts w:cs="Consolas"/>
        </w:rPr>
        <w:t xml:space="preserve">  </w:t>
      </w:r>
      <w:r w:rsidR="007C0A0D" w:rsidRPr="00103545">
        <w:rPr>
          <w:rStyle w:val="FunctionTok"/>
          <w:rFonts w:cs="Consolas"/>
        </w:rPr>
        <w:t>fmt_number</w:t>
      </w:r>
      <w:r w:rsidR="007C0A0D" w:rsidRPr="00103545">
        <w:rPr>
          <w:rStyle w:val="NormalTok"/>
          <w:rFonts w:cs="Consolas"/>
        </w:rPr>
        <w:t>(</w:t>
      </w:r>
      <w:r w:rsidR="007C0A0D" w:rsidRPr="00103545">
        <w:rPr>
          <w:rStyle w:val="AttributeTok"/>
          <w:rFonts w:cs="Consolas"/>
        </w:rPr>
        <w:t>scale_by =</w:t>
      </w:r>
      <w:r w:rsidR="007C0A0D" w:rsidRPr="00103545">
        <w:rPr>
          <w:rStyle w:val="NormalTok"/>
          <w:rFonts w:cs="Consolas"/>
        </w:rPr>
        <w:t xml:space="preserve"> </w:t>
      </w:r>
      <w:r w:rsidR="007C0A0D" w:rsidRPr="00103545">
        <w:rPr>
          <w:rStyle w:val="DecValTok"/>
          <w:rFonts w:cs="Consolas"/>
        </w:rPr>
        <w:t>1000</w:t>
      </w:r>
      <w:r w:rsidR="007C0A0D" w:rsidRPr="00103545">
        <w:rPr>
          <w:rStyle w:val="NormalTok"/>
          <w:rFonts w:cs="Consolas"/>
        </w:rPr>
        <w:t xml:space="preserve">, </w:t>
      </w:r>
      <w:r w:rsidR="007C0A0D" w:rsidRPr="00103545">
        <w:rPr>
          <w:rStyle w:val="AttributeTok"/>
          <w:rFonts w:cs="Consolas"/>
        </w:rPr>
        <w:t>decimals =</w:t>
      </w:r>
      <w:r w:rsidR="007C0A0D" w:rsidRPr="00103545">
        <w:rPr>
          <w:rStyle w:val="NormalTok"/>
          <w:rFonts w:cs="Consolas"/>
        </w:rPr>
        <w:t xml:space="preserve"> </w:t>
      </w:r>
      <w:r w:rsidR="007C0A0D" w:rsidRPr="00103545">
        <w:rPr>
          <w:rStyle w:val="DecValTok"/>
          <w:rFonts w:cs="Consolas"/>
        </w:rPr>
        <w:t>1</w:t>
      </w:r>
      <w:r w:rsidR="007C0A0D" w:rsidRPr="00103545">
        <w:rPr>
          <w:rStyle w:val="NormalTok"/>
          <w:rFonts w:cs="Consolas"/>
        </w:rPr>
        <w:t>)</w:t>
      </w:r>
    </w:p>
    <w:p w14:paraId="14B22D8A" w14:textId="77777777" w:rsidR="007A3611" w:rsidRDefault="007A3611" w:rsidP="007A3611">
      <w:pPr>
        <w:pStyle w:val="ImageCaption"/>
        <w:spacing w:before="200"/>
        <w:rPr>
          <w:del w:id="3539" w:author="zusammenlegung" w:date="2025-12-12T19:01:00Z" w16du:dateUtc="2025-12-12T18:01:00Z"/>
        </w:rPr>
      </w:pPr>
      <w:del w:id="3540" w:author="zusammenlegung" w:date="2025-12-12T19:01:00Z" w16du:dateUtc="2025-12-12T18:01:00Z">
        <w:r>
          <w:delText>Table 17: Short wavelength light exposure (mW/m²) during the day and at night</w:delText>
        </w:r>
      </w:del>
    </w:p>
    <w:p w14:paraId="1289B691" w14:textId="77777777" w:rsidR="00AD736D" w:rsidRDefault="007A3611" w:rsidP="007A3611">
      <w:pPr>
        <w:pStyle w:val="Textkrper"/>
        <w:spacing w:before="16" w:after="16"/>
        <w:rPr>
          <w:del w:id="3541" w:author="zusammenlegung" w:date="2025-12-12T19:01:00Z" w16du:dateUtc="2025-12-12T18:01:00Z"/>
        </w:rPr>
      </w:pPr>
      <w:del w:id="3542" w:author="zusammenlegung" w:date="2025-12-12T19:01:00Z" w16du:dateUtc="2025-12-12T18:01:00Z">
        <w:r>
          <w:delText xml:space="preserve">In the code section above, </w:delText>
        </w:r>
        <w:r>
          <w:rPr>
            <w:rStyle w:val="VerbatimChar"/>
          </w:rPr>
          <w:delText>add_photoperiod(coordinates)</w:delText>
        </w:r>
        <w:r>
          <w:delText xml:space="preserve"> is used as a convenient way to add columns to the data frame, indicating for each timestamp whether it was day or night, given the latitude/longitude.</w:delText>
        </w:r>
      </w:del>
    </w:p>
    <w:p w14:paraId="482D8B54" w14:textId="77777777" w:rsidR="00AD736D" w:rsidRDefault="00AD736D">
      <w:pPr>
        <w:spacing w:line="276" w:lineRule="auto"/>
        <w:rPr>
          <w:del w:id="3543" w:author="zusammenlegung" w:date="2025-12-12T19:01:00Z" w16du:dateUtc="2025-12-12T18:01:00Z"/>
        </w:rPr>
      </w:pPr>
      <w:del w:id="3544" w:author="zusammenlegung" w:date="2025-12-12T19:01:00Z" w16du:dateUtc="2025-12-12T18:01:00Z">
        <w:r>
          <w:br w:type="page"/>
        </w:r>
      </w:del>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8986"/>
      </w:tblGrid>
      <w:tr w:rsidR="007C0A0D" w:rsidRPr="00C673E9" w:rsidDel="00103545" w14:paraId="2B7FF346" w14:textId="3FB350A5" w:rsidTr="0047611C">
        <w:trPr>
          <w:cantSplit/>
          <w:ins w:id="3545" w:author="zusammenlegung" w:date="2025-12-12T19:01:00Z"/>
          <w:del w:id="3546" w:author="Johannes Zauner" w:date="2025-12-12T20:07:00Z"/>
        </w:trPr>
        <w:tc>
          <w:tcPr>
            <w:tcW w:w="0" w:type="auto"/>
            <w:shd w:val="clear" w:color="auto" w:fill="DAE6FB"/>
            <w:tcMar>
              <w:top w:w="92" w:type="dxa"/>
              <w:bottom w:w="92" w:type="dxa"/>
            </w:tcMar>
          </w:tcPr>
          <w:p w14:paraId="68E81BD0" w14:textId="40A2C6D9" w:rsidR="007C0A0D" w:rsidRPr="00C673E9" w:rsidDel="00103545" w:rsidRDefault="007C0A0D" w:rsidP="0047611C">
            <w:pPr>
              <w:pStyle w:val="Textkrper"/>
              <w:spacing w:after="0"/>
              <w:textAlignment w:val="center"/>
              <w:rPr>
                <w:ins w:id="3547" w:author="zusammenlegung" w:date="2025-12-12T19:01:00Z" w16du:dateUtc="2025-12-12T18:01:00Z"/>
                <w:del w:id="3548" w:author="Johannes Zauner" w:date="2025-12-12T20:07:00Z" w16du:dateUtc="2025-12-12T19:07:00Z"/>
                <w:rFonts w:ascii="Arial" w:hAnsi="Arial" w:cs="Arial"/>
              </w:rPr>
            </w:pPr>
            <w:ins w:id="3549" w:author="zusammenlegung" w:date="2025-12-12T19:01:00Z" w16du:dateUtc="2025-12-12T18:01:00Z">
              <w:del w:id="3550" w:author="Johannes Zauner" w:date="2025-12-12T20:07:00Z" w16du:dateUtc="2025-12-12T19:07:00Z">
                <w:r w:rsidRPr="00C673E9" w:rsidDel="00103545">
                  <w:rPr>
                    <w:rFonts w:ascii="Arial" w:hAnsi="Arial" w:cs="Arial"/>
                    <w:noProof/>
                  </w:rPr>
                  <w:drawing>
                    <wp:inline distT="0" distB="0" distL="0" distR="0" wp14:anchorId="68FAD9EA" wp14:editId="7A86CF47">
                      <wp:extent cx="152400" cy="152400"/>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Applications/quarto/share/formats/docx/note.png"/>
                              <pic:cNvPicPr>
                                <a:picLocks noChangeAspect="1" noChangeArrowheads="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rsidRPr="00C673E9" w:rsidDel="00103545">
                  <w:rPr>
                    <w:rFonts w:ascii="Arial" w:hAnsi="Arial" w:cs="Arial"/>
                  </w:rPr>
                  <w:delText xml:space="preserve">  Note</w:delText>
                </w:r>
              </w:del>
            </w:ins>
          </w:p>
        </w:tc>
      </w:tr>
      <w:tr w:rsidR="007C0A0D" w:rsidRPr="00C673E9" w:rsidDel="00103545" w14:paraId="4152ED27" w14:textId="548D5870" w:rsidTr="0047611C">
        <w:trPr>
          <w:cantSplit/>
          <w:ins w:id="3551" w:author="zusammenlegung" w:date="2025-12-12T19:01:00Z"/>
          <w:del w:id="3552" w:author="Johannes Zauner" w:date="2025-12-12T20:07:00Z"/>
        </w:trPr>
        <w:tc>
          <w:tcPr>
            <w:tcW w:w="0" w:type="auto"/>
            <w:tcMar>
              <w:top w:w="108" w:type="dxa"/>
              <w:bottom w:w="108" w:type="dxa"/>
            </w:tcMar>
          </w:tcPr>
          <w:p w14:paraId="66A48FCE" w14:textId="48BC1A48" w:rsidR="007C0A0D" w:rsidRPr="00C673E9" w:rsidDel="00103545" w:rsidRDefault="007C0A0D" w:rsidP="0047611C">
            <w:pPr>
              <w:pStyle w:val="Textkrper"/>
              <w:spacing w:before="16" w:after="16"/>
              <w:rPr>
                <w:ins w:id="3553" w:author="zusammenlegung" w:date="2025-12-12T19:01:00Z" w16du:dateUtc="2025-12-12T18:01:00Z"/>
                <w:del w:id="3554" w:author="Johannes Zauner" w:date="2025-12-12T20:07:00Z" w16du:dateUtc="2025-12-12T19:07:00Z"/>
                <w:rFonts w:ascii="Arial" w:hAnsi="Arial" w:cs="Arial"/>
              </w:rPr>
            </w:pPr>
            <w:ins w:id="3555" w:author="zusammenlegung" w:date="2025-12-12T19:01:00Z" w16du:dateUtc="2025-12-12T18:01:00Z">
              <w:del w:id="3556" w:author="Johannes Zauner" w:date="2025-12-12T20:07:00Z" w16du:dateUtc="2025-12-12T19:07:00Z">
                <w:r w:rsidRPr="00C673E9" w:rsidDel="00103545">
                  <w:rPr>
                    <w:rFonts w:ascii="Arial" w:hAnsi="Arial" w:cs="Arial"/>
                  </w:rPr>
                  <w:delText xml:space="preserve">In the above, </w:delText>
                </w:r>
                <w:r w:rsidRPr="00C673E9" w:rsidDel="00103545">
                  <w:rPr>
                    <w:rStyle w:val="VerbatimChar"/>
                    <w:rFonts w:ascii="Arial" w:hAnsi="Arial" w:cs="Arial"/>
                  </w:rPr>
                  <w:delText>add_photoperiod(coordinates)</w:delText>
                </w:r>
                <w:r w:rsidRPr="00C673E9" w:rsidDel="00103545">
                  <w:rPr>
                    <w:rFonts w:ascii="Arial" w:hAnsi="Arial" w:cs="Arial"/>
                  </w:rPr>
                  <w:delText xml:space="preserve"> is used as a convenient way to add columns to the data frame, indicating for each timestamp whether it was day or night, given the latitude/longitude.</w:delText>
                </w:r>
              </w:del>
            </w:ins>
          </w:p>
          <w:p w14:paraId="522DC7B3" w14:textId="73490D3A" w:rsidR="007C0A0D" w:rsidRPr="00C673E9" w:rsidDel="00103545" w:rsidRDefault="007C0A0D" w:rsidP="0047611C">
            <w:pPr>
              <w:rPr>
                <w:ins w:id="3557" w:author="zusammenlegung" w:date="2025-12-12T19:01:00Z" w16du:dateUtc="2025-12-12T18:01:00Z"/>
                <w:del w:id="3558" w:author="Johannes Zauner" w:date="2025-12-12T20:07:00Z" w16du:dateUtc="2025-12-12T19:07:00Z"/>
                <w:rFonts w:ascii="Arial" w:hAnsi="Arial" w:cs="Arial"/>
              </w:rPr>
            </w:pPr>
          </w:p>
        </w:tc>
      </w:tr>
    </w:tbl>
    <w:p w14:paraId="25969846" w14:textId="77777777" w:rsidR="00612E4B" w:rsidRDefault="00612E4B" w:rsidP="00103545">
      <w:pPr>
        <w:pStyle w:val="Textkrper"/>
        <w:spacing w:before="16" w:after="16"/>
        <w:rPr>
          <w:rFonts w:ascii="Arial" w:hAnsi="Arial" w:cs="Arial"/>
        </w:rPr>
      </w:pPr>
      <w:bookmarkStart w:id="3559" w:name="discussion-and-conclusion"/>
      <w:bookmarkEnd w:id="803"/>
      <w:bookmarkEnd w:id="3004"/>
    </w:p>
    <w:tbl>
      <w:tblPr>
        <w:tblStyle w:val="Table"/>
        <w:tblW w:w="0" w:type="auto"/>
        <w:jc w:val="center"/>
        <w:tblCellMar>
          <w:left w:w="60" w:type="dxa"/>
          <w:right w:w="60" w:type="dxa"/>
        </w:tblCellMar>
        <w:tblLook w:val="0000" w:firstRow="0" w:lastRow="0" w:firstColumn="0" w:lastColumn="0" w:noHBand="0" w:noVBand="0"/>
      </w:tblPr>
      <w:tblGrid>
        <w:gridCol w:w="1276"/>
        <w:gridCol w:w="1077"/>
        <w:gridCol w:w="850"/>
      </w:tblGrid>
      <w:tr w:rsidR="00612E4B" w:rsidRPr="003252B2" w14:paraId="35E6BA25" w14:textId="77777777" w:rsidTr="0047611C">
        <w:trPr>
          <w:cantSplit/>
          <w:tblHeader/>
          <w:jc w:val="center"/>
        </w:trPr>
        <w:tc>
          <w:tcPr>
            <w:tcW w:w="1276" w:type="dxa"/>
            <w:tcBorders>
              <w:bottom w:val="single" w:sz="4" w:space="0" w:color="auto"/>
            </w:tcBorders>
          </w:tcPr>
          <w:p w14:paraId="3A18572F" w14:textId="77777777" w:rsidR="00612E4B" w:rsidRPr="003252B2" w:rsidRDefault="00612E4B" w:rsidP="0047611C">
            <w:pPr>
              <w:rPr>
                <w:b/>
                <w:bCs/>
              </w:rPr>
            </w:pPr>
            <w:r>
              <w:rPr>
                <w:b/>
                <w:bCs/>
              </w:rPr>
              <w:t>d</w:t>
            </w:r>
            <w:r w:rsidRPr="003252B2">
              <w:rPr>
                <w:b/>
                <w:bCs/>
              </w:rPr>
              <w:t>ate</w:t>
            </w:r>
          </w:p>
        </w:tc>
        <w:tc>
          <w:tcPr>
            <w:tcW w:w="851" w:type="dxa"/>
            <w:tcBorders>
              <w:bottom w:val="single" w:sz="4" w:space="0" w:color="auto"/>
            </w:tcBorders>
          </w:tcPr>
          <w:p w14:paraId="52D575F2" w14:textId="77777777" w:rsidR="00612E4B" w:rsidRPr="003252B2" w:rsidRDefault="00612E4B" w:rsidP="0047611C">
            <w:pPr>
              <w:rPr>
                <w:b/>
                <w:bCs/>
              </w:rPr>
            </w:pPr>
            <w:r w:rsidRPr="003252B2">
              <w:rPr>
                <w:b/>
                <w:bCs/>
              </w:rPr>
              <w:t>day</w:t>
            </w:r>
          </w:p>
        </w:tc>
        <w:tc>
          <w:tcPr>
            <w:tcW w:w="850" w:type="dxa"/>
            <w:tcBorders>
              <w:bottom w:val="single" w:sz="4" w:space="0" w:color="auto"/>
            </w:tcBorders>
          </w:tcPr>
          <w:p w14:paraId="621AB6E1" w14:textId="77777777" w:rsidR="00612E4B" w:rsidRPr="003252B2" w:rsidRDefault="00612E4B" w:rsidP="0047611C">
            <w:pPr>
              <w:rPr>
                <w:b/>
                <w:bCs/>
              </w:rPr>
            </w:pPr>
            <w:r w:rsidRPr="003252B2">
              <w:rPr>
                <w:b/>
                <w:bCs/>
              </w:rPr>
              <w:t>night</w:t>
            </w:r>
          </w:p>
        </w:tc>
      </w:tr>
      <w:tr w:rsidR="002362D3" w:rsidRPr="003252B2" w14:paraId="3564D18E" w14:textId="77777777" w:rsidTr="0047611C">
        <w:trPr>
          <w:cantSplit/>
          <w:jc w:val="center"/>
        </w:trPr>
        <w:tc>
          <w:tcPr>
            <w:tcW w:w="1276" w:type="dxa"/>
            <w:tcBorders>
              <w:top w:val="single" w:sz="4" w:space="0" w:color="auto"/>
            </w:tcBorders>
          </w:tcPr>
          <w:p w14:paraId="6F7FE033" w14:textId="77777777" w:rsidR="002362D3" w:rsidRPr="003252B2" w:rsidRDefault="002362D3" w:rsidP="002362D3">
            <w:r w:rsidRPr="003252B2">
              <w:t>2025-06-18</w:t>
            </w:r>
          </w:p>
        </w:tc>
        <w:tc>
          <w:tcPr>
            <w:tcW w:w="851" w:type="dxa"/>
            <w:tcBorders>
              <w:top w:val="single" w:sz="4" w:space="0" w:color="auto"/>
            </w:tcBorders>
          </w:tcPr>
          <w:p w14:paraId="17C8FEAA" w14:textId="41E5F9E0" w:rsidR="002362D3" w:rsidRPr="003252B2" w:rsidRDefault="002362D3" w:rsidP="002362D3">
            <w:pPr>
              <w:jc w:val="center"/>
            </w:pPr>
            <w:ins w:id="3560" w:author="Johannes Zauner" w:date="2025-12-13T06:35:00Z" w16du:dateUtc="2025-12-13T05:35:00Z">
              <w:r>
                <w:rPr>
                  <w:rFonts w:ascii="Calibri" w:hAnsi="Calibri"/>
                </w:rPr>
                <w:t>126.5</w:t>
              </w:r>
            </w:ins>
            <w:del w:id="3561" w:author="Johannes Zauner" w:date="2025-12-13T06:35:00Z" w16du:dateUtc="2025-12-13T05:35:00Z">
              <w:r w:rsidRPr="003252B2" w:rsidDel="00CB77C5">
                <w:delText>73.9</w:delText>
              </w:r>
            </w:del>
          </w:p>
        </w:tc>
        <w:tc>
          <w:tcPr>
            <w:tcW w:w="850" w:type="dxa"/>
            <w:tcBorders>
              <w:top w:val="single" w:sz="4" w:space="0" w:color="auto"/>
            </w:tcBorders>
          </w:tcPr>
          <w:p w14:paraId="14DE7615" w14:textId="2E4D37BA" w:rsidR="002362D3" w:rsidRPr="003252B2" w:rsidRDefault="002362D3" w:rsidP="002362D3">
            <w:pPr>
              <w:jc w:val="center"/>
            </w:pPr>
            <w:ins w:id="3562" w:author="Johannes Zauner" w:date="2025-12-13T06:35:00Z" w16du:dateUtc="2025-12-13T05:35:00Z">
              <w:r>
                <w:rPr>
                  <w:rFonts w:ascii="Calibri" w:hAnsi="Calibri"/>
                </w:rPr>
                <w:t>12.3</w:t>
              </w:r>
            </w:ins>
            <w:del w:id="3563" w:author="Johannes Zauner" w:date="2025-12-13T06:35:00Z" w16du:dateUtc="2025-12-13T05:35:00Z">
              <w:r w:rsidRPr="003252B2" w:rsidDel="00CB77C5">
                <w:delText>2.6</w:delText>
              </w:r>
            </w:del>
          </w:p>
        </w:tc>
      </w:tr>
      <w:tr w:rsidR="002362D3" w:rsidRPr="003252B2" w14:paraId="59E2A1FF" w14:textId="77777777" w:rsidTr="0047611C">
        <w:trPr>
          <w:cantSplit/>
          <w:jc w:val="center"/>
        </w:trPr>
        <w:tc>
          <w:tcPr>
            <w:tcW w:w="1276" w:type="dxa"/>
          </w:tcPr>
          <w:p w14:paraId="77C80AD3" w14:textId="77777777" w:rsidR="002362D3" w:rsidRPr="003252B2" w:rsidRDefault="002362D3" w:rsidP="002362D3">
            <w:r w:rsidRPr="003252B2">
              <w:t>2025-06-20</w:t>
            </w:r>
          </w:p>
        </w:tc>
        <w:tc>
          <w:tcPr>
            <w:tcW w:w="851" w:type="dxa"/>
          </w:tcPr>
          <w:p w14:paraId="5054437A" w14:textId="6A428A2F" w:rsidR="002362D3" w:rsidRPr="003252B2" w:rsidRDefault="002362D3" w:rsidP="002362D3">
            <w:pPr>
              <w:jc w:val="center"/>
            </w:pPr>
            <w:ins w:id="3564" w:author="Johannes Zauner" w:date="2025-12-13T06:35:00Z" w16du:dateUtc="2025-12-13T05:35:00Z">
              <w:r>
                <w:rPr>
                  <w:rFonts w:ascii="Calibri" w:hAnsi="Calibri"/>
                </w:rPr>
                <w:t>181.8</w:t>
              </w:r>
            </w:ins>
            <w:del w:id="3565" w:author="Johannes Zauner" w:date="2025-12-13T06:35:00Z" w16du:dateUtc="2025-12-13T05:35:00Z">
              <w:r w:rsidRPr="003252B2" w:rsidDel="00CB77C5">
                <w:delText>112.0</w:delText>
              </w:r>
            </w:del>
          </w:p>
        </w:tc>
        <w:tc>
          <w:tcPr>
            <w:tcW w:w="850" w:type="dxa"/>
          </w:tcPr>
          <w:p w14:paraId="4BAD7EB4" w14:textId="6D1F459D" w:rsidR="002362D3" w:rsidRPr="003252B2" w:rsidRDefault="002362D3" w:rsidP="002362D3">
            <w:pPr>
              <w:jc w:val="center"/>
            </w:pPr>
            <w:ins w:id="3566" w:author="Johannes Zauner" w:date="2025-12-13T06:35:00Z" w16du:dateUtc="2025-12-13T05:35:00Z">
              <w:r>
                <w:rPr>
                  <w:rFonts w:ascii="Calibri" w:hAnsi="Calibri"/>
                </w:rPr>
                <w:t>1.0</w:t>
              </w:r>
            </w:ins>
            <w:del w:id="3567" w:author="Johannes Zauner" w:date="2025-12-13T06:35:00Z" w16du:dateUtc="2025-12-13T05:35:00Z">
              <w:r w:rsidRPr="003252B2" w:rsidDel="00CB77C5">
                <w:delText>1.0</w:delText>
              </w:r>
            </w:del>
          </w:p>
        </w:tc>
      </w:tr>
    </w:tbl>
    <w:p w14:paraId="7AD1628D" w14:textId="3038D401" w:rsidR="00612E4B" w:rsidRPr="00612E4B" w:rsidRDefault="00612E4B" w:rsidP="00612E4B">
      <w:pPr>
        <w:pStyle w:val="ImageCaption"/>
        <w:spacing w:before="200"/>
      </w:pPr>
      <w:del w:id="3568" w:author="Johannes Zauner" w:date="2025-12-15T12:24:00Z" w16du:dateUtc="2025-12-15T11:24:00Z">
        <w:r w:rsidDel="00383602">
          <w:delText>Table 2</w:delText>
        </w:r>
      </w:del>
      <w:ins w:id="3569" w:author="Johannes Zauner" w:date="2025-12-15T12:24:00Z" w16du:dateUtc="2025-12-15T11:24:00Z">
        <w:r w:rsidR="00383602">
          <w:t>Table 2</w:t>
        </w:r>
      </w:ins>
      <w:r>
        <w:t>0: Short wavelength light exposure (mW/m²) during the day and at night</w:t>
      </w:r>
    </w:p>
    <w:p w14:paraId="6F3CF0E4" w14:textId="65B9D7BF" w:rsidR="00103545" w:rsidRDefault="00103545" w:rsidP="00103545">
      <w:pPr>
        <w:pStyle w:val="Textkrper"/>
        <w:spacing w:before="16" w:after="16"/>
        <w:rPr>
          <w:ins w:id="3570" w:author="Johannes Zauner" w:date="2025-12-12T20:07:00Z" w16du:dateUtc="2025-12-12T19:07:00Z"/>
          <w:rFonts w:ascii="Arial" w:hAnsi="Arial" w:cs="Arial"/>
        </w:rPr>
      </w:pPr>
      <w:ins w:id="3571" w:author="Johannes Zauner" w:date="2025-12-12T20:07:00Z" w16du:dateUtc="2025-12-12T19:07:00Z">
        <w:r w:rsidRPr="00C673E9">
          <w:rPr>
            <w:rFonts w:ascii="Arial" w:hAnsi="Arial" w:cs="Arial"/>
          </w:rPr>
          <w:t xml:space="preserve">In the </w:t>
        </w:r>
        <w:r>
          <w:rPr>
            <w:rFonts w:ascii="Arial" w:hAnsi="Arial" w:cs="Arial"/>
          </w:rPr>
          <w:t xml:space="preserve">code cell </w:t>
        </w:r>
        <w:r w:rsidRPr="00C673E9">
          <w:rPr>
            <w:rFonts w:ascii="Arial" w:hAnsi="Arial" w:cs="Arial"/>
          </w:rPr>
          <w:t xml:space="preserve">above, </w:t>
        </w:r>
        <w:r w:rsidRPr="00C673E9">
          <w:rPr>
            <w:rStyle w:val="VerbatimChar"/>
            <w:rFonts w:ascii="Arial" w:hAnsi="Arial" w:cs="Arial"/>
          </w:rPr>
          <w:t>add_photoperiod(coordinates)</w:t>
        </w:r>
        <w:r w:rsidRPr="00C673E9">
          <w:rPr>
            <w:rFonts w:ascii="Arial" w:hAnsi="Arial" w:cs="Arial"/>
          </w:rPr>
          <w:t xml:space="preserve"> is used as a convenient way to add columns to the data frame, indicating for each timestamp whether it was day or night, given the latitude/longitude.</w:t>
        </w:r>
      </w:ins>
    </w:p>
    <w:p w14:paraId="6A53C7FB" w14:textId="77777777" w:rsidR="00103545" w:rsidRPr="00C673E9" w:rsidRDefault="00103545" w:rsidP="00103545">
      <w:pPr>
        <w:pStyle w:val="Textkrper"/>
        <w:spacing w:before="16" w:after="16"/>
        <w:rPr>
          <w:ins w:id="3572" w:author="Johannes Zauner" w:date="2025-12-12T20:07:00Z" w16du:dateUtc="2025-12-12T19:07:00Z"/>
          <w:rFonts w:ascii="Arial" w:hAnsi="Arial" w:cs="Arial"/>
        </w:rPr>
      </w:pPr>
    </w:p>
    <w:p w14:paraId="2560C3D1" w14:textId="331EE3FA" w:rsidR="007C0A0D" w:rsidRPr="00103545" w:rsidRDefault="007C0A0D" w:rsidP="00103545">
      <w:pPr>
        <w:pStyle w:val="berschrift1"/>
      </w:pPr>
      <w:r w:rsidRPr="00103545">
        <w:t>Discussion and conclusion</w:t>
      </w:r>
    </w:p>
    <w:p w14:paraId="0C44E9D1" w14:textId="1646E744" w:rsidR="007C0A0D" w:rsidRPr="00C673E9" w:rsidRDefault="007C0A0D" w:rsidP="007C0A0D">
      <w:pPr>
        <w:pStyle w:val="FirstParagraph"/>
        <w:rPr>
          <w:ins w:id="3573" w:author="zusammenlegung" w:date="2025-12-12T19:01:00Z" w16du:dateUtc="2025-12-12T18:01:00Z"/>
          <w:rFonts w:ascii="Arial" w:hAnsi="Arial" w:cs="Arial"/>
        </w:rPr>
      </w:pPr>
      <w:r w:rsidRPr="00103545">
        <w:t>This tutorial demonstrates a standardized, step-by-step pipeline to calculate a variety of visual experience metrics. We illustrated how a combination of LightLogR functions and tidyverse workflows can yield clear and reproducible analyses for wearable device data. While the full pipeline is detailed, each metric is computed through a dedicated sequence of well-documented steps</w:t>
      </w:r>
      <w:del w:id="3574" w:author="zusammenlegung" w:date="2025-12-12T19:01:00Z" w16du:dateUtc="2025-12-12T18:01:00Z">
        <w:r w:rsidR="003252B2">
          <w:delText xml:space="preserve">. </w:delText>
        </w:r>
      </w:del>
      <w:ins w:id="3575" w:author="zusammenlegung" w:date="2025-12-12T19:01:00Z" w16du:dateUtc="2025-12-12T18:01:00Z">
        <w:r w:rsidRPr="00C673E9">
          <w:rPr>
            <w:rFonts w:ascii="Arial" w:hAnsi="Arial" w:cs="Arial"/>
          </w:rPr>
          <w:t>, yet remains configurable to realize different metric definitions or thresholds.</w:t>
        </w:r>
      </w:ins>
    </w:p>
    <w:p w14:paraId="4ACAB5F1" w14:textId="3922D5B3" w:rsidR="007C0A0D" w:rsidRPr="00103545" w:rsidRDefault="007C0A0D" w:rsidP="00103545">
      <w:pPr>
        <w:pStyle w:val="FirstParagraph"/>
      </w:pPr>
      <w:r w:rsidRPr="00103545">
        <w:t xml:space="preserve">By leveraging LightLogR’s framework alongside common data analysis approaches, the process remains transparent and relatively easy to follow. The overall goal is to make analysis transparent (with open-source functions), accessible (through thorough documentation, tutorials, and human-readable function naming, all under an MIT license), robust (the package includes </w:t>
      </w:r>
      <w:del w:id="3576" w:author="zusammenlegung" w:date="2025-12-12T19:01:00Z" w16du:dateUtc="2025-12-12T18:01:00Z">
        <w:r w:rsidR="003252B2">
          <w:delText>over 800</w:delText>
        </w:r>
      </w:del>
      <w:ins w:id="3577" w:author="zusammenlegung" w:date="2025-12-12T19:01:00Z" w16du:dateUtc="2025-12-12T18:01:00Z">
        <w:r w:rsidRPr="00C673E9">
          <w:rPr>
            <w:rFonts w:ascii="Arial" w:hAnsi="Arial" w:cs="Arial"/>
          </w:rPr>
          <w:t>&gt;900</w:t>
        </w:r>
      </w:ins>
      <w:r w:rsidRPr="00103545">
        <w:t xml:space="preserve"> unit tests and continuous integration with bug tracking on GitHub), and community-driven (open feature requests and contributions via GitHub).</w:t>
      </w:r>
    </w:p>
    <w:p w14:paraId="5DB2AF2C" w14:textId="77777777" w:rsidR="007C0A0D" w:rsidRPr="00103545" w:rsidRDefault="007C0A0D" w:rsidP="007C0A0D">
      <w:pPr>
        <w:pStyle w:val="Textkrper"/>
      </w:pPr>
      <w:r w:rsidRPr="00103545">
        <w:lastRenderedPageBreak/>
        <w:t>Even with standardized pipelines, researchers must still make and document many decisions during data cleaning, time-series handling, and metric calculations — especially for complex metrics that involve grouping data in multiple ways (for example, grouping by distance range as well as by duration for cluster metrics). We have highlighted these decision points in the tutorial (such as how to handle irregular intervals, choosing thresholds for “near” distances or “outdoor” light, and deciding on minimum durations for sustained events). Explicitly considering and reporting these choices is important for reproducibility and for comparing results across studies.</w:t>
      </w:r>
    </w:p>
    <w:p w14:paraId="2AF715E9" w14:textId="086CFE23" w:rsidR="007C0A0D" w:rsidRPr="00103545" w:rsidRDefault="007C0A0D" w:rsidP="007C0A0D">
      <w:pPr>
        <w:pStyle w:val="Textkrper"/>
      </w:pPr>
      <w:r w:rsidRPr="00103545">
        <w:t xml:space="preserve">The broad set of features in LightLogR — ranging from data import and cleaning tools (for handling time gaps and irregularities) to visualization functions and metric calculators — make it a powerful toolkit for visual experience research. Our examples spanned </w:t>
      </w:r>
      <w:ins w:id="3578" w:author="zusammenlegung" w:date="2025-12-12T19:01:00Z" w16du:dateUtc="2025-12-12T18:01:00Z">
        <w:r w:rsidRPr="00C673E9">
          <w:rPr>
            <w:rFonts w:ascii="Arial" w:hAnsi="Arial" w:cs="Arial"/>
          </w:rPr>
          <w:t xml:space="preserve">circadian-light metrics and </w:t>
        </w:r>
      </w:ins>
      <w:r w:rsidRPr="00103545">
        <w:t>myopia-related metrics</w:t>
      </w:r>
      <w:del w:id="3579" w:author="zusammenlegung" w:date="2025-12-12T19:01:00Z" w16du:dateUtc="2025-12-12T18:01:00Z">
        <w:r w:rsidR="00AD736D">
          <w:delText xml:space="preserve"> and also circadian-related ones</w:delText>
        </w:r>
      </w:del>
      <w:r w:rsidRPr="00103545">
        <w:t>, demonstrating the versatility of a unified analysis approach. By using community-supported tools and workflows, researchers in vision science, chronobiology, myopia, and related fields can reduce time spent on low-level data wrangling and focus more on interpreting results and advancing scientific understanding.</w:t>
      </w:r>
    </w:p>
    <w:p w14:paraId="585E2A7A" w14:textId="77777777" w:rsidR="00C75E90" w:rsidRDefault="00C75E90" w:rsidP="00EF17F7">
      <w:pPr>
        <w:rPr>
          <w:del w:id="3580" w:author="zusammenlegung" w:date="2025-12-12T19:01:00Z" w16du:dateUtc="2025-12-12T18:01:00Z"/>
          <w:highlight w:val="yellow"/>
        </w:rPr>
      </w:pPr>
      <w:del w:id="3581" w:author="zusammenlegung" w:date="2025-12-12T19:01:00Z" w16du:dateUtc="2025-12-12T18:01:00Z">
        <w:r w:rsidRPr="6332A406">
          <w:rPr>
            <w:highlight w:val="yellow"/>
          </w:rPr>
          <w:br w:type="page"/>
        </w:r>
      </w:del>
    </w:p>
    <w:p w14:paraId="4A0FF417" w14:textId="77777777" w:rsidR="007C0A0D" w:rsidRPr="00103545" w:rsidRDefault="007C0A0D" w:rsidP="007C0A0D">
      <w:pPr>
        <w:pStyle w:val="berschrift2"/>
      </w:pPr>
      <w:bookmarkStart w:id="3582" w:name="statements"/>
      <w:bookmarkEnd w:id="3559"/>
      <w:r w:rsidRPr="00103545">
        <w:t>Statements</w:t>
      </w:r>
    </w:p>
    <w:p w14:paraId="6B70BC99" w14:textId="7A9D5034" w:rsidR="003A1520" w:rsidRPr="00103545" w:rsidRDefault="003A1520" w:rsidP="003A1520">
      <w:pPr>
        <w:pStyle w:val="berschrift3"/>
        <w:rPr>
          <w:ins w:id="3583" w:author="Johannes Zauner" w:date="2025-12-13T08:28:00Z" w16du:dateUtc="2025-12-13T07:28:00Z"/>
        </w:rPr>
      </w:pPr>
      <w:bookmarkStart w:id="3584" w:name="data-availability-statement"/>
      <w:ins w:id="3585" w:author="Johannes Zauner" w:date="2025-12-13T08:28:00Z" w16du:dateUtc="2025-12-13T07:28:00Z">
        <w:r>
          <w:t>Acknowledgement</w:t>
        </w:r>
      </w:ins>
    </w:p>
    <w:p w14:paraId="1C278BF4" w14:textId="50633F4D" w:rsidR="003A1520" w:rsidRPr="003A1520" w:rsidRDefault="003A1520">
      <w:pPr>
        <w:pStyle w:val="Textkrper"/>
        <w:rPr>
          <w:ins w:id="3586" w:author="Johannes Zauner" w:date="2025-12-13T08:28:00Z" w16du:dateUtc="2025-12-13T07:28:00Z"/>
        </w:rPr>
        <w:pPrChange w:id="3587" w:author="Johannes Zauner" w:date="2025-12-13T08:28:00Z" w16du:dateUtc="2025-12-13T07:28:00Z">
          <w:pPr>
            <w:pStyle w:val="FirstParagraph"/>
          </w:pPr>
        </w:pPrChange>
      </w:pPr>
      <w:ins w:id="3588" w:author="Johannes Zauner" w:date="2025-12-13T08:28:00Z" w16du:dateUtc="2025-12-13T07:28:00Z">
        <w:r w:rsidRPr="003A1520">
          <w:rPr>
            <w:rFonts w:eastAsiaTheme="minorHAnsi" w:cstheme="minorBidi"/>
          </w:rPr>
          <w:t>We thank George Hatoun and David Sullivan (Reality Labs Research) for reviewing a draft of the tutorial manuscript and providing sample data for the VEET</w:t>
        </w:r>
        <w:r>
          <w:rPr>
            <w:rFonts w:eastAsiaTheme="minorHAnsi" w:cstheme="minorBidi"/>
          </w:rPr>
          <w:t xml:space="preserve"> device</w:t>
        </w:r>
        <w:r w:rsidRPr="003A1520">
          <w:rPr>
            <w:rFonts w:eastAsiaTheme="minorHAnsi" w:cstheme="minorBidi"/>
          </w:rPr>
          <w:t xml:space="preserve"> for spectral analyses.</w:t>
        </w:r>
      </w:ins>
    </w:p>
    <w:p w14:paraId="6113F716" w14:textId="77777777" w:rsidR="007C0A0D" w:rsidRPr="00103545" w:rsidRDefault="007C0A0D" w:rsidP="007C0A0D">
      <w:pPr>
        <w:pStyle w:val="berschrift3"/>
      </w:pPr>
      <w:r w:rsidRPr="00103545">
        <w:t>Data availability statement</w:t>
      </w:r>
    </w:p>
    <w:p w14:paraId="55FAF3F0" w14:textId="697D8092" w:rsidR="007C0A0D" w:rsidRPr="00103545" w:rsidRDefault="007C0A0D" w:rsidP="007C0A0D">
      <w:pPr>
        <w:pStyle w:val="FirstParagraph"/>
      </w:pPr>
      <w:r w:rsidRPr="00103545">
        <w:t xml:space="preserve">All data and code in this tutorial and </w:t>
      </w:r>
      <w:ins w:id="3589" w:author="Johannes Zauner" w:date="2025-12-15T12:21:00Z" w16du:dateUtc="2025-12-15T11:21:00Z">
        <w:r w:rsidR="007A19FF">
          <w:fldChar w:fldCharType="begin"/>
        </w:r>
        <w:r w:rsidR="007A19FF">
          <w:instrText>HYPERLINK "https://tscnlab.github.io/ZaunerEtAl_JVis_2026/supplement.html"</w:instrText>
        </w:r>
        <w:r w:rsidR="007A19FF">
          <w:fldChar w:fldCharType="separate"/>
        </w:r>
        <w:r w:rsidRPr="007A19FF">
          <w:rPr>
            <w:rStyle w:val="Hyperlink"/>
          </w:rPr>
          <w:t>Supplement 1</w:t>
        </w:r>
        <w:r w:rsidR="007A19FF">
          <w:fldChar w:fldCharType="end"/>
        </w:r>
      </w:ins>
      <w:r w:rsidRPr="00103545">
        <w:t xml:space="preserve"> are available from the GitHub repository: https://github.com/tscnlab/ZaunerEtAl_JVis_</w:t>
      </w:r>
      <w:del w:id="3590" w:author="zusammenlegung" w:date="2025-12-12T19:01:00Z" w16du:dateUtc="2025-12-12T18:01:00Z">
        <w:r w:rsidR="00AD736D">
          <w:delText>2025</w:delText>
        </w:r>
      </w:del>
      <w:ins w:id="3591" w:author="zusammenlegung" w:date="2025-12-12T19:01:00Z" w16du:dateUtc="2025-12-12T18:01:00Z">
        <w:r w:rsidRPr="00C673E9">
          <w:rPr>
            <w:rFonts w:ascii="Arial" w:hAnsi="Arial" w:cs="Arial"/>
          </w:rPr>
          <w:t>2026</w:t>
        </w:r>
      </w:ins>
      <w:r w:rsidRPr="00103545">
        <w:t>/, archived on Zenodo: https://doi.org/10.5281/zenodo.16566014 under a MIT license (data under CC-BY license).</w:t>
      </w:r>
    </w:p>
    <w:p w14:paraId="176D1C13" w14:textId="77777777" w:rsidR="007C0A0D" w:rsidRPr="00103545" w:rsidRDefault="007C0A0D" w:rsidP="007C0A0D">
      <w:pPr>
        <w:pStyle w:val="berschrift3"/>
      </w:pPr>
      <w:bookmarkStart w:id="3592" w:name="funding-statement"/>
      <w:bookmarkEnd w:id="3584"/>
      <w:r w:rsidRPr="00103545">
        <w:t>Funding statement</w:t>
      </w:r>
    </w:p>
    <w:p w14:paraId="4FDACF3B" w14:textId="77777777" w:rsidR="007C0A0D" w:rsidRPr="00103545" w:rsidRDefault="007C0A0D" w:rsidP="007C0A0D">
      <w:pPr>
        <w:pStyle w:val="FirstParagraph"/>
      </w:pPr>
      <w:r w:rsidRPr="00103545">
        <w:t xml:space="preserve">JZ’s position is funded by the MeLiDos project. The project has received funding from the European Partnership on Metrology (22NRM05 MeLiDos), co-financed from </w:t>
      </w:r>
      <w:r w:rsidRPr="00103545">
        <w:lastRenderedPageBreak/>
        <w:t>the European Union’s Horizon Europe Research and Innovation Programme and by the Participating States. Views and opinions expressed are however those of the author(s) only and do not necessarily reflect those of the European Union or EURAMET. Neither the European Union nor the granting authority can be held responsible for them. JZ, LAO, and MS received research funding from Reality Labs Research. The funders had no role in study design, data collection and analysis, decision to publish or preparation of the manuscript.</w:t>
      </w:r>
    </w:p>
    <w:p w14:paraId="184CEB78" w14:textId="77777777" w:rsidR="007C0A0D" w:rsidRPr="00103545" w:rsidRDefault="007C0A0D" w:rsidP="007C0A0D">
      <w:pPr>
        <w:pStyle w:val="berschrift3"/>
      </w:pPr>
      <w:bookmarkStart w:id="3593" w:name="conflict-of-interest-statement"/>
      <w:bookmarkEnd w:id="3592"/>
      <w:r w:rsidRPr="00103545">
        <w:t>Conflict of interest statement</w:t>
      </w:r>
    </w:p>
    <w:p w14:paraId="59F216AF" w14:textId="77777777" w:rsidR="007C0A0D" w:rsidRPr="00103545" w:rsidRDefault="007C0A0D" w:rsidP="007C0A0D">
      <w:pPr>
        <w:pStyle w:val="FirstParagraph"/>
      </w:pPr>
      <w:r w:rsidRPr="00103545">
        <w:t>JZ declares the following potential conflict of interest in the past five years (2021-2025). Funding: Received research funding from Reality Labs Research.</w:t>
      </w:r>
    </w:p>
    <w:p w14:paraId="375D2B57" w14:textId="77777777" w:rsidR="007C0A0D" w:rsidRPr="00103545" w:rsidRDefault="007C0A0D" w:rsidP="007C0A0D">
      <w:pPr>
        <w:pStyle w:val="Textkrper"/>
      </w:pPr>
      <w:r w:rsidRPr="00103545">
        <w:t>AN declares the following potential conflicts of interest in the past five years (2021-2025). none</w:t>
      </w:r>
    </w:p>
    <w:p w14:paraId="0C547470" w14:textId="77777777" w:rsidR="007C0A0D" w:rsidRPr="00103545" w:rsidRDefault="007C0A0D" w:rsidP="007C0A0D">
      <w:pPr>
        <w:pStyle w:val="Textkrper"/>
      </w:pPr>
      <w:r w:rsidRPr="00103545">
        <w:t>LAO declares the following potential conflict of interest in the past five years (2021-2025). Consultancy: Zeiss, Alcon, EssilorLuxottica; Research support: Topcon, Meta, LLC; Patents: US 11375890 B2</w:t>
      </w:r>
    </w:p>
    <w:p w14:paraId="1F039946" w14:textId="77777777" w:rsidR="007C0A0D" w:rsidRPr="00103545" w:rsidRDefault="007C0A0D" w:rsidP="007C0A0D">
      <w:pPr>
        <w:pStyle w:val="Textkrper"/>
      </w:pPr>
      <w:r w:rsidRPr="00103545">
        <w:t xml:space="preserve">MS declares the following potential conflicts of interest in the past five years (2021–2025). Academic roles: Member of the Board of Directors, Society of Light, Rhythms, and Circadian Health (SLRCH); Chair of Joint Technical Committee 20 (JTC20) of the International Commission on Illumination (CIE); Member of the Daylight Academy; Chair of Research Data Alliance Working Group Optical Radiation and Visual Experience Data. Remunerated roles: Speaker of the Steering Committee of the Daylight Academy; Ad-hoc reviewer for the Health and Digital Executive Agency of the European Commission; Ad-hoc reviewer for the Swedish Research Council; Associate Editor for LEUKOS, journal of the Illuminating Engineering Society; Examiner, University of Manchester; Examiner, Flinders University; Examiner, University of Southern Norway. Funding: Received research funding and support from the Max Planck Society, Max Planck Foundation, Max Planck Innovation, Technical University of Munich, Wellcome Trust, National Research Foundation Singapore, European Partnership on Metrology, VELUX Foundation, Bayerisch-Tschechische Hochschulagentur (BTHA), BayFrance (Bayerisch-Französisches Hochschulzentrum), BayFOR (Bayerische Forschungsallianz), and Reality Labs </w:t>
      </w:r>
      <w:r w:rsidRPr="00103545">
        <w:lastRenderedPageBreak/>
        <w:t>Research. Honoraria for talks: Received honoraria from the ISGlobal, Research Foundation of the City University of New York and the Stadt Ebersberg, Museum Wald und Umwelt. Travel reimbursements: Daimler und Benz Stiftung. Patents: Named on European Patent Application EP23159999.4A (“System and method for corneal-plane physiologically-relevant light logging with an application to personalized light interventions related to health and well-being”). With the exception of the funding source supporting this work, M.S. declares no influence of the disclosed roles or relationships on the work presented herein.</w:t>
      </w:r>
    </w:p>
    <w:p w14:paraId="681BC8D3" w14:textId="77777777" w:rsidR="007C0A0D" w:rsidRPr="00103545" w:rsidRDefault="007C0A0D" w:rsidP="007C0A0D">
      <w:pPr>
        <w:pStyle w:val="berschrift3"/>
      </w:pPr>
      <w:bookmarkStart w:id="3594" w:name="X0f60d31e05d800fd930b59ab5cd6750e4dc8f0d"/>
      <w:bookmarkEnd w:id="3593"/>
      <w:r w:rsidRPr="00103545">
        <w:t>Statement of generative AI and AI-assisted technologies in the writing process</w:t>
      </w:r>
    </w:p>
    <w:p w14:paraId="0CF441EA" w14:textId="77777777" w:rsidR="007C0A0D" w:rsidRPr="00103545" w:rsidRDefault="007C0A0D" w:rsidP="007C0A0D">
      <w:pPr>
        <w:pStyle w:val="FirstParagraph"/>
      </w:pPr>
      <w:r w:rsidRPr="00103545">
        <w:t>The authors used ChatGPT during the preparation of this work. After using this tool, the authors reviewed and edited the content as needed and take full responsibility for the content of the publication.</w:t>
      </w:r>
    </w:p>
    <w:p w14:paraId="5484265B" w14:textId="77777777" w:rsidR="00AD736D" w:rsidRDefault="007C0A0D" w:rsidP="00AD736D">
      <w:pPr>
        <w:pStyle w:val="Textkrper"/>
        <w:rPr>
          <w:del w:id="3595" w:author="zusammenlegung" w:date="2025-12-12T19:01:00Z" w16du:dateUtc="2025-12-12T18:01:00Z"/>
        </w:rPr>
      </w:pPr>
      <w:r w:rsidRPr="00103545">
        <w:t xml:space="preserve">Use of AI in contributor roles </w:t>
      </w:r>
      <w:del w:id="3596" w:author="zusammenlegung" w:date="2025-12-12T19:01:00Z" w16du:dateUtc="2025-12-12T18:01:00Z">
        <w:r w:rsidR="00AD736D">
          <w:delText xml:space="preserve">based on the CRediT taxonomy. Funding acquisition, investigation, project administration, resources, and supervision were deemed irrelevant in this context and thus removed: </w:delText>
        </w:r>
      </w:del>
    </w:p>
    <w:p w14:paraId="2781F12D" w14:textId="77777777" w:rsidR="00AD736D" w:rsidRDefault="007C0A0D" w:rsidP="00AD736D">
      <w:pPr>
        <w:pStyle w:val="Textkrper"/>
        <w:rPr>
          <w:del w:id="3597" w:author="zusammenlegung" w:date="2025-12-12T19:01:00Z" w16du:dateUtc="2025-12-12T18:01:00Z"/>
        </w:rPr>
      </w:pPr>
      <w:ins w:id="3598" w:author="zusammenlegung" w:date="2025-12-12T19:01:00Z" w16du:dateUtc="2025-12-12T18:01:00Z">
        <w:r w:rsidRPr="00C673E9">
          <w:rPr>
            <w:rStyle w:val="Funotenzeichen"/>
            <w:rFonts w:ascii="Arial" w:hAnsi="Arial" w:cs="Arial"/>
          </w:rPr>
          <w:footnoteReference w:id="3"/>
        </w:r>
        <w:r w:rsidRPr="00C673E9">
          <w:rPr>
            <w:rFonts w:ascii="Arial" w:hAnsi="Arial" w:cs="Arial"/>
          </w:rPr>
          <w:t xml:space="preserve">: </w:t>
        </w:r>
      </w:ins>
      <w:r w:rsidRPr="00103545">
        <w:t xml:space="preserve">Conceptualization: no </w:t>
      </w:r>
    </w:p>
    <w:p w14:paraId="1C4DF8C4" w14:textId="77777777" w:rsidR="00AD736D" w:rsidRDefault="007C0A0D" w:rsidP="00AD736D">
      <w:pPr>
        <w:pStyle w:val="Textkrper"/>
        <w:rPr>
          <w:del w:id="3600" w:author="zusammenlegung" w:date="2025-12-12T19:01:00Z" w16du:dateUtc="2025-12-12T18:01:00Z"/>
        </w:rPr>
      </w:pPr>
      <w:r w:rsidRPr="00103545">
        <w:t xml:space="preserve">Data curation: no </w:t>
      </w:r>
    </w:p>
    <w:p w14:paraId="0E562E3E" w14:textId="77777777" w:rsidR="00AD736D" w:rsidRDefault="007C0A0D" w:rsidP="00AD736D">
      <w:pPr>
        <w:pStyle w:val="Textkrper"/>
        <w:rPr>
          <w:del w:id="3601" w:author="zusammenlegung" w:date="2025-12-12T19:01:00Z" w16du:dateUtc="2025-12-12T18:01:00Z"/>
        </w:rPr>
      </w:pPr>
      <w:r w:rsidRPr="00103545">
        <w:t xml:space="preserve">Formal analysis: bug fixing </w:t>
      </w:r>
    </w:p>
    <w:p w14:paraId="690239CF" w14:textId="77777777" w:rsidR="00AD736D" w:rsidRDefault="007C0A0D" w:rsidP="00AD736D">
      <w:pPr>
        <w:pStyle w:val="Textkrper"/>
        <w:rPr>
          <w:del w:id="3602" w:author="zusammenlegung" w:date="2025-12-12T19:01:00Z" w16du:dateUtc="2025-12-12T18:01:00Z"/>
        </w:rPr>
      </w:pPr>
      <w:r w:rsidRPr="00103545">
        <w:t xml:space="preserve">Methodology: no </w:t>
      </w:r>
    </w:p>
    <w:p w14:paraId="1D5EB91D" w14:textId="77777777" w:rsidR="00AD736D" w:rsidRDefault="007C0A0D" w:rsidP="00AD736D">
      <w:pPr>
        <w:pStyle w:val="Textkrper"/>
        <w:rPr>
          <w:del w:id="3603" w:author="zusammenlegung" w:date="2025-12-12T19:01:00Z" w16du:dateUtc="2025-12-12T18:01:00Z"/>
        </w:rPr>
      </w:pPr>
      <w:r w:rsidRPr="00103545">
        <w:t xml:space="preserve">Software: bug fixing </w:t>
      </w:r>
    </w:p>
    <w:p w14:paraId="00423C01" w14:textId="77777777" w:rsidR="00AD736D" w:rsidRDefault="007C0A0D" w:rsidP="00AD736D">
      <w:pPr>
        <w:pStyle w:val="Textkrper"/>
        <w:rPr>
          <w:del w:id="3604" w:author="zusammenlegung" w:date="2025-12-12T19:01:00Z" w16du:dateUtc="2025-12-12T18:01:00Z"/>
        </w:rPr>
      </w:pPr>
      <w:r w:rsidRPr="00103545">
        <w:t xml:space="preserve">Validation: no </w:t>
      </w:r>
    </w:p>
    <w:p w14:paraId="332D53DE" w14:textId="77777777" w:rsidR="00AD736D" w:rsidRDefault="007C0A0D" w:rsidP="00AD736D">
      <w:pPr>
        <w:pStyle w:val="Textkrper"/>
        <w:rPr>
          <w:del w:id="3605" w:author="zusammenlegung" w:date="2025-12-12T19:01:00Z" w16du:dateUtc="2025-12-12T18:01:00Z"/>
        </w:rPr>
      </w:pPr>
      <w:r w:rsidRPr="00103545">
        <w:t xml:space="preserve">Visualization: tweaking of options </w:t>
      </w:r>
    </w:p>
    <w:p w14:paraId="665C34A8" w14:textId="77777777" w:rsidR="00AD736D" w:rsidRDefault="007C0A0D" w:rsidP="00AD736D">
      <w:pPr>
        <w:pStyle w:val="Textkrper"/>
        <w:rPr>
          <w:del w:id="3606" w:author="zusammenlegung" w:date="2025-12-12T19:01:00Z" w16du:dateUtc="2025-12-12T18:01:00Z"/>
        </w:rPr>
      </w:pPr>
      <w:r w:rsidRPr="00103545">
        <w:t xml:space="preserve">Writing – original draft: abstract refinement </w:t>
      </w:r>
    </w:p>
    <w:p w14:paraId="119159C5" w14:textId="7A5CF85B" w:rsidR="007C0A0D" w:rsidRPr="00103545" w:rsidRDefault="007C0A0D" w:rsidP="007C0A0D">
      <w:pPr>
        <w:pStyle w:val="Textkrper"/>
      </w:pPr>
      <w:r w:rsidRPr="00103545">
        <w:t>Writing – review &amp; editing: improve readability and language</w:t>
      </w:r>
    </w:p>
    <w:p w14:paraId="5BB0A767" w14:textId="77777777" w:rsidR="00C75E90" w:rsidRDefault="00C75E90" w:rsidP="00AD736D">
      <w:pPr>
        <w:pStyle w:val="berschrift3"/>
        <w:rPr>
          <w:del w:id="3607" w:author="zusammenlegung" w:date="2025-12-12T19:01:00Z" w16du:dateUtc="2025-12-12T18:01:00Z"/>
        </w:rPr>
      </w:pPr>
      <w:del w:id="3608" w:author="zusammenlegung" w:date="2025-12-12T19:01:00Z" w16du:dateUtc="2025-12-12T18:01:00Z">
        <w:r w:rsidRPr="00B7263A">
          <w:delText>Contributions</w:delText>
        </w:r>
      </w:del>
    </w:p>
    <w:p w14:paraId="23130D49" w14:textId="77777777" w:rsidR="00C75E90" w:rsidRPr="00C75E90" w:rsidRDefault="00C75E90" w:rsidP="00EF17F7">
      <w:pPr>
        <w:rPr>
          <w:del w:id="3609" w:author="zusammenlegung" w:date="2025-12-12T19:01:00Z" w16du:dateUtc="2025-12-12T18:01:00Z"/>
        </w:rPr>
      </w:pPr>
      <w:del w:id="3610" w:author="zusammenlegung" w:date="2025-12-12T19:01:00Z" w16du:dateUtc="2025-12-12T18:01:00Z">
        <w:r w:rsidRPr="1B510BFF">
          <w:delText xml:space="preserve">Conceptualisation: </w:delText>
        </w:r>
        <w:r w:rsidR="00403AC2" w:rsidRPr="1B510BFF">
          <w:delText>JZ</w:delText>
        </w:r>
      </w:del>
    </w:p>
    <w:p w14:paraId="2CF16E74" w14:textId="77777777" w:rsidR="00C75E90" w:rsidRPr="00C75E90" w:rsidRDefault="00C75E90" w:rsidP="00EF17F7">
      <w:pPr>
        <w:rPr>
          <w:del w:id="3611" w:author="zusammenlegung" w:date="2025-12-12T19:01:00Z" w16du:dateUtc="2025-12-12T18:01:00Z"/>
        </w:rPr>
      </w:pPr>
      <w:del w:id="3612" w:author="zusammenlegung" w:date="2025-12-12T19:01:00Z" w16du:dateUtc="2025-12-12T18:01:00Z">
        <w:r w:rsidRPr="00C75E90">
          <w:delText>Data curation</w:delText>
        </w:r>
        <w:r>
          <w:delText>: JZ</w:delText>
        </w:r>
        <w:r w:rsidR="00093091">
          <w:delText xml:space="preserve">, </w:delText>
        </w:r>
        <w:r w:rsidR="00AD736D">
          <w:delText>LAO</w:delText>
        </w:r>
      </w:del>
    </w:p>
    <w:p w14:paraId="4527362D" w14:textId="77777777" w:rsidR="00C75E90" w:rsidRPr="00C75E90" w:rsidRDefault="00C75E90" w:rsidP="00EF17F7">
      <w:pPr>
        <w:rPr>
          <w:del w:id="3613" w:author="zusammenlegung" w:date="2025-12-12T19:01:00Z" w16du:dateUtc="2025-12-12T18:01:00Z"/>
        </w:rPr>
      </w:pPr>
      <w:del w:id="3614" w:author="zusammenlegung" w:date="2025-12-12T19:01:00Z" w16du:dateUtc="2025-12-12T18:01:00Z">
        <w:r w:rsidRPr="00C75E90">
          <w:delText>Formal analysis</w:delText>
        </w:r>
        <w:r>
          <w:delText>: JZ</w:delText>
        </w:r>
      </w:del>
    </w:p>
    <w:p w14:paraId="0C56349E" w14:textId="77777777" w:rsidR="00C75E90" w:rsidRPr="00C75E90" w:rsidRDefault="00C75E90" w:rsidP="00EF17F7">
      <w:pPr>
        <w:rPr>
          <w:del w:id="3615" w:author="zusammenlegung" w:date="2025-12-12T19:01:00Z" w16du:dateUtc="2025-12-12T18:01:00Z"/>
        </w:rPr>
      </w:pPr>
      <w:del w:id="3616" w:author="zusammenlegung" w:date="2025-12-12T19:01:00Z" w16du:dateUtc="2025-12-12T18:01:00Z">
        <w:r w:rsidRPr="7BB0608C">
          <w:delText xml:space="preserve">Funding acquisition: </w:delText>
        </w:r>
        <w:r w:rsidR="00993D4D">
          <w:delText>MS</w:delText>
        </w:r>
        <w:r w:rsidR="00AD736D">
          <w:delText>, AN</w:delText>
        </w:r>
      </w:del>
    </w:p>
    <w:p w14:paraId="622D43D3" w14:textId="77777777" w:rsidR="00C75E90" w:rsidRPr="00C75E90" w:rsidRDefault="00C75E90" w:rsidP="00EF17F7">
      <w:pPr>
        <w:rPr>
          <w:del w:id="3617" w:author="zusammenlegung" w:date="2025-12-12T19:01:00Z" w16du:dateUtc="2025-12-12T18:01:00Z"/>
        </w:rPr>
      </w:pPr>
      <w:del w:id="3618" w:author="zusammenlegung" w:date="2025-12-12T19:01:00Z" w16du:dateUtc="2025-12-12T18:01:00Z">
        <w:r w:rsidRPr="7BB0608C">
          <w:delText>Methodology:</w:delText>
        </w:r>
        <w:r w:rsidR="00403AC2" w:rsidRPr="00403AC2">
          <w:delText xml:space="preserve"> </w:delText>
        </w:r>
        <w:r w:rsidR="00AD736D">
          <w:delText>LAO, AN, JZ, MS</w:delText>
        </w:r>
      </w:del>
    </w:p>
    <w:p w14:paraId="7D8FD8DB" w14:textId="77777777" w:rsidR="00C75E90" w:rsidRPr="00C75E90" w:rsidRDefault="00C75E90" w:rsidP="00EF17F7">
      <w:pPr>
        <w:rPr>
          <w:del w:id="3619" w:author="zusammenlegung" w:date="2025-12-12T19:01:00Z" w16du:dateUtc="2025-12-12T18:01:00Z"/>
        </w:rPr>
      </w:pPr>
      <w:del w:id="3620" w:author="zusammenlegung" w:date="2025-12-12T19:01:00Z" w16du:dateUtc="2025-12-12T18:01:00Z">
        <w:r w:rsidRPr="7BB0608C">
          <w:delText xml:space="preserve">Project administration: </w:delText>
        </w:r>
        <w:r w:rsidR="00AD736D">
          <w:delText>MS, JZ</w:delText>
        </w:r>
      </w:del>
    </w:p>
    <w:p w14:paraId="127F3648" w14:textId="77777777" w:rsidR="00C75E90" w:rsidRPr="00C75E90" w:rsidRDefault="00C75E90" w:rsidP="00EF17F7">
      <w:pPr>
        <w:rPr>
          <w:del w:id="3621" w:author="zusammenlegung" w:date="2025-12-12T19:01:00Z" w16du:dateUtc="2025-12-12T18:01:00Z"/>
        </w:rPr>
      </w:pPr>
      <w:del w:id="3622" w:author="zusammenlegung" w:date="2025-12-12T19:01:00Z" w16du:dateUtc="2025-12-12T18:01:00Z">
        <w:r w:rsidRPr="00C75E90">
          <w:delText>Software</w:delText>
        </w:r>
        <w:r>
          <w:delText>: JZ</w:delText>
        </w:r>
      </w:del>
    </w:p>
    <w:p w14:paraId="35523136" w14:textId="77777777" w:rsidR="00C75E90" w:rsidRPr="00C75E90" w:rsidRDefault="00C75E90" w:rsidP="00EF17F7">
      <w:pPr>
        <w:rPr>
          <w:del w:id="3623" w:author="zusammenlegung" w:date="2025-12-12T19:01:00Z" w16du:dateUtc="2025-12-12T18:01:00Z"/>
        </w:rPr>
      </w:pPr>
      <w:del w:id="3624" w:author="zusammenlegung" w:date="2025-12-12T19:01:00Z" w16du:dateUtc="2025-12-12T18:01:00Z">
        <w:r w:rsidRPr="7BB0608C">
          <w:delText>Resources:</w:delText>
        </w:r>
        <w:r w:rsidR="194244D4" w:rsidRPr="7BB0608C">
          <w:delText xml:space="preserve"> </w:delText>
        </w:r>
        <w:r w:rsidR="00AD736D">
          <w:delText>JZ, MS</w:delText>
        </w:r>
      </w:del>
    </w:p>
    <w:p w14:paraId="2D36C247" w14:textId="77777777" w:rsidR="00C75E90" w:rsidRPr="00C75E90" w:rsidRDefault="00C75E90" w:rsidP="00EF17F7">
      <w:pPr>
        <w:rPr>
          <w:del w:id="3625" w:author="zusammenlegung" w:date="2025-12-12T19:01:00Z" w16du:dateUtc="2025-12-12T18:01:00Z"/>
        </w:rPr>
      </w:pPr>
      <w:del w:id="3626" w:author="zusammenlegung" w:date="2025-12-12T19:01:00Z" w16du:dateUtc="2025-12-12T18:01:00Z">
        <w:r w:rsidRPr="7BB0608C">
          <w:delText xml:space="preserve">Supervision: </w:delText>
        </w:r>
        <w:r w:rsidR="00AD736D">
          <w:delText>MS, LAO, AN</w:delText>
        </w:r>
      </w:del>
    </w:p>
    <w:p w14:paraId="28C7F995" w14:textId="77777777" w:rsidR="00C75E90" w:rsidRPr="00C75E90" w:rsidRDefault="00C75E90" w:rsidP="00EF17F7">
      <w:pPr>
        <w:rPr>
          <w:del w:id="3627" w:author="zusammenlegung" w:date="2025-12-12T19:01:00Z" w16du:dateUtc="2025-12-12T18:01:00Z"/>
        </w:rPr>
      </w:pPr>
      <w:del w:id="3628" w:author="zusammenlegung" w:date="2025-12-12T19:01:00Z" w16du:dateUtc="2025-12-12T18:01:00Z">
        <w:r w:rsidRPr="7BB0608C">
          <w:delText xml:space="preserve">Validation: </w:delText>
        </w:r>
        <w:r w:rsidR="00AD736D">
          <w:delText>LAO, AN</w:delText>
        </w:r>
      </w:del>
    </w:p>
    <w:p w14:paraId="1ABE902A" w14:textId="77777777" w:rsidR="00C75E90" w:rsidRPr="00C75E90" w:rsidRDefault="00C75E90" w:rsidP="00EF17F7">
      <w:pPr>
        <w:rPr>
          <w:del w:id="3629" w:author="zusammenlegung" w:date="2025-12-12T19:01:00Z" w16du:dateUtc="2025-12-12T18:01:00Z"/>
        </w:rPr>
      </w:pPr>
      <w:del w:id="3630" w:author="zusammenlegung" w:date="2025-12-12T19:01:00Z" w16du:dateUtc="2025-12-12T18:01:00Z">
        <w:r w:rsidRPr="00C75E90">
          <w:delText>Visualisation</w:delText>
        </w:r>
        <w:r>
          <w:delText>: JZ</w:delText>
        </w:r>
      </w:del>
    </w:p>
    <w:p w14:paraId="1BAD563B" w14:textId="77777777" w:rsidR="00C75E90" w:rsidRPr="00C75E90" w:rsidRDefault="00C75E90" w:rsidP="00EF17F7">
      <w:pPr>
        <w:rPr>
          <w:del w:id="3631" w:author="zusammenlegung" w:date="2025-12-12T19:01:00Z" w16du:dateUtc="2025-12-12T18:01:00Z"/>
        </w:rPr>
      </w:pPr>
      <w:del w:id="3632" w:author="zusammenlegung" w:date="2025-12-12T19:01:00Z" w16du:dateUtc="2025-12-12T18:01:00Z">
        <w:r w:rsidRPr="00C75E90">
          <w:delText>Writing – original draft</w:delText>
        </w:r>
        <w:r>
          <w:delText>: JZ</w:delText>
        </w:r>
      </w:del>
    </w:p>
    <w:p w14:paraId="63D1C709" w14:textId="77777777" w:rsidR="00C75E90" w:rsidRPr="00C75E90" w:rsidRDefault="00C75E90" w:rsidP="00AD736D">
      <w:pPr>
        <w:rPr>
          <w:del w:id="3633" w:author="zusammenlegung" w:date="2025-12-12T19:01:00Z" w16du:dateUtc="2025-12-12T18:01:00Z"/>
        </w:rPr>
      </w:pPr>
      <w:del w:id="3634" w:author="zusammenlegung" w:date="2025-12-12T19:01:00Z" w16du:dateUtc="2025-12-12T18:01:00Z">
        <w:r w:rsidRPr="7BB0608C">
          <w:delText>W</w:delText>
        </w:r>
        <w:r w:rsidR="2E491116" w:rsidRPr="7BB0608C">
          <w:delText>ri</w:delText>
        </w:r>
        <w:r w:rsidRPr="7BB0608C">
          <w:delText xml:space="preserve">ting – review &amp; editing: </w:delText>
        </w:r>
        <w:r w:rsidR="00993D4D">
          <w:delText xml:space="preserve">JZ, </w:delText>
        </w:r>
        <w:r w:rsidR="00AD736D">
          <w:delText>AN, LAO, MS</w:delText>
        </w:r>
      </w:del>
    </w:p>
    <w:p w14:paraId="01CD878E" w14:textId="77777777" w:rsidR="00312C2C" w:rsidRPr="00BE4E93" w:rsidRDefault="00312C2C" w:rsidP="00EF17F7">
      <w:pPr>
        <w:rPr>
          <w:del w:id="3635" w:author="zusammenlegung" w:date="2025-12-12T19:01:00Z" w16du:dateUtc="2025-12-12T18:01:00Z"/>
        </w:rPr>
      </w:pPr>
      <w:del w:id="3636" w:author="zusammenlegung" w:date="2025-12-12T19:01:00Z" w16du:dateUtc="2025-12-12T18:01:00Z">
        <w:r w:rsidRPr="00BE4E93">
          <w:br w:type="page"/>
        </w:r>
      </w:del>
    </w:p>
    <w:p w14:paraId="102D910B" w14:textId="77777777" w:rsidR="007C0A0D" w:rsidRPr="00103545" w:rsidRDefault="007C0A0D" w:rsidP="00103545">
      <w:pPr>
        <w:pStyle w:val="berschrift1"/>
        <w:rPr>
          <w:b/>
        </w:rPr>
      </w:pPr>
      <w:bookmarkStart w:id="3637" w:name="_6wujw18ggcuz"/>
      <w:bookmarkStart w:id="3638" w:name="references"/>
      <w:bookmarkEnd w:id="3582"/>
      <w:bookmarkEnd w:id="3594"/>
      <w:bookmarkEnd w:id="3637"/>
      <w:r w:rsidRPr="00103545">
        <w:t>References</w:t>
      </w:r>
      <w:bookmarkStart w:id="3639" w:name="_qqv9ooooavco"/>
      <w:bookmarkStart w:id="3640" w:name="_wzapd8po32to"/>
      <w:bookmarkEnd w:id="3639"/>
      <w:bookmarkEnd w:id="3640"/>
    </w:p>
    <w:p w14:paraId="3F22087F" w14:textId="77777777" w:rsidR="007C0A0D" w:rsidRPr="00103545" w:rsidRDefault="007C0A0D" w:rsidP="007C0A0D">
      <w:pPr>
        <w:pStyle w:val="Literaturverzeichnis"/>
      </w:pPr>
      <w:bookmarkStart w:id="3641" w:name="ref-Bhandari2020OphthalmicPhysiolOpt"/>
      <w:bookmarkStart w:id="3642" w:name="refs"/>
      <w:r w:rsidRPr="00103545">
        <w:t xml:space="preserve">Bhandari, Khob R, and Lisa A Ostrin. 2020. “Validation of the Clouclip and Utility in Measuring Viewing Distance in Adults.” </w:t>
      </w:r>
      <w:r w:rsidRPr="00103545">
        <w:rPr>
          <w:i/>
        </w:rPr>
        <w:t>Ophthalmic and Physiological Optics</w:t>
      </w:r>
      <w:r w:rsidRPr="00103545">
        <w:t xml:space="preserve"> 40 (6): 801–14. https://doi.org/</w:t>
      </w:r>
      <w:hyperlink r:id="rId47">
        <w:r w:rsidRPr="00103545">
          <w:rPr>
            <w:rStyle w:val="Hyperlink"/>
          </w:rPr>
          <w:t>https://doi.org/10.1111/opo.12735</w:t>
        </w:r>
      </w:hyperlink>
      <w:r w:rsidRPr="00103545">
        <w:t>.</w:t>
      </w:r>
    </w:p>
    <w:p w14:paraId="17ACBE24" w14:textId="77777777" w:rsidR="007C0A0D" w:rsidRPr="00103545" w:rsidRDefault="007C0A0D" w:rsidP="007C0A0D">
      <w:pPr>
        <w:pStyle w:val="Literaturverzeichnis"/>
      </w:pPr>
      <w:bookmarkStart w:id="3643" w:name="ref-Biller2024CommunPsychol"/>
      <w:bookmarkEnd w:id="3641"/>
      <w:r w:rsidRPr="00103545">
        <w:lastRenderedPageBreak/>
        <w:t xml:space="preserve">Biller, A. M., P. Balakrishnan, and M. Spitschan. 2024. “Behavioural Determinants of Physiologically-Relevant Light Exposure.” Journal Article. </w:t>
      </w:r>
      <w:r w:rsidRPr="00103545">
        <w:rPr>
          <w:i/>
        </w:rPr>
        <w:t>Commun Psychol</w:t>
      </w:r>
      <w:r w:rsidRPr="00103545">
        <w:t xml:space="preserve"> 2 (1): 114. </w:t>
      </w:r>
      <w:hyperlink r:id="rId48">
        <w:r w:rsidRPr="00103545">
          <w:rPr>
            <w:rStyle w:val="Hyperlink"/>
          </w:rPr>
          <w:t>https://doi.org/10.1038/s44271-024-00159-5</w:t>
        </w:r>
      </w:hyperlink>
      <w:r w:rsidRPr="00103545">
        <w:t>.</w:t>
      </w:r>
    </w:p>
    <w:p w14:paraId="590721ED" w14:textId="77777777" w:rsidR="007C0A0D" w:rsidRPr="00103545" w:rsidRDefault="007C0A0D" w:rsidP="007C0A0D">
      <w:pPr>
        <w:pStyle w:val="Literaturverzeichnis"/>
      </w:pPr>
      <w:bookmarkStart w:id="3644" w:name="ref-Blume2019Somnologie"/>
      <w:bookmarkEnd w:id="3643"/>
      <w:r w:rsidRPr="00103545">
        <w:t xml:space="preserve">Blume, C., C. Garbazza, and M. Spitschan. 2019. “Effects of Light on Human Circadian Rhythms, Sleep and Mood.” Journal Article. </w:t>
      </w:r>
      <w:r w:rsidRPr="00103545">
        <w:rPr>
          <w:i/>
        </w:rPr>
        <w:t>Somnologie (Berl)</w:t>
      </w:r>
      <w:r w:rsidRPr="00103545">
        <w:t xml:space="preserve"> 23 (3): 147–56. </w:t>
      </w:r>
      <w:hyperlink r:id="rId49">
        <w:r w:rsidRPr="00103545">
          <w:rPr>
            <w:rStyle w:val="Hyperlink"/>
          </w:rPr>
          <w:t>https://doi.org/10.1007/s11818-019-00215-x</w:t>
        </w:r>
      </w:hyperlink>
      <w:r w:rsidRPr="00103545">
        <w:t>.</w:t>
      </w:r>
    </w:p>
    <w:p w14:paraId="01AD5971" w14:textId="77777777" w:rsidR="007C0A0D" w:rsidRPr="00103545" w:rsidRDefault="007C0A0D" w:rsidP="007C0A0D">
      <w:pPr>
        <w:pStyle w:val="Literaturverzeichnis"/>
      </w:pPr>
      <w:bookmarkStart w:id="3645" w:name="ref-Brown2022PLoSBiol"/>
      <w:bookmarkEnd w:id="3644"/>
      <w:r w:rsidRPr="00103545">
        <w:t xml:space="preserve">Brown, T. M., G. C. Brainard, C. Cajochen, C. A. Czeisler, J. P. Hanifin, S. W. Lockley, R. J. Lucas, et al. 2022. “Recommendations for Daytime, Evening, and Nighttime Indoor Light Exposure to Best Support Physiology, Sleep, and Wakefulness in Healthy Adults.” Journal Article. </w:t>
      </w:r>
      <w:r w:rsidRPr="00103545">
        <w:rPr>
          <w:i/>
        </w:rPr>
        <w:t>PLoS Biol</w:t>
      </w:r>
      <w:r w:rsidRPr="00103545">
        <w:t xml:space="preserve"> 20 (3): e3001571. </w:t>
      </w:r>
      <w:hyperlink r:id="rId50">
        <w:r w:rsidRPr="00103545">
          <w:rPr>
            <w:rStyle w:val="Hyperlink"/>
          </w:rPr>
          <w:t>https://doi.org/10.1371/journal.pbio.3001571</w:t>
        </w:r>
      </w:hyperlink>
      <w:r w:rsidRPr="00103545">
        <w:t>.</w:t>
      </w:r>
    </w:p>
    <w:p w14:paraId="724CFD71" w14:textId="77777777" w:rsidR="007C0A0D" w:rsidRPr="00C673E9" w:rsidRDefault="007C0A0D" w:rsidP="007C0A0D">
      <w:pPr>
        <w:pStyle w:val="Literaturverzeichnis"/>
        <w:rPr>
          <w:ins w:id="3646" w:author="zusammenlegung" w:date="2025-12-12T19:01:00Z" w16du:dateUtc="2025-12-12T18:01:00Z"/>
          <w:rFonts w:ascii="Arial" w:hAnsi="Arial" w:cs="Arial"/>
        </w:rPr>
      </w:pPr>
      <w:bookmarkStart w:id="3647" w:name="ref-CIE_S026_2018"/>
      <w:bookmarkEnd w:id="3645"/>
      <w:ins w:id="3648" w:author="zusammenlegung" w:date="2025-12-12T19:01:00Z" w16du:dateUtc="2025-12-12T18:01:00Z">
        <w:r w:rsidRPr="00C673E9">
          <w:rPr>
            <w:rFonts w:ascii="Arial" w:hAnsi="Arial" w:cs="Arial"/>
          </w:rPr>
          <w:t xml:space="preserve">“CIE System for Metrology of Optical Radiation for ipRGC-Influenced Responses to Light.” 2018, no. CIE S 026/E:2018. </w:t>
        </w:r>
        <w:r w:rsidRPr="00C673E9">
          <w:rPr>
            <w:rFonts w:ascii="Arial" w:hAnsi="Arial" w:cs="Arial"/>
          </w:rPr>
          <w:fldChar w:fldCharType="begin"/>
        </w:r>
        <w:r w:rsidRPr="00C673E9">
          <w:rPr>
            <w:rFonts w:ascii="Arial" w:hAnsi="Arial" w:cs="Arial"/>
          </w:rPr>
          <w:instrText>HYPERLINK "https://doi.org/10.25039/S026.2018"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https://doi.org/10.25039/S026.2018</w:t>
        </w:r>
        <w:r w:rsidRPr="00C673E9">
          <w:rPr>
            <w:rFonts w:ascii="Arial" w:hAnsi="Arial" w:cs="Arial"/>
          </w:rPr>
          <w:fldChar w:fldCharType="end"/>
        </w:r>
        <w:r w:rsidRPr="00C673E9">
          <w:rPr>
            <w:rFonts w:ascii="Arial" w:hAnsi="Arial" w:cs="Arial"/>
          </w:rPr>
          <w:t>.</w:t>
        </w:r>
      </w:ins>
    </w:p>
    <w:p w14:paraId="0EA3DD81" w14:textId="77777777" w:rsidR="007C0A0D" w:rsidRPr="00103545" w:rsidRDefault="007C0A0D" w:rsidP="007C0A0D">
      <w:pPr>
        <w:pStyle w:val="Literaturverzeichnis"/>
      </w:pPr>
      <w:bookmarkStart w:id="3649" w:name="X83d7604419c0d13cdd8e4dc0337da8a89308dfa"/>
      <w:bookmarkEnd w:id="3647"/>
      <w:r w:rsidRPr="00103545">
        <w:t xml:space="preserve">Dahlmann-Noor, A. H., D. Bokre, M. Khazova, and L. L. A. Price. 2025. “Measuring the Visual Environment of Children and Young People at Risk of Myopia: A Scoping Review.” Journal Article. </w:t>
      </w:r>
      <w:r w:rsidRPr="00103545">
        <w:rPr>
          <w:i/>
        </w:rPr>
        <w:t>Graefes Arch Clin Exp Ophthalmol</w:t>
      </w:r>
      <w:r w:rsidRPr="00103545">
        <w:t xml:space="preserve">. </w:t>
      </w:r>
      <w:hyperlink r:id="rId51">
        <w:r w:rsidRPr="00103545">
          <w:rPr>
            <w:rStyle w:val="Hyperlink"/>
          </w:rPr>
          <w:t>https://doi.org/10.1007/s00417-024-06719-z</w:t>
        </w:r>
      </w:hyperlink>
      <w:r w:rsidRPr="00103545">
        <w:t>.</w:t>
      </w:r>
    </w:p>
    <w:p w14:paraId="3F75553C" w14:textId="77777777" w:rsidR="007C0A0D" w:rsidRPr="00103545" w:rsidRDefault="007C0A0D" w:rsidP="007C0A0D">
      <w:pPr>
        <w:pStyle w:val="Literaturverzeichnis"/>
      </w:pPr>
      <w:bookmarkStart w:id="3650" w:name="ref-Gibaldi2024TranslVisSciTechnol"/>
      <w:bookmarkEnd w:id="3649"/>
      <w:r w:rsidRPr="00103545">
        <w:t xml:space="preserve">Gibaldi, A., E. N. Harb, C. F. Wildsoet, and M. S. Banks. 2024. “A Child-Friendly Wearable Device for Quantifying Environmental Risk Factors for Myopia.” Journal Article. </w:t>
      </w:r>
      <w:r w:rsidRPr="00103545">
        <w:rPr>
          <w:i/>
        </w:rPr>
        <w:t>Transl Vis Sci Technol</w:t>
      </w:r>
      <w:r w:rsidRPr="00103545">
        <w:t xml:space="preserve"> 13 (10): 28. </w:t>
      </w:r>
      <w:hyperlink r:id="rId52">
        <w:r w:rsidRPr="00103545">
          <w:rPr>
            <w:rStyle w:val="Hyperlink"/>
          </w:rPr>
          <w:t>https://doi.org/10.1167/tvst.13.10.28</w:t>
        </w:r>
      </w:hyperlink>
      <w:r w:rsidRPr="00103545">
        <w:t>.</w:t>
      </w:r>
    </w:p>
    <w:p w14:paraId="1353C18E" w14:textId="77777777" w:rsidR="007C0A0D" w:rsidRPr="00C673E9" w:rsidRDefault="007C0A0D" w:rsidP="007C0A0D">
      <w:pPr>
        <w:pStyle w:val="Literaturverzeichnis"/>
        <w:rPr>
          <w:ins w:id="3651" w:author="zusammenlegung" w:date="2025-12-12T19:01:00Z" w16du:dateUtc="2025-12-12T18:01:00Z"/>
          <w:rFonts w:ascii="Arial" w:hAnsi="Arial" w:cs="Arial"/>
        </w:rPr>
      </w:pPr>
      <w:bookmarkStart w:id="3652" w:name="ref-Guidolin2025BehavResMethods"/>
      <w:bookmarkEnd w:id="3650"/>
      <w:ins w:id="3653" w:author="zusammenlegung" w:date="2025-12-12T19:01:00Z" w16du:dateUtc="2025-12-12T18:01:00Z">
        <w:r w:rsidRPr="00C673E9">
          <w:rPr>
            <w:rFonts w:ascii="Arial" w:hAnsi="Arial" w:cs="Arial"/>
          </w:rPr>
          <w:t xml:space="preserve">Guidolin, Carolina, Johannes Zauner, Steffen Lutz Hartmeyer, and Manuel Spitschan. 2024. “Collecting, Detecting and Handling Non-Wear Intervals in </w:t>
        </w:r>
        <w:r w:rsidRPr="00C673E9">
          <w:rPr>
            <w:rFonts w:ascii="Arial" w:hAnsi="Arial" w:cs="Arial"/>
          </w:rPr>
          <w:lastRenderedPageBreak/>
          <w:t xml:space="preserve">Longitudinal Light Exposure Data.” </w:t>
        </w:r>
        <w:r w:rsidRPr="00C673E9">
          <w:rPr>
            <w:rFonts w:ascii="Arial" w:hAnsi="Arial" w:cs="Arial"/>
            <w:i/>
            <w:iCs/>
          </w:rPr>
          <w:t>bioRxiv</w:t>
        </w:r>
        <w:r w:rsidRPr="00C673E9">
          <w:rPr>
            <w:rFonts w:ascii="Arial" w:hAnsi="Arial" w:cs="Arial"/>
          </w:rPr>
          <w:t xml:space="preserve">. </w:t>
        </w:r>
        <w:r w:rsidRPr="00C673E9">
          <w:rPr>
            <w:rFonts w:ascii="Arial" w:hAnsi="Arial" w:cs="Arial"/>
          </w:rPr>
          <w:fldChar w:fldCharType="begin"/>
        </w:r>
        <w:r w:rsidRPr="00C673E9">
          <w:rPr>
            <w:rFonts w:ascii="Arial" w:hAnsi="Arial" w:cs="Arial"/>
          </w:rPr>
          <w:instrText>HYPERLINK "https://doi.org/10.1101/2024.12.23.627604"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https://doi.org/10.1101/2024.12.23.627604</w:t>
        </w:r>
        <w:r w:rsidRPr="00C673E9">
          <w:rPr>
            <w:rFonts w:ascii="Arial" w:hAnsi="Arial" w:cs="Arial"/>
          </w:rPr>
          <w:fldChar w:fldCharType="end"/>
        </w:r>
        <w:r w:rsidRPr="00C673E9">
          <w:rPr>
            <w:rFonts w:ascii="Arial" w:hAnsi="Arial" w:cs="Arial"/>
          </w:rPr>
          <w:t>.</w:t>
        </w:r>
      </w:ins>
    </w:p>
    <w:p w14:paraId="0F352780" w14:textId="77777777" w:rsidR="007C0A0D" w:rsidRPr="00103545" w:rsidRDefault="007C0A0D" w:rsidP="007C0A0D">
      <w:pPr>
        <w:pStyle w:val="Literaturverzeichnis"/>
      </w:pPr>
      <w:bookmarkStart w:id="3654" w:name="ref-Hartmeyer2023LightResTechnol"/>
      <w:bookmarkEnd w:id="3652"/>
      <w:r w:rsidRPr="00103545">
        <w:t xml:space="preserve">Hartmeyer, S. L., and M. Andersen. 2023. “Towards a Framework for Light-Dosimetry Studies: Quantification Metrics.” Journal Article. </w:t>
      </w:r>
      <w:r w:rsidRPr="00103545">
        <w:rPr>
          <w:i/>
        </w:rPr>
        <w:t>Lighting Research &amp; Technology</w:t>
      </w:r>
      <w:r w:rsidRPr="00103545">
        <w:t xml:space="preserve"> 56 (4): 337–65. </w:t>
      </w:r>
      <w:hyperlink r:id="rId53">
        <w:r w:rsidRPr="00103545">
          <w:rPr>
            <w:rStyle w:val="Hyperlink"/>
          </w:rPr>
          <w:t>https://doi.org/10.1177/14771535231170500</w:t>
        </w:r>
      </w:hyperlink>
      <w:r w:rsidRPr="00103545">
        <w:t>.</w:t>
      </w:r>
    </w:p>
    <w:p w14:paraId="053914D9" w14:textId="77777777" w:rsidR="007C0A0D" w:rsidRPr="00103545" w:rsidRDefault="007C0A0D" w:rsidP="007C0A0D">
      <w:pPr>
        <w:pStyle w:val="Literaturverzeichnis"/>
      </w:pPr>
      <w:bookmarkStart w:id="3655" w:name="ref-Hartmeyer2022LightResTechnol"/>
      <w:bookmarkEnd w:id="3654"/>
      <w:r w:rsidRPr="00103545">
        <w:t xml:space="preserve">Hartmeyer, S. L., F. S. Webler, and M. Andersen. 2022. “Towards a Framework for Light-Dosimetry Studies: Methodological Considerations.” Journal Article. </w:t>
      </w:r>
      <w:r w:rsidRPr="00103545">
        <w:rPr>
          <w:i/>
        </w:rPr>
        <w:t>Lighting Research &amp; Technology</w:t>
      </w:r>
      <w:r w:rsidRPr="00103545">
        <w:t xml:space="preserve"> 55 (4-5): 377–99. </w:t>
      </w:r>
      <w:hyperlink r:id="rId54">
        <w:r w:rsidRPr="00103545">
          <w:rPr>
            <w:rStyle w:val="Hyperlink"/>
          </w:rPr>
          <w:t>https://doi.org/10.1177/14771535221103258</w:t>
        </w:r>
      </w:hyperlink>
      <w:r w:rsidRPr="00103545">
        <w:t>.</w:t>
      </w:r>
    </w:p>
    <w:p w14:paraId="79E176E9" w14:textId="77777777" w:rsidR="007C0A0D" w:rsidRPr="00103545" w:rsidRDefault="007C0A0D" w:rsidP="007C0A0D">
      <w:pPr>
        <w:pStyle w:val="Literaturverzeichnis"/>
      </w:pPr>
      <w:bookmarkStart w:id="3656" w:name="ref-Honekopp2023ClinOphthalmol"/>
      <w:bookmarkEnd w:id="3655"/>
      <w:r w:rsidRPr="00103545">
        <w:t xml:space="preserve">Hönekopp, A., and S. Weigelt. 2023. “Using Light Meters to Investigate the Light-Myopia Association - a Literature Review of Devices and Research Methods.” Journal Article. </w:t>
      </w:r>
      <w:r w:rsidRPr="00103545">
        <w:rPr>
          <w:i/>
        </w:rPr>
        <w:t>Clin Ophthalmol</w:t>
      </w:r>
      <w:r w:rsidRPr="00103545">
        <w:t xml:space="preserve"> 17: 2737–60. </w:t>
      </w:r>
      <w:hyperlink r:id="rId55">
        <w:r w:rsidRPr="00103545">
          <w:rPr>
            <w:rStyle w:val="Hyperlink"/>
          </w:rPr>
          <w:t>https://doi.org/10.2147/OPTH.S420631</w:t>
        </w:r>
      </w:hyperlink>
      <w:r w:rsidRPr="00103545">
        <w:t>.</w:t>
      </w:r>
    </w:p>
    <w:p w14:paraId="599BBDAE" w14:textId="77777777" w:rsidR="007C0A0D" w:rsidRPr="00103545" w:rsidRDefault="007C0A0D" w:rsidP="007C0A0D">
      <w:pPr>
        <w:pStyle w:val="Literaturverzeichnis"/>
      </w:pPr>
      <w:bookmarkStart w:id="3657" w:name="ref-Mohamed2021OptExpress"/>
      <w:bookmarkEnd w:id="3656"/>
      <w:r w:rsidRPr="00103545">
        <w:t xml:space="preserve">Mohamed, A., V. Kalavally, S. W. Cain, A. J. K. Phillips, E. M. McGlashan, and C. P. Tan. 2021. “Wearable Light Spectral Sensor Optimized for Measuring Daily Alpha-Opic Light Exposure.” Journal Article. </w:t>
      </w:r>
      <w:r w:rsidRPr="00103545">
        <w:rPr>
          <w:i/>
        </w:rPr>
        <w:t>Opt Express</w:t>
      </w:r>
      <w:r w:rsidRPr="00103545">
        <w:t xml:space="preserve"> 29 (17): 27612–27. </w:t>
      </w:r>
      <w:hyperlink r:id="rId56">
        <w:r w:rsidRPr="00103545">
          <w:rPr>
            <w:rStyle w:val="Hyperlink"/>
          </w:rPr>
          <w:t>https://doi.org/10.1364/OE.431373</w:t>
        </w:r>
      </w:hyperlink>
      <w:r w:rsidRPr="00103545">
        <w:t>.</w:t>
      </w:r>
    </w:p>
    <w:p w14:paraId="46C8B1C6" w14:textId="77777777" w:rsidR="007C0A0D" w:rsidRPr="00C673E9" w:rsidRDefault="007C0A0D" w:rsidP="007C0A0D">
      <w:pPr>
        <w:pStyle w:val="Literaturverzeichnis"/>
        <w:rPr>
          <w:ins w:id="3658" w:author="zusammenlegung" w:date="2025-12-12T19:01:00Z" w16du:dateUtc="2025-12-12T18:01:00Z"/>
          <w:rFonts w:ascii="Arial" w:hAnsi="Arial" w:cs="Arial"/>
        </w:rPr>
      </w:pPr>
      <w:bookmarkStart w:id="3659" w:name="ref-murukesu2025ADID"/>
      <w:bookmarkEnd w:id="3657"/>
      <w:ins w:id="3660" w:author="zusammenlegung" w:date="2025-12-12T19:01:00Z" w16du:dateUtc="2025-12-12T18:01:00Z">
        <w:r w:rsidRPr="00C673E9">
          <w:rPr>
            <w:rFonts w:ascii="Arial" w:hAnsi="Arial" w:cs="Arial"/>
          </w:rPr>
          <w:t xml:space="preserve">Murukesu, Resshaya Roobini, Johannes Zauner, and Manuel Spitschan. 2025. “A Day in Daylight,” November. </w:t>
        </w:r>
        <w:r w:rsidRPr="00C673E9">
          <w:rPr>
            <w:rFonts w:ascii="Arial" w:hAnsi="Arial" w:cs="Arial"/>
          </w:rPr>
          <w:fldChar w:fldCharType="begin"/>
        </w:r>
        <w:r w:rsidRPr="00C673E9">
          <w:rPr>
            <w:rFonts w:ascii="Arial" w:hAnsi="Arial" w:cs="Arial"/>
          </w:rPr>
          <w:instrText>HYPERLINK "https://doi.org/10.5281/zenodo.17513996"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https://doi.org/10.5281/zenodo.17513996</w:t>
        </w:r>
        <w:r w:rsidRPr="00C673E9">
          <w:rPr>
            <w:rFonts w:ascii="Arial" w:hAnsi="Arial" w:cs="Arial"/>
          </w:rPr>
          <w:fldChar w:fldCharType="end"/>
        </w:r>
        <w:r w:rsidRPr="00C673E9">
          <w:rPr>
            <w:rFonts w:ascii="Arial" w:hAnsi="Arial" w:cs="Arial"/>
          </w:rPr>
          <w:t>.</w:t>
        </w:r>
      </w:ins>
    </w:p>
    <w:p w14:paraId="1C58D28C" w14:textId="77777777" w:rsidR="007C0A0D" w:rsidRPr="00103545" w:rsidRDefault="007C0A0D" w:rsidP="007C0A0D">
      <w:pPr>
        <w:pStyle w:val="Literaturverzeichnis"/>
      </w:pPr>
      <w:bookmarkStart w:id="3661" w:name="ref-Okudaira1983AmJPhysiol"/>
      <w:bookmarkEnd w:id="3659"/>
      <w:r w:rsidRPr="00103545">
        <w:t xml:space="preserve">Okudaira, N., D. F. Kripke, and J. B. Webster. 1983. “Naturalistic Studies of Human Light Exposure.” Journal Article. </w:t>
      </w:r>
      <w:r w:rsidRPr="00103545">
        <w:rPr>
          <w:i/>
        </w:rPr>
        <w:t>Am J Physiol</w:t>
      </w:r>
      <w:r w:rsidRPr="00103545">
        <w:t xml:space="preserve"> 245 (4): R613–5. </w:t>
      </w:r>
      <w:hyperlink r:id="rId57">
        <w:r w:rsidRPr="00103545">
          <w:rPr>
            <w:rStyle w:val="Hyperlink"/>
          </w:rPr>
          <w:t>https://doi.org/10.1152/ajpregu.1983.245.4.R613</w:t>
        </w:r>
      </w:hyperlink>
      <w:r w:rsidRPr="00103545">
        <w:t>.</w:t>
      </w:r>
    </w:p>
    <w:p w14:paraId="169201A1" w14:textId="77777777" w:rsidR="007C0A0D" w:rsidRPr="00C673E9" w:rsidRDefault="007C0A0D" w:rsidP="007C0A0D">
      <w:pPr>
        <w:pStyle w:val="Literaturverzeichnis"/>
        <w:rPr>
          <w:ins w:id="3662" w:author="zusammenlegung" w:date="2025-12-12T19:01:00Z" w16du:dateUtc="2025-12-12T18:01:00Z"/>
          <w:rFonts w:ascii="Arial" w:hAnsi="Arial" w:cs="Arial"/>
        </w:rPr>
      </w:pPr>
      <w:bookmarkStart w:id="3663" w:name="ref-pattersongentile2025"/>
      <w:bookmarkEnd w:id="3661"/>
      <w:ins w:id="3664" w:author="zusammenlegung" w:date="2025-12-12T19:01:00Z" w16du:dateUtc="2025-12-12T18:01:00Z">
        <w:r w:rsidRPr="00C673E9">
          <w:rPr>
            <w:rFonts w:ascii="Arial" w:hAnsi="Arial" w:cs="Arial"/>
          </w:rPr>
          <w:lastRenderedPageBreak/>
          <w:t xml:space="preserve">Patterson Gentile, Carlyn, Ryan Shah, Blanca Marquez De Prado, Nichelle Raj, Christina L. Szperka, Andrew D. Hershey, and Geoffrey K. Aguirre. 2025. “Daily Light Exposure Habits of Youth with Migraine: A Prospective Exploratory Study.” </w:t>
        </w:r>
        <w:r w:rsidRPr="00C673E9">
          <w:rPr>
            <w:rFonts w:ascii="Arial" w:hAnsi="Arial" w:cs="Arial"/>
            <w:i/>
            <w:iCs/>
          </w:rPr>
          <w:t>Npj Biological Timing and Sleep</w:t>
        </w:r>
        <w:r w:rsidRPr="00C673E9">
          <w:rPr>
            <w:rFonts w:ascii="Arial" w:hAnsi="Arial" w:cs="Arial"/>
          </w:rPr>
          <w:t xml:space="preserve"> 2 (1). </w:t>
        </w:r>
        <w:r w:rsidRPr="00C673E9">
          <w:rPr>
            <w:rFonts w:ascii="Arial" w:hAnsi="Arial" w:cs="Arial"/>
          </w:rPr>
          <w:fldChar w:fldCharType="begin"/>
        </w:r>
        <w:r w:rsidRPr="00C673E9">
          <w:rPr>
            <w:rFonts w:ascii="Arial" w:hAnsi="Arial" w:cs="Arial"/>
          </w:rPr>
          <w:instrText>HYPERLINK "https://doi.org/10.1038/s44323-025-00056-y"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https://doi.org/10.1038/s44323-025-00056-y</w:t>
        </w:r>
        <w:r w:rsidRPr="00C673E9">
          <w:rPr>
            <w:rFonts w:ascii="Arial" w:hAnsi="Arial" w:cs="Arial"/>
          </w:rPr>
          <w:fldChar w:fldCharType="end"/>
        </w:r>
        <w:r w:rsidRPr="00C673E9">
          <w:rPr>
            <w:rFonts w:ascii="Arial" w:hAnsi="Arial" w:cs="Arial"/>
          </w:rPr>
          <w:t>.</w:t>
        </w:r>
      </w:ins>
    </w:p>
    <w:p w14:paraId="7A553CE0" w14:textId="77777777" w:rsidR="007C0A0D" w:rsidRPr="00103545" w:rsidRDefault="007C0A0D" w:rsidP="007C0A0D">
      <w:pPr>
        <w:pStyle w:val="Literaturverzeichnis"/>
      </w:pPr>
      <w:bookmarkStart w:id="3665" w:name="ref-Sah2025OphtalmicPhysiolOpt"/>
      <w:bookmarkEnd w:id="3663"/>
      <w:r w:rsidRPr="00103545">
        <w:t xml:space="preserve">Sah, Raman Prasad, Pavan Kalyan Narra, and Lisa A. Ostrin. 2025. “A Novel Wearable Sensor for Objective Measurement of Distance and Illumination.” </w:t>
      </w:r>
      <w:r w:rsidRPr="00103545">
        <w:rPr>
          <w:i/>
        </w:rPr>
        <w:t>Ophthalmic and Physiological Optics</w:t>
      </w:r>
      <w:r w:rsidRPr="00103545">
        <w:t xml:space="preserve"> 00 (n/a): 1–13. https://doi.org/</w:t>
      </w:r>
      <w:hyperlink r:id="rId58">
        <w:r w:rsidRPr="00103545">
          <w:rPr>
            <w:rStyle w:val="Hyperlink"/>
          </w:rPr>
          <w:t>https://doi.org/10.1111/opo.13523</w:t>
        </w:r>
      </w:hyperlink>
      <w:r w:rsidRPr="00103545">
        <w:t>.</w:t>
      </w:r>
    </w:p>
    <w:p w14:paraId="330D50D7" w14:textId="77777777" w:rsidR="007C0A0D" w:rsidRPr="00103545" w:rsidRDefault="007C0A0D" w:rsidP="007C0A0D">
      <w:pPr>
        <w:pStyle w:val="Literaturverzeichnis"/>
      </w:pPr>
      <w:bookmarkStart w:id="3666" w:name="ref-Sullivan2024"/>
      <w:bookmarkEnd w:id="3665"/>
      <w:r w:rsidRPr="00103545">
        <w:t xml:space="preserve">Sullivan, David, Aaron Nicholls, George Hatoun, Samuel Thompson, Cory Schwarzmiller, Fathollah Memarzanjany, Alyssa Gunderson, et al. 2024. “The Visual Experience Evaluation Tool: A Myopia Research Instrument for Quantifying Visual Experience.” </w:t>
      </w:r>
      <w:r w:rsidRPr="00103545">
        <w:rPr>
          <w:i/>
        </w:rPr>
        <w:t>bioRxiv</w:t>
      </w:r>
      <w:r w:rsidRPr="00103545">
        <w:t xml:space="preserve">. </w:t>
      </w:r>
      <w:hyperlink r:id="rId59">
        <w:r w:rsidRPr="00103545">
          <w:rPr>
            <w:rStyle w:val="Hyperlink"/>
          </w:rPr>
          <w:t>https://doi.org/10.1101/2024.09.20.614212</w:t>
        </w:r>
      </w:hyperlink>
      <w:r w:rsidRPr="00103545">
        <w:t>.</w:t>
      </w:r>
    </w:p>
    <w:p w14:paraId="20E31E80" w14:textId="77777777" w:rsidR="007C0A0D" w:rsidRPr="00C673E9" w:rsidRDefault="007C0A0D" w:rsidP="007C0A0D">
      <w:pPr>
        <w:pStyle w:val="Literaturverzeichnis"/>
        <w:rPr>
          <w:ins w:id="3667" w:author="zusammenlegung" w:date="2025-12-12T19:01:00Z" w16du:dateUtc="2025-12-12T18:01:00Z"/>
          <w:rFonts w:ascii="Arial" w:hAnsi="Arial" w:cs="Arial"/>
        </w:rPr>
      </w:pPr>
      <w:bookmarkStart w:id="3668" w:name="ref-tabandeh2025"/>
      <w:bookmarkEnd w:id="3666"/>
      <w:ins w:id="3669" w:author="zusammenlegung" w:date="2025-12-12T19:01:00Z" w16du:dateUtc="2025-12-12T18:01:00Z">
        <w:r w:rsidRPr="00C673E9">
          <w:rPr>
            <w:rFonts w:ascii="Arial" w:hAnsi="Arial" w:cs="Arial"/>
          </w:rPr>
          <w:t xml:space="preserve">Tabandeh, Niloufar, and Manuel Spitschan. 2025. “Photoreceptor-Specific Scene Statistics Reveal Melanopic Structure in Natural Environments,” November. </w:t>
        </w:r>
        <w:r w:rsidRPr="00C673E9">
          <w:rPr>
            <w:rFonts w:ascii="Arial" w:hAnsi="Arial" w:cs="Arial"/>
          </w:rPr>
          <w:fldChar w:fldCharType="begin"/>
        </w:r>
        <w:r w:rsidRPr="00C673E9">
          <w:rPr>
            <w:rFonts w:ascii="Arial" w:hAnsi="Arial" w:cs="Arial"/>
          </w:rPr>
          <w:instrText>HYPERLINK "http://dx.doi.org/10.1101/2025.11.10.687567"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http://dx.doi.org/10.1101/2025.11.10.687567</w:t>
        </w:r>
        <w:r w:rsidRPr="00C673E9">
          <w:rPr>
            <w:rFonts w:ascii="Arial" w:hAnsi="Arial" w:cs="Arial"/>
          </w:rPr>
          <w:fldChar w:fldCharType="end"/>
        </w:r>
        <w:r w:rsidRPr="00C673E9">
          <w:rPr>
            <w:rFonts w:ascii="Arial" w:hAnsi="Arial" w:cs="Arial"/>
          </w:rPr>
          <w:t>.</w:t>
        </w:r>
      </w:ins>
    </w:p>
    <w:p w14:paraId="4415D889" w14:textId="77777777" w:rsidR="007C0A0D" w:rsidRPr="00C673E9" w:rsidRDefault="007C0A0D" w:rsidP="007C0A0D">
      <w:pPr>
        <w:pStyle w:val="Literaturverzeichnis"/>
        <w:rPr>
          <w:ins w:id="3670" w:author="zusammenlegung" w:date="2025-12-12T19:01:00Z" w16du:dateUtc="2025-12-12T18:01:00Z"/>
          <w:rFonts w:ascii="Arial" w:hAnsi="Arial" w:cs="Arial"/>
        </w:rPr>
      </w:pPr>
      <w:bookmarkStart w:id="3671" w:name="ref-vanDuijnhoven2025BuildEnviron"/>
      <w:bookmarkEnd w:id="3668"/>
      <w:ins w:id="3672" w:author="zusammenlegung" w:date="2025-12-12T19:01:00Z" w16du:dateUtc="2025-12-12T18:01:00Z">
        <w:r w:rsidRPr="00C673E9">
          <w:rPr>
            <w:rFonts w:ascii="Arial" w:hAnsi="Arial" w:cs="Arial"/>
          </w:rPr>
          <w:t xml:space="preserve">van Duijnhoven, J., S. L. Hartmeyer, A. Didikoglu, O. Stefani, K. W. Houser, V. Kalavally, and M. Spitschan. 2025. “Measuring Light Exposure in Daily Life: A Review of Wearable Light Loggers.” Journal Article. </w:t>
        </w:r>
        <w:r w:rsidRPr="00C673E9">
          <w:rPr>
            <w:rFonts w:ascii="Arial" w:hAnsi="Arial" w:cs="Arial"/>
            <w:i/>
            <w:iCs/>
          </w:rPr>
          <w:t>Build Environ</w:t>
        </w:r>
        <w:r w:rsidRPr="00C673E9">
          <w:rPr>
            <w:rFonts w:ascii="Arial" w:hAnsi="Arial" w:cs="Arial"/>
          </w:rPr>
          <w:t xml:space="preserve"> 274. </w:t>
        </w:r>
        <w:r w:rsidRPr="00C673E9">
          <w:rPr>
            <w:rFonts w:ascii="Arial" w:hAnsi="Arial" w:cs="Arial"/>
          </w:rPr>
          <w:fldChar w:fldCharType="begin"/>
        </w:r>
        <w:r w:rsidRPr="00C673E9">
          <w:rPr>
            <w:rFonts w:ascii="Arial" w:hAnsi="Arial" w:cs="Arial"/>
          </w:rPr>
          <w:instrText>HYPERLINK "https://doi.org/10.1016/j.buildenv.2025.112771"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https://doi.org/10.1016/j.buildenv.2025.112771</w:t>
        </w:r>
        <w:r w:rsidRPr="00C673E9">
          <w:rPr>
            <w:rFonts w:ascii="Arial" w:hAnsi="Arial" w:cs="Arial"/>
          </w:rPr>
          <w:fldChar w:fldCharType="end"/>
        </w:r>
        <w:r w:rsidRPr="00C673E9">
          <w:rPr>
            <w:rFonts w:ascii="Arial" w:hAnsi="Arial" w:cs="Arial"/>
          </w:rPr>
          <w:t>.</w:t>
        </w:r>
      </w:ins>
    </w:p>
    <w:p w14:paraId="1520D6EA" w14:textId="77777777" w:rsidR="007C0A0D" w:rsidRPr="00103545" w:rsidRDefault="007C0A0D" w:rsidP="007C0A0D">
      <w:pPr>
        <w:pStyle w:val="Literaturverzeichnis"/>
      </w:pPr>
      <w:bookmarkStart w:id="3673" w:name="ref-Webler2019CurrOpinBehavSci"/>
      <w:bookmarkEnd w:id="3671"/>
      <w:r w:rsidRPr="00103545">
        <w:t xml:space="preserve">Webler, F. S., M. Spitschan, R. G. Foster, M. Andersen, and S. N. Peirson. 2019. “What Is the ’Spectral Diet’ of Humans?” Journal Article. </w:t>
      </w:r>
      <w:r w:rsidRPr="00103545">
        <w:rPr>
          <w:i/>
        </w:rPr>
        <w:t>Curr Opin Behav Sci</w:t>
      </w:r>
      <w:r w:rsidRPr="00103545">
        <w:t xml:space="preserve"> 30: 80–86. </w:t>
      </w:r>
      <w:hyperlink r:id="rId60">
        <w:r w:rsidRPr="00103545">
          <w:rPr>
            <w:rStyle w:val="Hyperlink"/>
          </w:rPr>
          <w:t>https://doi.org/10.1016/j.cobeha.2019.06.006</w:t>
        </w:r>
      </w:hyperlink>
      <w:r w:rsidRPr="00103545">
        <w:t>.</w:t>
      </w:r>
    </w:p>
    <w:p w14:paraId="27E18C00" w14:textId="77777777" w:rsidR="007C0A0D" w:rsidRPr="00103545" w:rsidRDefault="007C0A0D" w:rsidP="007C0A0D">
      <w:pPr>
        <w:pStyle w:val="Literaturverzeichnis"/>
      </w:pPr>
      <w:bookmarkStart w:id="3674" w:name="ref-Wen2020bjophthalmol"/>
      <w:bookmarkEnd w:id="3673"/>
      <w:r w:rsidRPr="00103545">
        <w:lastRenderedPageBreak/>
        <w:t xml:space="preserve">Wen, Longbo, Yingpin Cao, Qian Cheng, Xiaoning Li, Lun Pan, Lei Li, HaoGang Zhu, Weizhong Lan, and Zhikuan Yang. 2020. “Objectively Measured Near Work, Outdoor Exposure and Myopia in Children.” </w:t>
      </w:r>
      <w:r w:rsidRPr="00103545">
        <w:rPr>
          <w:i/>
        </w:rPr>
        <w:t>British Journal of Ophthalmology</w:t>
      </w:r>
      <w:r w:rsidRPr="00103545">
        <w:t xml:space="preserve"> 104 (11): 1542–47. </w:t>
      </w:r>
      <w:hyperlink r:id="rId61">
        <w:r w:rsidRPr="00103545">
          <w:rPr>
            <w:rStyle w:val="Hyperlink"/>
          </w:rPr>
          <w:t>https://doi.org/10.1136/bjophthalmol-2019-315258</w:t>
        </w:r>
      </w:hyperlink>
      <w:r w:rsidRPr="00103545">
        <w:t>.</w:t>
      </w:r>
    </w:p>
    <w:p w14:paraId="12C4B04C" w14:textId="77777777" w:rsidR="007C0A0D" w:rsidRPr="00103545" w:rsidRDefault="007C0A0D" w:rsidP="007C0A0D">
      <w:pPr>
        <w:pStyle w:val="Literaturverzeichnis"/>
      </w:pPr>
      <w:bookmarkStart w:id="3675" w:name="ref-Wen2021ActaOphtalmol"/>
      <w:bookmarkEnd w:id="3674"/>
      <w:r w:rsidRPr="00103545">
        <w:t xml:space="preserve">Wen, Longbo, Qian Cheng, Yingpin Cao, Xiaoning Li, Lun Pan, Lei Li, Haogang Zhu, Ian Mogran, Weizhong Lan, and Zhikuan Yang. 2021. “The Clouclip, a Wearable Device for Measuring Near-Work and Outdoor Time: Validation and Comparison of Objective Measures with Questionnaire Estimates.” </w:t>
      </w:r>
      <w:r w:rsidRPr="00103545">
        <w:rPr>
          <w:i/>
        </w:rPr>
        <w:t>Acta Ophthalmologica</w:t>
      </w:r>
      <w:r w:rsidRPr="00103545">
        <w:t xml:space="preserve"> 99 (7): e1222–35. https://doi.org/</w:t>
      </w:r>
      <w:hyperlink r:id="rId62">
        <w:r w:rsidRPr="00103545">
          <w:rPr>
            <w:rStyle w:val="Hyperlink"/>
          </w:rPr>
          <w:t>https://doi.org/10.1111/aos.14785</w:t>
        </w:r>
      </w:hyperlink>
      <w:r w:rsidRPr="00103545">
        <w:t>.</w:t>
      </w:r>
    </w:p>
    <w:p w14:paraId="1EAC145A" w14:textId="77777777" w:rsidR="007C0A0D" w:rsidRPr="00103545" w:rsidRDefault="007C0A0D" w:rsidP="007C0A0D">
      <w:pPr>
        <w:pStyle w:val="Literaturverzeichnis"/>
      </w:pPr>
      <w:bookmarkStart w:id="3676" w:name="ref-Wen2019TransVisSciTech"/>
      <w:bookmarkEnd w:id="3675"/>
      <w:r w:rsidRPr="00103545">
        <w:t xml:space="preserve">Wen, Longbo, Qian Cheng, Weizhong Lan, Yingpin Cao, Xiaoning Li, Yiqiu Lu, Zhenghua Lin, Lun Pan, Haogang Zhu, and Zhikuan Yang. 2019. “An Objective Comparison of Light Intensity and Near-Visual Tasks Between Rural and Urban School Children in China by a Wearable Device Clouclip.” </w:t>
      </w:r>
      <w:r w:rsidRPr="00103545">
        <w:rPr>
          <w:i/>
        </w:rPr>
        <w:t>Translational Vision Science &amp; Technology</w:t>
      </w:r>
      <w:r w:rsidRPr="00103545">
        <w:t xml:space="preserve"> 8 (6): 15–15. </w:t>
      </w:r>
      <w:hyperlink r:id="rId63">
        <w:r w:rsidRPr="00103545">
          <w:rPr>
            <w:rStyle w:val="Hyperlink"/>
          </w:rPr>
          <w:t>https://doi.org/10.1167/tvst.8.6.15</w:t>
        </w:r>
      </w:hyperlink>
      <w:r w:rsidRPr="00103545">
        <w:t>.</w:t>
      </w:r>
    </w:p>
    <w:p w14:paraId="4A9571C6" w14:textId="77777777" w:rsidR="007C0A0D" w:rsidRPr="00103545" w:rsidRDefault="007C0A0D" w:rsidP="007C0A0D">
      <w:pPr>
        <w:pStyle w:val="Literaturverzeichnis"/>
      </w:pPr>
      <w:bookmarkStart w:id="3677" w:name="ref-Williams2019Scientificreports"/>
      <w:bookmarkEnd w:id="3676"/>
      <w:r w:rsidRPr="00103545">
        <w:t xml:space="preserve">Williams, Rachel, Suyash Bakshi, Edwin J Ostrin, and Lisa A Ostrin. 2019. “Continuous Objective Assessment of Near Work.” </w:t>
      </w:r>
      <w:r w:rsidRPr="00103545">
        <w:rPr>
          <w:i/>
        </w:rPr>
        <w:t>Scientific Reports</w:t>
      </w:r>
      <w:r w:rsidRPr="00103545">
        <w:t xml:space="preserve"> 9 (1): 6901.</w:t>
      </w:r>
    </w:p>
    <w:p w14:paraId="623A91CB" w14:textId="291182E7" w:rsidR="007C0A0D" w:rsidRPr="00103545" w:rsidRDefault="007C0A0D" w:rsidP="007C0A0D">
      <w:pPr>
        <w:pStyle w:val="Literaturverzeichnis"/>
      </w:pPr>
      <w:bookmarkStart w:id="3678" w:name="ref-ZaunerEtAl2025JBR"/>
      <w:bookmarkEnd w:id="3677"/>
      <w:r w:rsidRPr="00103545">
        <w:t>Zauner, J., C. Guidolin, and M. Spitschan.</w:t>
      </w:r>
      <w:ins w:id="3679" w:author="Johannes Zauner" w:date="2025-12-13T05:46:00Z" w16du:dateUtc="2025-12-13T04:46:00Z">
        <w:r w:rsidR="007B0A27">
          <w:t xml:space="preserve"> 2025.</w:t>
        </w:r>
      </w:ins>
      <w:r w:rsidRPr="00103545">
        <w:t xml:space="preserve"> “How to Deal with Darkness: Modeling and Visualization of Zero-Inflated Personal Light Exposure Data on a Logarithmic Scale.” </w:t>
      </w:r>
      <w:r w:rsidRPr="00103545">
        <w:rPr>
          <w:i/>
        </w:rPr>
        <w:t>Journal of Biological Rhythms</w:t>
      </w:r>
      <w:r w:rsidRPr="00103545">
        <w:t xml:space="preserve"> 0 (0): 07487304251336624. </w:t>
      </w:r>
      <w:hyperlink r:id="rId64">
        <w:r w:rsidRPr="00103545">
          <w:rPr>
            <w:rStyle w:val="Hyperlink"/>
          </w:rPr>
          <w:t>https://doi.org/10.1177/07487304251336624</w:t>
        </w:r>
      </w:hyperlink>
      <w:r w:rsidRPr="00103545">
        <w:t>.</w:t>
      </w:r>
    </w:p>
    <w:p w14:paraId="7BF802EB" w14:textId="77777777" w:rsidR="007C0A0D" w:rsidRPr="00103545" w:rsidRDefault="007C0A0D" w:rsidP="007C0A0D">
      <w:pPr>
        <w:pStyle w:val="Literaturverzeichnis"/>
      </w:pPr>
      <w:bookmarkStart w:id="3680" w:name="ref-Zauner2025JOpenSourceSoftw"/>
      <w:bookmarkEnd w:id="3678"/>
      <w:r w:rsidRPr="00103545">
        <w:lastRenderedPageBreak/>
        <w:t xml:space="preserve">Zauner, J., S. Hartmeyer, and M. Spitschan. 2025. “LightLogR: Reproducible Analysis of Personal Light Exposure Data.” Journal Article. </w:t>
      </w:r>
      <w:r w:rsidRPr="00103545">
        <w:rPr>
          <w:i/>
        </w:rPr>
        <w:t>J Open Source Softw</w:t>
      </w:r>
      <w:r w:rsidRPr="00103545">
        <w:t xml:space="preserve"> 10 (107): 7601. </w:t>
      </w:r>
      <w:hyperlink r:id="rId65">
        <w:r w:rsidRPr="00103545">
          <w:rPr>
            <w:rStyle w:val="Hyperlink"/>
          </w:rPr>
          <w:t>https://doi.org/10.21105/joss.07601</w:t>
        </w:r>
      </w:hyperlink>
      <w:r w:rsidRPr="00103545">
        <w:t>.</w:t>
      </w:r>
    </w:p>
    <w:p w14:paraId="7494D9F8" w14:textId="40C46829" w:rsidR="007C0A0D" w:rsidRPr="00C673E9" w:rsidRDefault="007C0A0D" w:rsidP="007C0A0D">
      <w:pPr>
        <w:pStyle w:val="Literaturverzeichnis"/>
        <w:rPr>
          <w:ins w:id="3681" w:author="zusammenlegung" w:date="2025-12-12T19:01:00Z" w16du:dateUtc="2025-12-12T18:01:00Z"/>
          <w:rFonts w:ascii="Arial" w:hAnsi="Arial" w:cs="Arial"/>
        </w:rPr>
      </w:pPr>
      <w:bookmarkStart w:id="3682" w:name="ref-Zauner2025LightResTech"/>
      <w:bookmarkEnd w:id="3680"/>
      <w:ins w:id="3683" w:author="zusammenlegung" w:date="2025-12-12T19:01:00Z" w16du:dateUtc="2025-12-12T18:01:00Z">
        <w:r w:rsidRPr="00C673E9">
          <w:rPr>
            <w:rFonts w:ascii="Arial" w:hAnsi="Arial" w:cs="Arial"/>
          </w:rPr>
          <w:t>Zauner, Johannes, Oliver Stefani, Anna M. Biller, Carolina Guidolin, and Manuel Spitschan. 2025</w:t>
        </w:r>
      </w:ins>
      <w:ins w:id="3684" w:author="Johannes Zauner" w:date="2025-12-13T05:45:00Z" w16du:dateUtc="2025-12-13T04:45:00Z">
        <w:r w:rsidR="007B0A27">
          <w:rPr>
            <w:rFonts w:ascii="Arial" w:hAnsi="Arial" w:cs="Arial"/>
          </w:rPr>
          <w:t>a</w:t>
        </w:r>
      </w:ins>
      <w:ins w:id="3685" w:author="zusammenlegung" w:date="2025-12-12T19:01:00Z" w16du:dateUtc="2025-12-12T18:01:00Z">
        <w:r w:rsidRPr="00C673E9">
          <w:rPr>
            <w:rFonts w:ascii="Arial" w:hAnsi="Arial" w:cs="Arial"/>
          </w:rPr>
          <w:t xml:space="preserve">. “A Web-Based Specification Tool for Wearable Light Loggers and Optical Radiation Dosimeters.” </w:t>
        </w:r>
        <w:r w:rsidRPr="00C673E9">
          <w:rPr>
            <w:rFonts w:ascii="Arial" w:hAnsi="Arial" w:cs="Arial"/>
            <w:i/>
            <w:iCs/>
          </w:rPr>
          <w:t>Preprints</w:t>
        </w:r>
        <w:r w:rsidRPr="00C673E9">
          <w:rPr>
            <w:rFonts w:ascii="Arial" w:hAnsi="Arial" w:cs="Arial"/>
          </w:rPr>
          <w:t xml:space="preserve">. </w:t>
        </w:r>
        <w:r w:rsidRPr="00C673E9">
          <w:rPr>
            <w:rFonts w:ascii="Arial" w:hAnsi="Arial" w:cs="Arial"/>
          </w:rPr>
          <w:fldChar w:fldCharType="begin"/>
        </w:r>
        <w:r w:rsidRPr="00C673E9">
          <w:rPr>
            <w:rFonts w:ascii="Arial" w:hAnsi="Arial" w:cs="Arial"/>
          </w:rPr>
          <w:instrText>HYPERLINK "https://doi.org/10.20944/preprints202511.0644.v1"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https://doi.org/10.20944/preprints202511.0644.v1</w:t>
        </w:r>
        <w:r w:rsidRPr="00C673E9">
          <w:rPr>
            <w:rFonts w:ascii="Arial" w:hAnsi="Arial" w:cs="Arial"/>
          </w:rPr>
          <w:fldChar w:fldCharType="end"/>
        </w:r>
        <w:r w:rsidRPr="00C673E9">
          <w:rPr>
            <w:rFonts w:ascii="Arial" w:hAnsi="Arial" w:cs="Arial"/>
          </w:rPr>
          <w:t>.</w:t>
        </w:r>
      </w:ins>
    </w:p>
    <w:p w14:paraId="0D7AEED1" w14:textId="711D5810" w:rsidR="007C0A0D" w:rsidRPr="00C673E9" w:rsidRDefault="007C0A0D" w:rsidP="007C0A0D">
      <w:pPr>
        <w:pStyle w:val="Literaturverzeichnis"/>
        <w:rPr>
          <w:ins w:id="3686" w:author="zusammenlegung" w:date="2025-12-12T19:01:00Z" w16du:dateUtc="2025-12-12T18:01:00Z"/>
          <w:rFonts w:ascii="Arial" w:hAnsi="Arial" w:cs="Arial"/>
        </w:rPr>
      </w:pPr>
      <w:bookmarkStart w:id="3687" w:name="ref-Zauner2025npj"/>
      <w:bookmarkEnd w:id="3682"/>
      <w:ins w:id="3688" w:author="zusammenlegung" w:date="2025-12-12T19:01:00Z" w16du:dateUtc="2025-12-12T18:01:00Z">
        <w:r w:rsidRPr="00C673E9">
          <w:rPr>
            <w:rFonts w:ascii="Arial" w:hAnsi="Arial" w:cs="Arial"/>
          </w:rPr>
          <w:t>Zauner, J., O. Stefani, G. Bocanegra, C. Guidolin, B. Schrader, L. Udovicic, and M. Spitschan. 2025</w:t>
        </w:r>
      </w:ins>
      <w:ins w:id="3689" w:author="Johannes Zauner" w:date="2025-12-13T05:45:00Z" w16du:dateUtc="2025-12-13T04:45:00Z">
        <w:r w:rsidR="007B0A27">
          <w:rPr>
            <w:rFonts w:ascii="Arial" w:hAnsi="Arial" w:cs="Arial"/>
          </w:rPr>
          <w:t>b</w:t>
        </w:r>
      </w:ins>
      <w:ins w:id="3690" w:author="zusammenlegung" w:date="2025-12-12T19:01:00Z" w16du:dateUtc="2025-12-12T18:01:00Z">
        <w:r w:rsidRPr="00C673E9">
          <w:rPr>
            <w:rFonts w:ascii="Arial" w:hAnsi="Arial" w:cs="Arial"/>
          </w:rPr>
          <w:t xml:space="preserve">. “Auxiliary Data, Quality Assurance and Quality Control for Wearable Light Loggers and Optical Radiation Dosimeters.” </w:t>
        </w:r>
        <w:r w:rsidRPr="00C673E9">
          <w:rPr>
            <w:rFonts w:ascii="Arial" w:hAnsi="Arial" w:cs="Arial"/>
            <w:i/>
            <w:iCs/>
          </w:rPr>
          <w:t>bioRxiv</w:t>
        </w:r>
        <w:r w:rsidRPr="00C673E9">
          <w:rPr>
            <w:rFonts w:ascii="Arial" w:hAnsi="Arial" w:cs="Arial"/>
          </w:rPr>
          <w:t xml:space="preserve">. </w:t>
        </w:r>
        <w:r w:rsidRPr="00C673E9">
          <w:rPr>
            <w:rFonts w:ascii="Arial" w:hAnsi="Arial" w:cs="Arial"/>
          </w:rPr>
          <w:fldChar w:fldCharType="begin"/>
        </w:r>
        <w:r w:rsidRPr="00C673E9">
          <w:rPr>
            <w:rFonts w:ascii="Arial" w:hAnsi="Arial" w:cs="Arial"/>
          </w:rPr>
          <w:instrText>HYPERLINK "https://doi.org/10.1101/2025.09.11.675633" \h</w:instrText>
        </w:r>
        <w:r w:rsidRPr="00C673E9">
          <w:rPr>
            <w:rFonts w:ascii="Arial" w:hAnsi="Arial" w:cs="Arial"/>
          </w:rPr>
        </w:r>
        <w:r w:rsidRPr="00C673E9">
          <w:rPr>
            <w:rFonts w:ascii="Arial" w:hAnsi="Arial" w:cs="Arial"/>
          </w:rPr>
          <w:fldChar w:fldCharType="separate"/>
        </w:r>
        <w:r w:rsidRPr="00C673E9">
          <w:rPr>
            <w:rStyle w:val="Hyperlink"/>
            <w:rFonts w:ascii="Arial" w:hAnsi="Arial" w:cs="Arial"/>
          </w:rPr>
          <w:t>https://doi.org/10.1101/2025.09.11.675633</w:t>
        </w:r>
        <w:r w:rsidRPr="00C673E9">
          <w:rPr>
            <w:rFonts w:ascii="Arial" w:hAnsi="Arial" w:cs="Arial"/>
          </w:rPr>
          <w:fldChar w:fldCharType="end"/>
        </w:r>
        <w:r w:rsidRPr="00C673E9">
          <w:rPr>
            <w:rFonts w:ascii="Arial" w:hAnsi="Arial" w:cs="Arial"/>
          </w:rPr>
          <w:t>.</w:t>
        </w:r>
      </w:ins>
    </w:p>
    <w:p w14:paraId="7E0578DE" w14:textId="77777777" w:rsidR="00B20721" w:rsidRDefault="007C0A0D" w:rsidP="00B20721">
      <w:pPr>
        <w:pStyle w:val="Literaturverzeichnis"/>
        <w:rPr>
          <w:ins w:id="3691" w:author="Johannes Zauner" w:date="2025-12-13T05:39:00Z" w16du:dateUtc="2025-12-13T04:39:00Z"/>
        </w:rPr>
      </w:pPr>
      <w:bookmarkStart w:id="3692" w:name="ref-Zauner2024PLOSONE"/>
      <w:bookmarkEnd w:id="3687"/>
      <w:r w:rsidRPr="00103545">
        <w:t xml:space="preserve">Zauner, J., L. Udovicic, and M. Spitschan. 2024. “Power Analysis for Personal Light Exposure Measurements and Interventions.” </w:t>
      </w:r>
      <w:r w:rsidRPr="00103545">
        <w:rPr>
          <w:i/>
        </w:rPr>
        <w:t>PLOS ONE</w:t>
      </w:r>
      <w:r w:rsidRPr="00103545">
        <w:t xml:space="preserve"> 19 (12): 1–15. </w:t>
      </w:r>
      <w:hyperlink r:id="rId66">
        <w:r w:rsidRPr="00103545">
          <w:rPr>
            <w:rStyle w:val="Hyperlink"/>
          </w:rPr>
          <w:t>https://doi.org/10.1371/journal.pone.0308768</w:t>
        </w:r>
      </w:hyperlink>
      <w:del w:id="3693" w:author="zusammenlegung" w:date="2025-12-12T19:01:00Z" w16du:dateUtc="2025-12-12T18:01:00Z">
        <w:r w:rsidR="00E17C40">
          <w:delText>.</w:delText>
        </w:r>
        <w:r w:rsidR="00FE543F">
          <w:fldChar w:fldCharType="begin"/>
        </w:r>
        <w:r w:rsidR="00FE543F">
          <w:delInstrText xml:space="preserve"> ADDIN EN.REFLIST </w:delInstrText>
        </w:r>
        <w:r w:rsidR="00FE543F">
          <w:fldChar w:fldCharType="separate"/>
        </w:r>
        <w:r w:rsidR="00FE543F">
          <w:rPr>
            <w:rFonts w:ascii="Arial" w:hAnsi="Arial" w:cs="Arial"/>
          </w:rPr>
          <w:fldChar w:fldCharType="end"/>
        </w:r>
      </w:del>
      <w:ins w:id="3694" w:author="zusammenlegung" w:date="2025-12-12T19:01:00Z" w16du:dateUtc="2025-12-12T18:01:00Z">
        <w:r w:rsidRPr="00C673E9">
          <w:rPr>
            <w:rFonts w:ascii="Arial" w:hAnsi="Arial" w:cs="Arial"/>
          </w:rPr>
          <w:t>.</w:t>
        </w:r>
      </w:ins>
      <w:ins w:id="3695" w:author="Johannes Zauner" w:date="2025-12-13T05:39:00Z" w16du:dateUtc="2025-12-13T04:39:00Z">
        <w:r w:rsidR="00B20721" w:rsidRPr="00B20721">
          <w:t xml:space="preserve"> </w:t>
        </w:r>
      </w:ins>
    </w:p>
    <w:p w14:paraId="402874CF" w14:textId="700BCE1E" w:rsidR="007C0A0D" w:rsidRPr="00103545" w:rsidRDefault="00741B04">
      <w:pPr>
        <w:pStyle w:val="Literaturverzeichnis"/>
        <w:ind w:left="709" w:hanging="709"/>
        <w:pPrChange w:id="3696" w:author="Johannes Zauner" w:date="2025-12-13T05:43:00Z" w16du:dateUtc="2025-12-13T04:43:00Z">
          <w:pPr>
            <w:pStyle w:val="Literaturverzeichnis"/>
          </w:pPr>
        </w:pPrChange>
      </w:pPr>
      <w:ins w:id="3697" w:author="Johannes Zauner" w:date="2025-12-13T05:43:00Z">
        <w:r w:rsidRPr="00741B04">
          <w:t>Zauner, Johannes, Rigmor C. Baraas, Elise N. Harb, Ali Heshmati, Francisco Imai, Pauline Kang, Raymond P. Najjar,</w:t>
        </w:r>
      </w:ins>
      <w:ins w:id="3698" w:author="Johannes Zauner" w:date="2025-12-13T05:44:00Z" w16du:dateUtc="2025-12-13T04:44:00Z">
        <w:r w:rsidR="001532A1">
          <w:t xml:space="preserve"> Aaron Nicholls, Lisa Ostrin, Erik Page, </w:t>
        </w:r>
      </w:ins>
      <w:ins w:id="3699" w:author="Johannes Zauner" w:date="2025-12-13T05:45:00Z" w16du:dateUtc="2025-12-13T04:45:00Z">
        <w:r w:rsidR="001532A1">
          <w:t xml:space="preserve">and Manuel </w:t>
        </w:r>
      </w:ins>
      <w:ins w:id="3700" w:author="Johannes Zauner" w:date="2025-12-13T05:44:00Z" w16du:dateUtc="2025-12-13T04:44:00Z">
        <w:r w:rsidR="001532A1">
          <w:t>Spitschan</w:t>
        </w:r>
      </w:ins>
      <w:ins w:id="3701" w:author="Johannes Zauner" w:date="2025-12-13T05:45:00Z" w16du:dateUtc="2025-12-13T04:45:00Z">
        <w:r w:rsidR="007B0A27">
          <w:t>.</w:t>
        </w:r>
      </w:ins>
      <w:ins w:id="3702" w:author="Johannes Zauner" w:date="2025-12-13T05:43:00Z">
        <w:r w:rsidRPr="00741B04">
          <w:t xml:space="preserve"> 2025</w:t>
        </w:r>
      </w:ins>
      <w:ins w:id="3703" w:author="Johannes Zauner" w:date="2025-12-13T05:45:00Z" w16du:dateUtc="2025-12-13T04:45:00Z">
        <w:r w:rsidR="007B0A27">
          <w:t>c</w:t>
        </w:r>
      </w:ins>
      <w:ins w:id="3704" w:author="Johannes Zauner" w:date="2025-12-13T05:43:00Z">
        <w:r w:rsidRPr="00741B04">
          <w:t>. “Technical Guide for Wearable Optical Radiation Dosimetry and Visual Experience Assessment.”</w:t>
        </w:r>
      </w:ins>
      <w:ins w:id="3705" w:author="Johannes Zauner" w:date="2025-12-13T05:43:00Z" w16du:dateUtc="2025-12-13T04:43:00Z">
        <w:r>
          <w:t xml:space="preserve"> </w:t>
        </w:r>
      </w:ins>
      <w:ins w:id="3706" w:author="Johannes Zauner" w:date="2025-12-13T05:44:00Z" w16du:dateUtc="2025-12-13T04:44:00Z">
        <w:r w:rsidR="001532A1">
          <w:fldChar w:fldCharType="begin"/>
        </w:r>
        <w:r w:rsidR="001532A1">
          <w:instrText>HYPERLINK "</w:instrText>
        </w:r>
      </w:ins>
      <w:ins w:id="3707" w:author="Johannes Zauner" w:date="2025-12-13T05:43:00Z">
        <w:r w:rsidR="001532A1" w:rsidRPr="001532A1">
          <w:rPr>
            <w:rPrChange w:id="3708" w:author="Johannes Zauner" w:date="2025-12-13T05:44:00Z" w16du:dateUtc="2025-12-13T04:44:00Z">
              <w:rPr>
                <w:rStyle w:val="Hyperlink"/>
              </w:rPr>
            </w:rPrChange>
          </w:rPr>
          <w:instrText>https://doi.org/10.17617/6XCA-CG59</w:instrText>
        </w:r>
      </w:ins>
      <w:ins w:id="3709" w:author="Johannes Zauner" w:date="2025-12-13T05:44:00Z" w16du:dateUtc="2025-12-13T04:44:00Z">
        <w:r w:rsidR="001532A1">
          <w:instrText>"</w:instrText>
        </w:r>
        <w:r w:rsidR="001532A1">
          <w:fldChar w:fldCharType="separate"/>
        </w:r>
      </w:ins>
      <w:ins w:id="3710" w:author="Johannes Zauner" w:date="2025-12-13T05:43:00Z">
        <w:r w:rsidR="001532A1" w:rsidRPr="001532A1">
          <w:rPr>
            <w:rStyle w:val="Hyperlink"/>
          </w:rPr>
          <w:t>https://doi.org/10.17617/6XCA-CG59</w:t>
        </w:r>
      </w:ins>
      <w:ins w:id="3711" w:author="Johannes Zauner" w:date="2025-12-13T05:44:00Z" w16du:dateUtc="2025-12-13T04:44:00Z">
        <w:r w:rsidR="001532A1">
          <w:fldChar w:fldCharType="end"/>
        </w:r>
      </w:ins>
      <w:ins w:id="3712" w:author="Johannes Zauner" w:date="2025-12-13T05:43:00Z">
        <w:r w:rsidRPr="00741B04">
          <w:t>.</w:t>
        </w:r>
      </w:ins>
    </w:p>
    <w:bookmarkEnd w:id="3638"/>
    <w:bookmarkEnd w:id="3642"/>
    <w:bookmarkEnd w:id="3692"/>
    <w:p w14:paraId="3F84B92F" w14:textId="77777777" w:rsidR="00111E56" w:rsidRDefault="00111E56">
      <w:pPr>
        <w:spacing w:line="276" w:lineRule="auto"/>
        <w:rPr>
          <w:ins w:id="3713" w:author="Johannes Zauner" w:date="2025-12-19T12:02:00Z" w16du:dateUtc="2025-12-19T11:02:00Z"/>
        </w:rPr>
      </w:pPr>
      <w:ins w:id="3714" w:author="Johannes Zauner" w:date="2025-12-19T12:02:00Z" w16du:dateUtc="2025-12-19T11:02:00Z">
        <w:r>
          <w:br w:type="page"/>
        </w:r>
      </w:ins>
    </w:p>
    <w:p w14:paraId="0A8C660F" w14:textId="77777777" w:rsidR="00111E56" w:rsidRPr="00BE4E93" w:rsidRDefault="00111E56" w:rsidP="00111E56">
      <w:pPr>
        <w:pStyle w:val="berschrift1"/>
      </w:pPr>
      <w:r w:rsidRPr="00BE4E93">
        <w:lastRenderedPageBreak/>
        <w:t xml:space="preserve">Supplementary </w:t>
      </w:r>
      <w:r>
        <w:t>M</w:t>
      </w:r>
      <w:r w:rsidRPr="00BE4E93">
        <w:t>aterial</w:t>
      </w:r>
    </w:p>
    <w:p w14:paraId="4733F769" w14:textId="77777777" w:rsidR="00111E56" w:rsidRPr="00BE4E93" w:rsidRDefault="00111E56" w:rsidP="00111E56"/>
    <w:p w14:paraId="2FA74632" w14:textId="77777777" w:rsidR="00111E56" w:rsidRDefault="00111E56" w:rsidP="00111E56">
      <w:r w:rsidRPr="00F10057">
        <w:rPr>
          <w:b/>
          <w:bCs/>
        </w:rPr>
        <w:t xml:space="preserve">S1. </w:t>
      </w:r>
      <w:r>
        <w:rPr>
          <w:b/>
          <w:bCs/>
        </w:rPr>
        <w:t>Import and preprocessing file</w:t>
      </w:r>
      <w:r w:rsidRPr="00F10057">
        <w:rPr>
          <w:b/>
          <w:bCs/>
        </w:rPr>
        <w:t>.</w:t>
      </w:r>
      <w:r w:rsidRPr="00F10057">
        <w:t xml:space="preserve"> </w:t>
      </w:r>
      <w:r>
        <w:t>An HTML file that contains all the code and code results to prepare the data for the analysis in the main manuscript.</w:t>
      </w:r>
    </w:p>
    <w:p w14:paraId="5FD35B15" w14:textId="2F8C96DF" w:rsidR="00FE543F" w:rsidRPr="00BE4E93" w:rsidRDefault="00FE543F" w:rsidP="00EF17F7">
      <w:pPr>
        <w:rPr>
          <w:del w:id="3715" w:author="zusammenlegung" w:date="2025-12-12T19:01:00Z" w16du:dateUtc="2025-12-12T18:01:00Z"/>
        </w:rPr>
      </w:pPr>
      <w:del w:id="3716" w:author="zusammenlegung" w:date="2025-12-12T19:01:00Z" w16du:dateUtc="2025-12-12T18:01:00Z">
        <w:r w:rsidRPr="00BE4E93">
          <w:br w:type="page"/>
        </w:r>
      </w:del>
    </w:p>
    <w:p w14:paraId="4A5A22B3" w14:textId="77777777" w:rsidR="00FE543F" w:rsidRPr="00BE4E93" w:rsidRDefault="00FE543F" w:rsidP="00EF17F7">
      <w:pPr>
        <w:pStyle w:val="berschrift1"/>
        <w:rPr>
          <w:del w:id="3717" w:author="zusammenlegung" w:date="2025-12-12T19:01:00Z" w16du:dateUtc="2025-12-12T18:01:00Z"/>
        </w:rPr>
      </w:pPr>
      <w:del w:id="3718" w:author="zusammenlegung" w:date="2025-12-12T19:01:00Z" w16du:dateUtc="2025-12-12T18:01:00Z">
        <w:r w:rsidRPr="00BE4E93">
          <w:delText xml:space="preserve">Supplementary </w:delText>
        </w:r>
        <w:r w:rsidR="00D66F2B">
          <w:delText>M</w:delText>
        </w:r>
        <w:r w:rsidRPr="00BE4E93">
          <w:delText>aterial</w:delText>
        </w:r>
      </w:del>
    </w:p>
    <w:p w14:paraId="7EF20058" w14:textId="77777777" w:rsidR="00FE543F" w:rsidRPr="00BE4E93" w:rsidRDefault="00FE543F" w:rsidP="00EF17F7">
      <w:pPr>
        <w:rPr>
          <w:del w:id="3719" w:author="zusammenlegung" w:date="2025-12-12T19:01:00Z" w16du:dateUtc="2025-12-12T18:01:00Z"/>
        </w:rPr>
      </w:pPr>
    </w:p>
    <w:p w14:paraId="25042F93" w14:textId="77777777" w:rsidR="00FE543F" w:rsidRDefault="00FE543F" w:rsidP="00EF17F7">
      <w:pPr>
        <w:rPr>
          <w:del w:id="3720" w:author="zusammenlegung" w:date="2025-12-12T19:01:00Z" w16du:dateUtc="2025-12-12T18:01:00Z"/>
        </w:rPr>
      </w:pPr>
      <w:del w:id="3721" w:author="zusammenlegung" w:date="2025-12-12T19:01:00Z" w16du:dateUtc="2025-12-12T18:01:00Z">
        <w:r w:rsidRPr="00F10057">
          <w:rPr>
            <w:b/>
            <w:bCs/>
          </w:rPr>
          <w:delText xml:space="preserve">S1. </w:delText>
        </w:r>
        <w:r w:rsidR="000C7682">
          <w:rPr>
            <w:b/>
            <w:bCs/>
          </w:rPr>
          <w:delText>Import and preprocessing file</w:delText>
        </w:r>
        <w:r w:rsidRPr="00F10057">
          <w:rPr>
            <w:b/>
            <w:bCs/>
          </w:rPr>
          <w:delText>.</w:delText>
        </w:r>
        <w:r w:rsidRPr="00F10057">
          <w:delText xml:space="preserve"> </w:delText>
        </w:r>
        <w:r w:rsidR="006B3CE0">
          <w:delText xml:space="preserve">An </w:delText>
        </w:r>
        <w:r>
          <w:delText xml:space="preserve">HTML file that contains all </w:delText>
        </w:r>
        <w:r w:rsidR="006B3CE0">
          <w:delText xml:space="preserve">the </w:delText>
        </w:r>
        <w:r>
          <w:delText xml:space="preserve">code and code results to </w:delText>
        </w:r>
        <w:r w:rsidR="000C7682">
          <w:delText>prepare the data for the analysis in the main manuscript</w:delText>
        </w:r>
        <w:r>
          <w:delText>.</w:delText>
        </w:r>
      </w:del>
    </w:p>
    <w:p w14:paraId="39284C4D" w14:textId="77777777" w:rsidR="00FE543F" w:rsidRDefault="00FE543F" w:rsidP="00EF17F7"/>
    <w:sectPr w:rsidR="00FE543F" w:rsidSect="0000781E">
      <w:headerReference w:type="even" r:id="rId67"/>
      <w:headerReference w:type="default" r:id="rId68"/>
      <w:footerReference w:type="even" r:id="rId69"/>
      <w:footerReference w:type="default" r:id="rId70"/>
      <w:headerReference w:type="first" r:id="rId71"/>
      <w:footerReference w:type="first" r:id="rId72"/>
      <w:pgSz w:w="11901" w:h="16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8FCF4" w14:textId="77777777" w:rsidR="004A1AE9" w:rsidRDefault="004A1AE9" w:rsidP="00EF17F7">
      <w:r>
        <w:separator/>
      </w:r>
    </w:p>
  </w:endnote>
  <w:endnote w:type="continuationSeparator" w:id="0">
    <w:p w14:paraId="1E265192" w14:textId="77777777" w:rsidR="004A1AE9" w:rsidRDefault="004A1AE9" w:rsidP="00EF17F7">
      <w:r>
        <w:continuationSeparator/>
      </w:r>
    </w:p>
  </w:endnote>
  <w:endnote w:type="continuationNotice" w:id="1">
    <w:p w14:paraId="009313B6" w14:textId="77777777" w:rsidR="004A1AE9" w:rsidRDefault="004A1AE9" w:rsidP="00EF17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FE2C" w14:textId="77777777" w:rsidR="008C4DD3" w:rsidRDefault="008C4DD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DDA06" w14:textId="77777777" w:rsidR="004A1AE9" w:rsidRDefault="004A1AE9" w:rsidP="00EF17F7">
      <w:r>
        <w:separator/>
      </w:r>
    </w:p>
  </w:footnote>
  <w:footnote w:type="continuationSeparator" w:id="0">
    <w:p w14:paraId="51C00D7B" w14:textId="77777777" w:rsidR="004A1AE9" w:rsidRDefault="004A1AE9" w:rsidP="00EF17F7">
      <w:r>
        <w:continuationSeparator/>
      </w:r>
    </w:p>
  </w:footnote>
  <w:footnote w:type="continuationNotice" w:id="1">
    <w:p w14:paraId="471B3D25" w14:textId="77777777" w:rsidR="004A1AE9" w:rsidRDefault="004A1AE9" w:rsidP="00EF17F7"/>
  </w:footnote>
  <w:footnote w:id="2">
    <w:p w14:paraId="74948BDE" w14:textId="77777777" w:rsidR="007C0A0D" w:rsidRDefault="007C0A0D" w:rsidP="007C0A0D">
      <w:pPr>
        <w:pStyle w:val="Funotentext"/>
      </w:pPr>
      <w:ins w:id="3021" w:author="zusammenlegung" w:date="2025-12-12T19:01:00Z" w16du:dateUtc="2025-12-12T18:01:00Z">
        <w:r>
          <w:rPr>
            <w:rStyle w:val="Funotenzeichen"/>
          </w:rPr>
          <w:footnoteRef/>
        </w:r>
        <w:r>
          <w:t xml:space="preserve"> Note that older firmware versions of the </w:t>
        </w:r>
        <w:r>
          <w:rPr>
            <w:rStyle w:val="VerbatimChar"/>
          </w:rPr>
          <w:t>VEET</w:t>
        </w:r>
        <w:r>
          <w:t xml:space="preserve"> prior to </w:t>
        </w:r>
        <w:r>
          <w:rPr>
            <w:i/>
            <w:iCs/>
          </w:rPr>
          <w:t>2.1.7</w:t>
        </w:r>
        <w:r>
          <w:t xml:space="preserve"> contained two </w:t>
        </w:r>
        <w:r>
          <w:rPr>
            <w:rStyle w:val="VerbatimChar"/>
          </w:rPr>
          <w:t>Clear</w:t>
        </w:r>
        <w:r>
          <w:t xml:space="preserve"> channels and the highest spectral channel was indicated as 940 nm. Data collected with this early firmware version are not suitable for spectral reconstruction in the context of research projects.</w:t>
        </w:r>
      </w:ins>
    </w:p>
  </w:footnote>
  <w:footnote w:id="3">
    <w:p w14:paraId="01C6C3B4" w14:textId="77777777" w:rsidR="007C0A0D" w:rsidRDefault="007C0A0D" w:rsidP="007C0A0D">
      <w:pPr>
        <w:pStyle w:val="Funotentext"/>
      </w:pPr>
      <w:ins w:id="3599" w:author="zusammenlegung" w:date="2025-12-12T19:01:00Z" w16du:dateUtc="2025-12-12T18:01:00Z">
        <w:r>
          <w:rPr>
            <w:rStyle w:val="Funotenzeichen"/>
          </w:rPr>
          <w:footnoteRef/>
        </w:r>
        <w:r>
          <w:t xml:space="preserve"> Based on the CRediT taxonomy. Funding acquisition, investigation, project administration, resources, and supervision were deemed irrelevant in this context and thus removed.</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5C58" w14:textId="77777777" w:rsidR="008C4DD3" w:rsidRDefault="008C4DD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26C2A" w14:textId="77777777" w:rsidR="00C61260" w:rsidRDefault="00C6126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ADDC" w14:textId="77777777" w:rsidR="008C4DD3" w:rsidRDefault="008C4DD3">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EAEC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2A18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AE4DF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E43AE6"/>
    <w:multiLevelType w:val="hybridMultilevel"/>
    <w:tmpl w:val="26C476BA"/>
    <w:lvl w:ilvl="0" w:tplc="C3181E06">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910575"/>
    <w:multiLevelType w:val="multilevel"/>
    <w:tmpl w:val="FFEEDE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8031B"/>
    <w:multiLevelType w:val="hybridMultilevel"/>
    <w:tmpl w:val="07E88A52"/>
    <w:lvl w:ilvl="0" w:tplc="EED615BA">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C670DB3"/>
    <w:multiLevelType w:val="multilevel"/>
    <w:tmpl w:val="7844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D4288"/>
    <w:multiLevelType w:val="hybridMultilevel"/>
    <w:tmpl w:val="4580B032"/>
    <w:lvl w:ilvl="0" w:tplc="E2162596">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10315628"/>
    <w:multiLevelType w:val="hybridMultilevel"/>
    <w:tmpl w:val="930EE946"/>
    <w:lvl w:ilvl="0" w:tplc="8E2498DA">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0BF1998"/>
    <w:multiLevelType w:val="hybridMultilevel"/>
    <w:tmpl w:val="2CEEEDA0"/>
    <w:lvl w:ilvl="0" w:tplc="A6243E86">
      <w:start w:val="1"/>
      <w:numFmt w:val="bullet"/>
      <w:lvlText w:val="-"/>
      <w:lvlJc w:val="left"/>
      <w:pPr>
        <w:ind w:left="360" w:hanging="360"/>
      </w:pPr>
      <w:rPr>
        <w:rFonts w:ascii="Aptos" w:hAnsi="Apto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0EC570C"/>
    <w:multiLevelType w:val="hybridMultilevel"/>
    <w:tmpl w:val="FF74C9F4"/>
    <w:lvl w:ilvl="0" w:tplc="0436D5CE">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22A156D"/>
    <w:multiLevelType w:val="hybridMultilevel"/>
    <w:tmpl w:val="42ECA5E6"/>
    <w:lvl w:ilvl="0" w:tplc="DDBE4EAA">
      <w:start w:val="1"/>
      <w:numFmt w:val="bullet"/>
      <w:lvlText w:val=""/>
      <w:lvlJc w:val="left"/>
      <w:pPr>
        <w:ind w:left="720" w:hanging="360"/>
      </w:pPr>
      <w:rPr>
        <w:rFonts w:ascii="Symbol" w:hAnsi="Symbol" w:hint="default"/>
      </w:rPr>
    </w:lvl>
    <w:lvl w:ilvl="1" w:tplc="4948D1AE">
      <w:start w:val="1"/>
      <w:numFmt w:val="bullet"/>
      <w:lvlText w:val="o"/>
      <w:lvlJc w:val="left"/>
      <w:pPr>
        <w:ind w:left="1440" w:hanging="360"/>
      </w:pPr>
      <w:rPr>
        <w:rFonts w:ascii="Courier New" w:hAnsi="Courier New" w:hint="default"/>
      </w:rPr>
    </w:lvl>
    <w:lvl w:ilvl="2" w:tplc="C0B47104">
      <w:start w:val="1"/>
      <w:numFmt w:val="bullet"/>
      <w:lvlText w:val=""/>
      <w:lvlJc w:val="left"/>
      <w:pPr>
        <w:ind w:left="2160" w:hanging="360"/>
      </w:pPr>
      <w:rPr>
        <w:rFonts w:ascii="Wingdings" w:hAnsi="Wingdings" w:hint="default"/>
      </w:rPr>
    </w:lvl>
    <w:lvl w:ilvl="3" w:tplc="49581284">
      <w:start w:val="1"/>
      <w:numFmt w:val="bullet"/>
      <w:lvlText w:val=""/>
      <w:lvlJc w:val="left"/>
      <w:pPr>
        <w:ind w:left="2880" w:hanging="360"/>
      </w:pPr>
      <w:rPr>
        <w:rFonts w:ascii="Symbol" w:hAnsi="Symbol" w:hint="default"/>
      </w:rPr>
    </w:lvl>
    <w:lvl w:ilvl="4" w:tplc="D40C8B04">
      <w:start w:val="1"/>
      <w:numFmt w:val="bullet"/>
      <w:lvlText w:val="o"/>
      <w:lvlJc w:val="left"/>
      <w:pPr>
        <w:ind w:left="3600" w:hanging="360"/>
      </w:pPr>
      <w:rPr>
        <w:rFonts w:ascii="Courier New" w:hAnsi="Courier New" w:hint="default"/>
      </w:rPr>
    </w:lvl>
    <w:lvl w:ilvl="5" w:tplc="B7FE2D0A">
      <w:start w:val="1"/>
      <w:numFmt w:val="bullet"/>
      <w:lvlText w:val=""/>
      <w:lvlJc w:val="left"/>
      <w:pPr>
        <w:ind w:left="4320" w:hanging="360"/>
      </w:pPr>
      <w:rPr>
        <w:rFonts w:ascii="Wingdings" w:hAnsi="Wingdings" w:hint="default"/>
      </w:rPr>
    </w:lvl>
    <w:lvl w:ilvl="6" w:tplc="2E0AAC56">
      <w:start w:val="1"/>
      <w:numFmt w:val="bullet"/>
      <w:lvlText w:val=""/>
      <w:lvlJc w:val="left"/>
      <w:pPr>
        <w:ind w:left="5040" w:hanging="360"/>
      </w:pPr>
      <w:rPr>
        <w:rFonts w:ascii="Symbol" w:hAnsi="Symbol" w:hint="default"/>
      </w:rPr>
    </w:lvl>
    <w:lvl w:ilvl="7" w:tplc="E972442E">
      <w:start w:val="1"/>
      <w:numFmt w:val="bullet"/>
      <w:lvlText w:val="o"/>
      <w:lvlJc w:val="left"/>
      <w:pPr>
        <w:ind w:left="5760" w:hanging="360"/>
      </w:pPr>
      <w:rPr>
        <w:rFonts w:ascii="Courier New" w:hAnsi="Courier New" w:hint="default"/>
      </w:rPr>
    </w:lvl>
    <w:lvl w:ilvl="8" w:tplc="265CE730">
      <w:start w:val="1"/>
      <w:numFmt w:val="bullet"/>
      <w:lvlText w:val=""/>
      <w:lvlJc w:val="left"/>
      <w:pPr>
        <w:ind w:left="6480" w:hanging="360"/>
      </w:pPr>
      <w:rPr>
        <w:rFonts w:ascii="Wingdings" w:hAnsi="Wingdings" w:hint="default"/>
      </w:rPr>
    </w:lvl>
  </w:abstractNum>
  <w:abstractNum w:abstractNumId="12" w15:restartNumberingAfterBreak="0">
    <w:nsid w:val="140D6E59"/>
    <w:multiLevelType w:val="hybridMultilevel"/>
    <w:tmpl w:val="20666A36"/>
    <w:lvl w:ilvl="0" w:tplc="5E16CEC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71E0973"/>
    <w:multiLevelType w:val="hybridMultilevel"/>
    <w:tmpl w:val="197891B8"/>
    <w:lvl w:ilvl="0" w:tplc="85745BCC">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986EB9"/>
    <w:multiLevelType w:val="hybridMultilevel"/>
    <w:tmpl w:val="C7EAD8CE"/>
    <w:lvl w:ilvl="0" w:tplc="A31E26BE">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9552D8"/>
    <w:multiLevelType w:val="hybridMultilevel"/>
    <w:tmpl w:val="F0488EA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2155631D"/>
    <w:multiLevelType w:val="hybridMultilevel"/>
    <w:tmpl w:val="3C4C8D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2A006AF"/>
    <w:multiLevelType w:val="hybridMultilevel"/>
    <w:tmpl w:val="CEEE25A8"/>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2B00411"/>
    <w:multiLevelType w:val="multilevel"/>
    <w:tmpl w:val="3BFA6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F603C0"/>
    <w:multiLevelType w:val="hybridMultilevel"/>
    <w:tmpl w:val="F98E6244"/>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B2397A"/>
    <w:multiLevelType w:val="hybridMultilevel"/>
    <w:tmpl w:val="EB12C376"/>
    <w:lvl w:ilvl="0" w:tplc="47B675BA">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D0B3DEB"/>
    <w:multiLevelType w:val="multilevel"/>
    <w:tmpl w:val="56963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DACA1F5"/>
    <w:multiLevelType w:val="hybridMultilevel"/>
    <w:tmpl w:val="45647C6A"/>
    <w:lvl w:ilvl="0" w:tplc="74E63CD0">
      <w:start w:val="1"/>
      <w:numFmt w:val="bullet"/>
      <w:lvlText w:val="-"/>
      <w:lvlJc w:val="left"/>
      <w:pPr>
        <w:ind w:left="360" w:hanging="360"/>
      </w:pPr>
      <w:rPr>
        <w:rFonts w:ascii="Aptos" w:hAnsi="Aptos" w:hint="default"/>
      </w:rPr>
    </w:lvl>
    <w:lvl w:ilvl="1" w:tplc="68FE704C">
      <w:start w:val="1"/>
      <w:numFmt w:val="bullet"/>
      <w:lvlText w:val="o"/>
      <w:lvlJc w:val="left"/>
      <w:pPr>
        <w:ind w:left="1080" w:hanging="360"/>
      </w:pPr>
      <w:rPr>
        <w:rFonts w:ascii="Courier New" w:hAnsi="Courier New" w:hint="default"/>
      </w:rPr>
    </w:lvl>
    <w:lvl w:ilvl="2" w:tplc="75F220CC">
      <w:start w:val="1"/>
      <w:numFmt w:val="bullet"/>
      <w:lvlText w:val=""/>
      <w:lvlJc w:val="left"/>
      <w:pPr>
        <w:ind w:left="1800" w:hanging="360"/>
      </w:pPr>
      <w:rPr>
        <w:rFonts w:ascii="Wingdings" w:hAnsi="Wingdings" w:hint="default"/>
      </w:rPr>
    </w:lvl>
    <w:lvl w:ilvl="3" w:tplc="7F685C68">
      <w:start w:val="1"/>
      <w:numFmt w:val="bullet"/>
      <w:lvlText w:val=""/>
      <w:lvlJc w:val="left"/>
      <w:pPr>
        <w:ind w:left="2520" w:hanging="360"/>
      </w:pPr>
      <w:rPr>
        <w:rFonts w:ascii="Symbol" w:hAnsi="Symbol" w:hint="default"/>
      </w:rPr>
    </w:lvl>
    <w:lvl w:ilvl="4" w:tplc="619C1C54">
      <w:start w:val="1"/>
      <w:numFmt w:val="bullet"/>
      <w:lvlText w:val="o"/>
      <w:lvlJc w:val="left"/>
      <w:pPr>
        <w:ind w:left="3240" w:hanging="360"/>
      </w:pPr>
      <w:rPr>
        <w:rFonts w:ascii="Courier New" w:hAnsi="Courier New" w:hint="default"/>
      </w:rPr>
    </w:lvl>
    <w:lvl w:ilvl="5" w:tplc="4A4A8B94">
      <w:start w:val="1"/>
      <w:numFmt w:val="bullet"/>
      <w:lvlText w:val=""/>
      <w:lvlJc w:val="left"/>
      <w:pPr>
        <w:ind w:left="3960" w:hanging="360"/>
      </w:pPr>
      <w:rPr>
        <w:rFonts w:ascii="Wingdings" w:hAnsi="Wingdings" w:hint="default"/>
      </w:rPr>
    </w:lvl>
    <w:lvl w:ilvl="6" w:tplc="4A6A5D56">
      <w:start w:val="1"/>
      <w:numFmt w:val="bullet"/>
      <w:lvlText w:val=""/>
      <w:lvlJc w:val="left"/>
      <w:pPr>
        <w:ind w:left="4680" w:hanging="360"/>
      </w:pPr>
      <w:rPr>
        <w:rFonts w:ascii="Symbol" w:hAnsi="Symbol" w:hint="default"/>
      </w:rPr>
    </w:lvl>
    <w:lvl w:ilvl="7" w:tplc="3C7CB84E">
      <w:start w:val="1"/>
      <w:numFmt w:val="bullet"/>
      <w:lvlText w:val="o"/>
      <w:lvlJc w:val="left"/>
      <w:pPr>
        <w:ind w:left="5400" w:hanging="360"/>
      </w:pPr>
      <w:rPr>
        <w:rFonts w:ascii="Courier New" w:hAnsi="Courier New" w:hint="default"/>
      </w:rPr>
    </w:lvl>
    <w:lvl w:ilvl="8" w:tplc="1B1C5644">
      <w:start w:val="1"/>
      <w:numFmt w:val="bullet"/>
      <w:lvlText w:val=""/>
      <w:lvlJc w:val="left"/>
      <w:pPr>
        <w:ind w:left="6120" w:hanging="360"/>
      </w:pPr>
      <w:rPr>
        <w:rFonts w:ascii="Wingdings" w:hAnsi="Wingdings" w:hint="default"/>
      </w:rPr>
    </w:lvl>
  </w:abstractNum>
  <w:abstractNum w:abstractNumId="23" w15:restartNumberingAfterBreak="0">
    <w:nsid w:val="2E3A3383"/>
    <w:multiLevelType w:val="multilevel"/>
    <w:tmpl w:val="A96E4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88264A"/>
    <w:multiLevelType w:val="hybridMultilevel"/>
    <w:tmpl w:val="97DA1E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35CA4FD0"/>
    <w:multiLevelType w:val="hybridMultilevel"/>
    <w:tmpl w:val="05947F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3B8C1B6B"/>
    <w:multiLevelType w:val="hybridMultilevel"/>
    <w:tmpl w:val="A496A868"/>
    <w:lvl w:ilvl="0" w:tplc="98F0A384">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D4B1B7F"/>
    <w:multiLevelType w:val="multilevel"/>
    <w:tmpl w:val="3D7056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202649"/>
    <w:multiLevelType w:val="hybridMultilevel"/>
    <w:tmpl w:val="D0D034EE"/>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37BC9F0"/>
    <w:multiLevelType w:val="hybridMultilevel"/>
    <w:tmpl w:val="A9D4AB90"/>
    <w:lvl w:ilvl="0" w:tplc="43381094">
      <w:start w:val="1"/>
      <w:numFmt w:val="bullet"/>
      <w:lvlText w:val=""/>
      <w:lvlJc w:val="left"/>
      <w:pPr>
        <w:ind w:left="720" w:hanging="360"/>
      </w:pPr>
      <w:rPr>
        <w:rFonts w:ascii="Symbol" w:hAnsi="Symbol" w:hint="default"/>
      </w:rPr>
    </w:lvl>
    <w:lvl w:ilvl="1" w:tplc="7E60C62E">
      <w:start w:val="1"/>
      <w:numFmt w:val="bullet"/>
      <w:lvlText w:val="o"/>
      <w:lvlJc w:val="left"/>
      <w:pPr>
        <w:ind w:left="1440" w:hanging="360"/>
      </w:pPr>
      <w:rPr>
        <w:rFonts w:ascii="Courier New" w:hAnsi="Courier New" w:hint="default"/>
      </w:rPr>
    </w:lvl>
    <w:lvl w:ilvl="2" w:tplc="8378FED0">
      <w:start w:val="1"/>
      <w:numFmt w:val="bullet"/>
      <w:lvlText w:val=""/>
      <w:lvlJc w:val="left"/>
      <w:pPr>
        <w:ind w:left="2160" w:hanging="360"/>
      </w:pPr>
      <w:rPr>
        <w:rFonts w:ascii="Wingdings" w:hAnsi="Wingdings" w:hint="default"/>
      </w:rPr>
    </w:lvl>
    <w:lvl w:ilvl="3" w:tplc="FF6A3BAA">
      <w:start w:val="1"/>
      <w:numFmt w:val="bullet"/>
      <w:lvlText w:val=""/>
      <w:lvlJc w:val="left"/>
      <w:pPr>
        <w:ind w:left="2880" w:hanging="360"/>
      </w:pPr>
      <w:rPr>
        <w:rFonts w:ascii="Symbol" w:hAnsi="Symbol" w:hint="default"/>
      </w:rPr>
    </w:lvl>
    <w:lvl w:ilvl="4" w:tplc="69DEE3C2">
      <w:start w:val="1"/>
      <w:numFmt w:val="bullet"/>
      <w:lvlText w:val="o"/>
      <w:lvlJc w:val="left"/>
      <w:pPr>
        <w:ind w:left="3600" w:hanging="360"/>
      </w:pPr>
      <w:rPr>
        <w:rFonts w:ascii="Courier New" w:hAnsi="Courier New" w:hint="default"/>
      </w:rPr>
    </w:lvl>
    <w:lvl w:ilvl="5" w:tplc="1046C74A">
      <w:start w:val="1"/>
      <w:numFmt w:val="bullet"/>
      <w:lvlText w:val=""/>
      <w:lvlJc w:val="left"/>
      <w:pPr>
        <w:ind w:left="4320" w:hanging="360"/>
      </w:pPr>
      <w:rPr>
        <w:rFonts w:ascii="Wingdings" w:hAnsi="Wingdings" w:hint="default"/>
      </w:rPr>
    </w:lvl>
    <w:lvl w:ilvl="6" w:tplc="FA6C9E36">
      <w:start w:val="1"/>
      <w:numFmt w:val="bullet"/>
      <w:lvlText w:val=""/>
      <w:lvlJc w:val="left"/>
      <w:pPr>
        <w:ind w:left="5040" w:hanging="360"/>
      </w:pPr>
      <w:rPr>
        <w:rFonts w:ascii="Symbol" w:hAnsi="Symbol" w:hint="default"/>
      </w:rPr>
    </w:lvl>
    <w:lvl w:ilvl="7" w:tplc="F76C8E52">
      <w:start w:val="1"/>
      <w:numFmt w:val="bullet"/>
      <w:lvlText w:val="o"/>
      <w:lvlJc w:val="left"/>
      <w:pPr>
        <w:ind w:left="5760" w:hanging="360"/>
      </w:pPr>
      <w:rPr>
        <w:rFonts w:ascii="Courier New" w:hAnsi="Courier New" w:hint="default"/>
      </w:rPr>
    </w:lvl>
    <w:lvl w:ilvl="8" w:tplc="824E6C26">
      <w:start w:val="1"/>
      <w:numFmt w:val="bullet"/>
      <w:lvlText w:val=""/>
      <w:lvlJc w:val="left"/>
      <w:pPr>
        <w:ind w:left="6480" w:hanging="360"/>
      </w:pPr>
      <w:rPr>
        <w:rFonts w:ascii="Wingdings" w:hAnsi="Wingdings" w:hint="default"/>
      </w:rPr>
    </w:lvl>
  </w:abstractNum>
  <w:abstractNum w:abstractNumId="30" w15:restartNumberingAfterBreak="0">
    <w:nsid w:val="4399D789"/>
    <w:multiLevelType w:val="hybridMultilevel"/>
    <w:tmpl w:val="5734DFC8"/>
    <w:lvl w:ilvl="0" w:tplc="98743722">
      <w:start w:val="1"/>
      <w:numFmt w:val="bullet"/>
      <w:lvlText w:val="-"/>
      <w:lvlJc w:val="left"/>
      <w:pPr>
        <w:ind w:left="360" w:hanging="360"/>
      </w:pPr>
      <w:rPr>
        <w:rFonts w:ascii="Aptos" w:hAnsi="Aptos" w:hint="default"/>
      </w:rPr>
    </w:lvl>
    <w:lvl w:ilvl="1" w:tplc="A6A483B4">
      <w:start w:val="1"/>
      <w:numFmt w:val="bullet"/>
      <w:lvlText w:val="o"/>
      <w:lvlJc w:val="left"/>
      <w:pPr>
        <w:ind w:left="1080" w:hanging="360"/>
      </w:pPr>
      <w:rPr>
        <w:rFonts w:ascii="Courier New" w:hAnsi="Courier New" w:hint="default"/>
      </w:rPr>
    </w:lvl>
    <w:lvl w:ilvl="2" w:tplc="30CA2F54">
      <w:start w:val="1"/>
      <w:numFmt w:val="bullet"/>
      <w:lvlText w:val=""/>
      <w:lvlJc w:val="left"/>
      <w:pPr>
        <w:ind w:left="1800" w:hanging="360"/>
      </w:pPr>
      <w:rPr>
        <w:rFonts w:ascii="Wingdings" w:hAnsi="Wingdings" w:hint="default"/>
      </w:rPr>
    </w:lvl>
    <w:lvl w:ilvl="3" w:tplc="1E7A8386">
      <w:start w:val="1"/>
      <w:numFmt w:val="bullet"/>
      <w:lvlText w:val=""/>
      <w:lvlJc w:val="left"/>
      <w:pPr>
        <w:ind w:left="2520" w:hanging="360"/>
      </w:pPr>
      <w:rPr>
        <w:rFonts w:ascii="Symbol" w:hAnsi="Symbol" w:hint="default"/>
      </w:rPr>
    </w:lvl>
    <w:lvl w:ilvl="4" w:tplc="291EB29A">
      <w:start w:val="1"/>
      <w:numFmt w:val="bullet"/>
      <w:lvlText w:val="o"/>
      <w:lvlJc w:val="left"/>
      <w:pPr>
        <w:ind w:left="3240" w:hanging="360"/>
      </w:pPr>
      <w:rPr>
        <w:rFonts w:ascii="Courier New" w:hAnsi="Courier New" w:hint="default"/>
      </w:rPr>
    </w:lvl>
    <w:lvl w:ilvl="5" w:tplc="4A0E6C2A">
      <w:start w:val="1"/>
      <w:numFmt w:val="bullet"/>
      <w:lvlText w:val=""/>
      <w:lvlJc w:val="left"/>
      <w:pPr>
        <w:ind w:left="3960" w:hanging="360"/>
      </w:pPr>
      <w:rPr>
        <w:rFonts w:ascii="Wingdings" w:hAnsi="Wingdings" w:hint="default"/>
      </w:rPr>
    </w:lvl>
    <w:lvl w:ilvl="6" w:tplc="F16A379C">
      <w:start w:val="1"/>
      <w:numFmt w:val="bullet"/>
      <w:lvlText w:val=""/>
      <w:lvlJc w:val="left"/>
      <w:pPr>
        <w:ind w:left="4680" w:hanging="360"/>
      </w:pPr>
      <w:rPr>
        <w:rFonts w:ascii="Symbol" w:hAnsi="Symbol" w:hint="default"/>
      </w:rPr>
    </w:lvl>
    <w:lvl w:ilvl="7" w:tplc="C362FDA6">
      <w:start w:val="1"/>
      <w:numFmt w:val="bullet"/>
      <w:lvlText w:val="o"/>
      <w:lvlJc w:val="left"/>
      <w:pPr>
        <w:ind w:left="5400" w:hanging="360"/>
      </w:pPr>
      <w:rPr>
        <w:rFonts w:ascii="Courier New" w:hAnsi="Courier New" w:hint="default"/>
      </w:rPr>
    </w:lvl>
    <w:lvl w:ilvl="8" w:tplc="658E7AB4">
      <w:start w:val="1"/>
      <w:numFmt w:val="bullet"/>
      <w:lvlText w:val=""/>
      <w:lvlJc w:val="left"/>
      <w:pPr>
        <w:ind w:left="6120" w:hanging="360"/>
      </w:pPr>
      <w:rPr>
        <w:rFonts w:ascii="Wingdings" w:hAnsi="Wingdings" w:hint="default"/>
      </w:rPr>
    </w:lvl>
  </w:abstractNum>
  <w:abstractNum w:abstractNumId="31" w15:restartNumberingAfterBreak="0">
    <w:nsid w:val="44483C17"/>
    <w:multiLevelType w:val="multilevel"/>
    <w:tmpl w:val="FF4803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E5FDC9"/>
    <w:multiLevelType w:val="hybridMultilevel"/>
    <w:tmpl w:val="495CC8A0"/>
    <w:lvl w:ilvl="0" w:tplc="60FE6FA2">
      <w:start w:val="1"/>
      <w:numFmt w:val="bullet"/>
      <w:lvlText w:val=""/>
      <w:lvlJc w:val="left"/>
      <w:pPr>
        <w:ind w:left="720" w:hanging="360"/>
      </w:pPr>
      <w:rPr>
        <w:rFonts w:ascii="Symbol" w:hAnsi="Symbol" w:hint="default"/>
      </w:rPr>
    </w:lvl>
    <w:lvl w:ilvl="1" w:tplc="1CF073FA">
      <w:start w:val="1"/>
      <w:numFmt w:val="bullet"/>
      <w:lvlText w:val="o"/>
      <w:lvlJc w:val="left"/>
      <w:pPr>
        <w:ind w:left="1440" w:hanging="360"/>
      </w:pPr>
      <w:rPr>
        <w:rFonts w:ascii="Courier New" w:hAnsi="Courier New" w:hint="default"/>
      </w:rPr>
    </w:lvl>
    <w:lvl w:ilvl="2" w:tplc="D8000CF6">
      <w:start w:val="1"/>
      <w:numFmt w:val="bullet"/>
      <w:lvlText w:val=""/>
      <w:lvlJc w:val="left"/>
      <w:pPr>
        <w:ind w:left="2160" w:hanging="360"/>
      </w:pPr>
      <w:rPr>
        <w:rFonts w:ascii="Wingdings" w:hAnsi="Wingdings" w:hint="default"/>
      </w:rPr>
    </w:lvl>
    <w:lvl w:ilvl="3" w:tplc="94342E94">
      <w:start w:val="1"/>
      <w:numFmt w:val="bullet"/>
      <w:lvlText w:val=""/>
      <w:lvlJc w:val="left"/>
      <w:pPr>
        <w:ind w:left="2880" w:hanging="360"/>
      </w:pPr>
      <w:rPr>
        <w:rFonts w:ascii="Symbol" w:hAnsi="Symbol" w:hint="default"/>
      </w:rPr>
    </w:lvl>
    <w:lvl w:ilvl="4" w:tplc="354E512A">
      <w:start w:val="1"/>
      <w:numFmt w:val="bullet"/>
      <w:lvlText w:val="o"/>
      <w:lvlJc w:val="left"/>
      <w:pPr>
        <w:ind w:left="3600" w:hanging="360"/>
      </w:pPr>
      <w:rPr>
        <w:rFonts w:ascii="Courier New" w:hAnsi="Courier New" w:hint="default"/>
      </w:rPr>
    </w:lvl>
    <w:lvl w:ilvl="5" w:tplc="131438D0">
      <w:start w:val="1"/>
      <w:numFmt w:val="bullet"/>
      <w:lvlText w:val=""/>
      <w:lvlJc w:val="left"/>
      <w:pPr>
        <w:ind w:left="4320" w:hanging="360"/>
      </w:pPr>
      <w:rPr>
        <w:rFonts w:ascii="Wingdings" w:hAnsi="Wingdings" w:hint="default"/>
      </w:rPr>
    </w:lvl>
    <w:lvl w:ilvl="6" w:tplc="09D459DC">
      <w:start w:val="1"/>
      <w:numFmt w:val="bullet"/>
      <w:lvlText w:val=""/>
      <w:lvlJc w:val="left"/>
      <w:pPr>
        <w:ind w:left="5040" w:hanging="360"/>
      </w:pPr>
      <w:rPr>
        <w:rFonts w:ascii="Symbol" w:hAnsi="Symbol" w:hint="default"/>
      </w:rPr>
    </w:lvl>
    <w:lvl w:ilvl="7" w:tplc="B0BA569E">
      <w:start w:val="1"/>
      <w:numFmt w:val="bullet"/>
      <w:lvlText w:val="o"/>
      <w:lvlJc w:val="left"/>
      <w:pPr>
        <w:ind w:left="5760" w:hanging="360"/>
      </w:pPr>
      <w:rPr>
        <w:rFonts w:ascii="Courier New" w:hAnsi="Courier New" w:hint="default"/>
      </w:rPr>
    </w:lvl>
    <w:lvl w:ilvl="8" w:tplc="4580CD16">
      <w:start w:val="1"/>
      <w:numFmt w:val="bullet"/>
      <w:lvlText w:val=""/>
      <w:lvlJc w:val="left"/>
      <w:pPr>
        <w:ind w:left="6480" w:hanging="360"/>
      </w:pPr>
      <w:rPr>
        <w:rFonts w:ascii="Wingdings" w:hAnsi="Wingdings" w:hint="default"/>
      </w:rPr>
    </w:lvl>
  </w:abstractNum>
  <w:abstractNum w:abstractNumId="33" w15:restartNumberingAfterBreak="0">
    <w:nsid w:val="45EA6C73"/>
    <w:multiLevelType w:val="hybridMultilevel"/>
    <w:tmpl w:val="728609D2"/>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4" w15:restartNumberingAfterBreak="0">
    <w:nsid w:val="46697F9E"/>
    <w:multiLevelType w:val="multilevel"/>
    <w:tmpl w:val="57D62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9C256AC"/>
    <w:multiLevelType w:val="multilevel"/>
    <w:tmpl w:val="9ECA2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00E6ADC"/>
    <w:multiLevelType w:val="multilevel"/>
    <w:tmpl w:val="AAA04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1072FF0"/>
    <w:multiLevelType w:val="hybridMultilevel"/>
    <w:tmpl w:val="69622D50"/>
    <w:lvl w:ilvl="0" w:tplc="CAF48582">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57BA4136"/>
    <w:multiLevelType w:val="hybridMultilevel"/>
    <w:tmpl w:val="B47C8D9C"/>
    <w:lvl w:ilvl="0" w:tplc="7E18FB28">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9" w15:restartNumberingAfterBreak="0">
    <w:nsid w:val="58D66121"/>
    <w:multiLevelType w:val="multilevel"/>
    <w:tmpl w:val="1600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3B6A55"/>
    <w:multiLevelType w:val="hybridMultilevel"/>
    <w:tmpl w:val="9BEAFD06"/>
    <w:lvl w:ilvl="0" w:tplc="87E4B014">
      <w:start w:val="1"/>
      <w:numFmt w:val="bullet"/>
      <w:lvlText w:val=""/>
      <w:lvlJc w:val="left"/>
      <w:pPr>
        <w:ind w:left="720" w:hanging="360"/>
      </w:pPr>
      <w:rPr>
        <w:rFonts w:ascii="Symbol" w:hAnsi="Symbol" w:hint="default"/>
      </w:rPr>
    </w:lvl>
    <w:lvl w:ilvl="1" w:tplc="866A18E4">
      <w:start w:val="1"/>
      <w:numFmt w:val="bullet"/>
      <w:lvlText w:val="o"/>
      <w:lvlJc w:val="left"/>
      <w:pPr>
        <w:ind w:left="1440" w:hanging="360"/>
      </w:pPr>
      <w:rPr>
        <w:rFonts w:ascii="Courier New" w:hAnsi="Courier New" w:hint="default"/>
      </w:rPr>
    </w:lvl>
    <w:lvl w:ilvl="2" w:tplc="44E449F4">
      <w:start w:val="1"/>
      <w:numFmt w:val="bullet"/>
      <w:lvlText w:val=""/>
      <w:lvlJc w:val="left"/>
      <w:pPr>
        <w:ind w:left="2160" w:hanging="360"/>
      </w:pPr>
      <w:rPr>
        <w:rFonts w:ascii="Wingdings" w:hAnsi="Wingdings" w:hint="default"/>
      </w:rPr>
    </w:lvl>
    <w:lvl w:ilvl="3" w:tplc="A19C7B6A">
      <w:start w:val="1"/>
      <w:numFmt w:val="bullet"/>
      <w:lvlText w:val=""/>
      <w:lvlJc w:val="left"/>
      <w:pPr>
        <w:ind w:left="2880" w:hanging="360"/>
      </w:pPr>
      <w:rPr>
        <w:rFonts w:ascii="Symbol" w:hAnsi="Symbol" w:hint="default"/>
      </w:rPr>
    </w:lvl>
    <w:lvl w:ilvl="4" w:tplc="ED56A25E">
      <w:start w:val="1"/>
      <w:numFmt w:val="bullet"/>
      <w:lvlText w:val="o"/>
      <w:lvlJc w:val="left"/>
      <w:pPr>
        <w:ind w:left="3600" w:hanging="360"/>
      </w:pPr>
      <w:rPr>
        <w:rFonts w:ascii="Courier New" w:hAnsi="Courier New" w:hint="default"/>
      </w:rPr>
    </w:lvl>
    <w:lvl w:ilvl="5" w:tplc="5712CDE6">
      <w:start w:val="1"/>
      <w:numFmt w:val="bullet"/>
      <w:lvlText w:val=""/>
      <w:lvlJc w:val="left"/>
      <w:pPr>
        <w:ind w:left="4320" w:hanging="360"/>
      </w:pPr>
      <w:rPr>
        <w:rFonts w:ascii="Wingdings" w:hAnsi="Wingdings" w:hint="default"/>
      </w:rPr>
    </w:lvl>
    <w:lvl w:ilvl="6" w:tplc="8288FE6C">
      <w:start w:val="1"/>
      <w:numFmt w:val="bullet"/>
      <w:lvlText w:val=""/>
      <w:lvlJc w:val="left"/>
      <w:pPr>
        <w:ind w:left="5040" w:hanging="360"/>
      </w:pPr>
      <w:rPr>
        <w:rFonts w:ascii="Symbol" w:hAnsi="Symbol" w:hint="default"/>
      </w:rPr>
    </w:lvl>
    <w:lvl w:ilvl="7" w:tplc="29BA192C">
      <w:start w:val="1"/>
      <w:numFmt w:val="bullet"/>
      <w:lvlText w:val="o"/>
      <w:lvlJc w:val="left"/>
      <w:pPr>
        <w:ind w:left="5760" w:hanging="360"/>
      </w:pPr>
      <w:rPr>
        <w:rFonts w:ascii="Courier New" w:hAnsi="Courier New" w:hint="default"/>
      </w:rPr>
    </w:lvl>
    <w:lvl w:ilvl="8" w:tplc="F828DACA">
      <w:start w:val="1"/>
      <w:numFmt w:val="bullet"/>
      <w:lvlText w:val=""/>
      <w:lvlJc w:val="left"/>
      <w:pPr>
        <w:ind w:left="6480" w:hanging="360"/>
      </w:pPr>
      <w:rPr>
        <w:rFonts w:ascii="Wingdings" w:hAnsi="Wingdings" w:hint="default"/>
      </w:rPr>
    </w:lvl>
  </w:abstractNum>
  <w:abstractNum w:abstractNumId="41" w15:restartNumberingAfterBreak="0">
    <w:nsid w:val="5CEE5383"/>
    <w:multiLevelType w:val="hybridMultilevel"/>
    <w:tmpl w:val="883AB9A6"/>
    <w:lvl w:ilvl="0" w:tplc="0E842A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EB92B67"/>
    <w:multiLevelType w:val="hybridMultilevel"/>
    <w:tmpl w:val="07189ECC"/>
    <w:lvl w:ilvl="0" w:tplc="75A605F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5FF165F9"/>
    <w:multiLevelType w:val="hybridMultilevel"/>
    <w:tmpl w:val="631E0768"/>
    <w:lvl w:ilvl="0" w:tplc="59462AAC">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0003784"/>
    <w:multiLevelType w:val="hybridMultilevel"/>
    <w:tmpl w:val="3766B936"/>
    <w:lvl w:ilvl="0" w:tplc="2A880BE8">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1D449F5"/>
    <w:multiLevelType w:val="hybridMultilevel"/>
    <w:tmpl w:val="E9DE8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41130FD"/>
    <w:multiLevelType w:val="multilevel"/>
    <w:tmpl w:val="2FF086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4661DE"/>
    <w:multiLevelType w:val="hybridMultilevel"/>
    <w:tmpl w:val="4490DB1A"/>
    <w:lvl w:ilvl="0" w:tplc="0BAAE9E2">
      <w:start w:val="1"/>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672951E7"/>
    <w:multiLevelType w:val="multilevel"/>
    <w:tmpl w:val="8FFC3816"/>
    <w:lvl w:ilvl="0">
      <w:start w:val="2"/>
      <w:numFmt w:val="decimal"/>
      <w:lvlText w:val="%1."/>
      <w:lvlJc w:val="left"/>
      <w:pPr>
        <w:tabs>
          <w:tab w:val="num" w:pos="720"/>
        </w:tabs>
        <w:ind w:left="720" w:hanging="360"/>
      </w:pPr>
      <w:rPr>
        <w:lang w:val="en-U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D37922"/>
    <w:multiLevelType w:val="hybridMultilevel"/>
    <w:tmpl w:val="EB1085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0" w15:restartNumberingAfterBreak="0">
    <w:nsid w:val="6DD43C56"/>
    <w:multiLevelType w:val="hybridMultilevel"/>
    <w:tmpl w:val="B2D8BA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1" w15:restartNumberingAfterBreak="0">
    <w:nsid w:val="705B2B08"/>
    <w:multiLevelType w:val="hybridMultilevel"/>
    <w:tmpl w:val="32CC0FBA"/>
    <w:lvl w:ilvl="0" w:tplc="200CB07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739B51B8"/>
    <w:multiLevelType w:val="hybridMultilevel"/>
    <w:tmpl w:val="70421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42927A3"/>
    <w:multiLevelType w:val="multilevel"/>
    <w:tmpl w:val="90A23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right"/>
      <w:pPr>
        <w:ind w:left="3600" w:hanging="360"/>
      </w:pPr>
      <w:rPr>
        <w:u w:val="none"/>
      </w:rPr>
    </w:lvl>
    <w:lvl w:ilvl="5">
      <w:start w:val="1"/>
      <w:numFmt w:val="decimal"/>
      <w:lvlText w:val="●.○.■.●.%5.%6."/>
      <w:lvlJc w:val="right"/>
      <w:pPr>
        <w:ind w:left="4320" w:hanging="360"/>
      </w:pPr>
      <w:rPr>
        <w:u w:val="none"/>
      </w:rPr>
    </w:lvl>
    <w:lvl w:ilvl="6">
      <w:start w:val="1"/>
      <w:numFmt w:val="decimal"/>
      <w:lvlText w:val="●.○.■.●.%5.%6.%7."/>
      <w:lvlJc w:val="right"/>
      <w:pPr>
        <w:ind w:left="5040" w:hanging="360"/>
      </w:pPr>
      <w:rPr>
        <w:u w:val="none"/>
      </w:rPr>
    </w:lvl>
    <w:lvl w:ilvl="7">
      <w:start w:val="1"/>
      <w:numFmt w:val="decimal"/>
      <w:lvlText w:val="●.○.■.●.%5.%6.%7.%8."/>
      <w:lvlJc w:val="right"/>
      <w:pPr>
        <w:ind w:left="5760" w:hanging="360"/>
      </w:pPr>
      <w:rPr>
        <w:u w:val="none"/>
      </w:rPr>
    </w:lvl>
    <w:lvl w:ilvl="8">
      <w:start w:val="1"/>
      <w:numFmt w:val="decimal"/>
      <w:lvlText w:val="●.○.■.●.%5.%6.%7.%8.%9."/>
      <w:lvlJc w:val="right"/>
      <w:pPr>
        <w:ind w:left="6480" w:hanging="360"/>
      </w:pPr>
      <w:rPr>
        <w:u w:val="none"/>
      </w:rPr>
    </w:lvl>
  </w:abstractNum>
  <w:abstractNum w:abstractNumId="54" w15:restartNumberingAfterBreak="0">
    <w:nsid w:val="75BF521B"/>
    <w:multiLevelType w:val="hybridMultilevel"/>
    <w:tmpl w:val="21FC07F6"/>
    <w:lvl w:ilvl="0" w:tplc="BB647A28">
      <w:start w:val="1"/>
      <w:numFmt w:val="bullet"/>
      <w:lvlText w:val=""/>
      <w:lvlJc w:val="left"/>
      <w:pPr>
        <w:ind w:left="720" w:hanging="360"/>
      </w:pPr>
      <w:rPr>
        <w:rFonts w:ascii="Symbol" w:hAnsi="Symbol" w:hint="default"/>
        <w:color w:val="000000" w:themeColor="text1"/>
      </w:rPr>
    </w:lvl>
    <w:lvl w:ilvl="1" w:tplc="00CAC7B8">
      <w:start w:val="1"/>
      <w:numFmt w:val="bullet"/>
      <w:lvlText w:val="o"/>
      <w:lvlJc w:val="left"/>
      <w:pPr>
        <w:ind w:left="1440" w:hanging="360"/>
      </w:pPr>
      <w:rPr>
        <w:rFonts w:ascii="Courier New" w:hAnsi="Courier New" w:hint="default"/>
      </w:rPr>
    </w:lvl>
    <w:lvl w:ilvl="2" w:tplc="58EA85FE">
      <w:start w:val="1"/>
      <w:numFmt w:val="bullet"/>
      <w:lvlText w:val=""/>
      <w:lvlJc w:val="left"/>
      <w:pPr>
        <w:ind w:left="2160" w:hanging="360"/>
      </w:pPr>
      <w:rPr>
        <w:rFonts w:ascii="Wingdings" w:hAnsi="Wingdings" w:hint="default"/>
      </w:rPr>
    </w:lvl>
    <w:lvl w:ilvl="3" w:tplc="F65495BA">
      <w:start w:val="1"/>
      <w:numFmt w:val="bullet"/>
      <w:lvlText w:val=""/>
      <w:lvlJc w:val="left"/>
      <w:pPr>
        <w:ind w:left="2880" w:hanging="360"/>
      </w:pPr>
      <w:rPr>
        <w:rFonts w:ascii="Symbol" w:hAnsi="Symbol" w:hint="default"/>
      </w:rPr>
    </w:lvl>
    <w:lvl w:ilvl="4" w:tplc="A66299A8">
      <w:start w:val="1"/>
      <w:numFmt w:val="bullet"/>
      <w:lvlText w:val="o"/>
      <w:lvlJc w:val="left"/>
      <w:pPr>
        <w:ind w:left="3600" w:hanging="360"/>
      </w:pPr>
      <w:rPr>
        <w:rFonts w:ascii="Courier New" w:hAnsi="Courier New" w:hint="default"/>
      </w:rPr>
    </w:lvl>
    <w:lvl w:ilvl="5" w:tplc="49A0FB78">
      <w:start w:val="1"/>
      <w:numFmt w:val="bullet"/>
      <w:lvlText w:val=""/>
      <w:lvlJc w:val="left"/>
      <w:pPr>
        <w:ind w:left="4320" w:hanging="360"/>
      </w:pPr>
      <w:rPr>
        <w:rFonts w:ascii="Wingdings" w:hAnsi="Wingdings" w:hint="default"/>
      </w:rPr>
    </w:lvl>
    <w:lvl w:ilvl="6" w:tplc="E13A114E">
      <w:start w:val="1"/>
      <w:numFmt w:val="bullet"/>
      <w:lvlText w:val=""/>
      <w:lvlJc w:val="left"/>
      <w:pPr>
        <w:ind w:left="5040" w:hanging="360"/>
      </w:pPr>
      <w:rPr>
        <w:rFonts w:ascii="Symbol" w:hAnsi="Symbol" w:hint="default"/>
      </w:rPr>
    </w:lvl>
    <w:lvl w:ilvl="7" w:tplc="2D00AAAE">
      <w:start w:val="1"/>
      <w:numFmt w:val="bullet"/>
      <w:lvlText w:val="o"/>
      <w:lvlJc w:val="left"/>
      <w:pPr>
        <w:ind w:left="5760" w:hanging="360"/>
      </w:pPr>
      <w:rPr>
        <w:rFonts w:ascii="Courier New" w:hAnsi="Courier New" w:hint="default"/>
      </w:rPr>
    </w:lvl>
    <w:lvl w:ilvl="8" w:tplc="4798E492">
      <w:start w:val="1"/>
      <w:numFmt w:val="bullet"/>
      <w:lvlText w:val=""/>
      <w:lvlJc w:val="left"/>
      <w:pPr>
        <w:ind w:left="6480" w:hanging="360"/>
      </w:pPr>
      <w:rPr>
        <w:rFonts w:ascii="Wingdings" w:hAnsi="Wingdings" w:hint="default"/>
      </w:rPr>
    </w:lvl>
  </w:abstractNum>
  <w:abstractNum w:abstractNumId="55" w15:restartNumberingAfterBreak="0">
    <w:nsid w:val="784C4D3C"/>
    <w:multiLevelType w:val="multilevel"/>
    <w:tmpl w:val="76284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B57E2D6"/>
    <w:multiLevelType w:val="hybridMultilevel"/>
    <w:tmpl w:val="6E149402"/>
    <w:lvl w:ilvl="0" w:tplc="A6243E86">
      <w:start w:val="1"/>
      <w:numFmt w:val="bullet"/>
      <w:lvlText w:val="-"/>
      <w:lvlJc w:val="left"/>
      <w:pPr>
        <w:ind w:left="360" w:hanging="360"/>
      </w:pPr>
      <w:rPr>
        <w:rFonts w:ascii="Aptos" w:hAnsi="Aptos" w:hint="default"/>
      </w:rPr>
    </w:lvl>
    <w:lvl w:ilvl="1" w:tplc="E7CC356A">
      <w:start w:val="1"/>
      <w:numFmt w:val="bullet"/>
      <w:lvlText w:val="o"/>
      <w:lvlJc w:val="left"/>
      <w:pPr>
        <w:ind w:left="1080" w:hanging="360"/>
      </w:pPr>
      <w:rPr>
        <w:rFonts w:ascii="Courier New" w:hAnsi="Courier New" w:hint="default"/>
      </w:rPr>
    </w:lvl>
    <w:lvl w:ilvl="2" w:tplc="786C2BE2">
      <w:start w:val="1"/>
      <w:numFmt w:val="bullet"/>
      <w:lvlText w:val=""/>
      <w:lvlJc w:val="left"/>
      <w:pPr>
        <w:ind w:left="1800" w:hanging="360"/>
      </w:pPr>
      <w:rPr>
        <w:rFonts w:ascii="Wingdings" w:hAnsi="Wingdings" w:hint="default"/>
      </w:rPr>
    </w:lvl>
    <w:lvl w:ilvl="3" w:tplc="D8CEE610">
      <w:start w:val="1"/>
      <w:numFmt w:val="bullet"/>
      <w:lvlText w:val=""/>
      <w:lvlJc w:val="left"/>
      <w:pPr>
        <w:ind w:left="2520" w:hanging="360"/>
      </w:pPr>
      <w:rPr>
        <w:rFonts w:ascii="Symbol" w:hAnsi="Symbol" w:hint="default"/>
      </w:rPr>
    </w:lvl>
    <w:lvl w:ilvl="4" w:tplc="94BC5A96">
      <w:start w:val="1"/>
      <w:numFmt w:val="bullet"/>
      <w:lvlText w:val="o"/>
      <w:lvlJc w:val="left"/>
      <w:pPr>
        <w:ind w:left="3240" w:hanging="360"/>
      </w:pPr>
      <w:rPr>
        <w:rFonts w:ascii="Courier New" w:hAnsi="Courier New" w:hint="default"/>
      </w:rPr>
    </w:lvl>
    <w:lvl w:ilvl="5" w:tplc="94DAF86A">
      <w:start w:val="1"/>
      <w:numFmt w:val="bullet"/>
      <w:lvlText w:val=""/>
      <w:lvlJc w:val="left"/>
      <w:pPr>
        <w:ind w:left="3960" w:hanging="360"/>
      </w:pPr>
      <w:rPr>
        <w:rFonts w:ascii="Wingdings" w:hAnsi="Wingdings" w:hint="default"/>
      </w:rPr>
    </w:lvl>
    <w:lvl w:ilvl="6" w:tplc="93943FA6">
      <w:start w:val="1"/>
      <w:numFmt w:val="bullet"/>
      <w:lvlText w:val=""/>
      <w:lvlJc w:val="left"/>
      <w:pPr>
        <w:ind w:left="4680" w:hanging="360"/>
      </w:pPr>
      <w:rPr>
        <w:rFonts w:ascii="Symbol" w:hAnsi="Symbol" w:hint="default"/>
      </w:rPr>
    </w:lvl>
    <w:lvl w:ilvl="7" w:tplc="2F44C476">
      <w:start w:val="1"/>
      <w:numFmt w:val="bullet"/>
      <w:lvlText w:val="o"/>
      <w:lvlJc w:val="left"/>
      <w:pPr>
        <w:ind w:left="5400" w:hanging="360"/>
      </w:pPr>
      <w:rPr>
        <w:rFonts w:ascii="Courier New" w:hAnsi="Courier New" w:hint="default"/>
      </w:rPr>
    </w:lvl>
    <w:lvl w:ilvl="8" w:tplc="7C706BC0">
      <w:start w:val="1"/>
      <w:numFmt w:val="bullet"/>
      <w:lvlText w:val=""/>
      <w:lvlJc w:val="left"/>
      <w:pPr>
        <w:ind w:left="6120" w:hanging="360"/>
      </w:pPr>
      <w:rPr>
        <w:rFonts w:ascii="Wingdings" w:hAnsi="Wingdings" w:hint="default"/>
      </w:rPr>
    </w:lvl>
  </w:abstractNum>
  <w:abstractNum w:abstractNumId="57" w15:restartNumberingAfterBreak="0">
    <w:nsid w:val="7E537942"/>
    <w:multiLevelType w:val="hybridMultilevel"/>
    <w:tmpl w:val="318C191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8" w15:restartNumberingAfterBreak="0">
    <w:nsid w:val="7F4E38E3"/>
    <w:multiLevelType w:val="multilevel"/>
    <w:tmpl w:val="2606F9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35234">
    <w:abstractNumId w:val="32"/>
  </w:num>
  <w:num w:numId="2" w16cid:durableId="942372324">
    <w:abstractNumId w:val="54"/>
  </w:num>
  <w:num w:numId="3" w16cid:durableId="262298673">
    <w:abstractNumId w:val="11"/>
  </w:num>
  <w:num w:numId="4" w16cid:durableId="1124426162">
    <w:abstractNumId w:val="30"/>
  </w:num>
  <w:num w:numId="5" w16cid:durableId="54596677">
    <w:abstractNumId w:val="22"/>
  </w:num>
  <w:num w:numId="6" w16cid:durableId="1921254496">
    <w:abstractNumId w:val="56"/>
  </w:num>
  <w:num w:numId="7" w16cid:durableId="853690668">
    <w:abstractNumId w:val="40"/>
  </w:num>
  <w:num w:numId="8" w16cid:durableId="1826047464">
    <w:abstractNumId w:val="29"/>
  </w:num>
  <w:num w:numId="9" w16cid:durableId="827287511">
    <w:abstractNumId w:val="35"/>
  </w:num>
  <w:num w:numId="10" w16cid:durableId="665522998">
    <w:abstractNumId w:val="21"/>
  </w:num>
  <w:num w:numId="11" w16cid:durableId="1246766847">
    <w:abstractNumId w:val="55"/>
  </w:num>
  <w:num w:numId="12" w16cid:durableId="1494183803">
    <w:abstractNumId w:val="18"/>
  </w:num>
  <w:num w:numId="13" w16cid:durableId="1733844440">
    <w:abstractNumId w:val="34"/>
  </w:num>
  <w:num w:numId="14" w16cid:durableId="782725366">
    <w:abstractNumId w:val="53"/>
  </w:num>
  <w:num w:numId="15" w16cid:durableId="1251354143">
    <w:abstractNumId w:val="36"/>
  </w:num>
  <w:num w:numId="16" w16cid:durableId="1199271168">
    <w:abstractNumId w:val="45"/>
  </w:num>
  <w:num w:numId="17" w16cid:durableId="1018117998">
    <w:abstractNumId w:val="19"/>
  </w:num>
  <w:num w:numId="18" w16cid:durableId="293214422">
    <w:abstractNumId w:val="47"/>
  </w:num>
  <w:num w:numId="19" w16cid:durableId="2035303408">
    <w:abstractNumId w:val="16"/>
  </w:num>
  <w:num w:numId="20" w16cid:durableId="1113787491">
    <w:abstractNumId w:val="37"/>
  </w:num>
  <w:num w:numId="21" w16cid:durableId="1408309337">
    <w:abstractNumId w:val="39"/>
  </w:num>
  <w:num w:numId="22" w16cid:durableId="778716432">
    <w:abstractNumId w:val="27"/>
  </w:num>
  <w:num w:numId="23" w16cid:durableId="734820291">
    <w:abstractNumId w:val="31"/>
  </w:num>
  <w:num w:numId="24" w16cid:durableId="1883980290">
    <w:abstractNumId w:val="9"/>
  </w:num>
  <w:num w:numId="25" w16cid:durableId="721752711">
    <w:abstractNumId w:val="57"/>
  </w:num>
  <w:num w:numId="26" w16cid:durableId="2003655516">
    <w:abstractNumId w:val="48"/>
  </w:num>
  <w:num w:numId="27" w16cid:durableId="1825463945">
    <w:abstractNumId w:val="23"/>
  </w:num>
  <w:num w:numId="28" w16cid:durableId="493185700">
    <w:abstractNumId w:val="4"/>
  </w:num>
  <w:num w:numId="29" w16cid:durableId="831530226">
    <w:abstractNumId w:val="46"/>
  </w:num>
  <w:num w:numId="30" w16cid:durableId="672806665">
    <w:abstractNumId w:val="58"/>
  </w:num>
  <w:num w:numId="31" w16cid:durableId="873272303">
    <w:abstractNumId w:val="50"/>
  </w:num>
  <w:num w:numId="32" w16cid:durableId="245186355">
    <w:abstractNumId w:val="33"/>
  </w:num>
  <w:num w:numId="33" w16cid:durableId="213930173">
    <w:abstractNumId w:val="15"/>
  </w:num>
  <w:num w:numId="34" w16cid:durableId="1992320232">
    <w:abstractNumId w:val="49"/>
  </w:num>
  <w:num w:numId="35" w16cid:durableId="1618834286">
    <w:abstractNumId w:val="41"/>
  </w:num>
  <w:num w:numId="36" w16cid:durableId="1683119251">
    <w:abstractNumId w:val="38"/>
  </w:num>
  <w:num w:numId="37" w16cid:durableId="1898466379">
    <w:abstractNumId w:val="6"/>
  </w:num>
  <w:num w:numId="38" w16cid:durableId="1525510709">
    <w:abstractNumId w:val="43"/>
  </w:num>
  <w:num w:numId="39" w16cid:durableId="1554467442">
    <w:abstractNumId w:val="13"/>
  </w:num>
  <w:num w:numId="40" w16cid:durableId="471825994">
    <w:abstractNumId w:val="20"/>
  </w:num>
  <w:num w:numId="41" w16cid:durableId="158038482">
    <w:abstractNumId w:val="28"/>
  </w:num>
  <w:num w:numId="42" w16cid:durableId="2142648782">
    <w:abstractNumId w:val="3"/>
  </w:num>
  <w:num w:numId="43" w16cid:durableId="121463486">
    <w:abstractNumId w:val="14"/>
  </w:num>
  <w:num w:numId="44" w16cid:durableId="1976258638">
    <w:abstractNumId w:val="17"/>
  </w:num>
  <w:num w:numId="45" w16cid:durableId="753471285">
    <w:abstractNumId w:val="44"/>
  </w:num>
  <w:num w:numId="46" w16cid:durableId="679043261">
    <w:abstractNumId w:val="5"/>
  </w:num>
  <w:num w:numId="47" w16cid:durableId="1976835958">
    <w:abstractNumId w:val="12"/>
  </w:num>
  <w:num w:numId="48" w16cid:durableId="775445922">
    <w:abstractNumId w:val="24"/>
  </w:num>
  <w:num w:numId="49" w16cid:durableId="1642417234">
    <w:abstractNumId w:val="42"/>
  </w:num>
  <w:num w:numId="50" w16cid:durableId="1986543045">
    <w:abstractNumId w:val="10"/>
  </w:num>
  <w:num w:numId="51" w16cid:durableId="1456023270">
    <w:abstractNumId w:val="25"/>
  </w:num>
  <w:num w:numId="52" w16cid:durableId="961233429">
    <w:abstractNumId w:val="7"/>
  </w:num>
  <w:num w:numId="53" w16cid:durableId="707341326">
    <w:abstractNumId w:val="8"/>
  </w:num>
  <w:num w:numId="54" w16cid:durableId="1556046804">
    <w:abstractNumId w:val="51"/>
  </w:num>
  <w:num w:numId="55" w16cid:durableId="609625482">
    <w:abstractNumId w:val="26"/>
  </w:num>
  <w:num w:numId="56" w16cid:durableId="334457131">
    <w:abstractNumId w:val="52"/>
  </w:num>
  <w:num w:numId="57" w16cid:durableId="25066747">
    <w:abstractNumId w:val="1"/>
  </w:num>
  <w:num w:numId="58" w16cid:durableId="622420074">
    <w:abstractNumId w:val="0"/>
  </w:num>
  <w:num w:numId="59" w16cid:durableId="1450975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06522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es Zauner">
    <w15:presenceInfo w15:providerId="AD" w15:userId="S::Johannes.Zauner@litg.de::e403b7d7-938a-470d-8cb3-194a0ff1b7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hideSpellingErrors/>
  <w:hideGrammaticalErrors/>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1D23"/>
    <w:rsid w:val="000122AA"/>
    <w:rsid w:val="000148CD"/>
    <w:rsid w:val="00014AEA"/>
    <w:rsid w:val="00014DDF"/>
    <w:rsid w:val="00015432"/>
    <w:rsid w:val="000159AA"/>
    <w:rsid w:val="000164A5"/>
    <w:rsid w:val="00016704"/>
    <w:rsid w:val="0001737B"/>
    <w:rsid w:val="00017A44"/>
    <w:rsid w:val="00017D0C"/>
    <w:rsid w:val="00020787"/>
    <w:rsid w:val="0002096A"/>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91D"/>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056"/>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77E78"/>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69BE"/>
    <w:rsid w:val="000A6CEF"/>
    <w:rsid w:val="000A77D0"/>
    <w:rsid w:val="000B09DE"/>
    <w:rsid w:val="000B0A39"/>
    <w:rsid w:val="000B1065"/>
    <w:rsid w:val="000B1205"/>
    <w:rsid w:val="000B148B"/>
    <w:rsid w:val="000B191D"/>
    <w:rsid w:val="000B196B"/>
    <w:rsid w:val="000B1D76"/>
    <w:rsid w:val="000B227E"/>
    <w:rsid w:val="000B243D"/>
    <w:rsid w:val="000B2AFA"/>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087"/>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68A2"/>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545"/>
    <w:rsid w:val="001036B9"/>
    <w:rsid w:val="001056E4"/>
    <w:rsid w:val="00106083"/>
    <w:rsid w:val="0010628C"/>
    <w:rsid w:val="00106387"/>
    <w:rsid w:val="00107F5C"/>
    <w:rsid w:val="00110111"/>
    <w:rsid w:val="001102D9"/>
    <w:rsid w:val="00110997"/>
    <w:rsid w:val="00110F12"/>
    <w:rsid w:val="00111E56"/>
    <w:rsid w:val="00111E59"/>
    <w:rsid w:val="00112CCB"/>
    <w:rsid w:val="0011380C"/>
    <w:rsid w:val="0011394A"/>
    <w:rsid w:val="00114A0D"/>
    <w:rsid w:val="001152DE"/>
    <w:rsid w:val="001156C7"/>
    <w:rsid w:val="001161DC"/>
    <w:rsid w:val="00116475"/>
    <w:rsid w:val="00116B79"/>
    <w:rsid w:val="00117637"/>
    <w:rsid w:val="001176CA"/>
    <w:rsid w:val="001203B9"/>
    <w:rsid w:val="00121A9E"/>
    <w:rsid w:val="00121C84"/>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1F5A"/>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6E27"/>
    <w:rsid w:val="00147344"/>
    <w:rsid w:val="00147CC6"/>
    <w:rsid w:val="001507DC"/>
    <w:rsid w:val="00151338"/>
    <w:rsid w:val="00151EE6"/>
    <w:rsid w:val="00152C54"/>
    <w:rsid w:val="00152DEB"/>
    <w:rsid w:val="00152FDE"/>
    <w:rsid w:val="001532A1"/>
    <w:rsid w:val="00153494"/>
    <w:rsid w:val="001539BB"/>
    <w:rsid w:val="00154658"/>
    <w:rsid w:val="001546C7"/>
    <w:rsid w:val="001547C1"/>
    <w:rsid w:val="001552FB"/>
    <w:rsid w:val="001556C4"/>
    <w:rsid w:val="00155F28"/>
    <w:rsid w:val="001579ED"/>
    <w:rsid w:val="00157D01"/>
    <w:rsid w:val="00160B18"/>
    <w:rsid w:val="00160BB7"/>
    <w:rsid w:val="001617F6"/>
    <w:rsid w:val="00162A08"/>
    <w:rsid w:val="00162AE8"/>
    <w:rsid w:val="00163DD4"/>
    <w:rsid w:val="00165B1C"/>
    <w:rsid w:val="00166996"/>
    <w:rsid w:val="00167196"/>
    <w:rsid w:val="0016735A"/>
    <w:rsid w:val="00167EF0"/>
    <w:rsid w:val="00170D19"/>
    <w:rsid w:val="00170E17"/>
    <w:rsid w:val="00171274"/>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5DE6"/>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20D6"/>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00A"/>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2BEF"/>
    <w:rsid w:val="0020303C"/>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CDC"/>
    <w:rsid w:val="00227F11"/>
    <w:rsid w:val="002307F4"/>
    <w:rsid w:val="002323D9"/>
    <w:rsid w:val="00233009"/>
    <w:rsid w:val="0023396C"/>
    <w:rsid w:val="00233B67"/>
    <w:rsid w:val="00233B6D"/>
    <w:rsid w:val="002347AB"/>
    <w:rsid w:val="00234D5B"/>
    <w:rsid w:val="00234D6C"/>
    <w:rsid w:val="002358D8"/>
    <w:rsid w:val="00235B7B"/>
    <w:rsid w:val="002362D3"/>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63"/>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2E6A"/>
    <w:rsid w:val="00283758"/>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44F4"/>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4E0"/>
    <w:rsid w:val="002B2D48"/>
    <w:rsid w:val="002B38A0"/>
    <w:rsid w:val="002B46FC"/>
    <w:rsid w:val="002B4940"/>
    <w:rsid w:val="002B4A4D"/>
    <w:rsid w:val="002B5622"/>
    <w:rsid w:val="002B5816"/>
    <w:rsid w:val="002B5BFF"/>
    <w:rsid w:val="002B6124"/>
    <w:rsid w:val="002B7C1F"/>
    <w:rsid w:val="002C0465"/>
    <w:rsid w:val="002C1910"/>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4655"/>
    <w:rsid w:val="002F5484"/>
    <w:rsid w:val="002F6492"/>
    <w:rsid w:val="002F6A40"/>
    <w:rsid w:val="002F6D22"/>
    <w:rsid w:val="002F7A33"/>
    <w:rsid w:val="003009A4"/>
    <w:rsid w:val="00300D23"/>
    <w:rsid w:val="003013DC"/>
    <w:rsid w:val="00301A51"/>
    <w:rsid w:val="003020B4"/>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15"/>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47E00"/>
    <w:rsid w:val="00350227"/>
    <w:rsid w:val="003502C1"/>
    <w:rsid w:val="00350A5A"/>
    <w:rsid w:val="00350FBE"/>
    <w:rsid w:val="00350FD2"/>
    <w:rsid w:val="0035129A"/>
    <w:rsid w:val="00351A8A"/>
    <w:rsid w:val="00351D7C"/>
    <w:rsid w:val="00351FE1"/>
    <w:rsid w:val="0035279E"/>
    <w:rsid w:val="003527B9"/>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5F17"/>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3602"/>
    <w:rsid w:val="00384D4E"/>
    <w:rsid w:val="00386175"/>
    <w:rsid w:val="003868B9"/>
    <w:rsid w:val="003868C0"/>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520"/>
    <w:rsid w:val="003A15CA"/>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605"/>
    <w:rsid w:val="003D68B0"/>
    <w:rsid w:val="003E0E45"/>
    <w:rsid w:val="003E1EBA"/>
    <w:rsid w:val="003E211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2B6"/>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25F"/>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53C"/>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AE9"/>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2F8E"/>
    <w:rsid w:val="004C35CA"/>
    <w:rsid w:val="004C37AA"/>
    <w:rsid w:val="004C4E04"/>
    <w:rsid w:val="004C6105"/>
    <w:rsid w:val="004C6B79"/>
    <w:rsid w:val="004C7833"/>
    <w:rsid w:val="004D0581"/>
    <w:rsid w:val="004D090D"/>
    <w:rsid w:val="004D0A2D"/>
    <w:rsid w:val="004D1BDE"/>
    <w:rsid w:val="004D252A"/>
    <w:rsid w:val="004D3764"/>
    <w:rsid w:val="004D3842"/>
    <w:rsid w:val="004D3847"/>
    <w:rsid w:val="004D3DDE"/>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3CBF"/>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378A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532"/>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6C2"/>
    <w:rsid w:val="00564988"/>
    <w:rsid w:val="005649CD"/>
    <w:rsid w:val="00564C7B"/>
    <w:rsid w:val="00565809"/>
    <w:rsid w:val="00565929"/>
    <w:rsid w:val="00565B5D"/>
    <w:rsid w:val="00565D7F"/>
    <w:rsid w:val="00565DCB"/>
    <w:rsid w:val="00565F4A"/>
    <w:rsid w:val="00566368"/>
    <w:rsid w:val="0056644D"/>
    <w:rsid w:val="0056694C"/>
    <w:rsid w:val="0056723D"/>
    <w:rsid w:val="005674D0"/>
    <w:rsid w:val="005679EF"/>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A7A"/>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2EDF"/>
    <w:rsid w:val="005A2EF0"/>
    <w:rsid w:val="005A30B7"/>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39D9"/>
    <w:rsid w:val="005B4A63"/>
    <w:rsid w:val="005B4AC7"/>
    <w:rsid w:val="005B4FEE"/>
    <w:rsid w:val="005B5816"/>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C78A0"/>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06B0"/>
    <w:rsid w:val="005E100A"/>
    <w:rsid w:val="005E1993"/>
    <w:rsid w:val="005E29C0"/>
    <w:rsid w:val="005E32F9"/>
    <w:rsid w:val="005E4115"/>
    <w:rsid w:val="005E41B4"/>
    <w:rsid w:val="005E4B93"/>
    <w:rsid w:val="005E4BD5"/>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0394"/>
    <w:rsid w:val="0061115F"/>
    <w:rsid w:val="006111C6"/>
    <w:rsid w:val="00611339"/>
    <w:rsid w:val="00612C93"/>
    <w:rsid w:val="00612CAA"/>
    <w:rsid w:val="00612E25"/>
    <w:rsid w:val="00612E4B"/>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415"/>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6EE9"/>
    <w:rsid w:val="006377A4"/>
    <w:rsid w:val="006416E0"/>
    <w:rsid w:val="006416FD"/>
    <w:rsid w:val="00641A32"/>
    <w:rsid w:val="0064279C"/>
    <w:rsid w:val="00642E5E"/>
    <w:rsid w:val="00642EB2"/>
    <w:rsid w:val="0064310A"/>
    <w:rsid w:val="006434FF"/>
    <w:rsid w:val="00643BBA"/>
    <w:rsid w:val="00643FD0"/>
    <w:rsid w:val="00645C6D"/>
    <w:rsid w:val="00645D84"/>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3116"/>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0FB8"/>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B68CC"/>
    <w:rsid w:val="006C0051"/>
    <w:rsid w:val="006C12C1"/>
    <w:rsid w:val="006C1587"/>
    <w:rsid w:val="006C1799"/>
    <w:rsid w:val="006C2308"/>
    <w:rsid w:val="006C2E4F"/>
    <w:rsid w:val="006C3CC6"/>
    <w:rsid w:val="006C3D58"/>
    <w:rsid w:val="006C44BB"/>
    <w:rsid w:val="006C49F5"/>
    <w:rsid w:val="006C4CFB"/>
    <w:rsid w:val="006C5375"/>
    <w:rsid w:val="006C568D"/>
    <w:rsid w:val="006C56A8"/>
    <w:rsid w:val="006C57E6"/>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6F7F"/>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4B1D"/>
    <w:rsid w:val="007253BE"/>
    <w:rsid w:val="00726CA0"/>
    <w:rsid w:val="00727160"/>
    <w:rsid w:val="007276DE"/>
    <w:rsid w:val="00727756"/>
    <w:rsid w:val="0073096F"/>
    <w:rsid w:val="00730BFC"/>
    <w:rsid w:val="007310A1"/>
    <w:rsid w:val="00734D42"/>
    <w:rsid w:val="00734FF6"/>
    <w:rsid w:val="007355B9"/>
    <w:rsid w:val="00736049"/>
    <w:rsid w:val="00736AD6"/>
    <w:rsid w:val="00737428"/>
    <w:rsid w:val="00737BEA"/>
    <w:rsid w:val="00737DB7"/>
    <w:rsid w:val="00741B04"/>
    <w:rsid w:val="0074275B"/>
    <w:rsid w:val="00742F9C"/>
    <w:rsid w:val="007430AA"/>
    <w:rsid w:val="007433C2"/>
    <w:rsid w:val="0074377D"/>
    <w:rsid w:val="00743A4A"/>
    <w:rsid w:val="007447AA"/>
    <w:rsid w:val="00745546"/>
    <w:rsid w:val="00745A71"/>
    <w:rsid w:val="00745D60"/>
    <w:rsid w:val="007469ED"/>
    <w:rsid w:val="00746A75"/>
    <w:rsid w:val="00746ABC"/>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DE9"/>
    <w:rsid w:val="00773ECF"/>
    <w:rsid w:val="00773FC8"/>
    <w:rsid w:val="0077524F"/>
    <w:rsid w:val="007755AD"/>
    <w:rsid w:val="00775C11"/>
    <w:rsid w:val="007761DB"/>
    <w:rsid w:val="00776C52"/>
    <w:rsid w:val="00780BC7"/>
    <w:rsid w:val="00781311"/>
    <w:rsid w:val="00782E62"/>
    <w:rsid w:val="00782F70"/>
    <w:rsid w:val="00784465"/>
    <w:rsid w:val="00784737"/>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5BC"/>
    <w:rsid w:val="00793952"/>
    <w:rsid w:val="00794733"/>
    <w:rsid w:val="00794D80"/>
    <w:rsid w:val="00795B3E"/>
    <w:rsid w:val="007962A0"/>
    <w:rsid w:val="007962E1"/>
    <w:rsid w:val="00796F3F"/>
    <w:rsid w:val="00797CDC"/>
    <w:rsid w:val="007A05E3"/>
    <w:rsid w:val="007A0D1D"/>
    <w:rsid w:val="007A19FF"/>
    <w:rsid w:val="007A1A77"/>
    <w:rsid w:val="007A2A3F"/>
    <w:rsid w:val="007A3250"/>
    <w:rsid w:val="007A3611"/>
    <w:rsid w:val="007A3DEC"/>
    <w:rsid w:val="007A3F0E"/>
    <w:rsid w:val="007A46A8"/>
    <w:rsid w:val="007A5419"/>
    <w:rsid w:val="007A55F9"/>
    <w:rsid w:val="007A57CF"/>
    <w:rsid w:val="007A6B7D"/>
    <w:rsid w:val="007A6E5C"/>
    <w:rsid w:val="007A7414"/>
    <w:rsid w:val="007A7CAB"/>
    <w:rsid w:val="007B0156"/>
    <w:rsid w:val="007B069D"/>
    <w:rsid w:val="007B0A27"/>
    <w:rsid w:val="007B0C90"/>
    <w:rsid w:val="007B0F18"/>
    <w:rsid w:val="007B255B"/>
    <w:rsid w:val="007B3972"/>
    <w:rsid w:val="007B39C3"/>
    <w:rsid w:val="007B4469"/>
    <w:rsid w:val="007B5F17"/>
    <w:rsid w:val="007B6382"/>
    <w:rsid w:val="007B75D2"/>
    <w:rsid w:val="007C04F1"/>
    <w:rsid w:val="007C0561"/>
    <w:rsid w:val="007C0653"/>
    <w:rsid w:val="007C0834"/>
    <w:rsid w:val="007C087F"/>
    <w:rsid w:val="007C0A0D"/>
    <w:rsid w:val="007C0F2D"/>
    <w:rsid w:val="007C3449"/>
    <w:rsid w:val="007C461C"/>
    <w:rsid w:val="007C46B8"/>
    <w:rsid w:val="007C4A58"/>
    <w:rsid w:val="007C552C"/>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F328B"/>
    <w:rsid w:val="007F3409"/>
    <w:rsid w:val="007F3492"/>
    <w:rsid w:val="007F501F"/>
    <w:rsid w:val="007F56B0"/>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68B9"/>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0E9C"/>
    <w:rsid w:val="0083136C"/>
    <w:rsid w:val="00831DB8"/>
    <w:rsid w:val="00833071"/>
    <w:rsid w:val="00833563"/>
    <w:rsid w:val="00833F91"/>
    <w:rsid w:val="0083428F"/>
    <w:rsid w:val="00834DDB"/>
    <w:rsid w:val="0083526B"/>
    <w:rsid w:val="00835A8D"/>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819"/>
    <w:rsid w:val="00850C23"/>
    <w:rsid w:val="00851387"/>
    <w:rsid w:val="008520CE"/>
    <w:rsid w:val="008524A8"/>
    <w:rsid w:val="00852828"/>
    <w:rsid w:val="00852EB6"/>
    <w:rsid w:val="00853C89"/>
    <w:rsid w:val="00853E55"/>
    <w:rsid w:val="0085418E"/>
    <w:rsid w:val="00854213"/>
    <w:rsid w:val="00855237"/>
    <w:rsid w:val="00855FD3"/>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3A8E"/>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236"/>
    <w:rsid w:val="008A06BB"/>
    <w:rsid w:val="008A1065"/>
    <w:rsid w:val="008A11AC"/>
    <w:rsid w:val="008A14B3"/>
    <w:rsid w:val="008A17DF"/>
    <w:rsid w:val="008A1CEB"/>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4DD3"/>
    <w:rsid w:val="008C5B4C"/>
    <w:rsid w:val="008C5C83"/>
    <w:rsid w:val="008C5DC8"/>
    <w:rsid w:val="008C6D1A"/>
    <w:rsid w:val="008C6FA0"/>
    <w:rsid w:val="008D06D5"/>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50A"/>
    <w:rsid w:val="00934934"/>
    <w:rsid w:val="009357CE"/>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679E3"/>
    <w:rsid w:val="00970C38"/>
    <w:rsid w:val="00971B1D"/>
    <w:rsid w:val="00972588"/>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70A"/>
    <w:rsid w:val="00985CE0"/>
    <w:rsid w:val="0098688B"/>
    <w:rsid w:val="00986A09"/>
    <w:rsid w:val="00986E9E"/>
    <w:rsid w:val="009878E0"/>
    <w:rsid w:val="00990B8F"/>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6A61"/>
    <w:rsid w:val="009A7A2D"/>
    <w:rsid w:val="009B0851"/>
    <w:rsid w:val="009B2222"/>
    <w:rsid w:val="009B2438"/>
    <w:rsid w:val="009B27C7"/>
    <w:rsid w:val="009B2D6D"/>
    <w:rsid w:val="009B4753"/>
    <w:rsid w:val="009B4E64"/>
    <w:rsid w:val="009B5277"/>
    <w:rsid w:val="009B548D"/>
    <w:rsid w:val="009B59F7"/>
    <w:rsid w:val="009B5D14"/>
    <w:rsid w:val="009B6365"/>
    <w:rsid w:val="009B749A"/>
    <w:rsid w:val="009C00CB"/>
    <w:rsid w:val="009C056A"/>
    <w:rsid w:val="009C05C3"/>
    <w:rsid w:val="009C0860"/>
    <w:rsid w:val="009C0F24"/>
    <w:rsid w:val="009C236A"/>
    <w:rsid w:val="009C2973"/>
    <w:rsid w:val="009C2D39"/>
    <w:rsid w:val="009C3095"/>
    <w:rsid w:val="009C368C"/>
    <w:rsid w:val="009C390E"/>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8CF"/>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2BB6"/>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601"/>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3F7"/>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0B6C"/>
    <w:rsid w:val="00AB1808"/>
    <w:rsid w:val="00AB183F"/>
    <w:rsid w:val="00AB3989"/>
    <w:rsid w:val="00AB5104"/>
    <w:rsid w:val="00AB68DB"/>
    <w:rsid w:val="00AB799E"/>
    <w:rsid w:val="00AB79DE"/>
    <w:rsid w:val="00AB7DBA"/>
    <w:rsid w:val="00AB7F58"/>
    <w:rsid w:val="00AC0424"/>
    <w:rsid w:val="00AC0CB0"/>
    <w:rsid w:val="00AC0DA3"/>
    <w:rsid w:val="00AC1D93"/>
    <w:rsid w:val="00AC3758"/>
    <w:rsid w:val="00AC384C"/>
    <w:rsid w:val="00AC4923"/>
    <w:rsid w:val="00AC521C"/>
    <w:rsid w:val="00AC5A3E"/>
    <w:rsid w:val="00AC5EB6"/>
    <w:rsid w:val="00AC600A"/>
    <w:rsid w:val="00AC66FE"/>
    <w:rsid w:val="00AC6A9C"/>
    <w:rsid w:val="00AC6D6F"/>
    <w:rsid w:val="00AC703B"/>
    <w:rsid w:val="00AD0221"/>
    <w:rsid w:val="00AD07F0"/>
    <w:rsid w:val="00AD09D8"/>
    <w:rsid w:val="00AD20E4"/>
    <w:rsid w:val="00AD233C"/>
    <w:rsid w:val="00AD240D"/>
    <w:rsid w:val="00AD2EC3"/>
    <w:rsid w:val="00AD3CDB"/>
    <w:rsid w:val="00AD46FA"/>
    <w:rsid w:val="00AD5B63"/>
    <w:rsid w:val="00AD5E8D"/>
    <w:rsid w:val="00AD5ED2"/>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5701"/>
    <w:rsid w:val="00AF611F"/>
    <w:rsid w:val="00AF6276"/>
    <w:rsid w:val="00AF75C1"/>
    <w:rsid w:val="00AF795C"/>
    <w:rsid w:val="00AF79DF"/>
    <w:rsid w:val="00B0067F"/>
    <w:rsid w:val="00B00A12"/>
    <w:rsid w:val="00B00B6C"/>
    <w:rsid w:val="00B00BDC"/>
    <w:rsid w:val="00B00DDB"/>
    <w:rsid w:val="00B012F8"/>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21"/>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C06"/>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A9F"/>
    <w:rsid w:val="00B75BB2"/>
    <w:rsid w:val="00B76892"/>
    <w:rsid w:val="00B76A8C"/>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1A8"/>
    <w:rsid w:val="00B966D7"/>
    <w:rsid w:val="00B9672D"/>
    <w:rsid w:val="00B9721F"/>
    <w:rsid w:val="00B978D5"/>
    <w:rsid w:val="00B97F81"/>
    <w:rsid w:val="00BA00F1"/>
    <w:rsid w:val="00BA0A1D"/>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59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142"/>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5742"/>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2DD"/>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2C05"/>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260"/>
    <w:rsid w:val="00C61E7B"/>
    <w:rsid w:val="00C626FE"/>
    <w:rsid w:val="00C62C2F"/>
    <w:rsid w:val="00C64F8A"/>
    <w:rsid w:val="00C654D7"/>
    <w:rsid w:val="00C6692A"/>
    <w:rsid w:val="00C675AD"/>
    <w:rsid w:val="00C70D1D"/>
    <w:rsid w:val="00C7113E"/>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CF9"/>
    <w:rsid w:val="00CB0D23"/>
    <w:rsid w:val="00CB0E80"/>
    <w:rsid w:val="00CB131B"/>
    <w:rsid w:val="00CB15E2"/>
    <w:rsid w:val="00CB1795"/>
    <w:rsid w:val="00CB1DF5"/>
    <w:rsid w:val="00CB2307"/>
    <w:rsid w:val="00CB33AE"/>
    <w:rsid w:val="00CB3649"/>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1EC2"/>
    <w:rsid w:val="00CE2039"/>
    <w:rsid w:val="00CE24A2"/>
    <w:rsid w:val="00CE267F"/>
    <w:rsid w:val="00CE295C"/>
    <w:rsid w:val="00CE3DC0"/>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34D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277E"/>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58"/>
    <w:rsid w:val="00D804A8"/>
    <w:rsid w:val="00D8098E"/>
    <w:rsid w:val="00D80C82"/>
    <w:rsid w:val="00D80DF0"/>
    <w:rsid w:val="00D8159C"/>
    <w:rsid w:val="00D82129"/>
    <w:rsid w:val="00D832A5"/>
    <w:rsid w:val="00D83551"/>
    <w:rsid w:val="00D83E31"/>
    <w:rsid w:val="00D83EAE"/>
    <w:rsid w:val="00D8457E"/>
    <w:rsid w:val="00D845A8"/>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1E4C"/>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5C4"/>
    <w:rsid w:val="00DC4D20"/>
    <w:rsid w:val="00DC5B83"/>
    <w:rsid w:val="00DC63EB"/>
    <w:rsid w:val="00DC6C00"/>
    <w:rsid w:val="00DC7741"/>
    <w:rsid w:val="00DC79BF"/>
    <w:rsid w:val="00DD033A"/>
    <w:rsid w:val="00DD44D2"/>
    <w:rsid w:val="00DD4BB4"/>
    <w:rsid w:val="00DD525C"/>
    <w:rsid w:val="00DD6D92"/>
    <w:rsid w:val="00DD6DDE"/>
    <w:rsid w:val="00DD7725"/>
    <w:rsid w:val="00DD782F"/>
    <w:rsid w:val="00DE00B2"/>
    <w:rsid w:val="00DE0B95"/>
    <w:rsid w:val="00DE1970"/>
    <w:rsid w:val="00DE2C48"/>
    <w:rsid w:val="00DE2E09"/>
    <w:rsid w:val="00DE34FC"/>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223"/>
    <w:rsid w:val="00DF4603"/>
    <w:rsid w:val="00DF4ED1"/>
    <w:rsid w:val="00DF50B6"/>
    <w:rsid w:val="00DF58AE"/>
    <w:rsid w:val="00DF73FE"/>
    <w:rsid w:val="00DF774D"/>
    <w:rsid w:val="00DF7777"/>
    <w:rsid w:val="00DF7EFB"/>
    <w:rsid w:val="00E0093B"/>
    <w:rsid w:val="00E00EDD"/>
    <w:rsid w:val="00E01336"/>
    <w:rsid w:val="00E019F0"/>
    <w:rsid w:val="00E02258"/>
    <w:rsid w:val="00E02A4F"/>
    <w:rsid w:val="00E034E1"/>
    <w:rsid w:val="00E0573A"/>
    <w:rsid w:val="00E06046"/>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5100"/>
    <w:rsid w:val="00E15C3C"/>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5E26"/>
    <w:rsid w:val="00E6604C"/>
    <w:rsid w:val="00E66556"/>
    <w:rsid w:val="00E6734B"/>
    <w:rsid w:val="00E67BFE"/>
    <w:rsid w:val="00E70FB5"/>
    <w:rsid w:val="00E7188B"/>
    <w:rsid w:val="00E71949"/>
    <w:rsid w:val="00E723CB"/>
    <w:rsid w:val="00E723E6"/>
    <w:rsid w:val="00E729A1"/>
    <w:rsid w:val="00E73197"/>
    <w:rsid w:val="00E733BE"/>
    <w:rsid w:val="00E73511"/>
    <w:rsid w:val="00E73EDA"/>
    <w:rsid w:val="00E74174"/>
    <w:rsid w:val="00E74659"/>
    <w:rsid w:val="00E74EDB"/>
    <w:rsid w:val="00E750D2"/>
    <w:rsid w:val="00E75DA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2CA9"/>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0866"/>
    <w:rsid w:val="00EE1367"/>
    <w:rsid w:val="00EE1B88"/>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130"/>
    <w:rsid w:val="00F02702"/>
    <w:rsid w:val="00F02B50"/>
    <w:rsid w:val="00F03BC0"/>
    <w:rsid w:val="00F03EFA"/>
    <w:rsid w:val="00F043E1"/>
    <w:rsid w:val="00F055DD"/>
    <w:rsid w:val="00F06601"/>
    <w:rsid w:val="00F066A6"/>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B28"/>
    <w:rsid w:val="00F33FB9"/>
    <w:rsid w:val="00F3415F"/>
    <w:rsid w:val="00F347C2"/>
    <w:rsid w:val="00F34D70"/>
    <w:rsid w:val="00F34DE3"/>
    <w:rsid w:val="00F35687"/>
    <w:rsid w:val="00F35920"/>
    <w:rsid w:val="00F35A56"/>
    <w:rsid w:val="00F36E48"/>
    <w:rsid w:val="00F36FDB"/>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1D20"/>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B6B"/>
    <w:rsid w:val="00F72EC2"/>
    <w:rsid w:val="00F732F0"/>
    <w:rsid w:val="00F735BE"/>
    <w:rsid w:val="00F73624"/>
    <w:rsid w:val="00F7392D"/>
    <w:rsid w:val="00F740C2"/>
    <w:rsid w:val="00F74308"/>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39C5"/>
    <w:rsid w:val="00F86A91"/>
    <w:rsid w:val="00F86E69"/>
    <w:rsid w:val="00F87204"/>
    <w:rsid w:val="00F87B42"/>
    <w:rsid w:val="00F916F3"/>
    <w:rsid w:val="00F91727"/>
    <w:rsid w:val="00F9173B"/>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92E"/>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982"/>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CD4FB"/>
  <w15:docId w15:val="{AE5D93B9-EC35-4848-8365-C2580266B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Arial (Body)"/>
        <w:sz w:val="24"/>
        <w:szCs w:val="24"/>
        <w:lang w:val="en-GB"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5701"/>
    <w:pPr>
      <w:spacing w:line="360" w:lineRule="auto"/>
    </w:pPr>
    <w:rPr>
      <w:lang w:val="en-US"/>
    </w:rPr>
  </w:style>
  <w:style w:type="paragraph" w:styleId="berschrift1">
    <w:name w:val="heading 1"/>
    <w:basedOn w:val="Standard"/>
    <w:next w:val="Standard"/>
    <w:link w:val="berschrift1Zchn"/>
    <w:uiPriority w:val="9"/>
    <w:qFormat/>
    <w:pPr>
      <w:keepNext/>
      <w:keepLines/>
      <w:outlineLvl w:val="0"/>
    </w:pPr>
    <w:rPr>
      <w:sz w:val="36"/>
      <w:szCs w:val="36"/>
    </w:rPr>
  </w:style>
  <w:style w:type="paragraph" w:styleId="berschrift2">
    <w:name w:val="heading 2"/>
    <w:basedOn w:val="Standard"/>
    <w:next w:val="Standard"/>
    <w:link w:val="berschrift2Zchn"/>
    <w:uiPriority w:val="9"/>
    <w:unhideWhenUsed/>
    <w:qFormat/>
    <w:pPr>
      <w:keepNext/>
      <w:keepLines/>
      <w:outlineLvl w:val="1"/>
    </w:pPr>
    <w:rPr>
      <w:b/>
      <w:color w:val="666666"/>
      <w:sz w:val="32"/>
      <w:szCs w:val="32"/>
    </w:rPr>
  </w:style>
  <w:style w:type="paragraph" w:styleId="berschrift3">
    <w:name w:val="heading 3"/>
    <w:basedOn w:val="Standard"/>
    <w:next w:val="Standard"/>
    <w:link w:val="berschrift3Zchn"/>
    <w:uiPriority w:val="9"/>
    <w:unhideWhenUsed/>
    <w:qFormat/>
    <w:rsid w:val="00485364"/>
    <w:pPr>
      <w:keepNext/>
      <w:keepLines/>
      <w:outlineLvl w:val="2"/>
    </w:pPr>
    <w:rPr>
      <w:b/>
      <w:sz w:val="28"/>
      <w:szCs w:val="28"/>
    </w:rPr>
  </w:style>
  <w:style w:type="paragraph" w:styleId="berschrift4">
    <w:name w:val="heading 4"/>
    <w:basedOn w:val="Standard"/>
    <w:next w:val="Standard"/>
    <w:link w:val="berschrift4Zchn"/>
    <w:uiPriority w:val="9"/>
    <w:unhideWhenUsed/>
    <w:qFormat/>
    <w:rsid w:val="00C729C1"/>
    <w:pPr>
      <w:keepNext/>
      <w:keepLines/>
      <w:outlineLvl w:val="3"/>
    </w:pPr>
    <w:rPr>
      <w:rFonts w:ascii="Arial" w:hAnsi="Arial" w:cs="Arial"/>
      <w:b/>
      <w:color w:val="434343"/>
    </w:rPr>
  </w:style>
  <w:style w:type="paragraph" w:styleId="berschrift5">
    <w:name w:val="heading 5"/>
    <w:basedOn w:val="Standard"/>
    <w:next w:val="Standard"/>
    <w:link w:val="berschrift5Zchn"/>
    <w:uiPriority w:val="9"/>
    <w:unhideWhenUsed/>
    <w:qFormat/>
    <w:pPr>
      <w:keepNext/>
      <w:keepLines/>
      <w:outlineLvl w:val="4"/>
    </w:pPr>
    <w:rPr>
      <w:b/>
      <w:color w:val="434343"/>
    </w:rPr>
  </w:style>
  <w:style w:type="paragraph" w:styleId="berschrift6">
    <w:name w:val="heading 6"/>
    <w:basedOn w:val="Standard"/>
    <w:next w:val="Standard"/>
    <w:link w:val="berschrift6Zchn"/>
    <w:uiPriority w:val="9"/>
    <w:semiHidden/>
    <w:unhideWhenUsed/>
    <w:qFormat/>
    <w:pPr>
      <w:keepNext/>
      <w:keepLines/>
      <w:spacing w:before="240" w:after="80"/>
      <w:outlineLvl w:val="5"/>
    </w:pPr>
    <w:rPr>
      <w:i/>
      <w:color w:val="666666"/>
      <w:sz w:val="22"/>
      <w:szCs w:val="22"/>
    </w:rPr>
  </w:style>
  <w:style w:type="paragraph" w:styleId="berschrift7">
    <w:name w:val="heading 7"/>
    <w:basedOn w:val="Standard"/>
    <w:next w:val="Textkrper"/>
    <w:link w:val="berschrift7Zchn"/>
    <w:uiPriority w:val="9"/>
    <w:semiHidden/>
    <w:unhideWhenUsed/>
    <w:qFormat/>
    <w:rsid w:val="007C0A0D"/>
    <w:pPr>
      <w:keepNext/>
      <w:keepLines/>
      <w:spacing w:before="40" w:after="0" w:line="240" w:lineRule="auto"/>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7C0A0D"/>
    <w:pPr>
      <w:keepNext/>
      <w:keepLines/>
      <w:spacing w:after="0" w:line="240" w:lineRule="auto"/>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7C0A0D"/>
    <w:pPr>
      <w:keepNext/>
      <w:keepLines/>
      <w:spacing w:after="0" w:line="240" w:lineRule="auto"/>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pPr>
      <w:keepNext/>
      <w:keepLines/>
      <w:spacing w:after="60"/>
    </w:pPr>
    <w:rPr>
      <w:sz w:val="52"/>
      <w:szCs w:val="52"/>
    </w:rPr>
  </w:style>
  <w:style w:type="paragraph" w:styleId="Untertitel">
    <w:name w:val="Subtitle"/>
    <w:basedOn w:val="Standard"/>
    <w:next w:val="Standard"/>
    <w:link w:val="UntertitelZchn"/>
    <w:uiPriority w:val="11"/>
    <w:qFormat/>
    <w:pPr>
      <w:keepNext/>
      <w:keepLines/>
      <w:spacing w:after="320"/>
    </w:pPr>
    <w:rPr>
      <w:rFonts w:ascii="Arial" w:hAnsi="Arial" w:cs="Arial"/>
      <w:color w:val="666666"/>
      <w:sz w:val="30"/>
      <w:szCs w:val="30"/>
    </w:rPr>
  </w:style>
  <w:style w:type="table" w:customStyle="1" w:styleId="24">
    <w:name w:val="24"/>
    <w:basedOn w:val="NormaleTabelle"/>
    <w:tblPr>
      <w:tblStyleRowBandSize w:val="1"/>
      <w:tblStyleColBandSize w:val="1"/>
      <w:tblCellMar>
        <w:top w:w="100" w:type="dxa"/>
        <w:left w:w="100" w:type="dxa"/>
        <w:bottom w:w="100" w:type="dxa"/>
        <w:right w:w="100" w:type="dxa"/>
      </w:tblCellMar>
    </w:tblPr>
  </w:style>
  <w:style w:type="table" w:customStyle="1" w:styleId="23">
    <w:name w:val="23"/>
    <w:basedOn w:val="NormaleTabelle"/>
    <w:tblPr>
      <w:tblStyleRowBandSize w:val="1"/>
      <w:tblStyleColBandSize w:val="1"/>
      <w:tblCellMar>
        <w:top w:w="100" w:type="dxa"/>
        <w:left w:w="100" w:type="dxa"/>
        <w:bottom w:w="100" w:type="dxa"/>
        <w:right w:w="100" w:type="dxa"/>
      </w:tblCellMar>
    </w:tblPr>
  </w:style>
  <w:style w:type="table" w:customStyle="1" w:styleId="22">
    <w:name w:val="22"/>
    <w:basedOn w:val="NormaleTabelle"/>
    <w:tblPr>
      <w:tblStyleRowBandSize w:val="1"/>
      <w:tblStyleColBandSize w:val="1"/>
      <w:tblCellMar>
        <w:top w:w="100" w:type="dxa"/>
        <w:left w:w="100" w:type="dxa"/>
        <w:bottom w:w="100" w:type="dxa"/>
        <w:right w:w="100" w:type="dxa"/>
      </w:tblCellMar>
    </w:tblPr>
  </w:style>
  <w:style w:type="table" w:customStyle="1" w:styleId="21">
    <w:name w:val="21"/>
    <w:basedOn w:val="NormaleTabelle"/>
    <w:tblPr>
      <w:tblStyleRowBandSize w:val="1"/>
      <w:tblStyleColBandSize w:val="1"/>
      <w:tblCellMar>
        <w:top w:w="100" w:type="dxa"/>
        <w:left w:w="100" w:type="dxa"/>
        <w:bottom w:w="100" w:type="dxa"/>
        <w:right w:w="100" w:type="dxa"/>
      </w:tblCellMar>
    </w:tblPr>
  </w:style>
  <w:style w:type="table" w:customStyle="1" w:styleId="20">
    <w:name w:val="20"/>
    <w:basedOn w:val="NormaleTabelle"/>
    <w:tblPr>
      <w:tblStyleRowBandSize w:val="1"/>
      <w:tblStyleColBandSize w:val="1"/>
      <w:tblCellMar>
        <w:top w:w="100" w:type="dxa"/>
        <w:left w:w="100" w:type="dxa"/>
        <w:bottom w:w="100" w:type="dxa"/>
        <w:right w:w="100" w:type="dxa"/>
      </w:tblCellMar>
    </w:tblPr>
  </w:style>
  <w:style w:type="table" w:customStyle="1" w:styleId="19">
    <w:name w:val="19"/>
    <w:basedOn w:val="NormaleTabelle"/>
    <w:tblPr>
      <w:tblStyleRowBandSize w:val="1"/>
      <w:tblStyleColBandSize w:val="1"/>
      <w:tblCellMar>
        <w:top w:w="100" w:type="dxa"/>
        <w:left w:w="100" w:type="dxa"/>
        <w:bottom w:w="100" w:type="dxa"/>
        <w:right w:w="100" w:type="dxa"/>
      </w:tblCellMar>
    </w:tblPr>
  </w:style>
  <w:style w:type="table" w:customStyle="1" w:styleId="18">
    <w:name w:val="18"/>
    <w:basedOn w:val="NormaleTabelle"/>
    <w:tblPr>
      <w:tblStyleRowBandSize w:val="1"/>
      <w:tblStyleColBandSize w:val="1"/>
      <w:tblCellMar>
        <w:top w:w="100" w:type="dxa"/>
        <w:left w:w="100" w:type="dxa"/>
        <w:bottom w:w="100" w:type="dxa"/>
        <w:right w:w="100" w:type="dxa"/>
      </w:tblCellMar>
    </w:tblPr>
  </w:style>
  <w:style w:type="table" w:customStyle="1" w:styleId="17">
    <w:name w:val="17"/>
    <w:basedOn w:val="NormaleTabelle"/>
    <w:tblPr>
      <w:tblStyleRowBandSize w:val="1"/>
      <w:tblStyleColBandSize w:val="1"/>
      <w:tblCellMar>
        <w:top w:w="100" w:type="dxa"/>
        <w:left w:w="100" w:type="dxa"/>
        <w:bottom w:w="100" w:type="dxa"/>
        <w:right w:w="100" w:type="dxa"/>
      </w:tblCellMar>
    </w:tblPr>
  </w:style>
  <w:style w:type="table" w:customStyle="1" w:styleId="16">
    <w:name w:val="16"/>
    <w:basedOn w:val="NormaleTabelle"/>
    <w:tblPr>
      <w:tblStyleRowBandSize w:val="1"/>
      <w:tblStyleColBandSize w:val="1"/>
      <w:tblCellMar>
        <w:top w:w="100" w:type="dxa"/>
        <w:left w:w="100" w:type="dxa"/>
        <w:bottom w:w="100" w:type="dxa"/>
        <w:right w:w="100" w:type="dxa"/>
      </w:tblCellMar>
    </w:tblPr>
  </w:style>
  <w:style w:type="table" w:customStyle="1" w:styleId="15">
    <w:name w:val="15"/>
    <w:basedOn w:val="NormaleTabelle"/>
    <w:rsid w:val="00C33A9B"/>
    <w:tblPr>
      <w:tblStyleRowBandSize w:val="1"/>
      <w:tblStyleColBandSize w:val="1"/>
      <w:tblCellMar>
        <w:top w:w="100" w:type="dxa"/>
        <w:left w:w="100" w:type="dxa"/>
        <w:bottom w:w="100" w:type="dxa"/>
        <w:right w:w="100" w:type="dxa"/>
      </w:tblCellMar>
    </w:tblPr>
  </w:style>
  <w:style w:type="table" w:customStyle="1" w:styleId="14">
    <w:name w:val="14"/>
    <w:basedOn w:val="NormaleTabelle"/>
    <w:tblPr>
      <w:tblStyleRowBandSize w:val="1"/>
      <w:tblStyleColBandSize w:val="1"/>
      <w:tblCellMar>
        <w:top w:w="100" w:type="dxa"/>
        <w:left w:w="100" w:type="dxa"/>
        <w:bottom w:w="100" w:type="dxa"/>
        <w:right w:w="100" w:type="dxa"/>
      </w:tblCellMar>
    </w:tblPr>
  </w:style>
  <w:style w:type="table" w:customStyle="1" w:styleId="13">
    <w:name w:val="13"/>
    <w:basedOn w:val="NormaleTabelle"/>
    <w:tblPr>
      <w:tblStyleRowBandSize w:val="1"/>
      <w:tblStyleColBandSize w:val="1"/>
      <w:tblCellMar>
        <w:top w:w="100" w:type="dxa"/>
        <w:left w:w="100" w:type="dxa"/>
        <w:bottom w:w="100" w:type="dxa"/>
        <w:right w:w="100" w:type="dxa"/>
      </w:tblCellMar>
    </w:tblPr>
  </w:style>
  <w:style w:type="table" w:customStyle="1" w:styleId="12">
    <w:name w:val="12"/>
    <w:basedOn w:val="NormaleTabelle"/>
    <w:tblPr>
      <w:tblStyleRowBandSize w:val="1"/>
      <w:tblStyleColBandSize w:val="1"/>
      <w:tblCellMar>
        <w:top w:w="100" w:type="dxa"/>
        <w:left w:w="100" w:type="dxa"/>
        <w:bottom w:w="100" w:type="dxa"/>
        <w:right w:w="100" w:type="dxa"/>
      </w:tblCellMar>
    </w:tblPr>
  </w:style>
  <w:style w:type="table" w:customStyle="1" w:styleId="11">
    <w:name w:val="11"/>
    <w:basedOn w:val="NormaleTabelle"/>
    <w:tblPr>
      <w:tblStyleRowBandSize w:val="1"/>
      <w:tblStyleColBandSize w:val="1"/>
      <w:tblCellMar>
        <w:top w:w="100" w:type="dxa"/>
        <w:left w:w="100" w:type="dxa"/>
        <w:bottom w:w="100" w:type="dxa"/>
        <w:right w:w="100" w:type="dxa"/>
      </w:tblCellMar>
    </w:tblPr>
  </w:style>
  <w:style w:type="table" w:customStyle="1" w:styleId="10">
    <w:name w:val="10"/>
    <w:basedOn w:val="NormaleTabelle"/>
    <w:tblPr>
      <w:tblStyleRowBandSize w:val="1"/>
      <w:tblStyleColBandSize w:val="1"/>
      <w:tblCellMar>
        <w:top w:w="100" w:type="dxa"/>
        <w:left w:w="100" w:type="dxa"/>
        <w:bottom w:w="100" w:type="dxa"/>
        <w:right w:w="100" w:type="dxa"/>
      </w:tblCellMar>
    </w:tblPr>
  </w:style>
  <w:style w:type="table" w:customStyle="1" w:styleId="9">
    <w:name w:val="9"/>
    <w:basedOn w:val="NormaleTabelle"/>
    <w:tblPr>
      <w:tblStyleRowBandSize w:val="1"/>
      <w:tblStyleColBandSize w:val="1"/>
      <w:tblCellMar>
        <w:top w:w="100" w:type="dxa"/>
        <w:left w:w="100" w:type="dxa"/>
        <w:bottom w:w="100" w:type="dxa"/>
        <w:right w:w="100" w:type="dxa"/>
      </w:tblCellMar>
    </w:tblPr>
  </w:style>
  <w:style w:type="table" w:customStyle="1" w:styleId="8">
    <w:name w:val="8"/>
    <w:basedOn w:val="NormaleTabelle"/>
    <w:tblPr>
      <w:tblStyleRowBandSize w:val="1"/>
      <w:tblStyleColBandSize w:val="1"/>
      <w:tblCellMar>
        <w:top w:w="100" w:type="dxa"/>
        <w:left w:w="100" w:type="dxa"/>
        <w:bottom w:w="100" w:type="dxa"/>
        <w:right w:w="100" w:type="dxa"/>
      </w:tblCellMar>
    </w:tblPr>
  </w:style>
  <w:style w:type="table" w:customStyle="1" w:styleId="7">
    <w:name w:val="7"/>
    <w:basedOn w:val="NormaleTabelle"/>
    <w:tblPr>
      <w:tblStyleRowBandSize w:val="1"/>
      <w:tblStyleColBandSize w:val="1"/>
      <w:tblCellMar>
        <w:top w:w="100" w:type="dxa"/>
        <w:left w:w="100" w:type="dxa"/>
        <w:bottom w:w="100" w:type="dxa"/>
        <w:right w:w="100" w:type="dxa"/>
      </w:tblCellMar>
    </w:tblPr>
  </w:style>
  <w:style w:type="table" w:customStyle="1" w:styleId="6">
    <w:name w:val="6"/>
    <w:basedOn w:val="NormaleTabelle"/>
    <w:tblPr>
      <w:tblStyleRowBandSize w:val="1"/>
      <w:tblStyleColBandSize w:val="1"/>
      <w:tblCellMar>
        <w:top w:w="100" w:type="dxa"/>
        <w:left w:w="100" w:type="dxa"/>
        <w:bottom w:w="100" w:type="dxa"/>
        <w:right w:w="100" w:type="dxa"/>
      </w:tblCellMar>
    </w:tblPr>
  </w:style>
  <w:style w:type="table" w:customStyle="1" w:styleId="5">
    <w:name w:val="5"/>
    <w:basedOn w:val="NormaleTabelle"/>
    <w:tblPr>
      <w:tblStyleRowBandSize w:val="1"/>
      <w:tblStyleColBandSize w:val="1"/>
      <w:tblCellMar>
        <w:top w:w="100" w:type="dxa"/>
        <w:left w:w="100" w:type="dxa"/>
        <w:bottom w:w="100" w:type="dxa"/>
        <w:right w:w="100" w:type="dxa"/>
      </w:tblCellMar>
    </w:tblPr>
  </w:style>
  <w:style w:type="table" w:customStyle="1" w:styleId="4">
    <w:name w:val="4"/>
    <w:basedOn w:val="NormaleTabelle"/>
    <w:tblPr>
      <w:tblStyleRowBandSize w:val="1"/>
      <w:tblStyleColBandSize w:val="1"/>
      <w:tblCellMar>
        <w:top w:w="100" w:type="dxa"/>
        <w:left w:w="100" w:type="dxa"/>
        <w:bottom w:w="100" w:type="dxa"/>
        <w:right w:w="100" w:type="dxa"/>
      </w:tblCellMar>
    </w:tblPr>
  </w:style>
  <w:style w:type="table" w:customStyle="1" w:styleId="3">
    <w:name w:val="3"/>
    <w:basedOn w:val="NormaleTabelle"/>
    <w:tblPr>
      <w:tblStyleRowBandSize w:val="1"/>
      <w:tblStyleColBandSize w:val="1"/>
      <w:tblCellMar>
        <w:top w:w="100" w:type="dxa"/>
        <w:left w:w="100" w:type="dxa"/>
        <w:bottom w:w="100" w:type="dxa"/>
        <w:right w:w="100" w:type="dxa"/>
      </w:tblCellMar>
    </w:tblPr>
  </w:style>
  <w:style w:type="table" w:customStyle="1" w:styleId="2">
    <w:name w:val="2"/>
    <w:basedOn w:val="NormaleTabelle"/>
    <w:tblPr>
      <w:tblStyleRowBandSize w:val="1"/>
      <w:tblStyleColBandSize w:val="1"/>
      <w:tblCellMar>
        <w:top w:w="100" w:type="dxa"/>
        <w:left w:w="100" w:type="dxa"/>
        <w:bottom w:w="100" w:type="dxa"/>
        <w:right w:w="100" w:type="dxa"/>
      </w:tblCellMar>
    </w:tblPr>
  </w:style>
  <w:style w:type="table" w:customStyle="1" w:styleId="1">
    <w:name w:val="1"/>
    <w:basedOn w:val="NormaleTabelle"/>
    <w:tblPr>
      <w:tblStyleRowBandSize w:val="1"/>
      <w:tblStyleColBandSize w:val="1"/>
      <w:tblCellMar>
        <w:top w:w="100" w:type="dxa"/>
        <w:left w:w="100" w:type="dxa"/>
        <w:bottom w:w="100" w:type="dxa"/>
        <w:right w:w="100" w:type="dxa"/>
      </w:tblCellMar>
    </w:tblPr>
  </w:style>
  <w:style w:type="paragraph" w:styleId="Kopfzeile">
    <w:name w:val="header"/>
    <w:basedOn w:val="Standard"/>
    <w:link w:val="KopfzeileZchn"/>
    <w:uiPriority w:val="99"/>
    <w:unhideWhenUsed/>
    <w:rsid w:val="002202EE"/>
    <w:pPr>
      <w:tabs>
        <w:tab w:val="center" w:pos="4513"/>
        <w:tab w:val="right" w:pos="9026"/>
      </w:tabs>
    </w:pPr>
  </w:style>
  <w:style w:type="character" w:customStyle="1" w:styleId="KopfzeileZchn">
    <w:name w:val="Kopfzeile Zchn"/>
    <w:basedOn w:val="Absatz-Standardschriftart"/>
    <w:link w:val="Kopfzeile"/>
    <w:uiPriority w:val="99"/>
    <w:rsid w:val="002202EE"/>
  </w:style>
  <w:style w:type="paragraph" w:styleId="Fuzeile">
    <w:name w:val="footer"/>
    <w:basedOn w:val="Standard"/>
    <w:link w:val="FuzeileZchn"/>
    <w:uiPriority w:val="99"/>
    <w:unhideWhenUsed/>
    <w:rsid w:val="002202EE"/>
    <w:pPr>
      <w:tabs>
        <w:tab w:val="center" w:pos="4513"/>
        <w:tab w:val="right" w:pos="9026"/>
      </w:tabs>
    </w:pPr>
  </w:style>
  <w:style w:type="character" w:customStyle="1" w:styleId="FuzeileZchn">
    <w:name w:val="Fußzeile Zchn"/>
    <w:basedOn w:val="Absatz-Standardschriftart"/>
    <w:link w:val="Fuzeile"/>
    <w:uiPriority w:val="99"/>
    <w:rsid w:val="002202EE"/>
  </w:style>
  <w:style w:type="character" w:styleId="Hyperlink">
    <w:name w:val="Hyperlink"/>
    <w:basedOn w:val="Absatz-Standardschriftart"/>
    <w:uiPriority w:val="99"/>
    <w:unhideWhenUsed/>
    <w:rsid w:val="002202EE"/>
    <w:rPr>
      <w:color w:val="0000FF" w:themeColor="hyperlink"/>
      <w:u w:val="single"/>
    </w:rPr>
  </w:style>
  <w:style w:type="character" w:styleId="NichtaufgelsteErwhnung">
    <w:name w:val="Unresolved Mention"/>
    <w:basedOn w:val="Absatz-Standardschriftart"/>
    <w:uiPriority w:val="99"/>
    <w:semiHidden/>
    <w:unhideWhenUsed/>
    <w:rsid w:val="002202EE"/>
    <w:rPr>
      <w:color w:val="605E5C"/>
      <w:shd w:val="clear" w:color="auto" w:fill="E1DFDD"/>
    </w:rPr>
  </w:style>
  <w:style w:type="character" w:styleId="Kommentarzeichen">
    <w:name w:val="annotation reference"/>
    <w:basedOn w:val="Absatz-Standardschriftart"/>
    <w:uiPriority w:val="99"/>
    <w:semiHidden/>
    <w:unhideWhenUsed/>
    <w:rsid w:val="002202EE"/>
    <w:rPr>
      <w:sz w:val="16"/>
      <w:szCs w:val="16"/>
    </w:rPr>
  </w:style>
  <w:style w:type="paragraph" w:styleId="Kommentartext">
    <w:name w:val="annotation text"/>
    <w:basedOn w:val="Standard"/>
    <w:link w:val="KommentartextZchn"/>
    <w:uiPriority w:val="99"/>
    <w:semiHidden/>
    <w:unhideWhenUsed/>
    <w:rsid w:val="002202EE"/>
    <w:rPr>
      <w:sz w:val="20"/>
      <w:szCs w:val="20"/>
    </w:rPr>
  </w:style>
  <w:style w:type="character" w:customStyle="1" w:styleId="KommentartextZchn">
    <w:name w:val="Kommentartext Zchn"/>
    <w:basedOn w:val="Absatz-Standardschriftart"/>
    <w:link w:val="Kommentartext"/>
    <w:uiPriority w:val="99"/>
    <w:semiHidden/>
    <w:rsid w:val="002202EE"/>
    <w:rPr>
      <w:sz w:val="20"/>
      <w:szCs w:val="20"/>
    </w:rPr>
  </w:style>
  <w:style w:type="paragraph" w:styleId="Kommentarthema">
    <w:name w:val="annotation subject"/>
    <w:basedOn w:val="Kommentartext"/>
    <w:next w:val="Kommentartext"/>
    <w:link w:val="KommentarthemaZchn"/>
    <w:uiPriority w:val="99"/>
    <w:semiHidden/>
    <w:unhideWhenUsed/>
    <w:rsid w:val="002202EE"/>
    <w:rPr>
      <w:b/>
      <w:bCs/>
    </w:rPr>
  </w:style>
  <w:style w:type="character" w:customStyle="1" w:styleId="KommentarthemaZchn">
    <w:name w:val="Kommentarthema Zchn"/>
    <w:basedOn w:val="KommentartextZchn"/>
    <w:link w:val="Kommentarthema"/>
    <w:uiPriority w:val="99"/>
    <w:semiHidden/>
    <w:rsid w:val="002202EE"/>
    <w:rPr>
      <w:b/>
      <w:bCs/>
      <w:sz w:val="20"/>
      <w:szCs w:val="20"/>
    </w:rPr>
  </w:style>
  <w:style w:type="paragraph" w:styleId="berarbeitung">
    <w:name w:val="Revision"/>
    <w:hidden/>
    <w:uiPriority w:val="99"/>
    <w:semiHidden/>
    <w:rsid w:val="002202EE"/>
    <w:pPr>
      <w:spacing w:after="0" w:line="240" w:lineRule="auto"/>
    </w:pPr>
  </w:style>
  <w:style w:type="paragraph" w:styleId="Listenabsatz">
    <w:name w:val="List Paragraph"/>
    <w:basedOn w:val="Standard"/>
    <w:uiPriority w:val="34"/>
    <w:qFormat/>
    <w:rsid w:val="002202EE"/>
    <w:pPr>
      <w:ind w:left="720"/>
      <w:contextualSpacing/>
    </w:pPr>
  </w:style>
  <w:style w:type="paragraph" w:styleId="StandardWeb">
    <w:name w:val="Normal (Web)"/>
    <w:basedOn w:val="Standard"/>
    <w:uiPriority w:val="99"/>
    <w:unhideWhenUsed/>
    <w:rsid w:val="002202EE"/>
    <w:pPr>
      <w:spacing w:before="100" w:beforeAutospacing="1" w:after="100" w:afterAutospacing="1"/>
    </w:pPr>
  </w:style>
  <w:style w:type="paragraph" w:customStyle="1" w:styleId="paragraph">
    <w:name w:val="paragraph"/>
    <w:basedOn w:val="Standard"/>
    <w:rsid w:val="00083DCE"/>
    <w:pPr>
      <w:spacing w:before="100" w:beforeAutospacing="1" w:after="100" w:afterAutospacing="1"/>
    </w:pPr>
  </w:style>
  <w:style w:type="character" w:customStyle="1" w:styleId="normaltextrun">
    <w:name w:val="normaltextrun"/>
    <w:basedOn w:val="Absatz-Standardschriftart"/>
    <w:rsid w:val="00083DCE"/>
  </w:style>
  <w:style w:type="character" w:customStyle="1" w:styleId="eop">
    <w:name w:val="eop"/>
    <w:basedOn w:val="Absatz-Standardschriftart"/>
    <w:rsid w:val="00083DCE"/>
  </w:style>
  <w:style w:type="table" w:styleId="Tabellenraster">
    <w:name w:val="Table Grid"/>
    <w:basedOn w:val="NormaleTabelle"/>
    <w:uiPriority w:val="39"/>
    <w:rsid w:val="00F10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26131C"/>
    <w:rPr>
      <w:color w:val="666666"/>
    </w:rPr>
  </w:style>
  <w:style w:type="paragraph" w:styleId="Literaturverzeichnis">
    <w:name w:val="Bibliography"/>
    <w:basedOn w:val="Standard"/>
    <w:next w:val="Standard"/>
    <w:uiPriority w:val="37"/>
    <w:unhideWhenUsed/>
    <w:qFormat/>
    <w:rsid w:val="00C61260"/>
    <w:pPr>
      <w:spacing w:line="480" w:lineRule="auto"/>
      <w:ind w:left="720" w:hanging="720"/>
    </w:pPr>
  </w:style>
  <w:style w:type="character" w:styleId="Seitenzahl">
    <w:name w:val="page number"/>
    <w:basedOn w:val="Absatz-Standardschriftart"/>
    <w:uiPriority w:val="99"/>
    <w:semiHidden/>
    <w:unhideWhenUsed/>
    <w:rsid w:val="00392AD9"/>
  </w:style>
  <w:style w:type="character" w:styleId="Zeilennummer">
    <w:name w:val="line number"/>
    <w:basedOn w:val="Absatz-Standardschriftart"/>
    <w:uiPriority w:val="99"/>
    <w:semiHidden/>
    <w:unhideWhenUsed/>
    <w:rsid w:val="006D3E4C"/>
  </w:style>
  <w:style w:type="paragraph" w:styleId="KeinLeerraum">
    <w:name w:val="No Spacing"/>
    <w:uiPriority w:val="1"/>
    <w:qFormat/>
    <w:rsid w:val="006D3E4C"/>
    <w:pPr>
      <w:spacing w:after="0" w:line="240" w:lineRule="auto"/>
    </w:pPr>
    <w:rPr>
      <w:rFonts w:ascii="Times New Roman" w:eastAsia="Times New Roman" w:hAnsi="Times New Roman" w:cs="Times New Roman"/>
    </w:rPr>
  </w:style>
  <w:style w:type="character" w:styleId="BesuchterLink">
    <w:name w:val="FollowedHyperlink"/>
    <w:basedOn w:val="Absatz-Standardschriftart"/>
    <w:uiPriority w:val="99"/>
    <w:semiHidden/>
    <w:unhideWhenUsed/>
    <w:rsid w:val="00CB2307"/>
    <w:rPr>
      <w:color w:val="800080" w:themeColor="followedHyperlink"/>
      <w:u w:val="single"/>
    </w:rPr>
  </w:style>
  <w:style w:type="paragraph" w:customStyle="1" w:styleId="EndNoteBibliographyTitle">
    <w:name w:val="EndNote Bibliography Title"/>
    <w:basedOn w:val="Standard"/>
    <w:link w:val="EndNoteBibliographyTitleZchn"/>
    <w:rsid w:val="00FE543F"/>
    <w:pPr>
      <w:jc w:val="center"/>
    </w:pPr>
    <w:rPr>
      <w:rFonts w:ascii="Arial" w:hAnsi="Arial" w:cs="Arial"/>
    </w:rPr>
  </w:style>
  <w:style w:type="character" w:customStyle="1" w:styleId="EndNoteBibliographyTitleZchn">
    <w:name w:val="EndNote Bibliography Title Zchn"/>
    <w:basedOn w:val="Absatz-Standardschriftart"/>
    <w:link w:val="EndNoteBibliographyTitle"/>
    <w:rsid w:val="00FE543F"/>
    <w:rPr>
      <w:rFonts w:ascii="Arial" w:hAnsi="Arial" w:cs="Arial"/>
      <w:lang w:val="en-US"/>
    </w:rPr>
  </w:style>
  <w:style w:type="paragraph" w:customStyle="1" w:styleId="EndNoteBibliography">
    <w:name w:val="EndNote Bibliography"/>
    <w:basedOn w:val="Standard"/>
    <w:link w:val="EndNoteBibliographyZchn"/>
    <w:rsid w:val="00FE543F"/>
    <w:pPr>
      <w:jc w:val="both"/>
    </w:pPr>
    <w:rPr>
      <w:rFonts w:ascii="Arial" w:hAnsi="Arial" w:cs="Arial"/>
    </w:rPr>
  </w:style>
  <w:style w:type="character" w:customStyle="1" w:styleId="EndNoteBibliographyZchn">
    <w:name w:val="EndNote Bibliography Zchn"/>
    <w:basedOn w:val="Absatz-Standardschriftart"/>
    <w:link w:val="EndNoteBibliography"/>
    <w:rsid w:val="00FE543F"/>
    <w:rPr>
      <w:rFonts w:ascii="Arial" w:hAnsi="Arial" w:cs="Arial"/>
      <w:lang w:val="en-US"/>
    </w:rPr>
  </w:style>
  <w:style w:type="character" w:customStyle="1" w:styleId="TitelZchn">
    <w:name w:val="Titel Zchn"/>
    <w:basedOn w:val="Absatz-Standardschriftart"/>
    <w:link w:val="Titel"/>
    <w:uiPriority w:val="10"/>
    <w:rsid w:val="006938A0"/>
    <w:rPr>
      <w:sz w:val="52"/>
      <w:szCs w:val="52"/>
    </w:rPr>
  </w:style>
  <w:style w:type="paragraph" w:customStyle="1" w:styleId="Compact">
    <w:name w:val="Compact"/>
    <w:basedOn w:val="Textkrper"/>
    <w:qFormat/>
    <w:rsid w:val="00132CBB"/>
    <w:pPr>
      <w:spacing w:before="36" w:after="36"/>
    </w:pPr>
    <w:rPr>
      <w:rFonts w:eastAsiaTheme="minorHAnsi" w:cstheme="minorBidi"/>
    </w:rPr>
  </w:style>
  <w:style w:type="paragraph" w:styleId="Funotentext">
    <w:name w:val="footnote text"/>
    <w:basedOn w:val="Standard"/>
    <w:link w:val="FunotentextZchn"/>
    <w:uiPriority w:val="9"/>
    <w:unhideWhenUsed/>
    <w:qFormat/>
    <w:rsid w:val="00132CBB"/>
    <w:pPr>
      <w:spacing w:after="200"/>
    </w:pPr>
    <w:rPr>
      <w:rFonts w:eastAsiaTheme="minorHAnsi" w:cstheme="minorBidi"/>
    </w:rPr>
  </w:style>
  <w:style w:type="character" w:customStyle="1" w:styleId="FunotentextZchn">
    <w:name w:val="Fußnotentext Zchn"/>
    <w:basedOn w:val="Absatz-Standardschriftart"/>
    <w:link w:val="Funotentext"/>
    <w:uiPriority w:val="9"/>
    <w:rsid w:val="00132CBB"/>
    <w:rPr>
      <w:rFonts w:eastAsiaTheme="minorHAnsi" w:cstheme="minorBidi"/>
      <w:lang w:val="en-US"/>
    </w:rPr>
  </w:style>
  <w:style w:type="table" w:customStyle="1" w:styleId="Table">
    <w:name w:val="Table"/>
    <w:semiHidden/>
    <w:unhideWhenUsed/>
    <w:qFormat/>
    <w:rsid w:val="00132CBB"/>
    <w:pPr>
      <w:spacing w:after="200" w:line="240" w:lineRule="auto"/>
    </w:pPr>
    <w:rPr>
      <w:rFonts w:eastAsiaTheme="minorHAnsi" w:cstheme="minorBidi"/>
      <w:sz w:val="20"/>
      <w:szCs w:val="20"/>
      <w:lang w:val="en-US" w:eastAsia="de-D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bsatz-Standardschriftart"/>
    <w:link w:val="SourceCode"/>
    <w:rsid w:val="00132CBB"/>
    <w:rPr>
      <w:rFonts w:ascii="Consolas" w:hAnsi="Consolas"/>
      <w:sz w:val="22"/>
      <w:shd w:val="clear" w:color="auto" w:fill="F1F3F5"/>
    </w:rPr>
  </w:style>
  <w:style w:type="character" w:styleId="Funotenzeichen">
    <w:name w:val="footnote reference"/>
    <w:basedOn w:val="Absatz-Standardschriftart"/>
    <w:rsid w:val="00132CBB"/>
    <w:rPr>
      <w:vertAlign w:val="superscript"/>
    </w:rPr>
  </w:style>
  <w:style w:type="paragraph" w:customStyle="1" w:styleId="SourceCode">
    <w:name w:val="Source Code"/>
    <w:basedOn w:val="Standard"/>
    <w:link w:val="VerbatimChar"/>
    <w:rsid w:val="00132CBB"/>
    <w:pPr>
      <w:shd w:val="clear" w:color="auto" w:fill="F1F3F5"/>
      <w:wordWrap w:val="0"/>
      <w:spacing w:after="200"/>
    </w:pPr>
    <w:rPr>
      <w:rFonts w:ascii="Consolas" w:hAnsi="Consolas"/>
      <w:sz w:val="22"/>
    </w:rPr>
  </w:style>
  <w:style w:type="paragraph" w:styleId="Textkrper">
    <w:name w:val="Body Text"/>
    <w:basedOn w:val="Standard"/>
    <w:link w:val="TextkrperZchn"/>
    <w:uiPriority w:val="99"/>
    <w:unhideWhenUsed/>
    <w:qFormat/>
    <w:rsid w:val="00C61260"/>
  </w:style>
  <w:style w:type="character" w:customStyle="1" w:styleId="TextkrperZchn">
    <w:name w:val="Textkörper Zchn"/>
    <w:basedOn w:val="Absatz-Standardschriftart"/>
    <w:link w:val="Textkrper"/>
    <w:uiPriority w:val="99"/>
    <w:rsid w:val="00132CBB"/>
    <w:rPr>
      <w:lang w:val="en-US"/>
    </w:rPr>
  </w:style>
  <w:style w:type="paragraph" w:customStyle="1" w:styleId="ImageCaption">
    <w:name w:val="Image Caption"/>
    <w:basedOn w:val="Beschriftung"/>
    <w:rsid w:val="00132CBB"/>
    <w:pPr>
      <w:spacing w:after="120"/>
    </w:pPr>
    <w:rPr>
      <w:rFonts w:eastAsiaTheme="minorHAnsi" w:cstheme="minorBidi"/>
      <w:iCs w:val="0"/>
      <w:color w:val="auto"/>
      <w:sz w:val="24"/>
      <w:szCs w:val="24"/>
    </w:rPr>
  </w:style>
  <w:style w:type="paragraph" w:styleId="Beschriftung">
    <w:name w:val="caption"/>
    <w:basedOn w:val="Standard"/>
    <w:next w:val="Standard"/>
    <w:link w:val="BeschriftungZchn"/>
    <w:uiPriority w:val="35"/>
    <w:unhideWhenUsed/>
    <w:qFormat/>
    <w:rsid w:val="00C61260"/>
    <w:pPr>
      <w:spacing w:after="200"/>
    </w:pPr>
    <w:rPr>
      <w:i/>
      <w:iCs/>
      <w:color w:val="1F497D" w:themeColor="text2"/>
      <w:sz w:val="18"/>
      <w:szCs w:val="18"/>
    </w:rPr>
  </w:style>
  <w:style w:type="character" w:styleId="SchwacherVerweis">
    <w:name w:val="Subtle Reference"/>
    <w:aliases w:val="Verbatim"/>
    <w:basedOn w:val="VerbatimChar"/>
    <w:uiPriority w:val="31"/>
    <w:qFormat/>
    <w:rsid w:val="00C33A9B"/>
    <w:rPr>
      <w:rFonts w:ascii="Consolas" w:hAnsi="Consolas"/>
      <w:sz w:val="22"/>
      <w:shd w:val="clear" w:color="auto" w:fill="F1F3F5"/>
    </w:rPr>
  </w:style>
  <w:style w:type="character" w:customStyle="1" w:styleId="FloatTok">
    <w:name w:val="FloatTok"/>
    <w:basedOn w:val="VerbatimChar"/>
    <w:rsid w:val="00EF17F7"/>
    <w:rPr>
      <w:rFonts w:ascii="Consolas" w:hAnsi="Consolas"/>
      <w:color w:val="AD0000"/>
      <w:sz w:val="22"/>
      <w:shd w:val="clear" w:color="auto" w:fill="F1F3F5"/>
    </w:rPr>
  </w:style>
  <w:style w:type="character" w:customStyle="1" w:styleId="SpecialCharTok">
    <w:name w:val="SpecialCharTok"/>
    <w:basedOn w:val="VerbatimChar"/>
    <w:rsid w:val="00EF17F7"/>
    <w:rPr>
      <w:rFonts w:ascii="Consolas" w:hAnsi="Consolas"/>
      <w:color w:val="5E5E5E"/>
      <w:sz w:val="22"/>
      <w:shd w:val="clear" w:color="auto" w:fill="F1F3F5"/>
    </w:rPr>
  </w:style>
  <w:style w:type="character" w:customStyle="1" w:styleId="StringTok">
    <w:name w:val="StringTok"/>
    <w:basedOn w:val="VerbatimChar"/>
    <w:rsid w:val="00EF17F7"/>
    <w:rPr>
      <w:rFonts w:ascii="Consolas" w:hAnsi="Consolas"/>
      <w:color w:val="20794D"/>
      <w:sz w:val="22"/>
      <w:shd w:val="clear" w:color="auto" w:fill="F1F3F5"/>
    </w:rPr>
  </w:style>
  <w:style w:type="character" w:customStyle="1" w:styleId="CommentTok">
    <w:name w:val="CommentTok"/>
    <w:basedOn w:val="VerbatimChar"/>
    <w:rsid w:val="00EF17F7"/>
    <w:rPr>
      <w:rFonts w:ascii="Consolas" w:hAnsi="Consolas"/>
      <w:color w:val="5E5E5E"/>
      <w:sz w:val="22"/>
      <w:shd w:val="clear" w:color="auto" w:fill="F1F3F5"/>
    </w:rPr>
  </w:style>
  <w:style w:type="character" w:customStyle="1" w:styleId="OtherTok">
    <w:name w:val="OtherTok"/>
    <w:basedOn w:val="VerbatimChar"/>
    <w:rsid w:val="00EF17F7"/>
    <w:rPr>
      <w:rFonts w:ascii="Consolas" w:hAnsi="Consolas"/>
      <w:color w:val="003B4F"/>
      <w:sz w:val="22"/>
      <w:shd w:val="clear" w:color="auto" w:fill="F1F3F5"/>
    </w:rPr>
  </w:style>
  <w:style w:type="character" w:customStyle="1" w:styleId="FunctionTok">
    <w:name w:val="FunctionTok"/>
    <w:basedOn w:val="VerbatimChar"/>
    <w:rsid w:val="00EF17F7"/>
    <w:rPr>
      <w:rFonts w:ascii="Consolas" w:hAnsi="Consolas"/>
      <w:color w:val="4758AB"/>
      <w:sz w:val="22"/>
      <w:shd w:val="clear" w:color="auto" w:fill="F1F3F5"/>
    </w:rPr>
  </w:style>
  <w:style w:type="character" w:customStyle="1" w:styleId="NormalTok">
    <w:name w:val="NormalTok"/>
    <w:basedOn w:val="VerbatimChar"/>
    <w:rsid w:val="00EF17F7"/>
    <w:rPr>
      <w:rFonts w:ascii="Consolas" w:hAnsi="Consolas"/>
      <w:color w:val="003B4F"/>
      <w:sz w:val="22"/>
      <w:shd w:val="clear" w:color="auto" w:fill="F1F3F5"/>
    </w:rPr>
  </w:style>
  <w:style w:type="paragraph" w:customStyle="1" w:styleId="FirstParagraph">
    <w:name w:val="First Paragraph"/>
    <w:basedOn w:val="Textkrper"/>
    <w:next w:val="Textkrper"/>
    <w:qFormat/>
    <w:rsid w:val="00EF17F7"/>
    <w:pPr>
      <w:spacing w:before="180" w:after="180"/>
    </w:pPr>
    <w:rPr>
      <w:rFonts w:eastAsiaTheme="minorHAnsi" w:cstheme="minorBidi"/>
    </w:rPr>
  </w:style>
  <w:style w:type="character" w:customStyle="1" w:styleId="ControlFlowTok">
    <w:name w:val="ControlFlowTok"/>
    <w:basedOn w:val="VerbatimChar"/>
    <w:rsid w:val="00EF17F7"/>
    <w:rPr>
      <w:rFonts w:ascii="Consolas" w:hAnsi="Consolas"/>
      <w:b/>
      <w:color w:val="003B4F"/>
      <w:sz w:val="22"/>
      <w:shd w:val="clear" w:color="auto" w:fill="F1F3F5"/>
    </w:rPr>
  </w:style>
  <w:style w:type="character" w:customStyle="1" w:styleId="AttributeTok">
    <w:name w:val="AttributeTok"/>
    <w:basedOn w:val="VerbatimChar"/>
    <w:rsid w:val="00EF17F7"/>
    <w:rPr>
      <w:rFonts w:ascii="Consolas" w:hAnsi="Consolas"/>
      <w:color w:val="657422"/>
      <w:sz w:val="22"/>
      <w:shd w:val="clear" w:color="auto" w:fill="F1F3F5"/>
    </w:rPr>
  </w:style>
  <w:style w:type="character" w:styleId="Hervorhebung">
    <w:name w:val="Emphasis"/>
    <w:basedOn w:val="Absatz-Standardschriftart"/>
    <w:uiPriority w:val="20"/>
    <w:qFormat/>
    <w:rsid w:val="00B05E74"/>
    <w:rPr>
      <w:i/>
      <w:iCs/>
    </w:rPr>
  </w:style>
  <w:style w:type="character" w:styleId="SchwacheHervorhebung">
    <w:name w:val="Subtle Emphasis"/>
    <w:basedOn w:val="Absatz-Standardschriftart"/>
    <w:uiPriority w:val="19"/>
    <w:qFormat/>
    <w:rsid w:val="00B05E74"/>
    <w:rPr>
      <w:i/>
      <w:iCs/>
      <w:color w:val="404040" w:themeColor="text1" w:themeTint="BF"/>
    </w:rPr>
  </w:style>
  <w:style w:type="character" w:customStyle="1" w:styleId="DecValTok">
    <w:name w:val="DecValTok"/>
    <w:basedOn w:val="VerbatimChar"/>
    <w:rsid w:val="00646A22"/>
    <w:rPr>
      <w:rFonts w:ascii="Consolas" w:hAnsi="Consolas"/>
      <w:color w:val="AD0000"/>
      <w:sz w:val="22"/>
      <w:shd w:val="clear" w:color="auto" w:fill="F1F3F5"/>
    </w:rPr>
  </w:style>
  <w:style w:type="character" w:styleId="IntensiveHervorhebung">
    <w:name w:val="Intense Emphasis"/>
    <w:basedOn w:val="Absatz-Standardschriftart"/>
    <w:uiPriority w:val="21"/>
    <w:qFormat/>
    <w:rsid w:val="00EF7BE0"/>
    <w:rPr>
      <w:i/>
      <w:iCs/>
      <w:color w:val="4F81BD" w:themeColor="accent1"/>
    </w:rPr>
  </w:style>
  <w:style w:type="character" w:customStyle="1" w:styleId="ConstantTok">
    <w:name w:val="ConstantTok"/>
    <w:basedOn w:val="VerbatimChar"/>
    <w:rsid w:val="00504768"/>
    <w:rPr>
      <w:rFonts w:ascii="Consolas" w:hAnsi="Consolas"/>
      <w:color w:val="8F5902"/>
      <w:sz w:val="22"/>
      <w:shd w:val="clear" w:color="auto" w:fill="F1F3F5"/>
    </w:rPr>
  </w:style>
  <w:style w:type="paragraph" w:styleId="Blocktext">
    <w:name w:val="Block Text"/>
    <w:basedOn w:val="Textkrper"/>
    <w:next w:val="Textkrper"/>
    <w:uiPriority w:val="9"/>
    <w:unhideWhenUsed/>
    <w:qFormat/>
    <w:rsid w:val="00152FDE"/>
    <w:pPr>
      <w:spacing w:before="100" w:after="100" w:line="240" w:lineRule="auto"/>
      <w:ind w:left="480" w:right="480"/>
    </w:pPr>
    <w:rPr>
      <w:rFonts w:eastAsiaTheme="minorHAnsi" w:cstheme="minorBidi"/>
    </w:rPr>
  </w:style>
  <w:style w:type="character" w:customStyle="1" w:styleId="berschrift7Zchn">
    <w:name w:val="Überschrift 7 Zchn"/>
    <w:basedOn w:val="Absatz-Standardschriftart"/>
    <w:link w:val="berschrift7"/>
    <w:uiPriority w:val="9"/>
    <w:semiHidden/>
    <w:rsid w:val="007C0A0D"/>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7C0A0D"/>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7C0A0D"/>
    <w:rPr>
      <w:rFonts w:eastAsiaTheme="majorEastAsia" w:cstheme="majorBidi"/>
      <w:color w:val="272727" w:themeColor="text1" w:themeTint="D8"/>
      <w:lang w:val="en-US"/>
    </w:rPr>
  </w:style>
  <w:style w:type="character" w:customStyle="1" w:styleId="UntertitelZchn">
    <w:name w:val="Untertitel Zchn"/>
    <w:basedOn w:val="Absatz-Standardschriftart"/>
    <w:link w:val="Untertitel"/>
    <w:uiPriority w:val="11"/>
    <w:rsid w:val="007C0A0D"/>
    <w:rPr>
      <w:rFonts w:ascii="Arial" w:hAnsi="Arial" w:cs="Arial"/>
      <w:color w:val="666666"/>
      <w:sz w:val="30"/>
      <w:szCs w:val="30"/>
      <w:lang w:val="en-US"/>
    </w:rPr>
  </w:style>
  <w:style w:type="paragraph" w:customStyle="1" w:styleId="Author">
    <w:name w:val="Author"/>
    <w:basedOn w:val="Titel"/>
    <w:next w:val="Textkrper"/>
    <w:qFormat/>
    <w:rsid w:val="007C0A0D"/>
    <w:pPr>
      <w:spacing w:after="80" w:line="240" w:lineRule="auto"/>
      <w:contextualSpacing/>
      <w:jc w:val="center"/>
    </w:pPr>
    <w:rPr>
      <w:rFonts w:asciiTheme="majorHAnsi" w:eastAsiaTheme="majorEastAsia" w:hAnsiTheme="majorHAnsi" w:cstheme="majorBidi"/>
      <w:sz w:val="24"/>
      <w:szCs w:val="24"/>
    </w:rPr>
  </w:style>
  <w:style w:type="paragraph" w:styleId="Datum">
    <w:name w:val="Date"/>
    <w:basedOn w:val="Titel"/>
    <w:next w:val="Textkrper"/>
    <w:link w:val="DatumZchn"/>
    <w:qFormat/>
    <w:rsid w:val="007C0A0D"/>
    <w:pPr>
      <w:spacing w:after="80" w:line="240" w:lineRule="auto"/>
      <w:contextualSpacing/>
      <w:jc w:val="center"/>
    </w:pPr>
    <w:rPr>
      <w:rFonts w:asciiTheme="majorHAnsi" w:eastAsiaTheme="majorEastAsia" w:hAnsiTheme="majorHAnsi" w:cstheme="majorBidi"/>
      <w:sz w:val="24"/>
      <w:szCs w:val="24"/>
    </w:rPr>
  </w:style>
  <w:style w:type="character" w:customStyle="1" w:styleId="DatumZchn">
    <w:name w:val="Datum Zchn"/>
    <w:basedOn w:val="Absatz-Standardschriftart"/>
    <w:link w:val="Datum"/>
    <w:rsid w:val="007C0A0D"/>
    <w:rPr>
      <w:rFonts w:asciiTheme="majorHAnsi" w:eastAsiaTheme="majorEastAsia" w:hAnsiTheme="majorHAnsi" w:cstheme="majorBidi"/>
      <w:lang w:val="en-US"/>
    </w:rPr>
  </w:style>
  <w:style w:type="paragraph" w:customStyle="1" w:styleId="AbstractTitle">
    <w:name w:val="Abstract Title"/>
    <w:basedOn w:val="Standard"/>
    <w:next w:val="Abstract"/>
    <w:qFormat/>
    <w:rsid w:val="007C0A0D"/>
    <w:pPr>
      <w:keepNext/>
      <w:keepLines/>
      <w:spacing w:before="300" w:after="0" w:line="240" w:lineRule="auto"/>
      <w:jc w:val="center"/>
    </w:pPr>
    <w:rPr>
      <w:rFonts w:eastAsiaTheme="minorHAnsi" w:cstheme="minorBidi"/>
      <w:b/>
      <w:sz w:val="20"/>
      <w:szCs w:val="20"/>
    </w:rPr>
  </w:style>
  <w:style w:type="paragraph" w:customStyle="1" w:styleId="Abstract">
    <w:name w:val="Abstract"/>
    <w:basedOn w:val="Standard"/>
    <w:next w:val="Textkrper"/>
    <w:qFormat/>
    <w:rsid w:val="007C0A0D"/>
    <w:pPr>
      <w:keepNext/>
      <w:keepLines/>
      <w:spacing w:before="100" w:after="300" w:line="240" w:lineRule="auto"/>
    </w:pPr>
    <w:rPr>
      <w:rFonts w:eastAsiaTheme="minorHAnsi" w:cstheme="minorBidi"/>
      <w:sz w:val="20"/>
      <w:szCs w:val="20"/>
    </w:rPr>
  </w:style>
  <w:style w:type="character" w:customStyle="1" w:styleId="berschrift1Zchn">
    <w:name w:val="Überschrift 1 Zchn"/>
    <w:basedOn w:val="Absatz-Standardschriftart"/>
    <w:link w:val="berschrift1"/>
    <w:uiPriority w:val="9"/>
    <w:rsid w:val="007C0A0D"/>
    <w:rPr>
      <w:sz w:val="36"/>
      <w:szCs w:val="36"/>
      <w:lang w:val="en-US"/>
    </w:rPr>
  </w:style>
  <w:style w:type="character" w:customStyle="1" w:styleId="berschrift2Zchn">
    <w:name w:val="Überschrift 2 Zchn"/>
    <w:basedOn w:val="Absatz-Standardschriftart"/>
    <w:link w:val="berschrift2"/>
    <w:uiPriority w:val="9"/>
    <w:rsid w:val="007C0A0D"/>
    <w:rPr>
      <w:b/>
      <w:color w:val="666666"/>
      <w:sz w:val="32"/>
      <w:szCs w:val="32"/>
      <w:lang w:val="en-US"/>
    </w:rPr>
  </w:style>
  <w:style w:type="character" w:customStyle="1" w:styleId="berschrift3Zchn">
    <w:name w:val="Überschrift 3 Zchn"/>
    <w:basedOn w:val="Absatz-Standardschriftart"/>
    <w:link w:val="berschrift3"/>
    <w:uiPriority w:val="9"/>
    <w:rsid w:val="007C0A0D"/>
    <w:rPr>
      <w:b/>
      <w:sz w:val="28"/>
      <w:szCs w:val="28"/>
      <w:lang w:val="en-US"/>
    </w:rPr>
  </w:style>
  <w:style w:type="character" w:customStyle="1" w:styleId="berschrift4Zchn">
    <w:name w:val="Überschrift 4 Zchn"/>
    <w:basedOn w:val="Absatz-Standardschriftart"/>
    <w:link w:val="berschrift4"/>
    <w:uiPriority w:val="9"/>
    <w:rsid w:val="007C0A0D"/>
    <w:rPr>
      <w:rFonts w:ascii="Arial" w:hAnsi="Arial" w:cs="Arial"/>
      <w:b/>
      <w:color w:val="434343"/>
      <w:lang w:val="en-US"/>
    </w:rPr>
  </w:style>
  <w:style w:type="character" w:customStyle="1" w:styleId="berschrift5Zchn">
    <w:name w:val="Überschrift 5 Zchn"/>
    <w:basedOn w:val="Absatz-Standardschriftart"/>
    <w:link w:val="berschrift5"/>
    <w:uiPriority w:val="9"/>
    <w:rsid w:val="007C0A0D"/>
    <w:rPr>
      <w:b/>
      <w:color w:val="434343"/>
      <w:lang w:val="en-US"/>
    </w:rPr>
  </w:style>
  <w:style w:type="character" w:customStyle="1" w:styleId="berschrift6Zchn">
    <w:name w:val="Überschrift 6 Zchn"/>
    <w:basedOn w:val="Absatz-Standardschriftart"/>
    <w:link w:val="berschrift6"/>
    <w:uiPriority w:val="9"/>
    <w:semiHidden/>
    <w:rsid w:val="007C0A0D"/>
    <w:rPr>
      <w:i/>
      <w:color w:val="666666"/>
      <w:sz w:val="22"/>
      <w:szCs w:val="22"/>
      <w:lang w:val="en-US"/>
    </w:rPr>
  </w:style>
  <w:style w:type="paragraph" w:customStyle="1" w:styleId="FootnoteBlockText">
    <w:name w:val="Footnote Block Text"/>
    <w:basedOn w:val="Funotentext"/>
    <w:next w:val="Funotentext"/>
    <w:uiPriority w:val="9"/>
    <w:unhideWhenUsed/>
    <w:qFormat/>
    <w:rsid w:val="007C0A0D"/>
    <w:pPr>
      <w:spacing w:before="100" w:after="100" w:line="240" w:lineRule="auto"/>
      <w:ind w:left="480" w:right="480"/>
    </w:pPr>
  </w:style>
  <w:style w:type="paragraph" w:customStyle="1" w:styleId="DefinitionTerm">
    <w:name w:val="Definition Term"/>
    <w:basedOn w:val="Standard"/>
    <w:next w:val="Definition"/>
    <w:rsid w:val="007C0A0D"/>
    <w:pPr>
      <w:keepNext/>
      <w:keepLines/>
      <w:spacing w:after="0" w:line="240" w:lineRule="auto"/>
    </w:pPr>
    <w:rPr>
      <w:rFonts w:eastAsiaTheme="minorHAnsi" w:cstheme="minorBidi"/>
      <w:b/>
    </w:rPr>
  </w:style>
  <w:style w:type="paragraph" w:customStyle="1" w:styleId="Definition">
    <w:name w:val="Definition"/>
    <w:basedOn w:val="Standard"/>
    <w:rsid w:val="007C0A0D"/>
    <w:pPr>
      <w:spacing w:after="200" w:line="240" w:lineRule="auto"/>
    </w:pPr>
    <w:rPr>
      <w:rFonts w:eastAsiaTheme="minorHAnsi" w:cstheme="minorBidi"/>
    </w:rPr>
  </w:style>
  <w:style w:type="paragraph" w:customStyle="1" w:styleId="TableCaption">
    <w:name w:val="Table Caption"/>
    <w:basedOn w:val="Beschriftung"/>
    <w:rsid w:val="007C0A0D"/>
    <w:pPr>
      <w:keepNext/>
      <w:spacing w:after="120" w:line="240" w:lineRule="auto"/>
    </w:pPr>
    <w:rPr>
      <w:rFonts w:eastAsiaTheme="minorHAnsi" w:cstheme="minorBidi"/>
      <w:iCs w:val="0"/>
      <w:color w:val="auto"/>
      <w:sz w:val="24"/>
      <w:szCs w:val="24"/>
    </w:rPr>
  </w:style>
  <w:style w:type="paragraph" w:customStyle="1" w:styleId="Figure">
    <w:name w:val="Figure"/>
    <w:basedOn w:val="Standard"/>
    <w:rsid w:val="007C0A0D"/>
    <w:pPr>
      <w:spacing w:after="200" w:line="240" w:lineRule="auto"/>
    </w:pPr>
    <w:rPr>
      <w:rFonts w:eastAsiaTheme="minorHAnsi" w:cstheme="minorBidi"/>
    </w:rPr>
  </w:style>
  <w:style w:type="paragraph" w:customStyle="1" w:styleId="CaptionedFigure">
    <w:name w:val="Captioned Figure"/>
    <w:basedOn w:val="Figure"/>
    <w:rsid w:val="007C0A0D"/>
    <w:pPr>
      <w:keepNext/>
    </w:pPr>
  </w:style>
  <w:style w:type="character" w:customStyle="1" w:styleId="BeschriftungZchn">
    <w:name w:val="Beschriftung Zchn"/>
    <w:basedOn w:val="Absatz-Standardschriftart"/>
    <w:link w:val="Beschriftung"/>
    <w:uiPriority w:val="35"/>
    <w:rsid w:val="007C0A0D"/>
    <w:rPr>
      <w:i/>
      <w:iCs/>
      <w:color w:val="1F497D" w:themeColor="text2"/>
      <w:sz w:val="18"/>
      <w:szCs w:val="18"/>
      <w:lang w:val="en-US"/>
    </w:rPr>
  </w:style>
  <w:style w:type="character" w:customStyle="1" w:styleId="SectionNumber">
    <w:name w:val="Section Number"/>
    <w:basedOn w:val="BeschriftungZchn"/>
    <w:rsid w:val="007C0A0D"/>
    <w:rPr>
      <w:i/>
      <w:iCs/>
      <w:color w:val="1F497D" w:themeColor="text2"/>
      <w:sz w:val="18"/>
      <w:szCs w:val="18"/>
      <w:lang w:val="en-US"/>
    </w:rPr>
  </w:style>
  <w:style w:type="paragraph" w:styleId="Inhaltsverzeichnisberschrift">
    <w:name w:val="TOC Heading"/>
    <w:basedOn w:val="berschrift1"/>
    <w:next w:val="Textkrper"/>
    <w:uiPriority w:val="39"/>
    <w:unhideWhenUsed/>
    <w:qFormat/>
    <w:rsid w:val="007C0A0D"/>
    <w:pPr>
      <w:spacing w:before="240" w:after="80" w:line="259" w:lineRule="auto"/>
      <w:outlineLvl w:val="9"/>
    </w:pPr>
    <w:rPr>
      <w:rFonts w:asciiTheme="majorHAnsi" w:eastAsiaTheme="majorEastAsia" w:hAnsiTheme="majorHAnsi" w:cstheme="majorBidi"/>
      <w:color w:val="365F91" w:themeColor="accent1" w:themeShade="BF"/>
      <w:sz w:val="40"/>
      <w:szCs w:val="40"/>
    </w:rPr>
  </w:style>
  <w:style w:type="character" w:customStyle="1" w:styleId="KeywordTok">
    <w:name w:val="KeywordTok"/>
    <w:basedOn w:val="VerbatimChar"/>
    <w:rsid w:val="007C0A0D"/>
    <w:rPr>
      <w:rFonts w:ascii="Consolas" w:hAnsi="Consolas"/>
      <w:b/>
      <w:color w:val="003B4F"/>
      <w:sz w:val="22"/>
      <w:shd w:val="clear" w:color="auto" w:fill="F1F3F5"/>
    </w:rPr>
  </w:style>
  <w:style w:type="character" w:customStyle="1" w:styleId="DataTypeTok">
    <w:name w:val="DataTypeTok"/>
    <w:basedOn w:val="VerbatimChar"/>
    <w:rsid w:val="007C0A0D"/>
    <w:rPr>
      <w:rFonts w:ascii="Consolas" w:hAnsi="Consolas"/>
      <w:color w:val="AD0000"/>
      <w:sz w:val="22"/>
      <w:shd w:val="clear" w:color="auto" w:fill="F1F3F5"/>
    </w:rPr>
  </w:style>
  <w:style w:type="character" w:customStyle="1" w:styleId="BaseNTok">
    <w:name w:val="BaseNTok"/>
    <w:basedOn w:val="VerbatimChar"/>
    <w:rsid w:val="007C0A0D"/>
    <w:rPr>
      <w:rFonts w:ascii="Consolas" w:hAnsi="Consolas"/>
      <w:color w:val="AD0000"/>
      <w:sz w:val="22"/>
      <w:shd w:val="clear" w:color="auto" w:fill="F1F3F5"/>
    </w:rPr>
  </w:style>
  <w:style w:type="character" w:customStyle="1" w:styleId="CharTok">
    <w:name w:val="CharTok"/>
    <w:basedOn w:val="VerbatimChar"/>
    <w:rsid w:val="007C0A0D"/>
    <w:rPr>
      <w:rFonts w:ascii="Consolas" w:hAnsi="Consolas"/>
      <w:color w:val="20794D"/>
      <w:sz w:val="22"/>
      <w:shd w:val="clear" w:color="auto" w:fill="F1F3F5"/>
    </w:rPr>
  </w:style>
  <w:style w:type="character" w:customStyle="1" w:styleId="VerbatimStringTok">
    <w:name w:val="VerbatimStringTok"/>
    <w:basedOn w:val="VerbatimChar"/>
    <w:rsid w:val="007C0A0D"/>
    <w:rPr>
      <w:rFonts w:ascii="Consolas" w:hAnsi="Consolas"/>
      <w:color w:val="20794D"/>
      <w:sz w:val="22"/>
      <w:shd w:val="clear" w:color="auto" w:fill="F1F3F5"/>
    </w:rPr>
  </w:style>
  <w:style w:type="character" w:customStyle="1" w:styleId="SpecialStringTok">
    <w:name w:val="SpecialStringTok"/>
    <w:basedOn w:val="VerbatimChar"/>
    <w:rsid w:val="007C0A0D"/>
    <w:rPr>
      <w:rFonts w:ascii="Consolas" w:hAnsi="Consolas"/>
      <w:color w:val="20794D"/>
      <w:sz w:val="22"/>
      <w:shd w:val="clear" w:color="auto" w:fill="F1F3F5"/>
    </w:rPr>
  </w:style>
  <w:style w:type="character" w:customStyle="1" w:styleId="ImportTok">
    <w:name w:val="ImportTok"/>
    <w:basedOn w:val="VerbatimChar"/>
    <w:rsid w:val="007C0A0D"/>
    <w:rPr>
      <w:rFonts w:ascii="Consolas" w:hAnsi="Consolas"/>
      <w:color w:val="00769E"/>
      <w:sz w:val="22"/>
      <w:shd w:val="clear" w:color="auto" w:fill="F1F3F5"/>
    </w:rPr>
  </w:style>
  <w:style w:type="character" w:customStyle="1" w:styleId="DocumentationTok">
    <w:name w:val="DocumentationTok"/>
    <w:basedOn w:val="VerbatimChar"/>
    <w:rsid w:val="007C0A0D"/>
    <w:rPr>
      <w:rFonts w:ascii="Consolas" w:hAnsi="Consolas"/>
      <w:i/>
      <w:color w:val="5E5E5E"/>
      <w:sz w:val="22"/>
      <w:shd w:val="clear" w:color="auto" w:fill="F1F3F5"/>
    </w:rPr>
  </w:style>
  <w:style w:type="character" w:customStyle="1" w:styleId="AnnotationTok">
    <w:name w:val="AnnotationTok"/>
    <w:basedOn w:val="VerbatimChar"/>
    <w:rsid w:val="007C0A0D"/>
    <w:rPr>
      <w:rFonts w:ascii="Consolas" w:hAnsi="Consolas"/>
      <w:color w:val="5E5E5E"/>
      <w:sz w:val="22"/>
      <w:shd w:val="clear" w:color="auto" w:fill="F1F3F5"/>
    </w:rPr>
  </w:style>
  <w:style w:type="character" w:customStyle="1" w:styleId="CommentVarTok">
    <w:name w:val="CommentVarTok"/>
    <w:basedOn w:val="VerbatimChar"/>
    <w:rsid w:val="007C0A0D"/>
    <w:rPr>
      <w:rFonts w:ascii="Consolas" w:hAnsi="Consolas"/>
      <w:i/>
      <w:color w:val="5E5E5E"/>
      <w:sz w:val="22"/>
      <w:shd w:val="clear" w:color="auto" w:fill="F1F3F5"/>
    </w:rPr>
  </w:style>
  <w:style w:type="character" w:customStyle="1" w:styleId="VariableTok">
    <w:name w:val="VariableTok"/>
    <w:basedOn w:val="VerbatimChar"/>
    <w:rsid w:val="007C0A0D"/>
    <w:rPr>
      <w:rFonts w:ascii="Consolas" w:hAnsi="Consolas"/>
      <w:color w:val="111111"/>
      <w:sz w:val="22"/>
      <w:shd w:val="clear" w:color="auto" w:fill="F1F3F5"/>
    </w:rPr>
  </w:style>
  <w:style w:type="character" w:customStyle="1" w:styleId="OperatorTok">
    <w:name w:val="OperatorTok"/>
    <w:basedOn w:val="VerbatimChar"/>
    <w:rsid w:val="007C0A0D"/>
    <w:rPr>
      <w:rFonts w:ascii="Consolas" w:hAnsi="Consolas"/>
      <w:color w:val="5E5E5E"/>
      <w:sz w:val="22"/>
      <w:shd w:val="clear" w:color="auto" w:fill="F1F3F5"/>
    </w:rPr>
  </w:style>
  <w:style w:type="character" w:customStyle="1" w:styleId="BuiltInTok">
    <w:name w:val="BuiltInTok"/>
    <w:basedOn w:val="VerbatimChar"/>
    <w:rsid w:val="007C0A0D"/>
    <w:rPr>
      <w:rFonts w:ascii="Consolas" w:hAnsi="Consolas"/>
      <w:color w:val="003B4F"/>
      <w:sz w:val="22"/>
      <w:shd w:val="clear" w:color="auto" w:fill="F1F3F5"/>
    </w:rPr>
  </w:style>
  <w:style w:type="character" w:customStyle="1" w:styleId="ExtensionTok">
    <w:name w:val="ExtensionTok"/>
    <w:basedOn w:val="VerbatimChar"/>
    <w:rsid w:val="007C0A0D"/>
    <w:rPr>
      <w:rFonts w:ascii="Consolas" w:hAnsi="Consolas"/>
      <w:color w:val="003B4F"/>
      <w:sz w:val="22"/>
      <w:shd w:val="clear" w:color="auto" w:fill="F1F3F5"/>
    </w:rPr>
  </w:style>
  <w:style w:type="character" w:customStyle="1" w:styleId="PreprocessorTok">
    <w:name w:val="PreprocessorTok"/>
    <w:basedOn w:val="VerbatimChar"/>
    <w:rsid w:val="007C0A0D"/>
    <w:rPr>
      <w:rFonts w:ascii="Consolas" w:hAnsi="Consolas"/>
      <w:color w:val="AD0000"/>
      <w:sz w:val="22"/>
      <w:shd w:val="clear" w:color="auto" w:fill="F1F3F5"/>
    </w:rPr>
  </w:style>
  <w:style w:type="character" w:customStyle="1" w:styleId="RegionMarkerTok">
    <w:name w:val="RegionMarkerTok"/>
    <w:basedOn w:val="VerbatimChar"/>
    <w:rsid w:val="007C0A0D"/>
    <w:rPr>
      <w:rFonts w:ascii="Consolas" w:hAnsi="Consolas"/>
      <w:color w:val="003B4F"/>
      <w:sz w:val="22"/>
      <w:shd w:val="clear" w:color="auto" w:fill="F1F3F5"/>
    </w:rPr>
  </w:style>
  <w:style w:type="character" w:customStyle="1" w:styleId="InformationTok">
    <w:name w:val="InformationTok"/>
    <w:basedOn w:val="VerbatimChar"/>
    <w:rsid w:val="007C0A0D"/>
    <w:rPr>
      <w:rFonts w:ascii="Consolas" w:hAnsi="Consolas"/>
      <w:color w:val="5E5E5E"/>
      <w:sz w:val="22"/>
      <w:shd w:val="clear" w:color="auto" w:fill="F1F3F5"/>
    </w:rPr>
  </w:style>
  <w:style w:type="character" w:customStyle="1" w:styleId="WarningTok">
    <w:name w:val="WarningTok"/>
    <w:basedOn w:val="VerbatimChar"/>
    <w:rsid w:val="007C0A0D"/>
    <w:rPr>
      <w:rFonts w:ascii="Consolas" w:hAnsi="Consolas"/>
      <w:i/>
      <w:color w:val="5E5E5E"/>
      <w:sz w:val="22"/>
      <w:shd w:val="clear" w:color="auto" w:fill="F1F3F5"/>
    </w:rPr>
  </w:style>
  <w:style w:type="character" w:customStyle="1" w:styleId="AlertTok">
    <w:name w:val="AlertTok"/>
    <w:basedOn w:val="VerbatimChar"/>
    <w:rsid w:val="007C0A0D"/>
    <w:rPr>
      <w:rFonts w:ascii="Consolas" w:hAnsi="Consolas"/>
      <w:color w:val="AD0000"/>
      <w:sz w:val="22"/>
      <w:shd w:val="clear" w:color="auto" w:fill="F1F3F5"/>
    </w:rPr>
  </w:style>
  <w:style w:type="character" w:customStyle="1" w:styleId="ErrorTok">
    <w:name w:val="ErrorTok"/>
    <w:basedOn w:val="VerbatimChar"/>
    <w:rsid w:val="007C0A0D"/>
    <w:rPr>
      <w:rFonts w:ascii="Consolas" w:hAnsi="Consolas"/>
      <w:color w:val="AD0000"/>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tscnlab.github.io/LightLogR/reference/spectral_integration.html" TargetMode="External"/><Relationship Id="rId21" Type="http://schemas.openxmlformats.org/officeDocument/2006/relationships/hyperlink" Target="https://tscnlab.github.io/LightLogR/reference/extract_states.html" TargetMode="External"/><Relationship Id="rId42" Type="http://schemas.openxmlformats.org/officeDocument/2006/relationships/hyperlink" Target="https://tscnlab.github.io/LightLogR/reference/log_zero_inflated.html" TargetMode="External"/><Relationship Id="rId47" Type="http://schemas.openxmlformats.org/officeDocument/2006/relationships/hyperlink" Target="https://doi.org/10.1111/opo.12735" TargetMode="External"/><Relationship Id="rId63" Type="http://schemas.openxmlformats.org/officeDocument/2006/relationships/hyperlink" Target="https://doi.org/10.1167/tvst.8.6.15" TargetMode="External"/><Relationship Id="rId6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tscnlab.github.io/LightLogR/reference/extract_metric.html" TargetMode="External"/><Relationship Id="rId29" Type="http://schemas.openxmlformats.org/officeDocument/2006/relationships/hyperlink" Target="https://tscnlab.github.io/LightLogR/reference/photoperiod.html" TargetMode="External"/><Relationship Id="rId11" Type="http://schemas.openxmlformats.org/officeDocument/2006/relationships/hyperlink" Target="https://tscnlab.github.io/LightLogR/reference/durations.html" TargetMode="External"/><Relationship Id="rId24" Type="http://schemas.openxmlformats.org/officeDocument/2006/relationships/hyperlink" Target="https://tscnlab.github.io/LightLogR/reference/spectral_integration.html" TargetMode="Externa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hyperlink" Target="https://tscnlab.github.io/LightLogR/reference/spectral_integration.html" TargetMode="External"/><Relationship Id="rId53" Type="http://schemas.openxmlformats.org/officeDocument/2006/relationships/hyperlink" Target="https://doi.org/10.1177/14771535231170500" TargetMode="External"/><Relationship Id="rId58" Type="http://schemas.openxmlformats.org/officeDocument/2006/relationships/hyperlink" Target="https://doi.org/10.1111/opo.13523" TargetMode="External"/><Relationship Id="rId66" Type="http://schemas.openxmlformats.org/officeDocument/2006/relationships/hyperlink" Target="https://doi.org/10.1371/journal.pone.0308768" TargetMode="External"/><Relationship Id="rId74"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doi.org/10.1136/bjophthalmol-2019-315258" TargetMode="External"/><Relationship Id="rId19" Type="http://schemas.openxmlformats.org/officeDocument/2006/relationships/hyperlink" Target="https://tscnlab.github.io/LightLogR/reference/summarize_numeric.html" TargetMode="External"/><Relationship Id="rId14" Type="http://schemas.openxmlformats.org/officeDocument/2006/relationships/hyperlink" Target="https://tscnlab.github.io/LightLogR/reference/summarize_numeric.html" TargetMode="External"/><Relationship Id="rId22" Type="http://schemas.openxmlformats.org/officeDocument/2006/relationships/hyperlink" Target="https://tscnlab.github.io/LightLogR/reference/summarize_numeric.html" TargetMode="External"/><Relationship Id="rId27" Type="http://schemas.openxmlformats.org/officeDocument/2006/relationships/hyperlink" Target="https://tscnlab.github.io/LightLogR/reference/filter_Time.html" TargetMode="External"/><Relationship Id="rId30" Type="http://schemas.openxmlformats.org/officeDocument/2006/relationships/hyperlink" Target="https://tscnlab.github.io/LightLogR/reference/summarize_numeric.html" TargetMode="External"/><Relationship Id="rId35" Type="http://schemas.openxmlformats.org/officeDocument/2006/relationships/image" Target="media/image6.png"/><Relationship Id="rId43" Type="http://schemas.openxmlformats.org/officeDocument/2006/relationships/image" Target="media/image13.png"/><Relationship Id="rId48" Type="http://schemas.openxmlformats.org/officeDocument/2006/relationships/hyperlink" Target="https://doi.org/10.1038/s44271-024-00159-5" TargetMode="External"/><Relationship Id="rId56" Type="http://schemas.openxmlformats.org/officeDocument/2006/relationships/hyperlink" Target="https://doi.org/10.1364/OE.431373" TargetMode="External"/><Relationship Id="rId64" Type="http://schemas.openxmlformats.org/officeDocument/2006/relationships/hyperlink" Target="https://doi.org/10.1177/07487304251336624" TargetMode="External"/><Relationship Id="rId69" Type="http://schemas.openxmlformats.org/officeDocument/2006/relationships/footer" Target="footer1.xml"/><Relationship Id="rId8" Type="http://schemas.openxmlformats.org/officeDocument/2006/relationships/hyperlink" Target="https://github.com/tscnlab/ZaunerEtAl_JVis_2025" TargetMode="External"/><Relationship Id="rId51" Type="http://schemas.openxmlformats.org/officeDocument/2006/relationships/hyperlink" Target="https://doi.org/10.1007/s00417-024-06719-z" TargetMode="External"/><Relationship Id="rId72" Type="http://schemas.openxmlformats.org/officeDocument/2006/relationships/footer" Target="footer3.xml"/><Relationship Id="rId3" Type="http://schemas.openxmlformats.org/officeDocument/2006/relationships/styles" Target="styles.xml"/><Relationship Id="rId12" Type="http://schemas.openxmlformats.org/officeDocument/2006/relationships/hyperlink" Target="https://tscnlab.github.io/LightLogR/reference/durations.html" TargetMode="External"/><Relationship Id="rId17" Type="http://schemas.openxmlformats.org/officeDocument/2006/relationships/hyperlink" Target="https://tscnlab.github.io/LightLogR/reference/summarize_numeric.html" TargetMode="External"/><Relationship Id="rId25" Type="http://schemas.openxmlformats.org/officeDocument/2006/relationships/hyperlink" Target="https://tscnlab.github.io/LightLogR/reference/summarize_numeric.html" TargetMode="External"/><Relationship Id="rId33" Type="http://schemas.openxmlformats.org/officeDocument/2006/relationships/image" Target="media/image4.emf"/><Relationship Id="rId38" Type="http://schemas.openxmlformats.org/officeDocument/2006/relationships/image" Target="media/image9.png"/><Relationship Id="rId46" Type="http://schemas.openxmlformats.org/officeDocument/2006/relationships/image" Target="media/image15.png"/><Relationship Id="rId59" Type="http://schemas.openxmlformats.org/officeDocument/2006/relationships/hyperlink" Target="https://doi.org/10.1101/2024.09.20.614212" TargetMode="External"/><Relationship Id="rId67" Type="http://schemas.openxmlformats.org/officeDocument/2006/relationships/header" Target="header1.xml"/><Relationship Id="rId20" Type="http://schemas.openxmlformats.org/officeDocument/2006/relationships/hyperlink" Target="https://tscnlab.github.io/LightLogR/reference/durations.html" TargetMode="External"/><Relationship Id="rId41" Type="http://schemas.openxmlformats.org/officeDocument/2006/relationships/image" Target="media/image12.png"/><Relationship Id="rId54" Type="http://schemas.openxmlformats.org/officeDocument/2006/relationships/hyperlink" Target="https://doi.org/10.1177/14771535221103258" TargetMode="External"/><Relationship Id="rId62" Type="http://schemas.openxmlformats.org/officeDocument/2006/relationships/hyperlink" Target="https://doi.org/10.1111/aos.14785" TargetMode="External"/><Relationship Id="rId70" Type="http://schemas.openxmlformats.org/officeDocument/2006/relationships/footer" Target="footer2.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scnlab.github.io/LightLogR/reference/extract_clusters.html" TargetMode="External"/><Relationship Id="rId23" Type="http://schemas.openxmlformats.org/officeDocument/2006/relationships/hyperlink" Target="https://tscnlab.github.io/LightLogR/reference/period_above_threshold.html" TargetMode="External"/><Relationship Id="rId28" Type="http://schemas.openxmlformats.org/officeDocument/2006/relationships/hyperlink" Target="https://tscnlab.github.io/LightLogR/reference/cut_Datetime.html" TargetMode="External"/><Relationship Id="rId36" Type="http://schemas.openxmlformats.org/officeDocument/2006/relationships/image" Target="media/image7.png"/><Relationship Id="rId49" Type="http://schemas.openxmlformats.org/officeDocument/2006/relationships/hyperlink" Target="https://doi.org/10.1007/s11818-019-00215-x" TargetMode="External"/><Relationship Id="rId57" Type="http://schemas.openxmlformats.org/officeDocument/2006/relationships/hyperlink" Target="https://doi.org/10.1152/ajpregu.1983.245.4.R613" TargetMode="External"/><Relationship Id="rId10" Type="http://schemas.openxmlformats.org/officeDocument/2006/relationships/hyperlink" Target="https://tscnlab.github.io/LightLogR/reference/durations.html" TargetMode="External"/><Relationship Id="rId31" Type="http://schemas.openxmlformats.org/officeDocument/2006/relationships/image" Target="media/image2.png"/><Relationship Id="rId44" Type="http://schemas.openxmlformats.org/officeDocument/2006/relationships/image" Target="media/image14.png"/><Relationship Id="rId52" Type="http://schemas.openxmlformats.org/officeDocument/2006/relationships/hyperlink" Target="https://doi.org/10.1167/tvst.13.10.28" TargetMode="External"/><Relationship Id="rId60" Type="http://schemas.openxmlformats.org/officeDocument/2006/relationships/hyperlink" Target="https://doi.org/10.1016/j.cobeha.2019.06.006" TargetMode="External"/><Relationship Id="rId65" Type="http://schemas.openxmlformats.org/officeDocument/2006/relationships/hyperlink" Target="https://doi.org/10.21105/joss.07601"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tscnlab.github.io/LightLogR/reference/extract_clusters.html" TargetMode="External"/><Relationship Id="rId18" Type="http://schemas.openxmlformats.org/officeDocument/2006/relationships/hyperlink" Target="https://tscnlab.github.io/LightLogR/reference/extract_clusters.html" TargetMode="External"/><Relationship Id="rId39" Type="http://schemas.openxmlformats.org/officeDocument/2006/relationships/image" Target="media/image10.png"/><Relationship Id="rId34" Type="http://schemas.openxmlformats.org/officeDocument/2006/relationships/image" Target="media/image5.png"/><Relationship Id="rId50" Type="http://schemas.openxmlformats.org/officeDocument/2006/relationships/hyperlink" Target="https://doi.org/10.1371/journal.pbio.3001571" TargetMode="External"/><Relationship Id="rId55" Type="http://schemas.openxmlformats.org/officeDocument/2006/relationships/hyperlink" Target="https://doi.org/10.2147/OPTH.S420631" TargetMode="External"/><Relationship Id="rId76" Type="http://schemas.microsoft.com/office/2020/10/relationships/intelligence" Target="intelligence2.xml"/><Relationship Id="rId7" Type="http://schemas.openxmlformats.org/officeDocument/2006/relationships/endnotes" Target="endnotes.xml"/><Relationship Id="rId7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7DAC1-B368-3C4D-A36B-D72EFAFDB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13612</Words>
  <Characters>85761</Characters>
  <Application>Microsoft Office Word</Application>
  <DocSecurity>0</DocSecurity>
  <Lines>714</Lines>
  <Paragraphs>198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Zauner</dc:creator>
  <cp:keywords/>
  <cp:lastModifiedBy>Johannes Zauner</cp:lastModifiedBy>
  <cp:revision>3</cp:revision>
  <dcterms:created xsi:type="dcterms:W3CDTF">2025-12-19T10:37:00Z</dcterms:created>
  <dcterms:modified xsi:type="dcterms:W3CDTF">2025-12-19T11:02:00Z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id="SzioPhqs"/&gt;&lt;style id="http://www.zotero.org/styles/apa" locale="en-GB" hasBibliography="1" bibliographyStyleHasBeenSet="1"/&gt;&lt;prefs&gt;&lt;pref name="fieldType" value="Field"/&gt;&lt;/prefs&gt;&lt;/data&gt;</vt:lpwstr>
  </property>
</Properties>
</file>